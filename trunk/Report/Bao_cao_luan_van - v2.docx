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4C2D67">
          <w:rPr>
            <w:noProof/>
          </w:rPr>
          <mc:AlternateContent>
            <mc:Choice Requires="wps">
              <w:drawing>
                <wp:anchor distT="0" distB="0" distL="114300" distR="114300" simplePos="0" relativeHeight="251670528" behindDoc="0" locked="0" layoutInCell="1" allowOverlap="1" wp14:anchorId="78F4CCEF" wp14:editId="230CB111">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4C2D67" w:rsidRPr="00414332" w:rsidRDefault="004C2D67" w:rsidP="007C4131">
                              <w:pPr>
                                <w:jc w:val="center"/>
                                <w:rPr>
                                  <w:b/>
                                  <w:sz w:val="30"/>
                                  <w:szCs w:val="30"/>
                                </w:rPr>
                              </w:pPr>
                              <w:r w:rsidRPr="00414332">
                                <w:rPr>
                                  <w:b/>
                                  <w:sz w:val="30"/>
                                  <w:szCs w:val="30"/>
                                </w:rPr>
                                <w:t>ĐẠI HỌC QUỐC GIA TP.HCM</w:t>
                              </w:r>
                            </w:p>
                            <w:p w14:paraId="0262793C" w14:textId="77777777" w:rsidR="004C2D67" w:rsidRPr="00414332" w:rsidRDefault="004C2D67" w:rsidP="007C4131">
                              <w:pPr>
                                <w:jc w:val="center"/>
                                <w:rPr>
                                  <w:b/>
                                  <w:sz w:val="30"/>
                                  <w:szCs w:val="30"/>
                                </w:rPr>
                              </w:pPr>
                              <w:r w:rsidRPr="00414332">
                                <w:rPr>
                                  <w:b/>
                                  <w:sz w:val="30"/>
                                  <w:szCs w:val="30"/>
                                </w:rPr>
                                <w:t>TRƯỜNG ĐẠI HỌC BÁCH KHOA</w:t>
                              </w:r>
                            </w:p>
                            <w:p w14:paraId="16D1A6CD" w14:textId="77777777" w:rsidR="004C2D67" w:rsidRPr="00414332" w:rsidRDefault="004C2D67" w:rsidP="007C4131">
                              <w:pPr>
                                <w:jc w:val="center"/>
                                <w:rPr>
                                  <w:b/>
                                  <w:sz w:val="30"/>
                                  <w:szCs w:val="30"/>
                                </w:rPr>
                              </w:pPr>
                              <w:r w:rsidRPr="00414332">
                                <w:rPr>
                                  <w:b/>
                                  <w:sz w:val="30"/>
                                  <w:szCs w:val="30"/>
                                </w:rPr>
                                <w:t>KHOA KHOA HỌC &amp; KỸ THUẬT MÁY TÍNH</w:t>
                              </w:r>
                            </w:p>
                            <w:p w14:paraId="03F8BC34" w14:textId="77777777" w:rsidR="004C2D67" w:rsidRPr="00414332" w:rsidDel="00095447" w:rsidRDefault="004C2D67"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4C2D67" w:rsidRPr="00414332" w:rsidRDefault="004C2D67" w:rsidP="007C4131">
                              <w:pPr>
                                <w:jc w:val="center"/>
                                <w:rPr>
                                  <w:b/>
                                  <w:sz w:val="30"/>
                                  <w:szCs w:val="30"/>
                                </w:rPr>
                              </w:pPr>
                            </w:p>
                            <w:p w14:paraId="0066D4B0" w14:textId="77777777" w:rsidR="004C2D67" w:rsidRPr="00414332" w:rsidDel="00095447" w:rsidRDefault="004C2D67"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4C2D67" w:rsidRPr="00414332" w:rsidRDefault="004C2D67" w:rsidP="007C4131">
                              <w:pPr>
                                <w:jc w:val="center"/>
                                <w:rPr>
                                  <w:b/>
                                  <w:sz w:val="30"/>
                                  <w:szCs w:val="30"/>
                                </w:rPr>
                              </w:pPr>
                            </w:p>
                            <w:p w14:paraId="2C780E26" w14:textId="77777777" w:rsidR="004C2D67" w:rsidRPr="00414332" w:rsidRDefault="004C2D67" w:rsidP="007C4131">
                              <w:pPr>
                                <w:jc w:val="center"/>
                                <w:rPr>
                                  <w:b/>
                                  <w:sz w:val="30"/>
                                  <w:szCs w:val="30"/>
                                </w:rPr>
                              </w:pPr>
                            </w:p>
                            <w:p w14:paraId="14C38E9A" w14:textId="77777777" w:rsidR="004C2D67" w:rsidRPr="00414332" w:rsidDel="00095447" w:rsidRDefault="004C2D67" w:rsidP="007C4131">
                              <w:pPr>
                                <w:jc w:val="center"/>
                                <w:rPr>
                                  <w:del w:id="15" w:author="The Si Tran" w:date="2012-12-12T13:41:00Z"/>
                                  <w:b/>
                                  <w:sz w:val="30"/>
                                  <w:szCs w:val="30"/>
                                </w:rPr>
                              </w:pPr>
                            </w:p>
                            <w:p w14:paraId="2D425F7C" w14:textId="77777777" w:rsidR="004C2D67" w:rsidRPr="00414332" w:rsidRDefault="004C2D67"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4C2D67" w:rsidRPr="00074777" w:rsidRDefault="004C2D67" w:rsidP="00095447">
                              <w:pPr>
                                <w:spacing w:before="0"/>
                                <w:jc w:val="center"/>
                                <w:rPr>
                                  <w:ins w:id="17" w:author="The Si Tran" w:date="2012-12-12T13:41:00Z"/>
                                  <w:b/>
                                  <w:bCs/>
                                  <w:szCs w:val="26"/>
                                </w:rPr>
                              </w:pPr>
                            </w:p>
                            <w:p w14:paraId="060D02AB" w14:textId="77777777" w:rsidR="004C2D67" w:rsidRPr="006D1D8A" w:rsidRDefault="004C2D67" w:rsidP="00095447">
                              <w:pPr>
                                <w:spacing w:before="0"/>
                                <w:jc w:val="center"/>
                                <w:rPr>
                                  <w:ins w:id="18" w:author="The Si Tran" w:date="2012-12-12T13:41:00Z"/>
                                  <w:b/>
                                  <w:sz w:val="48"/>
                                  <w:szCs w:val="26"/>
                                </w:rPr>
                              </w:pPr>
                              <w:ins w:id="19" w:author="The Si Tran" w:date="2012-12-12T13:41:00Z">
                                <w:r w:rsidRPr="006D1D8A">
                                  <w:rPr>
                                    <w:b/>
                                    <w:sz w:val="48"/>
                                    <w:szCs w:val="26"/>
                                  </w:rPr>
                                  <w:t>Ứng dụng mạng Neuron nhân tạo vào công tác dự báo dữ liệu chuỗi thời gian</w:t>
                                </w:r>
                              </w:ins>
                            </w:p>
                            <w:p w14:paraId="3C2C0C53" w14:textId="77777777" w:rsidR="004C2D67" w:rsidRPr="00074777" w:rsidRDefault="004C2D67" w:rsidP="00095447">
                              <w:pPr>
                                <w:spacing w:before="0"/>
                                <w:rPr>
                                  <w:ins w:id="20" w:author="The Si Tran" w:date="2012-12-12T13:41:00Z"/>
                                  <w:szCs w:val="26"/>
                                </w:rPr>
                              </w:pPr>
                            </w:p>
                            <w:p w14:paraId="00E19A75" w14:textId="77777777" w:rsidR="004C2D67" w:rsidRPr="00074777" w:rsidRDefault="004C2D67" w:rsidP="00095447">
                              <w:pPr>
                                <w:spacing w:before="0"/>
                                <w:jc w:val="left"/>
                                <w:rPr>
                                  <w:ins w:id="21" w:author="The Si Tran" w:date="2012-12-12T13:41:00Z"/>
                                  <w:b/>
                                  <w:bCs/>
                                  <w:szCs w:val="26"/>
                                </w:rPr>
                              </w:pPr>
                            </w:p>
                            <w:p w14:paraId="69EF26DC" w14:textId="77777777" w:rsidR="004C2D67" w:rsidRPr="000C4531" w:rsidRDefault="004C2D67" w:rsidP="00AD1513">
                              <w:pPr>
                                <w:tabs>
                                  <w:tab w:val="left" w:pos="4680"/>
                                </w:tabs>
                                <w:spacing w:before="0"/>
                                <w:jc w:val="left"/>
                                <w:rPr>
                                  <w:ins w:id="22" w:author="The Si Tran" w:date="2012-12-12T13:41:00Z"/>
                                  <w:b/>
                                  <w:bCs/>
                                  <w:sz w:val="30"/>
                                  <w:szCs w:val="30"/>
                                  <w:rPrChange w:id="23" w:author="The Si Tran" w:date="2012-12-16T10:11:00Z">
                                    <w:rPr>
                                      <w:ins w:id="24" w:author="The Si Tran" w:date="2012-12-12T13:41:00Z"/>
                                      <w:b/>
                                      <w:bCs/>
                                      <w:szCs w:val="26"/>
                                    </w:rPr>
                                  </w:rPrChange>
                                </w:rPr>
                              </w:pPr>
                              <w:ins w:id="25" w:author="The Si Tran" w:date="2012-12-12T13:42:00Z">
                                <w:r>
                                  <w:rPr>
                                    <w:b/>
                                    <w:bCs/>
                                    <w:szCs w:val="26"/>
                                  </w:rPr>
                                  <w:tab/>
                                </w:r>
                              </w:ins>
                              <w:ins w:id="26" w:author="The Si Tran" w:date="2012-12-12T13:43:00Z">
                                <w:r w:rsidRPr="00414332">
                                  <w:rPr>
                                    <w:b/>
                                    <w:sz w:val="30"/>
                                    <w:szCs w:val="30"/>
                                  </w:rPr>
                                  <w:t>HỘI ĐỒNG</w:t>
                                </w:r>
                                <w:r>
                                  <w:rPr>
                                    <w:b/>
                                    <w:sz w:val="30"/>
                                    <w:szCs w:val="30"/>
                                  </w:rPr>
                                  <w:t>:</w:t>
                                </w:r>
                              </w:ins>
                              <w:ins w:id="27" w:author="The Si Tran" w:date="2012-12-12T13:42:00Z">
                                <w:r>
                                  <w:rPr>
                                    <w:b/>
                                    <w:bCs/>
                                    <w:szCs w:val="26"/>
                                  </w:rPr>
                                  <w:tab/>
                                </w:r>
                                <w:r>
                                  <w:rPr>
                                    <w:b/>
                                    <w:bCs/>
                                    <w:szCs w:val="26"/>
                                  </w:rPr>
                                  <w:tab/>
                                </w:r>
                                <w:r>
                                  <w:rPr>
                                    <w:b/>
                                    <w:bCs/>
                                    <w:szCs w:val="26"/>
                                  </w:rPr>
                                  <w:tab/>
                                </w:r>
                              </w:ins>
                              <w:ins w:id="28"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29" w:author="The Si Tran" w:date="2012-12-16T10:11:00Z">
                                      <w:rPr>
                                        <w:b/>
                                        <w:bCs/>
                                        <w:szCs w:val="26"/>
                                      </w:rPr>
                                    </w:rPrChange>
                                  </w:rPr>
                                  <w:tab/>
                                </w:r>
                              </w:ins>
                              <w:ins w:id="30" w:author="The Si Tran" w:date="2012-12-12T13:44:00Z">
                                <w:r w:rsidRPr="000C4531">
                                  <w:rPr>
                                    <w:b/>
                                    <w:bCs/>
                                    <w:sz w:val="30"/>
                                    <w:szCs w:val="30"/>
                                    <w:rPrChange w:id="31" w:author="The Si Tran" w:date="2012-12-16T10:11:00Z">
                                      <w:rPr>
                                        <w:b/>
                                        <w:bCs/>
                                        <w:szCs w:val="26"/>
                                      </w:rPr>
                                    </w:rPrChange>
                                  </w:rPr>
                                  <w:t>PGS.TS Dương Tuấn Anh</w:t>
                                </w:r>
                              </w:ins>
                            </w:p>
                            <w:p w14:paraId="16B2B425" w14:textId="4FE64B84" w:rsidR="004C2D67" w:rsidRPr="000C4531" w:rsidRDefault="004C2D67" w:rsidP="00AD1513">
                              <w:pPr>
                                <w:tabs>
                                  <w:tab w:val="left" w:pos="4680"/>
                                </w:tabs>
                                <w:spacing w:before="0"/>
                                <w:jc w:val="left"/>
                                <w:rPr>
                                  <w:ins w:id="32" w:author="The Si Tran" w:date="2012-12-12T13:41:00Z"/>
                                  <w:b/>
                                  <w:bCs/>
                                  <w:sz w:val="30"/>
                                  <w:szCs w:val="30"/>
                                  <w:rPrChange w:id="33" w:author="The Si Tran" w:date="2012-12-16T10:11:00Z">
                                    <w:rPr>
                                      <w:ins w:id="34" w:author="The Si Tran" w:date="2012-12-12T13:41:00Z"/>
                                      <w:b/>
                                      <w:bCs/>
                                      <w:szCs w:val="26"/>
                                    </w:rPr>
                                  </w:rPrChange>
                                </w:rPr>
                              </w:pPr>
                              <w:ins w:id="35" w:author="The Si Tran" w:date="2012-12-12T13:41:00Z">
                                <w:r w:rsidRPr="000C4531">
                                  <w:rPr>
                                    <w:b/>
                                    <w:bCs/>
                                    <w:i/>
                                    <w:sz w:val="30"/>
                                    <w:szCs w:val="30"/>
                                    <w:rPrChange w:id="36" w:author="The Si Tran" w:date="2012-12-16T10:11:00Z">
                                      <w:rPr>
                                        <w:b/>
                                        <w:bCs/>
                                        <w:i/>
                                        <w:szCs w:val="26"/>
                                      </w:rPr>
                                    </w:rPrChange>
                                  </w:rPr>
                                  <w:tab/>
                                </w:r>
                              </w:ins>
                              <w:ins w:id="37" w:author="The Si Tran" w:date="2012-12-12T13:44:00Z">
                                <w:r w:rsidRPr="000C4531">
                                  <w:rPr>
                                    <w:b/>
                                    <w:sz w:val="30"/>
                                    <w:szCs w:val="30"/>
                                  </w:rPr>
                                  <w:t xml:space="preserve">GVPB: </w:t>
                                </w:r>
                              </w:ins>
                              <w:ins w:id="38" w:author="superchickend" w:date="2012-12-16T14:49:00Z">
                                <w:r>
                                  <w:rPr>
                                    <w:b/>
                                    <w:sz w:val="30"/>
                                    <w:szCs w:val="30"/>
                                  </w:rPr>
                                  <w:t xml:space="preserve">TS </w:t>
                                </w:r>
                              </w:ins>
                              <w:ins w:id="39" w:author="The Si Tran" w:date="2012-12-12T13:44:00Z">
                                <w:r w:rsidRPr="000C4531">
                                  <w:rPr>
                                    <w:b/>
                                    <w:bCs/>
                                    <w:sz w:val="30"/>
                                    <w:szCs w:val="30"/>
                                    <w:rPrChange w:id="40" w:author="The Si Tran" w:date="2012-12-16T10:11:00Z">
                                      <w:rPr>
                                        <w:b/>
                                        <w:bCs/>
                                        <w:szCs w:val="26"/>
                                      </w:rPr>
                                    </w:rPrChange>
                                  </w:rPr>
                                  <w:t>Võ Thị Ngọc Châu</w:t>
                                </w:r>
                              </w:ins>
                            </w:p>
                            <w:p w14:paraId="60B5B5CC" w14:textId="77777777" w:rsidR="004C2D67" w:rsidRDefault="004C2D67" w:rsidP="00095447">
                              <w:pPr>
                                <w:spacing w:before="0"/>
                                <w:jc w:val="left"/>
                                <w:rPr>
                                  <w:ins w:id="41" w:author="The Si Tran" w:date="2012-12-12T13:45:00Z"/>
                                  <w:b/>
                                  <w:szCs w:val="26"/>
                                </w:rPr>
                              </w:pPr>
                              <w:ins w:id="42"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3" w:author="The Si Tran" w:date="2012-12-12T13:42:00Z">
                                <w:r>
                                  <w:rPr>
                                    <w:b/>
                                    <w:szCs w:val="26"/>
                                  </w:rPr>
                                  <w:t xml:space="preserve">                 </w:t>
                                </w:r>
                              </w:ins>
                              <w:ins w:id="44" w:author="The Si Tran" w:date="2012-12-12T13:41:00Z">
                                <w:r w:rsidRPr="00074777">
                                  <w:rPr>
                                    <w:b/>
                                    <w:szCs w:val="26"/>
                                  </w:rPr>
                                  <w:t>---o0o---</w:t>
                                </w:r>
                              </w:ins>
                            </w:p>
                            <w:p w14:paraId="360C4274" w14:textId="77777777" w:rsidR="004C2D67" w:rsidRPr="00074777" w:rsidRDefault="004C2D67" w:rsidP="002E545D">
                              <w:pPr>
                                <w:tabs>
                                  <w:tab w:val="left" w:pos="4680"/>
                                </w:tabs>
                                <w:spacing w:before="0"/>
                                <w:jc w:val="left"/>
                                <w:rPr>
                                  <w:ins w:id="45" w:author="The Si Tran" w:date="2012-12-12T13:41:00Z"/>
                                  <w:b/>
                                  <w:bCs/>
                                  <w:szCs w:val="26"/>
                                </w:rPr>
                              </w:pPr>
                              <w:ins w:id="46"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4C2D67" w:rsidRDefault="004C2D67" w:rsidP="002E545D">
                              <w:pPr>
                                <w:tabs>
                                  <w:tab w:val="left" w:pos="4680"/>
                                  <w:tab w:val="left" w:pos="7380"/>
                                </w:tabs>
                                <w:spacing w:before="0"/>
                                <w:ind w:left="3780"/>
                                <w:jc w:val="left"/>
                                <w:rPr>
                                  <w:ins w:id="47" w:author="The Si Tran" w:date="2012-12-12T13:46:00Z"/>
                                  <w:b/>
                                  <w:sz w:val="30"/>
                                  <w:szCs w:val="30"/>
                                </w:rPr>
                              </w:pPr>
                              <w:ins w:id="48" w:author="The Si Tran" w:date="2012-12-12T13:46:00Z">
                                <w:r>
                                  <w:rPr>
                                    <w:b/>
                                    <w:sz w:val="30"/>
                                    <w:szCs w:val="30"/>
                                  </w:rPr>
                                  <w:tab/>
                                </w:r>
                              </w:ins>
                              <w:ins w:id="49" w:author="The Si Tran" w:date="2012-12-12T13:45:00Z">
                                <w:r>
                                  <w:rPr>
                                    <w:b/>
                                    <w:sz w:val="30"/>
                                    <w:szCs w:val="30"/>
                                  </w:rPr>
                                  <w:t>SVTH 2</w:t>
                                </w:r>
                                <w:r w:rsidRPr="00414332">
                                  <w:rPr>
                                    <w:b/>
                                    <w:sz w:val="30"/>
                                    <w:szCs w:val="30"/>
                                  </w:rPr>
                                  <w:t>:</w:t>
                                </w:r>
                                <w:r>
                                  <w:rPr>
                                    <w:b/>
                                    <w:sz w:val="30"/>
                                    <w:szCs w:val="30"/>
                                  </w:rPr>
                                  <w:t xml:space="preserve"> T</w:t>
                                </w:r>
                              </w:ins>
                              <w:ins w:id="50" w:author="The Si Tran" w:date="2012-12-14T03:44:00Z">
                                <w:r>
                                  <w:rPr>
                                    <w:b/>
                                    <w:sz w:val="30"/>
                                    <w:szCs w:val="30"/>
                                  </w:rPr>
                                  <w:t>rần Thế Sĩ</w:t>
                                </w:r>
                              </w:ins>
                              <w:ins w:id="51" w:author="The Si Tran" w:date="2012-12-12T13:45:00Z">
                                <w:r>
                                  <w:rPr>
                                    <w:b/>
                                    <w:sz w:val="30"/>
                                    <w:szCs w:val="30"/>
                                  </w:rPr>
                                  <w:t xml:space="preserve">    </w:t>
                                </w:r>
                              </w:ins>
                              <w:ins w:id="52" w:author="The Si Tran" w:date="2012-12-14T03:45:00Z">
                                <w:r>
                                  <w:rPr>
                                    <w:b/>
                                    <w:sz w:val="30"/>
                                    <w:szCs w:val="30"/>
                                  </w:rPr>
                                  <w:t xml:space="preserve">       </w:t>
                                </w:r>
                              </w:ins>
                              <w:ins w:id="53" w:author="The Si Tran" w:date="2012-12-12T13:45:00Z">
                                <w:r>
                                  <w:rPr>
                                    <w:b/>
                                    <w:sz w:val="30"/>
                                    <w:szCs w:val="30"/>
                                  </w:rPr>
                                  <w:t>50801793</w:t>
                                </w:r>
                              </w:ins>
                            </w:p>
                            <w:p w14:paraId="2BD0F54A" w14:textId="77777777" w:rsidR="004C2D67" w:rsidRPr="00822570" w:rsidRDefault="004C2D67" w:rsidP="002E545D">
                              <w:pPr>
                                <w:tabs>
                                  <w:tab w:val="left" w:pos="4680"/>
                                  <w:tab w:val="left" w:pos="7380"/>
                                </w:tabs>
                                <w:spacing w:before="0"/>
                                <w:ind w:left="3780"/>
                                <w:jc w:val="left"/>
                                <w:rPr>
                                  <w:ins w:id="54" w:author="The Si Tran" w:date="2012-12-12T13:41:00Z"/>
                                  <w:b/>
                                  <w:bCs/>
                                  <w:szCs w:val="26"/>
                                </w:rPr>
                              </w:pPr>
                            </w:p>
                            <w:p w14:paraId="0A5EDE8B" w14:textId="77777777" w:rsidR="004C2D67" w:rsidRPr="002E545D" w:rsidRDefault="004C2D67" w:rsidP="00095447">
                              <w:pPr>
                                <w:spacing w:before="0"/>
                                <w:jc w:val="center"/>
                                <w:rPr>
                                  <w:ins w:id="55" w:author="The Si Tran" w:date="2012-12-12T13:41:00Z"/>
                                  <w:sz w:val="30"/>
                                  <w:szCs w:val="30"/>
                                  <w:rPrChange w:id="56" w:author="The Si Tran" w:date="2012-12-12T13:46:00Z">
                                    <w:rPr>
                                      <w:ins w:id="57" w:author="The Si Tran" w:date="2012-12-12T13:41:00Z"/>
                                      <w:szCs w:val="26"/>
                                    </w:rPr>
                                  </w:rPrChange>
                                </w:rPr>
                              </w:pPr>
                              <w:ins w:id="58" w:author="The Si Tran" w:date="2012-12-12T13:41:00Z">
                                <w:r w:rsidRPr="002E545D">
                                  <w:rPr>
                                    <w:sz w:val="30"/>
                                    <w:szCs w:val="30"/>
                                    <w:rPrChange w:id="59" w:author="The Si Tran" w:date="2012-12-12T13:46:00Z">
                                      <w:rPr>
                                        <w:szCs w:val="26"/>
                                      </w:rPr>
                                    </w:rPrChange>
                                  </w:rPr>
                                  <w:t>TP. HỒ CHÍ MINH, 12/2012</w:t>
                                </w:r>
                              </w:ins>
                            </w:p>
                            <w:p w14:paraId="748C38FC" w14:textId="77777777" w:rsidR="004C2D67" w:rsidRPr="00414332" w:rsidRDefault="004C2D67" w:rsidP="007C4131">
                              <w:pPr>
                                <w:jc w:val="center"/>
                                <w:rPr>
                                  <w:b/>
                                  <w:sz w:val="30"/>
                                  <w:szCs w:val="30"/>
                                </w:rPr>
                              </w:pPr>
                            </w:p>
                            <w:p w14:paraId="4273081E" w14:textId="77777777" w:rsidR="004C2D67" w:rsidRPr="00414332" w:rsidRDefault="004C2D67" w:rsidP="007C4131">
                              <w:pPr>
                                <w:jc w:val="center"/>
                                <w:rPr>
                                  <w:b/>
                                  <w:sz w:val="30"/>
                                  <w:szCs w:val="30"/>
                                </w:rPr>
                              </w:pPr>
                            </w:p>
                            <w:p w14:paraId="520B4861" w14:textId="77777777" w:rsidR="004C2D67" w:rsidRPr="00414332" w:rsidRDefault="004C2D67" w:rsidP="007C4131">
                              <w:pPr>
                                <w:jc w:val="center"/>
                                <w:rPr>
                                  <w:b/>
                                  <w:sz w:val="30"/>
                                  <w:szCs w:val="30"/>
                                </w:rPr>
                              </w:pPr>
                            </w:p>
                            <w:p w14:paraId="15E49725" w14:textId="77777777" w:rsidR="004C2D67" w:rsidRPr="00414332" w:rsidRDefault="004C2D67" w:rsidP="007C4131">
                              <w:pPr>
                                <w:jc w:val="center"/>
                                <w:rPr>
                                  <w:b/>
                                  <w:sz w:val="30"/>
                                  <w:szCs w:val="30"/>
                                </w:rPr>
                              </w:pPr>
                            </w:p>
                            <w:p w14:paraId="7D871B1D" w14:textId="77777777" w:rsidR="004C2D67" w:rsidRPr="00414332" w:rsidRDefault="004C2D67" w:rsidP="007C4131">
                              <w:pPr>
                                <w:jc w:val="center"/>
                                <w:rPr>
                                  <w:b/>
                                  <w:sz w:val="30"/>
                                  <w:szCs w:val="30"/>
                                </w:rPr>
                              </w:pPr>
                            </w:p>
                            <w:p w14:paraId="43281BF9" w14:textId="77777777" w:rsidR="004C2D67" w:rsidRPr="00414332" w:rsidDel="00095447" w:rsidRDefault="004C2D67" w:rsidP="007C4131">
                              <w:pPr>
                                <w:jc w:val="center"/>
                                <w:rPr>
                                  <w:del w:id="60" w:author="The Si Tran" w:date="2012-12-12T13:41:00Z"/>
                                  <w:b/>
                                  <w:sz w:val="50"/>
                                  <w:szCs w:val="50"/>
                                </w:rPr>
                              </w:pPr>
                              <w:del w:id="61" w:author="The Si Tran" w:date="2012-12-12T13:41:00Z">
                                <w:r w:rsidRPr="00414332" w:rsidDel="00095447">
                                  <w:rPr>
                                    <w:b/>
                                    <w:sz w:val="50"/>
                                    <w:szCs w:val="50"/>
                                  </w:rPr>
                                  <w:delText>TÊN ĐỀ TÀI</w:delText>
                                </w:r>
                              </w:del>
                            </w:p>
                            <w:p w14:paraId="74C603C8" w14:textId="77777777" w:rsidR="004C2D67" w:rsidRPr="00414332" w:rsidDel="00095447" w:rsidRDefault="004C2D67" w:rsidP="007C4131">
                              <w:pPr>
                                <w:jc w:val="center"/>
                                <w:rPr>
                                  <w:del w:id="62" w:author="The Si Tran" w:date="2012-12-12T13:41:00Z"/>
                                  <w:sz w:val="30"/>
                                  <w:szCs w:val="30"/>
                                </w:rPr>
                              </w:pPr>
                              <w:del w:id="63" w:author="The Si Tran" w:date="2012-12-12T13:41:00Z">
                                <w:r w:rsidRPr="00414332" w:rsidDel="00095447">
                                  <w:rPr>
                                    <w:sz w:val="30"/>
                                    <w:szCs w:val="30"/>
                                  </w:rPr>
                                  <w:delText>(size 16-25 tùy theo số lượng từ)</w:delText>
                                </w:r>
                              </w:del>
                            </w:p>
                            <w:p w14:paraId="6B8C182C" w14:textId="77777777" w:rsidR="004C2D67" w:rsidRPr="00414332" w:rsidRDefault="004C2D67" w:rsidP="007C4131">
                              <w:pPr>
                                <w:rPr>
                                  <w:sz w:val="30"/>
                                  <w:szCs w:val="30"/>
                                </w:rPr>
                              </w:pPr>
                            </w:p>
                            <w:p w14:paraId="78884E63" w14:textId="77777777" w:rsidR="004C2D67" w:rsidRPr="00414332" w:rsidRDefault="004C2D67" w:rsidP="007C4131">
                              <w:pPr>
                                <w:rPr>
                                  <w:sz w:val="30"/>
                                  <w:szCs w:val="30"/>
                                </w:rPr>
                              </w:pPr>
                            </w:p>
                            <w:p w14:paraId="2034164A" w14:textId="77777777" w:rsidR="004C2D67" w:rsidRPr="00414332" w:rsidRDefault="004C2D67" w:rsidP="007C4131">
                              <w:pPr>
                                <w:rPr>
                                  <w:sz w:val="30"/>
                                  <w:szCs w:val="30"/>
                                </w:rPr>
                              </w:pPr>
                            </w:p>
                            <w:p w14:paraId="0947E522" w14:textId="77777777" w:rsidR="004C2D67" w:rsidRPr="00414332" w:rsidRDefault="004C2D67" w:rsidP="007C4131">
                              <w:pPr>
                                <w:rPr>
                                  <w:sz w:val="30"/>
                                  <w:szCs w:val="30"/>
                                </w:rPr>
                              </w:pPr>
                            </w:p>
                            <w:p w14:paraId="262E116F" w14:textId="77777777" w:rsidR="004C2D67" w:rsidRPr="00414332" w:rsidRDefault="004C2D67" w:rsidP="007C4131">
                              <w:pPr>
                                <w:rPr>
                                  <w:sz w:val="30"/>
                                  <w:szCs w:val="30"/>
                                </w:rPr>
                              </w:pPr>
                            </w:p>
                            <w:p w14:paraId="505F9F1F" w14:textId="77777777" w:rsidR="004C2D67" w:rsidRDefault="004C2D67" w:rsidP="007C4131">
                              <w:pPr>
                                <w:ind w:left="4320"/>
                                <w:rPr>
                                  <w:b/>
                                  <w:sz w:val="30"/>
                                  <w:szCs w:val="30"/>
                                </w:rPr>
                              </w:pPr>
                            </w:p>
                            <w:p w14:paraId="7F685341" w14:textId="77777777" w:rsidR="004C2D67" w:rsidRPr="00414332" w:rsidRDefault="004C2D67" w:rsidP="007C4131">
                              <w:pPr>
                                <w:ind w:left="4320"/>
                                <w:rPr>
                                  <w:b/>
                                  <w:sz w:val="30"/>
                                  <w:szCs w:val="30"/>
                                </w:rPr>
                              </w:pPr>
                            </w:p>
                            <w:p w14:paraId="604EF380" w14:textId="77777777" w:rsidR="004C2D67" w:rsidRPr="00414332" w:rsidRDefault="004C2D67" w:rsidP="007C4131">
                              <w:pPr>
                                <w:ind w:left="3240"/>
                                <w:rPr>
                                  <w:b/>
                                  <w:sz w:val="30"/>
                                  <w:szCs w:val="30"/>
                                </w:rPr>
                              </w:pPr>
                              <w:r w:rsidRPr="00414332">
                                <w:rPr>
                                  <w:b/>
                                  <w:sz w:val="30"/>
                                  <w:szCs w:val="30"/>
                                </w:rPr>
                                <w:t>HỘI ĐỒNG: ………………………………</w:t>
                              </w:r>
                            </w:p>
                            <w:p w14:paraId="4FE05E53" w14:textId="77777777" w:rsidR="004C2D67" w:rsidRPr="00414332" w:rsidRDefault="004C2D67" w:rsidP="007C4131">
                              <w:pPr>
                                <w:ind w:left="3240"/>
                                <w:rPr>
                                  <w:b/>
                                  <w:sz w:val="30"/>
                                  <w:szCs w:val="30"/>
                                </w:rPr>
                              </w:pPr>
                              <w:r w:rsidRPr="00414332">
                                <w:rPr>
                                  <w:b/>
                                  <w:sz w:val="30"/>
                                  <w:szCs w:val="30"/>
                                </w:rPr>
                                <w:t>GVHD: ………………………………………</w:t>
                              </w:r>
                            </w:p>
                            <w:p w14:paraId="6D8F7469" w14:textId="77777777" w:rsidR="004C2D67" w:rsidRPr="00414332" w:rsidRDefault="004C2D67" w:rsidP="007C4131">
                              <w:pPr>
                                <w:ind w:left="3240"/>
                                <w:rPr>
                                  <w:b/>
                                  <w:sz w:val="30"/>
                                  <w:szCs w:val="30"/>
                                </w:rPr>
                              </w:pPr>
                              <w:r w:rsidRPr="00414332">
                                <w:rPr>
                                  <w:b/>
                                  <w:sz w:val="30"/>
                                  <w:szCs w:val="30"/>
                                </w:rPr>
                                <w:t>GVPB: ………………………………………</w:t>
                              </w:r>
                            </w:p>
                            <w:p w14:paraId="3371CD51" w14:textId="77777777" w:rsidR="004C2D67" w:rsidRPr="00414332" w:rsidRDefault="004C2D67" w:rsidP="007C4131">
                              <w:pPr>
                                <w:ind w:left="3240"/>
                                <w:rPr>
                                  <w:b/>
                                  <w:sz w:val="30"/>
                                  <w:szCs w:val="30"/>
                                </w:rPr>
                              </w:pPr>
                              <w:r w:rsidRPr="00414332">
                                <w:rPr>
                                  <w:b/>
                                  <w:sz w:val="30"/>
                                  <w:szCs w:val="30"/>
                                </w:rPr>
                                <w:t xml:space="preserve">                                ---o0o---</w:t>
                              </w:r>
                            </w:p>
                            <w:p w14:paraId="2FDE68EE" w14:textId="77777777" w:rsidR="004C2D67" w:rsidRPr="00414332" w:rsidRDefault="004C2D67" w:rsidP="007C4131">
                              <w:pPr>
                                <w:ind w:left="3240"/>
                                <w:rPr>
                                  <w:b/>
                                  <w:sz w:val="30"/>
                                  <w:szCs w:val="30"/>
                                </w:rPr>
                              </w:pPr>
                              <w:r w:rsidRPr="00414332">
                                <w:rPr>
                                  <w:b/>
                                  <w:sz w:val="30"/>
                                  <w:szCs w:val="30"/>
                                </w:rPr>
                                <w:t>SVTH 1: ………………………………… (MSSV)</w:t>
                              </w:r>
                            </w:p>
                            <w:p w14:paraId="026C3766" w14:textId="77777777" w:rsidR="004C2D67" w:rsidRPr="00414332" w:rsidRDefault="004C2D67" w:rsidP="007C4131">
                              <w:pPr>
                                <w:ind w:left="3240"/>
                                <w:rPr>
                                  <w:b/>
                                  <w:sz w:val="30"/>
                                  <w:szCs w:val="30"/>
                                </w:rPr>
                              </w:pPr>
                              <w:r w:rsidRPr="00414332">
                                <w:rPr>
                                  <w:b/>
                                  <w:sz w:val="30"/>
                                  <w:szCs w:val="30"/>
                                </w:rPr>
                                <w:t>SVTH 2: ………………………………… (MSSV)</w:t>
                              </w:r>
                            </w:p>
                            <w:p w14:paraId="0C95FBBB" w14:textId="77777777" w:rsidR="004C2D67" w:rsidRPr="00414332" w:rsidRDefault="004C2D67" w:rsidP="007C4131">
                              <w:pPr>
                                <w:ind w:left="3240"/>
                                <w:rPr>
                                  <w:b/>
                                  <w:sz w:val="30"/>
                                  <w:szCs w:val="30"/>
                                </w:rPr>
                              </w:pPr>
                              <w:r w:rsidRPr="00414332">
                                <w:rPr>
                                  <w:b/>
                                  <w:sz w:val="30"/>
                                  <w:szCs w:val="30"/>
                                </w:rPr>
                                <w:t>SVTH 3: ………………………………… (MSSV)</w:t>
                              </w:r>
                            </w:p>
                            <w:p w14:paraId="70E6E6D6" w14:textId="77777777" w:rsidR="004C2D67" w:rsidRPr="00414332" w:rsidRDefault="004C2D67" w:rsidP="007C4131">
                              <w:pPr>
                                <w:ind w:left="3240"/>
                                <w:rPr>
                                  <w:sz w:val="30"/>
                                  <w:szCs w:val="30"/>
                                </w:rPr>
                              </w:pPr>
                              <w:r w:rsidRPr="00414332">
                                <w:rPr>
                                  <w:b/>
                                  <w:sz w:val="30"/>
                                  <w:szCs w:val="30"/>
                                </w:rPr>
                                <w:t>……</w:t>
                              </w:r>
                            </w:p>
                            <w:p w14:paraId="65328F86" w14:textId="77777777" w:rsidR="004C2D67" w:rsidRPr="00414332" w:rsidRDefault="004C2D67" w:rsidP="007C4131">
                              <w:pPr>
                                <w:ind w:left="2520" w:firstLine="720"/>
                                <w:rPr>
                                  <w:sz w:val="30"/>
                                  <w:szCs w:val="30"/>
                                </w:rPr>
                              </w:pPr>
                              <w:r w:rsidRPr="00414332">
                                <w:rPr>
                                  <w:sz w:val="30"/>
                                  <w:szCs w:val="30"/>
                                </w:rPr>
                                <w:t>(Size 15)</w:t>
                              </w:r>
                            </w:p>
                            <w:p w14:paraId="5FB8F90B" w14:textId="77777777" w:rsidR="004C2D67" w:rsidRPr="00414332" w:rsidRDefault="004C2D67" w:rsidP="007C4131">
                              <w:pPr>
                                <w:rPr>
                                  <w:sz w:val="30"/>
                                  <w:szCs w:val="30"/>
                                </w:rPr>
                              </w:pPr>
                            </w:p>
                            <w:p w14:paraId="56371461" w14:textId="77777777" w:rsidR="004C2D67" w:rsidRPr="00414332" w:rsidRDefault="004C2D67" w:rsidP="007C4131">
                              <w:pPr>
                                <w:rPr>
                                  <w:sz w:val="30"/>
                                  <w:szCs w:val="30"/>
                                </w:rPr>
                              </w:pPr>
                            </w:p>
                            <w:p w14:paraId="1A15B0F8" w14:textId="77777777" w:rsidR="004C2D67" w:rsidRPr="00414332" w:rsidRDefault="004C2D67" w:rsidP="007C4131">
                              <w:pPr>
                                <w:jc w:val="center"/>
                                <w:rPr>
                                  <w:b/>
                                  <w:sz w:val="30"/>
                                  <w:szCs w:val="30"/>
                                </w:rPr>
                              </w:pPr>
                            </w:p>
                            <w:p w14:paraId="4D32EADE" w14:textId="77777777" w:rsidR="004C2D67" w:rsidRPr="00414332" w:rsidRDefault="004C2D67" w:rsidP="007C4131">
                              <w:pPr>
                                <w:jc w:val="center"/>
                                <w:rPr>
                                  <w:sz w:val="30"/>
                                  <w:szCs w:val="30"/>
                                </w:rPr>
                              </w:pPr>
                            </w:p>
                            <w:p w14:paraId="35691925" w14:textId="77777777" w:rsidR="004C2D67" w:rsidRPr="00414332" w:rsidRDefault="004C2D67"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4C2D67" w:rsidRPr="00414332" w:rsidRDefault="004C2D67" w:rsidP="007C4131">
                        <w:pPr>
                          <w:jc w:val="center"/>
                          <w:rPr>
                            <w:b/>
                            <w:sz w:val="30"/>
                            <w:szCs w:val="30"/>
                          </w:rPr>
                        </w:pPr>
                        <w:r w:rsidRPr="00414332">
                          <w:rPr>
                            <w:b/>
                            <w:sz w:val="30"/>
                            <w:szCs w:val="30"/>
                          </w:rPr>
                          <w:t>ĐẠI HỌC QUỐC GIA TP.HCM</w:t>
                        </w:r>
                      </w:p>
                      <w:p w14:paraId="0262793C" w14:textId="77777777" w:rsidR="004C2D67" w:rsidRPr="00414332" w:rsidRDefault="004C2D67" w:rsidP="007C4131">
                        <w:pPr>
                          <w:jc w:val="center"/>
                          <w:rPr>
                            <w:b/>
                            <w:sz w:val="30"/>
                            <w:szCs w:val="30"/>
                          </w:rPr>
                        </w:pPr>
                        <w:r w:rsidRPr="00414332">
                          <w:rPr>
                            <w:b/>
                            <w:sz w:val="30"/>
                            <w:szCs w:val="30"/>
                          </w:rPr>
                          <w:t>TRƯỜNG ĐẠI HỌC BÁCH KHOA</w:t>
                        </w:r>
                      </w:p>
                      <w:p w14:paraId="16D1A6CD" w14:textId="77777777" w:rsidR="004C2D67" w:rsidRPr="00414332" w:rsidRDefault="004C2D67" w:rsidP="007C4131">
                        <w:pPr>
                          <w:jc w:val="center"/>
                          <w:rPr>
                            <w:b/>
                            <w:sz w:val="30"/>
                            <w:szCs w:val="30"/>
                          </w:rPr>
                        </w:pPr>
                        <w:r w:rsidRPr="00414332">
                          <w:rPr>
                            <w:b/>
                            <w:sz w:val="30"/>
                            <w:szCs w:val="30"/>
                          </w:rPr>
                          <w:t>KHOA KHOA HỌC &amp; KỸ THUẬT MÁY TÍNH</w:t>
                        </w:r>
                      </w:p>
                      <w:p w14:paraId="03F8BC34" w14:textId="77777777" w:rsidR="004C2D67" w:rsidRPr="00414332" w:rsidDel="00095447" w:rsidRDefault="004C2D67" w:rsidP="007C4131">
                        <w:pPr>
                          <w:jc w:val="center"/>
                          <w:rPr>
                            <w:del w:id="64" w:author="The Si Tran" w:date="2012-12-12T13:40:00Z"/>
                            <w:sz w:val="30"/>
                            <w:szCs w:val="30"/>
                          </w:rPr>
                        </w:pPr>
                        <w:ins w:id="65" w:author="The Si Tran" w:date="2012-12-12T13:40:00Z">
                          <w:r w:rsidRPr="00074777">
                            <w:rPr>
                              <w:b/>
                              <w:bCs/>
                              <w:noProof/>
                              <w:szCs w:val="26"/>
                              <w:rPrChange w:id="66"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7" w:author="The Si Tran" w:date="2012-12-12T13:40:00Z">
                          <w:r w:rsidRPr="00414332" w:rsidDel="00095447">
                            <w:rPr>
                              <w:sz w:val="30"/>
                              <w:szCs w:val="30"/>
                            </w:rPr>
                            <w:delText>(size 15)</w:delText>
                          </w:r>
                        </w:del>
                      </w:p>
                      <w:p w14:paraId="7858C412" w14:textId="77777777" w:rsidR="004C2D67" w:rsidRPr="00414332" w:rsidRDefault="004C2D67" w:rsidP="007C4131">
                        <w:pPr>
                          <w:jc w:val="center"/>
                          <w:rPr>
                            <w:b/>
                            <w:sz w:val="30"/>
                            <w:szCs w:val="30"/>
                          </w:rPr>
                        </w:pPr>
                      </w:p>
                      <w:p w14:paraId="0066D4B0" w14:textId="77777777" w:rsidR="004C2D67" w:rsidRPr="00414332" w:rsidDel="00095447" w:rsidRDefault="004C2D67" w:rsidP="007C4131">
                        <w:pPr>
                          <w:jc w:val="center"/>
                          <w:rPr>
                            <w:del w:id="68" w:author="The Si Tran" w:date="2012-12-12T13:40:00Z"/>
                            <w:b/>
                            <w:sz w:val="30"/>
                            <w:szCs w:val="30"/>
                          </w:rPr>
                        </w:pPr>
                        <w:del w:id="69" w:author="The Si Tran" w:date="2012-12-12T13:40:00Z">
                          <w:r w:rsidRPr="00414332" w:rsidDel="00095447">
                            <w:rPr>
                              <w:b/>
                              <w:sz w:val="30"/>
                              <w:szCs w:val="30"/>
                            </w:rPr>
                            <w:delText>LOGO TRƯỜNG</w:delText>
                          </w:r>
                        </w:del>
                      </w:p>
                      <w:p w14:paraId="03FA1804" w14:textId="77777777" w:rsidR="004C2D67" w:rsidRPr="00414332" w:rsidRDefault="004C2D67" w:rsidP="007C4131">
                        <w:pPr>
                          <w:jc w:val="center"/>
                          <w:rPr>
                            <w:b/>
                            <w:sz w:val="30"/>
                            <w:szCs w:val="30"/>
                          </w:rPr>
                        </w:pPr>
                      </w:p>
                      <w:p w14:paraId="2C780E26" w14:textId="77777777" w:rsidR="004C2D67" w:rsidRPr="00414332" w:rsidRDefault="004C2D67" w:rsidP="007C4131">
                        <w:pPr>
                          <w:jc w:val="center"/>
                          <w:rPr>
                            <w:b/>
                            <w:sz w:val="30"/>
                            <w:szCs w:val="30"/>
                          </w:rPr>
                        </w:pPr>
                      </w:p>
                      <w:p w14:paraId="14C38E9A" w14:textId="77777777" w:rsidR="004C2D67" w:rsidRPr="00414332" w:rsidDel="00095447" w:rsidRDefault="004C2D67" w:rsidP="007C4131">
                        <w:pPr>
                          <w:jc w:val="center"/>
                          <w:rPr>
                            <w:del w:id="70" w:author="The Si Tran" w:date="2012-12-12T13:41:00Z"/>
                            <w:b/>
                            <w:sz w:val="30"/>
                            <w:szCs w:val="30"/>
                          </w:rPr>
                        </w:pPr>
                      </w:p>
                      <w:p w14:paraId="2D425F7C" w14:textId="77777777" w:rsidR="004C2D67" w:rsidRPr="00414332" w:rsidRDefault="004C2D67" w:rsidP="007C4131">
                        <w:pPr>
                          <w:jc w:val="center"/>
                          <w:rPr>
                            <w:b/>
                            <w:sz w:val="30"/>
                            <w:szCs w:val="30"/>
                          </w:rPr>
                        </w:pPr>
                        <w:r w:rsidRPr="00414332">
                          <w:rPr>
                            <w:b/>
                            <w:sz w:val="30"/>
                            <w:szCs w:val="30"/>
                          </w:rPr>
                          <w:t>LUẬN VĂN TỐT NGHIỆP ĐẠI HỌC</w:t>
                        </w:r>
                        <w:del w:id="71"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4C2D67" w:rsidRPr="00074777" w:rsidRDefault="004C2D67" w:rsidP="00095447">
                        <w:pPr>
                          <w:spacing w:before="0"/>
                          <w:jc w:val="center"/>
                          <w:rPr>
                            <w:ins w:id="72" w:author="The Si Tran" w:date="2012-12-12T13:41:00Z"/>
                            <w:b/>
                            <w:bCs/>
                            <w:szCs w:val="26"/>
                          </w:rPr>
                        </w:pPr>
                      </w:p>
                      <w:p w14:paraId="060D02AB" w14:textId="77777777" w:rsidR="004C2D67" w:rsidRPr="006D1D8A" w:rsidRDefault="004C2D67" w:rsidP="00095447">
                        <w:pPr>
                          <w:spacing w:before="0"/>
                          <w:jc w:val="center"/>
                          <w:rPr>
                            <w:ins w:id="73" w:author="The Si Tran" w:date="2012-12-12T13:41:00Z"/>
                            <w:b/>
                            <w:sz w:val="48"/>
                            <w:szCs w:val="26"/>
                          </w:rPr>
                        </w:pPr>
                        <w:ins w:id="74" w:author="The Si Tran" w:date="2012-12-12T13:41:00Z">
                          <w:r w:rsidRPr="006D1D8A">
                            <w:rPr>
                              <w:b/>
                              <w:sz w:val="48"/>
                              <w:szCs w:val="26"/>
                            </w:rPr>
                            <w:t>Ứng dụng mạng Neuron nhân tạo vào công tác dự báo dữ liệu chuỗi thời gian</w:t>
                          </w:r>
                        </w:ins>
                      </w:p>
                      <w:p w14:paraId="3C2C0C53" w14:textId="77777777" w:rsidR="004C2D67" w:rsidRPr="00074777" w:rsidRDefault="004C2D67" w:rsidP="00095447">
                        <w:pPr>
                          <w:spacing w:before="0"/>
                          <w:rPr>
                            <w:ins w:id="75" w:author="The Si Tran" w:date="2012-12-12T13:41:00Z"/>
                            <w:szCs w:val="26"/>
                          </w:rPr>
                        </w:pPr>
                      </w:p>
                      <w:p w14:paraId="00E19A75" w14:textId="77777777" w:rsidR="004C2D67" w:rsidRPr="00074777" w:rsidRDefault="004C2D67" w:rsidP="00095447">
                        <w:pPr>
                          <w:spacing w:before="0"/>
                          <w:jc w:val="left"/>
                          <w:rPr>
                            <w:ins w:id="76" w:author="The Si Tran" w:date="2012-12-12T13:41:00Z"/>
                            <w:b/>
                            <w:bCs/>
                            <w:szCs w:val="26"/>
                          </w:rPr>
                        </w:pPr>
                      </w:p>
                      <w:p w14:paraId="69EF26DC" w14:textId="77777777" w:rsidR="004C2D67" w:rsidRPr="000C4531" w:rsidRDefault="004C2D67" w:rsidP="00AD1513">
                        <w:pPr>
                          <w:tabs>
                            <w:tab w:val="left" w:pos="4680"/>
                          </w:tabs>
                          <w:spacing w:before="0"/>
                          <w:jc w:val="left"/>
                          <w:rPr>
                            <w:ins w:id="77" w:author="The Si Tran" w:date="2012-12-12T13:41:00Z"/>
                            <w:b/>
                            <w:bCs/>
                            <w:sz w:val="30"/>
                            <w:szCs w:val="30"/>
                            <w:rPrChange w:id="78" w:author="The Si Tran" w:date="2012-12-16T10:11:00Z">
                              <w:rPr>
                                <w:ins w:id="79" w:author="The Si Tran" w:date="2012-12-12T13:41:00Z"/>
                                <w:b/>
                                <w:bCs/>
                                <w:szCs w:val="26"/>
                              </w:rPr>
                            </w:rPrChange>
                          </w:rPr>
                        </w:pPr>
                        <w:ins w:id="80" w:author="The Si Tran" w:date="2012-12-12T13:42:00Z">
                          <w:r>
                            <w:rPr>
                              <w:b/>
                              <w:bCs/>
                              <w:szCs w:val="26"/>
                            </w:rPr>
                            <w:tab/>
                          </w:r>
                        </w:ins>
                        <w:ins w:id="81" w:author="The Si Tran" w:date="2012-12-12T13:43:00Z">
                          <w:r w:rsidRPr="00414332">
                            <w:rPr>
                              <w:b/>
                              <w:sz w:val="30"/>
                              <w:szCs w:val="30"/>
                            </w:rPr>
                            <w:t>HỘI ĐỒNG</w:t>
                          </w:r>
                          <w:r>
                            <w:rPr>
                              <w:b/>
                              <w:sz w:val="30"/>
                              <w:szCs w:val="30"/>
                            </w:rPr>
                            <w:t>:</w:t>
                          </w:r>
                        </w:ins>
                        <w:ins w:id="82" w:author="The Si Tran" w:date="2012-12-12T13:42:00Z">
                          <w:r>
                            <w:rPr>
                              <w:b/>
                              <w:bCs/>
                              <w:szCs w:val="26"/>
                            </w:rPr>
                            <w:tab/>
                          </w:r>
                          <w:r>
                            <w:rPr>
                              <w:b/>
                              <w:bCs/>
                              <w:szCs w:val="26"/>
                            </w:rPr>
                            <w:tab/>
                          </w:r>
                          <w:r>
                            <w:rPr>
                              <w:b/>
                              <w:bCs/>
                              <w:szCs w:val="26"/>
                            </w:rPr>
                            <w:tab/>
                          </w:r>
                        </w:ins>
                        <w:ins w:id="83"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4" w:author="The Si Tran" w:date="2012-12-16T10:11:00Z">
                                <w:rPr>
                                  <w:b/>
                                  <w:bCs/>
                                  <w:szCs w:val="26"/>
                                </w:rPr>
                              </w:rPrChange>
                            </w:rPr>
                            <w:tab/>
                          </w:r>
                        </w:ins>
                        <w:ins w:id="85" w:author="The Si Tran" w:date="2012-12-12T13:44:00Z">
                          <w:r w:rsidRPr="000C4531">
                            <w:rPr>
                              <w:b/>
                              <w:bCs/>
                              <w:sz w:val="30"/>
                              <w:szCs w:val="30"/>
                              <w:rPrChange w:id="86" w:author="The Si Tran" w:date="2012-12-16T10:11:00Z">
                                <w:rPr>
                                  <w:b/>
                                  <w:bCs/>
                                  <w:szCs w:val="26"/>
                                </w:rPr>
                              </w:rPrChange>
                            </w:rPr>
                            <w:t>PGS.TS Dương Tuấn Anh</w:t>
                          </w:r>
                        </w:ins>
                      </w:p>
                      <w:p w14:paraId="16B2B425" w14:textId="4FE64B84" w:rsidR="004C2D67" w:rsidRPr="000C4531" w:rsidRDefault="004C2D67" w:rsidP="00AD1513">
                        <w:pPr>
                          <w:tabs>
                            <w:tab w:val="left" w:pos="4680"/>
                          </w:tabs>
                          <w:spacing w:before="0"/>
                          <w:jc w:val="left"/>
                          <w:rPr>
                            <w:ins w:id="87" w:author="The Si Tran" w:date="2012-12-12T13:41:00Z"/>
                            <w:b/>
                            <w:bCs/>
                            <w:sz w:val="30"/>
                            <w:szCs w:val="30"/>
                            <w:rPrChange w:id="88" w:author="The Si Tran" w:date="2012-12-16T10:11:00Z">
                              <w:rPr>
                                <w:ins w:id="89" w:author="The Si Tran" w:date="2012-12-12T13:41:00Z"/>
                                <w:b/>
                                <w:bCs/>
                                <w:szCs w:val="26"/>
                              </w:rPr>
                            </w:rPrChange>
                          </w:rPr>
                        </w:pPr>
                        <w:ins w:id="90" w:author="The Si Tran" w:date="2012-12-12T13:41:00Z">
                          <w:r w:rsidRPr="000C4531">
                            <w:rPr>
                              <w:b/>
                              <w:bCs/>
                              <w:i/>
                              <w:sz w:val="30"/>
                              <w:szCs w:val="30"/>
                              <w:rPrChange w:id="91" w:author="The Si Tran" w:date="2012-12-16T10:11:00Z">
                                <w:rPr>
                                  <w:b/>
                                  <w:bCs/>
                                  <w:i/>
                                  <w:szCs w:val="26"/>
                                </w:rPr>
                              </w:rPrChange>
                            </w:rPr>
                            <w:tab/>
                          </w:r>
                        </w:ins>
                        <w:ins w:id="92" w:author="The Si Tran" w:date="2012-12-12T13:44:00Z">
                          <w:r w:rsidRPr="000C4531">
                            <w:rPr>
                              <w:b/>
                              <w:sz w:val="30"/>
                              <w:szCs w:val="30"/>
                            </w:rPr>
                            <w:t xml:space="preserve">GVPB: </w:t>
                          </w:r>
                        </w:ins>
                        <w:ins w:id="93" w:author="superchickend" w:date="2012-12-16T14:49:00Z">
                          <w:r>
                            <w:rPr>
                              <w:b/>
                              <w:sz w:val="30"/>
                              <w:szCs w:val="30"/>
                            </w:rPr>
                            <w:t xml:space="preserve">TS </w:t>
                          </w:r>
                        </w:ins>
                        <w:ins w:id="94" w:author="The Si Tran" w:date="2012-12-12T13:44:00Z">
                          <w:r w:rsidRPr="000C4531">
                            <w:rPr>
                              <w:b/>
                              <w:bCs/>
                              <w:sz w:val="30"/>
                              <w:szCs w:val="30"/>
                              <w:rPrChange w:id="95" w:author="The Si Tran" w:date="2012-12-16T10:11:00Z">
                                <w:rPr>
                                  <w:b/>
                                  <w:bCs/>
                                  <w:szCs w:val="26"/>
                                </w:rPr>
                              </w:rPrChange>
                            </w:rPr>
                            <w:t>Võ Thị Ngọc Châu</w:t>
                          </w:r>
                        </w:ins>
                      </w:p>
                      <w:p w14:paraId="60B5B5CC" w14:textId="77777777" w:rsidR="004C2D67" w:rsidRDefault="004C2D67" w:rsidP="00095447">
                        <w:pPr>
                          <w:spacing w:before="0"/>
                          <w:jc w:val="left"/>
                          <w:rPr>
                            <w:ins w:id="96" w:author="The Si Tran" w:date="2012-12-12T13:45:00Z"/>
                            <w:b/>
                            <w:szCs w:val="26"/>
                          </w:rPr>
                        </w:pPr>
                        <w:ins w:id="97"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98" w:author="The Si Tran" w:date="2012-12-12T13:42:00Z">
                          <w:r>
                            <w:rPr>
                              <w:b/>
                              <w:szCs w:val="26"/>
                            </w:rPr>
                            <w:t xml:space="preserve">                 </w:t>
                          </w:r>
                        </w:ins>
                        <w:ins w:id="99" w:author="The Si Tran" w:date="2012-12-12T13:41:00Z">
                          <w:r w:rsidRPr="00074777">
                            <w:rPr>
                              <w:b/>
                              <w:szCs w:val="26"/>
                            </w:rPr>
                            <w:t>---o0o---</w:t>
                          </w:r>
                        </w:ins>
                      </w:p>
                      <w:p w14:paraId="360C4274" w14:textId="77777777" w:rsidR="004C2D67" w:rsidRPr="00074777" w:rsidRDefault="004C2D67" w:rsidP="002E545D">
                        <w:pPr>
                          <w:tabs>
                            <w:tab w:val="left" w:pos="4680"/>
                          </w:tabs>
                          <w:spacing w:before="0"/>
                          <w:jc w:val="left"/>
                          <w:rPr>
                            <w:ins w:id="100" w:author="The Si Tran" w:date="2012-12-12T13:41:00Z"/>
                            <w:b/>
                            <w:bCs/>
                            <w:szCs w:val="26"/>
                          </w:rPr>
                        </w:pPr>
                        <w:ins w:id="101"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4C2D67" w:rsidRDefault="004C2D67" w:rsidP="002E545D">
                        <w:pPr>
                          <w:tabs>
                            <w:tab w:val="left" w:pos="4680"/>
                            <w:tab w:val="left" w:pos="7380"/>
                          </w:tabs>
                          <w:spacing w:before="0"/>
                          <w:ind w:left="3780"/>
                          <w:jc w:val="left"/>
                          <w:rPr>
                            <w:ins w:id="102" w:author="The Si Tran" w:date="2012-12-12T13:46:00Z"/>
                            <w:b/>
                            <w:sz w:val="30"/>
                            <w:szCs w:val="30"/>
                          </w:rPr>
                        </w:pPr>
                        <w:ins w:id="103" w:author="The Si Tran" w:date="2012-12-12T13:46:00Z">
                          <w:r>
                            <w:rPr>
                              <w:b/>
                              <w:sz w:val="30"/>
                              <w:szCs w:val="30"/>
                            </w:rPr>
                            <w:tab/>
                          </w:r>
                        </w:ins>
                        <w:ins w:id="104" w:author="The Si Tran" w:date="2012-12-12T13:45:00Z">
                          <w:r>
                            <w:rPr>
                              <w:b/>
                              <w:sz w:val="30"/>
                              <w:szCs w:val="30"/>
                            </w:rPr>
                            <w:t>SVTH 2</w:t>
                          </w:r>
                          <w:r w:rsidRPr="00414332">
                            <w:rPr>
                              <w:b/>
                              <w:sz w:val="30"/>
                              <w:szCs w:val="30"/>
                            </w:rPr>
                            <w:t>:</w:t>
                          </w:r>
                          <w:r>
                            <w:rPr>
                              <w:b/>
                              <w:sz w:val="30"/>
                              <w:szCs w:val="30"/>
                            </w:rPr>
                            <w:t xml:space="preserve"> T</w:t>
                          </w:r>
                        </w:ins>
                        <w:ins w:id="105" w:author="The Si Tran" w:date="2012-12-14T03:44:00Z">
                          <w:r>
                            <w:rPr>
                              <w:b/>
                              <w:sz w:val="30"/>
                              <w:szCs w:val="30"/>
                            </w:rPr>
                            <w:t>rần Thế Sĩ</w:t>
                          </w:r>
                        </w:ins>
                        <w:ins w:id="106" w:author="The Si Tran" w:date="2012-12-12T13:45:00Z">
                          <w:r>
                            <w:rPr>
                              <w:b/>
                              <w:sz w:val="30"/>
                              <w:szCs w:val="30"/>
                            </w:rPr>
                            <w:t xml:space="preserve">    </w:t>
                          </w:r>
                        </w:ins>
                        <w:ins w:id="107" w:author="The Si Tran" w:date="2012-12-14T03:45:00Z">
                          <w:r>
                            <w:rPr>
                              <w:b/>
                              <w:sz w:val="30"/>
                              <w:szCs w:val="30"/>
                            </w:rPr>
                            <w:t xml:space="preserve">       </w:t>
                          </w:r>
                        </w:ins>
                        <w:ins w:id="108" w:author="The Si Tran" w:date="2012-12-12T13:45:00Z">
                          <w:r>
                            <w:rPr>
                              <w:b/>
                              <w:sz w:val="30"/>
                              <w:szCs w:val="30"/>
                            </w:rPr>
                            <w:t>50801793</w:t>
                          </w:r>
                        </w:ins>
                      </w:p>
                      <w:p w14:paraId="2BD0F54A" w14:textId="77777777" w:rsidR="004C2D67" w:rsidRPr="00822570" w:rsidRDefault="004C2D67" w:rsidP="002E545D">
                        <w:pPr>
                          <w:tabs>
                            <w:tab w:val="left" w:pos="4680"/>
                            <w:tab w:val="left" w:pos="7380"/>
                          </w:tabs>
                          <w:spacing w:before="0"/>
                          <w:ind w:left="3780"/>
                          <w:jc w:val="left"/>
                          <w:rPr>
                            <w:ins w:id="109" w:author="The Si Tran" w:date="2012-12-12T13:41:00Z"/>
                            <w:b/>
                            <w:bCs/>
                            <w:szCs w:val="26"/>
                          </w:rPr>
                        </w:pPr>
                      </w:p>
                      <w:p w14:paraId="0A5EDE8B" w14:textId="77777777" w:rsidR="004C2D67" w:rsidRPr="002E545D" w:rsidRDefault="004C2D67" w:rsidP="00095447">
                        <w:pPr>
                          <w:spacing w:before="0"/>
                          <w:jc w:val="center"/>
                          <w:rPr>
                            <w:ins w:id="110" w:author="The Si Tran" w:date="2012-12-12T13:41:00Z"/>
                            <w:sz w:val="30"/>
                            <w:szCs w:val="30"/>
                            <w:rPrChange w:id="111" w:author="The Si Tran" w:date="2012-12-12T13:46:00Z">
                              <w:rPr>
                                <w:ins w:id="112" w:author="The Si Tran" w:date="2012-12-12T13:41:00Z"/>
                                <w:szCs w:val="26"/>
                              </w:rPr>
                            </w:rPrChange>
                          </w:rPr>
                        </w:pPr>
                        <w:ins w:id="113" w:author="The Si Tran" w:date="2012-12-12T13:41:00Z">
                          <w:r w:rsidRPr="002E545D">
                            <w:rPr>
                              <w:sz w:val="30"/>
                              <w:szCs w:val="30"/>
                              <w:rPrChange w:id="114" w:author="The Si Tran" w:date="2012-12-12T13:46:00Z">
                                <w:rPr>
                                  <w:szCs w:val="26"/>
                                </w:rPr>
                              </w:rPrChange>
                            </w:rPr>
                            <w:t>TP. HỒ CHÍ MINH, 12/2012</w:t>
                          </w:r>
                        </w:ins>
                      </w:p>
                      <w:p w14:paraId="748C38FC" w14:textId="77777777" w:rsidR="004C2D67" w:rsidRPr="00414332" w:rsidRDefault="004C2D67" w:rsidP="007C4131">
                        <w:pPr>
                          <w:jc w:val="center"/>
                          <w:rPr>
                            <w:b/>
                            <w:sz w:val="30"/>
                            <w:szCs w:val="30"/>
                          </w:rPr>
                        </w:pPr>
                      </w:p>
                      <w:p w14:paraId="4273081E" w14:textId="77777777" w:rsidR="004C2D67" w:rsidRPr="00414332" w:rsidRDefault="004C2D67" w:rsidP="007C4131">
                        <w:pPr>
                          <w:jc w:val="center"/>
                          <w:rPr>
                            <w:b/>
                            <w:sz w:val="30"/>
                            <w:szCs w:val="30"/>
                          </w:rPr>
                        </w:pPr>
                      </w:p>
                      <w:p w14:paraId="520B4861" w14:textId="77777777" w:rsidR="004C2D67" w:rsidRPr="00414332" w:rsidRDefault="004C2D67" w:rsidP="007C4131">
                        <w:pPr>
                          <w:jc w:val="center"/>
                          <w:rPr>
                            <w:b/>
                            <w:sz w:val="30"/>
                            <w:szCs w:val="30"/>
                          </w:rPr>
                        </w:pPr>
                      </w:p>
                      <w:p w14:paraId="15E49725" w14:textId="77777777" w:rsidR="004C2D67" w:rsidRPr="00414332" w:rsidRDefault="004C2D67" w:rsidP="007C4131">
                        <w:pPr>
                          <w:jc w:val="center"/>
                          <w:rPr>
                            <w:b/>
                            <w:sz w:val="30"/>
                            <w:szCs w:val="30"/>
                          </w:rPr>
                        </w:pPr>
                      </w:p>
                      <w:p w14:paraId="7D871B1D" w14:textId="77777777" w:rsidR="004C2D67" w:rsidRPr="00414332" w:rsidRDefault="004C2D67" w:rsidP="007C4131">
                        <w:pPr>
                          <w:jc w:val="center"/>
                          <w:rPr>
                            <w:b/>
                            <w:sz w:val="30"/>
                            <w:szCs w:val="30"/>
                          </w:rPr>
                        </w:pPr>
                      </w:p>
                      <w:p w14:paraId="43281BF9" w14:textId="77777777" w:rsidR="004C2D67" w:rsidRPr="00414332" w:rsidDel="00095447" w:rsidRDefault="004C2D67" w:rsidP="007C4131">
                        <w:pPr>
                          <w:jc w:val="center"/>
                          <w:rPr>
                            <w:del w:id="115" w:author="The Si Tran" w:date="2012-12-12T13:41:00Z"/>
                            <w:b/>
                            <w:sz w:val="50"/>
                            <w:szCs w:val="50"/>
                          </w:rPr>
                        </w:pPr>
                        <w:del w:id="116" w:author="The Si Tran" w:date="2012-12-12T13:41:00Z">
                          <w:r w:rsidRPr="00414332" w:rsidDel="00095447">
                            <w:rPr>
                              <w:b/>
                              <w:sz w:val="50"/>
                              <w:szCs w:val="50"/>
                            </w:rPr>
                            <w:delText>TÊN ĐỀ TÀI</w:delText>
                          </w:r>
                        </w:del>
                      </w:p>
                      <w:p w14:paraId="74C603C8" w14:textId="77777777" w:rsidR="004C2D67" w:rsidRPr="00414332" w:rsidDel="00095447" w:rsidRDefault="004C2D67" w:rsidP="007C4131">
                        <w:pPr>
                          <w:jc w:val="center"/>
                          <w:rPr>
                            <w:del w:id="117" w:author="The Si Tran" w:date="2012-12-12T13:41:00Z"/>
                            <w:sz w:val="30"/>
                            <w:szCs w:val="30"/>
                          </w:rPr>
                        </w:pPr>
                        <w:del w:id="118" w:author="The Si Tran" w:date="2012-12-12T13:41:00Z">
                          <w:r w:rsidRPr="00414332" w:rsidDel="00095447">
                            <w:rPr>
                              <w:sz w:val="30"/>
                              <w:szCs w:val="30"/>
                            </w:rPr>
                            <w:delText>(size 16-25 tùy theo số lượng từ)</w:delText>
                          </w:r>
                        </w:del>
                      </w:p>
                      <w:p w14:paraId="6B8C182C" w14:textId="77777777" w:rsidR="004C2D67" w:rsidRPr="00414332" w:rsidRDefault="004C2D67" w:rsidP="007C4131">
                        <w:pPr>
                          <w:rPr>
                            <w:sz w:val="30"/>
                            <w:szCs w:val="30"/>
                          </w:rPr>
                        </w:pPr>
                      </w:p>
                      <w:p w14:paraId="78884E63" w14:textId="77777777" w:rsidR="004C2D67" w:rsidRPr="00414332" w:rsidRDefault="004C2D67" w:rsidP="007C4131">
                        <w:pPr>
                          <w:rPr>
                            <w:sz w:val="30"/>
                            <w:szCs w:val="30"/>
                          </w:rPr>
                        </w:pPr>
                      </w:p>
                      <w:p w14:paraId="2034164A" w14:textId="77777777" w:rsidR="004C2D67" w:rsidRPr="00414332" w:rsidRDefault="004C2D67" w:rsidP="007C4131">
                        <w:pPr>
                          <w:rPr>
                            <w:sz w:val="30"/>
                            <w:szCs w:val="30"/>
                          </w:rPr>
                        </w:pPr>
                      </w:p>
                      <w:p w14:paraId="0947E522" w14:textId="77777777" w:rsidR="004C2D67" w:rsidRPr="00414332" w:rsidRDefault="004C2D67" w:rsidP="007C4131">
                        <w:pPr>
                          <w:rPr>
                            <w:sz w:val="30"/>
                            <w:szCs w:val="30"/>
                          </w:rPr>
                        </w:pPr>
                      </w:p>
                      <w:p w14:paraId="262E116F" w14:textId="77777777" w:rsidR="004C2D67" w:rsidRPr="00414332" w:rsidRDefault="004C2D67" w:rsidP="007C4131">
                        <w:pPr>
                          <w:rPr>
                            <w:sz w:val="30"/>
                            <w:szCs w:val="30"/>
                          </w:rPr>
                        </w:pPr>
                      </w:p>
                      <w:p w14:paraId="505F9F1F" w14:textId="77777777" w:rsidR="004C2D67" w:rsidRDefault="004C2D67" w:rsidP="007C4131">
                        <w:pPr>
                          <w:ind w:left="4320"/>
                          <w:rPr>
                            <w:b/>
                            <w:sz w:val="30"/>
                            <w:szCs w:val="30"/>
                          </w:rPr>
                        </w:pPr>
                      </w:p>
                      <w:p w14:paraId="7F685341" w14:textId="77777777" w:rsidR="004C2D67" w:rsidRPr="00414332" w:rsidRDefault="004C2D67" w:rsidP="007C4131">
                        <w:pPr>
                          <w:ind w:left="4320"/>
                          <w:rPr>
                            <w:b/>
                            <w:sz w:val="30"/>
                            <w:szCs w:val="30"/>
                          </w:rPr>
                        </w:pPr>
                      </w:p>
                      <w:p w14:paraId="604EF380" w14:textId="77777777" w:rsidR="004C2D67" w:rsidRPr="00414332" w:rsidRDefault="004C2D67" w:rsidP="007C4131">
                        <w:pPr>
                          <w:ind w:left="3240"/>
                          <w:rPr>
                            <w:b/>
                            <w:sz w:val="30"/>
                            <w:szCs w:val="30"/>
                          </w:rPr>
                        </w:pPr>
                        <w:r w:rsidRPr="00414332">
                          <w:rPr>
                            <w:b/>
                            <w:sz w:val="30"/>
                            <w:szCs w:val="30"/>
                          </w:rPr>
                          <w:t>HỘI ĐỒNG: ………………………………</w:t>
                        </w:r>
                      </w:p>
                      <w:p w14:paraId="4FE05E53" w14:textId="77777777" w:rsidR="004C2D67" w:rsidRPr="00414332" w:rsidRDefault="004C2D67" w:rsidP="007C4131">
                        <w:pPr>
                          <w:ind w:left="3240"/>
                          <w:rPr>
                            <w:b/>
                            <w:sz w:val="30"/>
                            <w:szCs w:val="30"/>
                          </w:rPr>
                        </w:pPr>
                        <w:r w:rsidRPr="00414332">
                          <w:rPr>
                            <w:b/>
                            <w:sz w:val="30"/>
                            <w:szCs w:val="30"/>
                          </w:rPr>
                          <w:t>GVHD: ………………………………………</w:t>
                        </w:r>
                      </w:p>
                      <w:p w14:paraId="6D8F7469" w14:textId="77777777" w:rsidR="004C2D67" w:rsidRPr="00414332" w:rsidRDefault="004C2D67" w:rsidP="007C4131">
                        <w:pPr>
                          <w:ind w:left="3240"/>
                          <w:rPr>
                            <w:b/>
                            <w:sz w:val="30"/>
                            <w:szCs w:val="30"/>
                          </w:rPr>
                        </w:pPr>
                        <w:r w:rsidRPr="00414332">
                          <w:rPr>
                            <w:b/>
                            <w:sz w:val="30"/>
                            <w:szCs w:val="30"/>
                          </w:rPr>
                          <w:t>GVPB: ………………………………………</w:t>
                        </w:r>
                      </w:p>
                      <w:p w14:paraId="3371CD51" w14:textId="77777777" w:rsidR="004C2D67" w:rsidRPr="00414332" w:rsidRDefault="004C2D67" w:rsidP="007C4131">
                        <w:pPr>
                          <w:ind w:left="3240"/>
                          <w:rPr>
                            <w:b/>
                            <w:sz w:val="30"/>
                            <w:szCs w:val="30"/>
                          </w:rPr>
                        </w:pPr>
                        <w:r w:rsidRPr="00414332">
                          <w:rPr>
                            <w:b/>
                            <w:sz w:val="30"/>
                            <w:szCs w:val="30"/>
                          </w:rPr>
                          <w:t xml:space="preserve">                                ---o0o---</w:t>
                        </w:r>
                      </w:p>
                      <w:p w14:paraId="2FDE68EE" w14:textId="77777777" w:rsidR="004C2D67" w:rsidRPr="00414332" w:rsidRDefault="004C2D67" w:rsidP="007C4131">
                        <w:pPr>
                          <w:ind w:left="3240"/>
                          <w:rPr>
                            <w:b/>
                            <w:sz w:val="30"/>
                            <w:szCs w:val="30"/>
                          </w:rPr>
                        </w:pPr>
                        <w:r w:rsidRPr="00414332">
                          <w:rPr>
                            <w:b/>
                            <w:sz w:val="30"/>
                            <w:szCs w:val="30"/>
                          </w:rPr>
                          <w:t>SVTH 1: ………………………………… (MSSV)</w:t>
                        </w:r>
                      </w:p>
                      <w:p w14:paraId="026C3766" w14:textId="77777777" w:rsidR="004C2D67" w:rsidRPr="00414332" w:rsidRDefault="004C2D67" w:rsidP="007C4131">
                        <w:pPr>
                          <w:ind w:left="3240"/>
                          <w:rPr>
                            <w:b/>
                            <w:sz w:val="30"/>
                            <w:szCs w:val="30"/>
                          </w:rPr>
                        </w:pPr>
                        <w:r w:rsidRPr="00414332">
                          <w:rPr>
                            <w:b/>
                            <w:sz w:val="30"/>
                            <w:szCs w:val="30"/>
                          </w:rPr>
                          <w:t>SVTH 2: ………………………………… (MSSV)</w:t>
                        </w:r>
                      </w:p>
                      <w:p w14:paraId="0C95FBBB" w14:textId="77777777" w:rsidR="004C2D67" w:rsidRPr="00414332" w:rsidRDefault="004C2D67" w:rsidP="007C4131">
                        <w:pPr>
                          <w:ind w:left="3240"/>
                          <w:rPr>
                            <w:b/>
                            <w:sz w:val="30"/>
                            <w:szCs w:val="30"/>
                          </w:rPr>
                        </w:pPr>
                        <w:r w:rsidRPr="00414332">
                          <w:rPr>
                            <w:b/>
                            <w:sz w:val="30"/>
                            <w:szCs w:val="30"/>
                          </w:rPr>
                          <w:t>SVTH 3: ………………………………… (MSSV)</w:t>
                        </w:r>
                      </w:p>
                      <w:p w14:paraId="70E6E6D6" w14:textId="77777777" w:rsidR="004C2D67" w:rsidRPr="00414332" w:rsidRDefault="004C2D67" w:rsidP="007C4131">
                        <w:pPr>
                          <w:ind w:left="3240"/>
                          <w:rPr>
                            <w:sz w:val="30"/>
                            <w:szCs w:val="30"/>
                          </w:rPr>
                        </w:pPr>
                        <w:r w:rsidRPr="00414332">
                          <w:rPr>
                            <w:b/>
                            <w:sz w:val="30"/>
                            <w:szCs w:val="30"/>
                          </w:rPr>
                          <w:t>……</w:t>
                        </w:r>
                      </w:p>
                      <w:p w14:paraId="65328F86" w14:textId="77777777" w:rsidR="004C2D67" w:rsidRPr="00414332" w:rsidRDefault="004C2D67" w:rsidP="007C4131">
                        <w:pPr>
                          <w:ind w:left="2520" w:firstLine="720"/>
                          <w:rPr>
                            <w:sz w:val="30"/>
                            <w:szCs w:val="30"/>
                          </w:rPr>
                        </w:pPr>
                        <w:r w:rsidRPr="00414332">
                          <w:rPr>
                            <w:sz w:val="30"/>
                            <w:szCs w:val="30"/>
                          </w:rPr>
                          <w:t>(Size 15)</w:t>
                        </w:r>
                      </w:p>
                      <w:p w14:paraId="5FB8F90B" w14:textId="77777777" w:rsidR="004C2D67" w:rsidRPr="00414332" w:rsidRDefault="004C2D67" w:rsidP="007C4131">
                        <w:pPr>
                          <w:rPr>
                            <w:sz w:val="30"/>
                            <w:szCs w:val="30"/>
                          </w:rPr>
                        </w:pPr>
                      </w:p>
                      <w:p w14:paraId="56371461" w14:textId="77777777" w:rsidR="004C2D67" w:rsidRPr="00414332" w:rsidRDefault="004C2D67" w:rsidP="007C4131">
                        <w:pPr>
                          <w:rPr>
                            <w:sz w:val="30"/>
                            <w:szCs w:val="30"/>
                          </w:rPr>
                        </w:pPr>
                      </w:p>
                      <w:p w14:paraId="1A15B0F8" w14:textId="77777777" w:rsidR="004C2D67" w:rsidRPr="00414332" w:rsidRDefault="004C2D67" w:rsidP="007C4131">
                        <w:pPr>
                          <w:jc w:val="center"/>
                          <w:rPr>
                            <w:b/>
                            <w:sz w:val="30"/>
                            <w:szCs w:val="30"/>
                          </w:rPr>
                        </w:pPr>
                      </w:p>
                      <w:p w14:paraId="4D32EADE" w14:textId="77777777" w:rsidR="004C2D67" w:rsidRPr="00414332" w:rsidRDefault="004C2D67" w:rsidP="007C4131">
                        <w:pPr>
                          <w:jc w:val="center"/>
                          <w:rPr>
                            <w:sz w:val="30"/>
                            <w:szCs w:val="30"/>
                          </w:rPr>
                        </w:pPr>
                      </w:p>
                      <w:p w14:paraId="35691925" w14:textId="77777777" w:rsidR="004C2D67" w:rsidRPr="00414332" w:rsidRDefault="004C2D67"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19" w:author="The Si Tran" w:date="2012-12-12T13:39:00Z"/>
          <w:kern w:val="32"/>
        </w:rPr>
        <w:pPrChange w:id="120" w:author="The Si Tran" w:date="2012-12-12T13:39:00Z">
          <w:pPr>
            <w:spacing w:before="0" w:after="200" w:line="276" w:lineRule="auto"/>
            <w:jc w:val="left"/>
          </w:pPr>
        </w:pPrChange>
      </w:pPr>
      <w:ins w:id="121"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2" w:name="_Toc343461122"/>
      <w:r w:rsidRPr="003553FD">
        <w:rPr>
          <w:rFonts w:cs="Times New Roman"/>
          <w:rPrChange w:id="123" w:author="The Si Tran" w:date="2012-12-14T07:18:00Z">
            <w:rPr>
              <w:rFonts w:cs="Times New Roman"/>
              <w:b w:val="0"/>
              <w:bCs w:val="0"/>
              <w:kern w:val="0"/>
              <w:sz w:val="26"/>
              <w:szCs w:val="22"/>
            </w:rPr>
          </w:rPrChange>
        </w:rPr>
        <w:lastRenderedPageBreak/>
        <w:t>LỜI CAM ĐOAN</w:t>
      </w:r>
      <w:bookmarkEnd w:id="6"/>
      <w:bookmarkEnd w:id="122"/>
    </w:p>
    <w:p w14:paraId="00DD51C1" w14:textId="77777777" w:rsidR="00254F82" w:rsidRPr="003F0840" w:rsidRDefault="00254F82" w:rsidP="00254F82">
      <w:pPr>
        <w:widowControl w:val="0"/>
        <w:autoSpaceDE w:val="0"/>
        <w:autoSpaceDN w:val="0"/>
        <w:adjustRightInd w:val="0"/>
        <w:spacing w:after="240"/>
        <w:rPr>
          <w:ins w:id="124" w:author="The Si Tran" w:date="2012-12-16T09:59:00Z"/>
          <w:rFonts w:eastAsia="Times New Roman"/>
          <w:szCs w:val="26"/>
        </w:rPr>
      </w:pPr>
      <w:ins w:id="125"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6" w:author="The Si Tran" w:date="2012-12-16T09:59:00Z"/>
          <w:rFonts w:eastAsia="Times New Roman"/>
          <w:szCs w:val="26"/>
        </w:rPr>
      </w:pPr>
      <w:ins w:id="127"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28" w:author="The Si Tran" w:date="2012-12-16T09:59:00Z"/>
          <w:rFonts w:eastAsia="Times New Roman"/>
          <w:szCs w:val="26"/>
        </w:rPr>
      </w:pPr>
    </w:p>
    <w:p w14:paraId="0C376649" w14:textId="0D079278" w:rsidR="00545827" w:rsidRDefault="00545827" w:rsidP="00545827">
      <w:pPr>
        <w:rPr>
          <w:ins w:id="129" w:author="The Si Tran" w:date="2012-12-16T09:59:00Z"/>
          <w:szCs w:val="26"/>
        </w:rPr>
      </w:pPr>
      <w:ins w:id="130"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1"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2" w:author="The Si Tran" w:date="2012-12-16T10:00:00Z"/>
          <w:rFonts w:cs="Times New Roman"/>
        </w:rPr>
      </w:pPr>
      <w:bookmarkStart w:id="133" w:name="_Toc328879884"/>
      <w:bookmarkStart w:id="134" w:name="_Toc328894960"/>
      <w:bookmarkStart w:id="135" w:name="_Toc343461123"/>
      <w:r w:rsidRPr="003553FD">
        <w:rPr>
          <w:rFonts w:cs="Times New Roman"/>
          <w:rPrChange w:id="136" w:author="The Si Tran" w:date="2012-12-14T07:18:00Z">
            <w:rPr>
              <w:rFonts w:cs="Times New Roman"/>
              <w:b w:val="0"/>
              <w:bCs w:val="0"/>
              <w:kern w:val="0"/>
              <w:sz w:val="26"/>
              <w:szCs w:val="22"/>
            </w:rPr>
          </w:rPrChange>
        </w:rPr>
        <w:lastRenderedPageBreak/>
        <w:t>LỜI CÁM ƠN</w:t>
      </w:r>
      <w:bookmarkEnd w:id="133"/>
      <w:bookmarkEnd w:id="134"/>
      <w:bookmarkEnd w:id="135"/>
    </w:p>
    <w:p w14:paraId="25FE7B5D" w14:textId="142A8B9F" w:rsidR="003A4E66" w:rsidRDefault="003A4E66">
      <w:pPr>
        <w:rPr>
          <w:ins w:id="137" w:author="The Si Tran" w:date="2012-12-16T10:00:00Z"/>
        </w:rPr>
        <w:pPrChange w:id="138" w:author="The Si Tran" w:date="2012-12-16T10:00:00Z">
          <w:pPr>
            <w:widowControl w:val="0"/>
            <w:autoSpaceDE w:val="0"/>
            <w:autoSpaceDN w:val="0"/>
            <w:adjustRightInd w:val="0"/>
            <w:spacing w:after="240"/>
          </w:pPr>
        </w:pPrChange>
      </w:pPr>
      <w:ins w:id="139" w:author="The Si Tran" w:date="2012-12-16T10:00:00Z">
        <w:r>
          <w:t>Chúng tôi xin bày tỏ lòng biết ơn chân thành nhất đến PGS.TS</w:t>
        </w:r>
        <w:del w:id="140"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4" w:author="The Si Tran" w:date="2012-12-16T10:00:00Z"/>
        </w:rPr>
        <w:pPrChange w:id="145" w:author="The Si Tran" w:date="2012-12-16T10:00:00Z">
          <w:pPr>
            <w:widowControl w:val="0"/>
            <w:autoSpaceDE w:val="0"/>
            <w:autoSpaceDN w:val="0"/>
            <w:adjustRightInd w:val="0"/>
            <w:spacing w:after="240"/>
          </w:pPr>
        </w:pPrChange>
      </w:pPr>
      <w:ins w:id="146" w:author="The Si Tran" w:date="2012-12-16T10:00:00Z">
        <w:r>
          <w:t xml:space="preserve">Và cuối cùng, chúng tôi xin được gửi lời cám ơn đến gia đình và bạn </w:t>
        </w:r>
        <w:del w:id="147" w:author="superchickend" w:date="2012-12-16T14:50:00Z">
          <w:r w:rsidDel="00E34B00">
            <w:delText>bè,</w:delText>
          </w:r>
        </w:del>
      </w:ins>
      <w:ins w:id="148" w:author="superchickend" w:date="2012-12-16T14:50:00Z">
        <w:r w:rsidR="00E34B00">
          <w:t>bè</w:t>
        </w:r>
      </w:ins>
      <w:ins w:id="149" w:author="superchickend" w:date="2012-12-16T14:51:00Z">
        <w:r w:rsidR="001E0550">
          <w:t xml:space="preserve"> -</w:t>
        </w:r>
      </w:ins>
      <w:ins w:id="150"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1"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2"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3" w:author="The Si Tran" w:date="2012-12-14T07:18:00Z">
          <w:pPr>
            <w:pStyle w:val="Heading1"/>
            <w:numPr>
              <w:numId w:val="0"/>
            </w:numPr>
            <w:ind w:left="0" w:firstLine="0"/>
          </w:pPr>
        </w:pPrChange>
      </w:pPr>
      <w:bookmarkStart w:id="154" w:name="_Toc328879885"/>
      <w:bookmarkStart w:id="155" w:name="_Toc328894961"/>
      <w:bookmarkStart w:id="156" w:name="_Toc343461124"/>
      <w:r w:rsidRPr="003553FD">
        <w:rPr>
          <w:rPrChange w:id="157" w:author="The Si Tran" w:date="2012-12-14T07:18:00Z">
            <w:rPr>
              <w:rFonts w:cs="Times New Roman"/>
              <w:b w:val="0"/>
              <w:bCs w:val="0"/>
              <w:kern w:val="0"/>
              <w:sz w:val="26"/>
              <w:szCs w:val="22"/>
            </w:rPr>
          </w:rPrChange>
        </w:rPr>
        <w:lastRenderedPageBreak/>
        <w:t>TÓM</w:t>
      </w:r>
      <w:r w:rsidRPr="0049233F">
        <w:rPr>
          <w:rPrChange w:id="158" w:author="The Si Tran" w:date="2012-12-05T23:02:00Z">
            <w:rPr>
              <w:rFonts w:cs="Times New Roman"/>
              <w:b w:val="0"/>
              <w:bCs w:val="0"/>
              <w:kern w:val="0"/>
              <w:sz w:val="26"/>
              <w:szCs w:val="22"/>
            </w:rPr>
          </w:rPrChange>
        </w:rPr>
        <w:t xml:space="preserve"> TẮT LUẬN VĂN</w:t>
      </w:r>
      <w:bookmarkEnd w:id="154"/>
      <w:bookmarkEnd w:id="155"/>
      <w:bookmarkEnd w:id="156"/>
    </w:p>
    <w:p w14:paraId="248C1994" w14:textId="6F1F893F" w:rsidR="005D6B44" w:rsidRPr="00526192" w:rsidRDefault="005D6B44">
      <w:pPr>
        <w:rPr>
          <w:ins w:id="159" w:author="The Si Tran" w:date="2012-12-12T07:36:00Z"/>
        </w:rPr>
      </w:pPr>
      <w:ins w:id="160" w:author="The Si Tran" w:date="2012-12-12T07:36:00Z">
        <w:r w:rsidRPr="00526192">
          <w:t xml:space="preserve">Ngày </w:t>
        </w:r>
      </w:ins>
      <w:ins w:id="161" w:author="The Si Tran" w:date="2012-12-16T20:13:00Z">
        <w:r w:rsidR="00032D83" w:rsidRPr="00526192">
          <w:t xml:space="preserve">nay, trong </w:t>
        </w:r>
      </w:ins>
      <w:ins w:id="162" w:author="The Si Tran" w:date="2012-12-16T20:14:00Z">
        <w:r w:rsidR="00032D83">
          <w:t xml:space="preserve">môi </w:t>
        </w:r>
      </w:ins>
      <w:ins w:id="163"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4" w:author="The Si Tran" w:date="2012-12-12T07:36:00Z"/>
          <w:lang w:val="fr-FR"/>
        </w:rPr>
      </w:pPr>
      <w:ins w:id="165"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66"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67" w:author="The Si Tran" w:date="2012-12-05T23:02:00Z">
            <w:rPr>
              <w:kern w:val="32"/>
              <w:sz w:val="32"/>
              <w:szCs w:val="32"/>
            </w:rPr>
          </w:rPrChange>
        </w:rPr>
      </w:pPr>
      <w:ins w:id="168"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69" w:author="The Si Tran" w:date="2012-12-12T13:48:00Z"/>
        </w:rPr>
        <w:pPrChange w:id="170" w:author="The Si Tran" w:date="2012-12-14T07:18:00Z">
          <w:pPr>
            <w:pStyle w:val="Heading1"/>
            <w:numPr>
              <w:numId w:val="0"/>
            </w:numPr>
            <w:spacing w:line="480" w:lineRule="auto"/>
            <w:ind w:left="0" w:firstLine="0"/>
            <w:jc w:val="both"/>
          </w:pPr>
        </w:pPrChange>
      </w:pPr>
      <w:bookmarkStart w:id="171" w:name="_Toc343461125"/>
      <w:ins w:id="172" w:author="The Si Tran" w:date="2012-12-12T13:48:00Z">
        <w:r>
          <w:lastRenderedPageBreak/>
          <w:t>MỤC LỤC</w:t>
        </w:r>
        <w:bookmarkEnd w:id="171"/>
      </w:ins>
    </w:p>
    <w:p w14:paraId="1871FEC2" w14:textId="77777777" w:rsidR="00963971" w:rsidRDefault="002E545D">
      <w:pPr>
        <w:pStyle w:val="TOC1"/>
        <w:rPr>
          <w:rFonts w:asciiTheme="minorHAnsi" w:eastAsiaTheme="minorEastAsia" w:hAnsiTheme="minorHAnsi" w:cstheme="minorBidi"/>
          <w:noProof/>
          <w:sz w:val="22"/>
        </w:rPr>
      </w:pPr>
      <w:ins w:id="173" w:author="The Si Tran" w:date="2012-12-12T13:49:00Z">
        <w:r>
          <w:fldChar w:fldCharType="begin"/>
        </w:r>
        <w:r>
          <w:instrText xml:space="preserve"> TOC \o "1-3" \f \h \z \u </w:instrText>
        </w:r>
      </w:ins>
      <w:r>
        <w:fldChar w:fldCharType="separate"/>
      </w:r>
      <w:r w:rsidR="00963971" w:rsidRPr="00B71A8E">
        <w:rPr>
          <w:rStyle w:val="Hyperlink"/>
          <w:noProof/>
        </w:rPr>
        <w:fldChar w:fldCharType="begin"/>
      </w:r>
      <w:r w:rsidR="00963971" w:rsidRPr="00B71A8E">
        <w:rPr>
          <w:rStyle w:val="Hyperlink"/>
          <w:noProof/>
        </w:rPr>
        <w:instrText xml:space="preserve"> </w:instrText>
      </w:r>
      <w:r w:rsidR="00963971">
        <w:rPr>
          <w:noProof/>
        </w:rPr>
        <w:instrText>HYPERLINK \l "_Toc343461122"</w:instrText>
      </w:r>
      <w:r w:rsidR="00963971" w:rsidRPr="00B71A8E">
        <w:rPr>
          <w:rStyle w:val="Hyperlink"/>
          <w:noProof/>
        </w:rPr>
        <w:instrText xml:space="preserve"> </w:instrText>
      </w:r>
      <w:r w:rsidR="00963971" w:rsidRPr="00B71A8E">
        <w:rPr>
          <w:rStyle w:val="Hyperlink"/>
          <w:noProof/>
        </w:rPr>
        <w:fldChar w:fldCharType="separate"/>
      </w:r>
      <w:r w:rsidR="00963971" w:rsidRPr="00B71A8E">
        <w:rPr>
          <w:rStyle w:val="Hyperlink"/>
          <w:noProof/>
        </w:rPr>
        <w:t>LỜI CAM ĐOAN</w:t>
      </w:r>
      <w:r w:rsidR="00963971">
        <w:rPr>
          <w:noProof/>
          <w:webHidden/>
        </w:rPr>
        <w:tab/>
      </w:r>
      <w:r w:rsidR="00963971">
        <w:rPr>
          <w:noProof/>
          <w:webHidden/>
        </w:rPr>
        <w:fldChar w:fldCharType="begin"/>
      </w:r>
      <w:r w:rsidR="00963971">
        <w:rPr>
          <w:noProof/>
          <w:webHidden/>
        </w:rPr>
        <w:instrText xml:space="preserve"> PAGEREF _Toc343461122 \h </w:instrText>
      </w:r>
      <w:r w:rsidR="00963971">
        <w:rPr>
          <w:noProof/>
          <w:webHidden/>
        </w:rPr>
      </w:r>
      <w:r w:rsidR="00963971">
        <w:rPr>
          <w:noProof/>
          <w:webHidden/>
        </w:rPr>
        <w:fldChar w:fldCharType="separate"/>
      </w:r>
      <w:r w:rsidR="00963971">
        <w:rPr>
          <w:noProof/>
          <w:webHidden/>
        </w:rPr>
        <w:t>ii</w:t>
      </w:r>
      <w:r w:rsidR="00963971">
        <w:rPr>
          <w:noProof/>
          <w:webHidden/>
        </w:rPr>
        <w:fldChar w:fldCharType="end"/>
      </w:r>
      <w:r w:rsidR="00963971" w:rsidRPr="00B71A8E">
        <w:rPr>
          <w:rStyle w:val="Hyperlink"/>
          <w:noProof/>
        </w:rPr>
        <w:fldChar w:fldCharType="end"/>
      </w:r>
    </w:p>
    <w:p w14:paraId="68471FF5"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"_Toc343461123"</w:instrText>
      </w:r>
      <w:r w:rsidRPr="00B71A8E">
        <w:rPr>
          <w:rStyle w:val="Hyperlink"/>
          <w:noProof/>
        </w:rPr>
        <w:instrText xml:space="preserve"> </w:instrText>
      </w:r>
      <w:r w:rsidRPr="00B71A8E">
        <w:rPr>
          <w:rStyle w:val="Hyperlink"/>
          <w:noProof/>
        </w:rPr>
        <w:fldChar w:fldCharType="separate"/>
      </w:r>
      <w:r w:rsidRPr="00B71A8E">
        <w:rPr>
          <w:rStyle w:val="Hyperlink"/>
          <w:noProof/>
        </w:rPr>
        <w:t>LỜI CÁM ƠN</w:t>
      </w:r>
      <w:r>
        <w:rPr>
          <w:noProof/>
          <w:webHidden/>
        </w:rPr>
        <w:tab/>
      </w:r>
      <w:r>
        <w:rPr>
          <w:noProof/>
          <w:webHidden/>
        </w:rPr>
        <w:fldChar w:fldCharType="begin"/>
      </w:r>
      <w:r>
        <w:rPr>
          <w:noProof/>
          <w:webHidden/>
        </w:rPr>
        <w:instrText xml:space="preserve"> PAGEREF _Toc343461123 \h </w:instrText>
      </w:r>
      <w:r>
        <w:rPr>
          <w:noProof/>
          <w:webHidden/>
        </w:rPr>
      </w:r>
      <w:r>
        <w:rPr>
          <w:noProof/>
          <w:webHidden/>
        </w:rPr>
        <w:fldChar w:fldCharType="separate"/>
      </w:r>
      <w:r>
        <w:rPr>
          <w:noProof/>
          <w:webHidden/>
        </w:rPr>
        <w:t>iii</w:t>
      </w:r>
      <w:r>
        <w:rPr>
          <w:noProof/>
          <w:webHidden/>
        </w:rPr>
        <w:fldChar w:fldCharType="end"/>
      </w:r>
      <w:r w:rsidRPr="00B71A8E">
        <w:rPr>
          <w:rStyle w:val="Hyperlink"/>
          <w:noProof/>
        </w:rPr>
        <w:fldChar w:fldCharType="end"/>
      </w:r>
    </w:p>
    <w:p w14:paraId="0BA1DEC9"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"_Toc343461124"</w:instrText>
      </w:r>
      <w:r w:rsidRPr="00B71A8E">
        <w:rPr>
          <w:rStyle w:val="Hyperlink"/>
          <w:noProof/>
        </w:rPr>
        <w:instrText xml:space="preserve"> </w:instrText>
      </w:r>
      <w:r w:rsidRPr="00B71A8E">
        <w:rPr>
          <w:rStyle w:val="Hyperlink"/>
          <w:noProof/>
        </w:rPr>
        <w:fldChar w:fldCharType="separate"/>
      </w:r>
      <w:r w:rsidRPr="00B71A8E">
        <w:rPr>
          <w:rStyle w:val="Hyperlink"/>
          <w:noProof/>
        </w:rPr>
        <w:t>TÓM TẮT LUẬN VĂN</w:t>
      </w:r>
      <w:r>
        <w:rPr>
          <w:noProof/>
          <w:webHidden/>
        </w:rPr>
        <w:tab/>
      </w:r>
      <w:r>
        <w:rPr>
          <w:noProof/>
          <w:webHidden/>
        </w:rPr>
        <w:fldChar w:fldCharType="begin"/>
      </w:r>
      <w:r>
        <w:rPr>
          <w:noProof/>
          <w:webHidden/>
        </w:rPr>
        <w:instrText xml:space="preserve"> PAGEREF _Toc343461124 \h </w:instrText>
      </w:r>
      <w:r>
        <w:rPr>
          <w:noProof/>
          <w:webHidden/>
        </w:rPr>
      </w:r>
      <w:r>
        <w:rPr>
          <w:noProof/>
          <w:webHidden/>
        </w:rPr>
        <w:fldChar w:fldCharType="separate"/>
      </w:r>
      <w:r>
        <w:rPr>
          <w:noProof/>
          <w:webHidden/>
        </w:rPr>
        <w:t>iv</w:t>
      </w:r>
      <w:r>
        <w:rPr>
          <w:noProof/>
          <w:webHidden/>
        </w:rPr>
        <w:fldChar w:fldCharType="end"/>
      </w:r>
      <w:r w:rsidRPr="00B71A8E">
        <w:rPr>
          <w:rStyle w:val="Hyperlink"/>
          <w:noProof/>
        </w:rPr>
        <w:fldChar w:fldCharType="end"/>
      </w:r>
    </w:p>
    <w:p w14:paraId="5BEC8442"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"_Toc343461125"</w:instrText>
      </w:r>
      <w:r w:rsidRPr="00B71A8E">
        <w:rPr>
          <w:rStyle w:val="Hyperlink"/>
          <w:noProof/>
        </w:rPr>
        <w:instrText xml:space="preserve"> </w:instrText>
      </w:r>
      <w:r w:rsidRPr="00B71A8E">
        <w:rPr>
          <w:rStyle w:val="Hyperlink"/>
          <w:noProof/>
        </w:rPr>
        <w:fldChar w:fldCharType="separate"/>
      </w:r>
      <w:r w:rsidRPr="00B71A8E">
        <w:rPr>
          <w:rStyle w:val="Hyperlink"/>
          <w:noProof/>
        </w:rPr>
        <w:t>MỤC LỤC</w:t>
      </w:r>
      <w:r>
        <w:rPr>
          <w:noProof/>
          <w:webHidden/>
        </w:rPr>
        <w:tab/>
      </w:r>
      <w:r>
        <w:rPr>
          <w:noProof/>
          <w:webHidden/>
        </w:rPr>
        <w:fldChar w:fldCharType="begin"/>
      </w:r>
      <w:r>
        <w:rPr>
          <w:noProof/>
          <w:webHidden/>
        </w:rPr>
        <w:instrText xml:space="preserve"> PAGEREF _Toc343461125 \h </w:instrText>
      </w:r>
      <w:r>
        <w:rPr>
          <w:noProof/>
          <w:webHidden/>
        </w:rPr>
      </w:r>
      <w:r>
        <w:rPr>
          <w:noProof/>
          <w:webHidden/>
        </w:rPr>
        <w:fldChar w:fldCharType="separate"/>
      </w:r>
      <w:r>
        <w:rPr>
          <w:noProof/>
          <w:webHidden/>
        </w:rPr>
        <w:t>v</w:t>
      </w:r>
      <w:r>
        <w:rPr>
          <w:noProof/>
          <w:webHidden/>
        </w:rPr>
        <w:fldChar w:fldCharType="end"/>
      </w:r>
      <w:r w:rsidRPr="00B71A8E">
        <w:rPr>
          <w:rStyle w:val="Hyperlink"/>
          <w:noProof/>
        </w:rPr>
        <w:fldChar w:fldCharType="end"/>
      </w:r>
    </w:p>
    <w:p w14:paraId="1B9ABD82"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"_Toc343461126"</w:instrText>
      </w:r>
      <w:r w:rsidRPr="00B71A8E">
        <w:rPr>
          <w:rStyle w:val="Hyperlink"/>
          <w:noProof/>
        </w:rPr>
        <w:instrText xml:space="preserve"> </w:instrText>
      </w:r>
      <w:r w:rsidRPr="00B71A8E">
        <w:rPr>
          <w:rStyle w:val="Hyperlink"/>
          <w:noProof/>
        </w:rPr>
        <w:fldChar w:fldCharType="separate"/>
      </w:r>
      <w:r w:rsidRPr="00B71A8E">
        <w:rPr>
          <w:rStyle w:val="Hyperlink"/>
          <w:noProof/>
        </w:rPr>
        <w:t>DANH MỤC HÌNH</w:t>
      </w:r>
      <w:r>
        <w:rPr>
          <w:noProof/>
          <w:webHidden/>
        </w:rPr>
        <w:tab/>
      </w:r>
      <w:r>
        <w:rPr>
          <w:noProof/>
          <w:webHidden/>
        </w:rPr>
        <w:fldChar w:fldCharType="begin"/>
      </w:r>
      <w:r>
        <w:rPr>
          <w:noProof/>
          <w:webHidden/>
        </w:rPr>
        <w:instrText xml:space="preserve"> PAGEREF _Toc343461126 \h </w:instrText>
      </w:r>
      <w:r>
        <w:rPr>
          <w:noProof/>
          <w:webHidden/>
        </w:rPr>
      </w:r>
      <w:r>
        <w:rPr>
          <w:noProof/>
          <w:webHidden/>
        </w:rPr>
        <w:fldChar w:fldCharType="separate"/>
      </w:r>
      <w:r>
        <w:rPr>
          <w:noProof/>
          <w:webHidden/>
        </w:rPr>
        <w:t>ix</w:t>
      </w:r>
      <w:r>
        <w:rPr>
          <w:noProof/>
          <w:webHidden/>
        </w:rPr>
        <w:fldChar w:fldCharType="end"/>
      </w:r>
      <w:r w:rsidRPr="00B71A8E">
        <w:rPr>
          <w:rStyle w:val="Hyperlink"/>
          <w:noProof/>
        </w:rPr>
        <w:fldChar w:fldCharType="end"/>
      </w:r>
    </w:p>
    <w:p w14:paraId="1A64DC6D"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"_Toc343461127"</w:instrText>
      </w:r>
      <w:r w:rsidRPr="00B71A8E">
        <w:rPr>
          <w:rStyle w:val="Hyperlink"/>
          <w:noProof/>
        </w:rPr>
        <w:instrText xml:space="preserve"> </w:instrText>
      </w:r>
      <w:r w:rsidRPr="00B71A8E">
        <w:rPr>
          <w:rStyle w:val="Hyperlink"/>
          <w:noProof/>
        </w:rPr>
        <w:fldChar w:fldCharType="separate"/>
      </w:r>
      <w:r w:rsidRPr="00B71A8E">
        <w:rPr>
          <w:rStyle w:val="Hyperlink"/>
          <w:noProof/>
        </w:rPr>
        <w:t>DANH MỤC BẢNG</w:t>
      </w:r>
      <w:r>
        <w:rPr>
          <w:noProof/>
          <w:webHidden/>
        </w:rPr>
        <w:tab/>
      </w:r>
      <w:r>
        <w:rPr>
          <w:noProof/>
          <w:webHidden/>
        </w:rPr>
        <w:fldChar w:fldCharType="begin"/>
      </w:r>
      <w:r>
        <w:rPr>
          <w:noProof/>
          <w:webHidden/>
        </w:rPr>
        <w:instrText xml:space="preserve"> PAGEREF _Toc343461127 \h </w:instrText>
      </w:r>
      <w:r>
        <w:rPr>
          <w:noProof/>
          <w:webHidden/>
        </w:rPr>
      </w:r>
      <w:r>
        <w:rPr>
          <w:noProof/>
          <w:webHidden/>
        </w:rPr>
        <w:fldChar w:fldCharType="separate"/>
      </w:r>
      <w:r>
        <w:rPr>
          <w:noProof/>
          <w:webHidden/>
        </w:rPr>
        <w:t>xi</w:t>
      </w:r>
      <w:r>
        <w:rPr>
          <w:noProof/>
          <w:webHidden/>
        </w:rPr>
        <w:fldChar w:fldCharType="end"/>
      </w:r>
      <w:r w:rsidRPr="00B71A8E">
        <w:rPr>
          <w:rStyle w:val="Hyperlink"/>
          <w:noProof/>
        </w:rPr>
        <w:fldChar w:fldCharType="end"/>
      </w:r>
    </w:p>
    <w:p w14:paraId="2A68FDEB"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"_Toc343461152"</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1</w:t>
      </w:r>
      <w:r>
        <w:rPr>
          <w:rFonts w:asciiTheme="minorHAnsi" w:eastAsiaTheme="minorEastAsia" w:hAnsiTheme="minorHAnsi" w:cstheme="minorBidi"/>
          <w:noProof/>
          <w:sz w:val="22"/>
        </w:rPr>
        <w:tab/>
      </w:r>
      <w:r w:rsidRPr="00B71A8E">
        <w:rPr>
          <w:rStyle w:val="Hyperlink"/>
          <w:noProof/>
        </w:rPr>
        <w:t>GIỚI THIỆU</w:t>
      </w:r>
      <w:r>
        <w:rPr>
          <w:noProof/>
          <w:webHidden/>
        </w:rPr>
        <w:tab/>
      </w:r>
      <w:r>
        <w:rPr>
          <w:noProof/>
          <w:webHidden/>
        </w:rPr>
        <w:fldChar w:fldCharType="begin"/>
      </w:r>
      <w:r>
        <w:rPr>
          <w:noProof/>
          <w:webHidden/>
        </w:rPr>
        <w:instrText xml:space="preserve"> PAGEREF _Toc343461152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18E1DC5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"_Toc343461153"</w:instrText>
      </w:r>
      <w:r w:rsidRPr="00B71A8E">
        <w:rPr>
          <w:rStyle w:val="Hyperlink"/>
          <w:noProof/>
        </w:rPr>
        <w:instrText xml:space="preserve"> </w:instrText>
      </w:r>
      <w:r w:rsidRPr="00B71A8E">
        <w:rPr>
          <w:rStyle w:val="Hyperlink"/>
          <w:noProof/>
        </w:rPr>
        <w:fldChar w:fldCharType="separate"/>
      </w:r>
      <w:r w:rsidRPr="00B71A8E">
        <w:rPr>
          <w:rStyle w:val="Hyperlink"/>
          <w:noProof/>
        </w:rPr>
        <w:t>1.1.</w:t>
      </w:r>
      <w:r>
        <w:rPr>
          <w:rFonts w:asciiTheme="minorHAnsi" w:eastAsiaTheme="minorEastAsia" w:hAnsiTheme="minorHAnsi" w:cstheme="minorBidi"/>
          <w:noProof/>
          <w:sz w:val="22"/>
        </w:rPr>
        <w:tab/>
      </w:r>
      <w:r w:rsidRPr="00B71A8E">
        <w:rPr>
          <w:rStyle w:val="Hyperlink"/>
          <w:noProof/>
        </w:rPr>
        <w:t>Mục tiêu của đề tài</w:t>
      </w:r>
      <w:r>
        <w:rPr>
          <w:noProof/>
          <w:webHidden/>
        </w:rPr>
        <w:tab/>
      </w:r>
      <w:r>
        <w:rPr>
          <w:noProof/>
          <w:webHidden/>
        </w:rPr>
        <w:fldChar w:fldCharType="begin"/>
      </w:r>
      <w:r>
        <w:rPr>
          <w:noProof/>
          <w:webHidden/>
        </w:rPr>
        <w:instrText xml:space="preserve"> PAGEREF _Toc343461153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2BCDCEE4"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"_Toc343461163"</w:instrText>
      </w:r>
      <w:r w:rsidRPr="00B71A8E">
        <w:rPr>
          <w:rStyle w:val="Hyperlink"/>
          <w:noProof/>
        </w:rPr>
        <w:instrText xml:space="preserve"> </w:instrText>
      </w:r>
      <w:r w:rsidRPr="00B71A8E">
        <w:rPr>
          <w:rStyle w:val="Hyperlink"/>
          <w:noProof/>
        </w:rPr>
        <w:fldChar w:fldCharType="separate"/>
      </w:r>
      <w:r w:rsidRPr="00B71A8E">
        <w:rPr>
          <w:rStyle w:val="Hyperlink"/>
          <w:noProof/>
        </w:rPr>
        <w:t>1.2.</w:t>
      </w:r>
      <w:r>
        <w:rPr>
          <w:rFonts w:asciiTheme="minorHAnsi" w:eastAsiaTheme="minorEastAsia" w:hAnsiTheme="minorHAnsi" w:cstheme="minorBidi"/>
          <w:noProof/>
          <w:sz w:val="22"/>
        </w:rPr>
        <w:tab/>
      </w:r>
      <w:r w:rsidRPr="00B71A8E">
        <w:rPr>
          <w:rStyle w:val="Hyperlink"/>
          <w:noProof/>
        </w:rPr>
        <w:t>Cấu trúc báo cáo</w:t>
      </w:r>
      <w:r>
        <w:rPr>
          <w:noProof/>
          <w:webHidden/>
        </w:rPr>
        <w:tab/>
      </w:r>
      <w:r>
        <w:rPr>
          <w:noProof/>
          <w:webHidden/>
        </w:rPr>
        <w:fldChar w:fldCharType="begin"/>
      </w:r>
      <w:r>
        <w:rPr>
          <w:noProof/>
          <w:webHidden/>
        </w:rPr>
        <w:instrText xml:space="preserve"> PAGEREF _Toc343461163 \h </w:instrText>
      </w:r>
      <w:r>
        <w:rPr>
          <w:noProof/>
          <w:webHidden/>
        </w:rPr>
      </w:r>
      <w:r>
        <w:rPr>
          <w:noProof/>
          <w:webHidden/>
        </w:rPr>
        <w:fldChar w:fldCharType="separate"/>
      </w:r>
      <w:r>
        <w:rPr>
          <w:noProof/>
          <w:webHidden/>
        </w:rPr>
        <w:t>3</w:t>
      </w:r>
      <w:r>
        <w:rPr>
          <w:noProof/>
          <w:webHidden/>
        </w:rPr>
        <w:fldChar w:fldCharType="end"/>
      </w:r>
      <w:r w:rsidRPr="00B71A8E">
        <w:rPr>
          <w:rStyle w:val="Hyperlink"/>
          <w:noProof/>
        </w:rPr>
        <w:fldChar w:fldCharType="end"/>
      </w:r>
    </w:p>
    <w:p w14:paraId="1186D4E7" w14:textId="1D79761D"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"_Toc343461173"</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2</w:t>
      </w:r>
      <w:r>
        <w:rPr>
          <w:rFonts w:asciiTheme="minorHAnsi" w:eastAsiaTheme="minorEastAsia" w:hAnsiTheme="minorHAnsi" w:cstheme="minorBidi"/>
          <w:noProof/>
          <w:sz w:val="22"/>
        </w:rPr>
        <w:tab/>
      </w:r>
      <w:r w:rsidRPr="00B71A8E">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_Toc343461173 \h </w:instrText>
      </w:r>
      <w:r>
        <w:rPr>
          <w:noProof/>
          <w:webHidden/>
        </w:rPr>
      </w:r>
      <w:r>
        <w:rPr>
          <w:noProof/>
          <w:webHidden/>
        </w:rPr>
        <w:fldChar w:fldCharType="separate"/>
      </w:r>
      <w:r>
        <w:rPr>
          <w:noProof/>
          <w:webHidden/>
        </w:rPr>
        <w:t>4</w:t>
      </w:r>
      <w:r>
        <w:rPr>
          <w:noProof/>
          <w:webHidden/>
        </w:rPr>
        <w:fldChar w:fldCharType="end"/>
      </w:r>
      <w:r w:rsidRPr="00B71A8E">
        <w:rPr>
          <w:rStyle w:val="Hyperlink"/>
          <w:noProof/>
        </w:rPr>
        <w:fldChar w:fldCharType="end"/>
      </w:r>
    </w:p>
    <w:p w14:paraId="7CA24DBF"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"_Toc343461174"</w:instrText>
      </w:r>
      <w:r w:rsidRPr="00B71A8E">
        <w:rPr>
          <w:rStyle w:val="Hyperlink"/>
          <w:noProof/>
        </w:rPr>
        <w:instrText xml:space="preserve"> </w:instrText>
      </w:r>
      <w:r w:rsidRPr="00B71A8E">
        <w:rPr>
          <w:rStyle w:val="Hyperlink"/>
          <w:noProof/>
        </w:rPr>
        <w:fldChar w:fldCharType="separate"/>
      </w:r>
      <w:r w:rsidRPr="00B71A8E">
        <w:rPr>
          <w:rStyle w:val="Hyperlink"/>
          <w:noProof/>
        </w:rPr>
        <w:t>2.1.</w:t>
      </w:r>
      <w:r>
        <w:rPr>
          <w:rFonts w:asciiTheme="minorHAnsi" w:eastAsiaTheme="minorEastAsia" w:hAnsiTheme="minorHAnsi" w:cstheme="minorBidi"/>
          <w:noProof/>
          <w:sz w:val="22"/>
        </w:rPr>
        <w:tab/>
      </w:r>
      <w:r w:rsidRPr="00B71A8E">
        <w:rPr>
          <w:rStyle w:val="Hyperlink"/>
          <w:noProof/>
        </w:rPr>
        <w:t>Chuỗi thời gian</w:t>
      </w:r>
      <w:r>
        <w:rPr>
          <w:noProof/>
          <w:webHidden/>
        </w:rPr>
        <w:tab/>
      </w:r>
      <w:r>
        <w:rPr>
          <w:noProof/>
          <w:webHidden/>
        </w:rPr>
        <w:fldChar w:fldCharType="begin"/>
      </w:r>
      <w:r>
        <w:rPr>
          <w:noProof/>
          <w:webHidden/>
        </w:rPr>
        <w:instrText xml:space="preserve"> PAGEREF _Toc343461174 \h </w:instrText>
      </w:r>
      <w:r>
        <w:rPr>
          <w:noProof/>
          <w:webHidden/>
        </w:rPr>
      </w:r>
      <w:r>
        <w:rPr>
          <w:noProof/>
          <w:webHidden/>
        </w:rPr>
        <w:fldChar w:fldCharType="separate"/>
      </w:r>
      <w:r>
        <w:rPr>
          <w:noProof/>
          <w:webHidden/>
        </w:rPr>
        <w:t>4</w:t>
      </w:r>
      <w:r>
        <w:rPr>
          <w:noProof/>
          <w:webHidden/>
        </w:rPr>
        <w:fldChar w:fldCharType="end"/>
      </w:r>
      <w:r w:rsidRPr="00B71A8E">
        <w:rPr>
          <w:rStyle w:val="Hyperlink"/>
          <w:noProof/>
        </w:rPr>
        <w:fldChar w:fldCharType="end"/>
      </w:r>
    </w:p>
    <w:p w14:paraId="798DA28D"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"_Toc343461206"</w:instrText>
      </w:r>
      <w:r w:rsidRPr="00B71A8E">
        <w:rPr>
          <w:rStyle w:val="Hyperlink"/>
          <w:noProof/>
        </w:rPr>
        <w:instrText xml:space="preserve"> </w:instrText>
      </w:r>
      <w:r w:rsidRPr="00B71A8E">
        <w:rPr>
          <w:rStyle w:val="Hyperlink"/>
          <w:noProof/>
        </w:rPr>
        <w:fldChar w:fldCharType="separate"/>
      </w:r>
      <w:r w:rsidRPr="00B71A8E">
        <w:rPr>
          <w:rStyle w:val="Hyperlink"/>
          <w:noProof/>
        </w:rPr>
        <w:t>2.2.</w:t>
      </w:r>
      <w:r>
        <w:rPr>
          <w:rFonts w:asciiTheme="minorHAnsi" w:eastAsiaTheme="minorEastAsia" w:hAnsiTheme="minorHAnsi" w:cstheme="minorBidi"/>
          <w:noProof/>
          <w:sz w:val="22"/>
        </w:rPr>
        <w:tab/>
      </w:r>
      <w:r w:rsidRPr="00B71A8E">
        <w:rPr>
          <w:rStyle w:val="Hyperlink"/>
          <w:noProof/>
        </w:rPr>
        <w:t>Dự báo chuỗi thời gian</w:t>
      </w:r>
      <w:r>
        <w:rPr>
          <w:noProof/>
          <w:webHidden/>
        </w:rPr>
        <w:tab/>
      </w:r>
      <w:r>
        <w:rPr>
          <w:noProof/>
          <w:webHidden/>
        </w:rPr>
        <w:fldChar w:fldCharType="begin"/>
      </w:r>
      <w:r>
        <w:rPr>
          <w:noProof/>
          <w:webHidden/>
        </w:rPr>
        <w:instrText xml:space="preserve"> PAGEREF _Toc343461206 \h </w:instrText>
      </w:r>
      <w:r>
        <w:rPr>
          <w:noProof/>
          <w:webHidden/>
        </w:rPr>
      </w:r>
      <w:r>
        <w:rPr>
          <w:noProof/>
          <w:webHidden/>
        </w:rPr>
        <w:fldChar w:fldCharType="separate"/>
      </w:r>
      <w:r>
        <w:rPr>
          <w:noProof/>
          <w:webHidden/>
        </w:rPr>
        <w:t>5</w:t>
      </w:r>
      <w:r>
        <w:rPr>
          <w:noProof/>
          <w:webHidden/>
        </w:rPr>
        <w:fldChar w:fldCharType="end"/>
      </w:r>
      <w:r w:rsidRPr="00B71A8E">
        <w:rPr>
          <w:rStyle w:val="Hyperlink"/>
          <w:noProof/>
        </w:rPr>
        <w:fldChar w:fldCharType="end"/>
      </w:r>
    </w:p>
    <w:p w14:paraId="49A1F954"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"_Toc343461207"</w:instrText>
      </w:r>
      <w:r w:rsidRPr="00B71A8E">
        <w:rPr>
          <w:rStyle w:val="Hyperlink"/>
          <w:noProof/>
        </w:rPr>
        <w:instrText xml:space="preserve"> </w:instrText>
      </w:r>
      <w:r w:rsidRPr="00B71A8E">
        <w:rPr>
          <w:rStyle w:val="Hyperlink"/>
          <w:noProof/>
        </w:rPr>
        <w:fldChar w:fldCharType="separate"/>
      </w:r>
      <w:r w:rsidRPr="00B71A8E">
        <w:rPr>
          <w:rStyle w:val="Hyperlink"/>
          <w:noProof/>
        </w:rPr>
        <w:t>2.3.</w:t>
      </w:r>
      <w:r>
        <w:rPr>
          <w:rFonts w:asciiTheme="minorHAnsi" w:eastAsiaTheme="minorEastAsia" w:hAnsiTheme="minorHAnsi" w:cstheme="minorBidi"/>
          <w:noProof/>
          <w:sz w:val="22"/>
        </w:rPr>
        <w:tab/>
      </w:r>
      <w:r w:rsidRPr="00B71A8E">
        <w:rPr>
          <w:rStyle w:val="Hyperlink"/>
          <w:noProof/>
        </w:rPr>
        <w:t>Khái niệm thống kê liên quan</w:t>
      </w:r>
      <w:r>
        <w:rPr>
          <w:noProof/>
          <w:webHidden/>
        </w:rPr>
        <w:tab/>
      </w:r>
      <w:r>
        <w:rPr>
          <w:noProof/>
          <w:webHidden/>
        </w:rPr>
        <w:fldChar w:fldCharType="begin"/>
      </w:r>
      <w:r>
        <w:rPr>
          <w:noProof/>
          <w:webHidden/>
        </w:rPr>
        <w:instrText xml:space="preserve"> PAGEREF _Toc343461207 \h </w:instrText>
      </w:r>
      <w:r>
        <w:rPr>
          <w:noProof/>
          <w:webHidden/>
        </w:rPr>
      </w:r>
      <w:r>
        <w:rPr>
          <w:noProof/>
          <w:webHidden/>
        </w:rPr>
        <w:fldChar w:fldCharType="separate"/>
      </w:r>
      <w:r>
        <w:rPr>
          <w:noProof/>
          <w:webHidden/>
        </w:rPr>
        <w:t>7</w:t>
      </w:r>
      <w:r>
        <w:rPr>
          <w:noProof/>
          <w:webHidden/>
        </w:rPr>
        <w:fldChar w:fldCharType="end"/>
      </w:r>
      <w:r w:rsidRPr="00B71A8E">
        <w:rPr>
          <w:rStyle w:val="Hyperlink"/>
          <w:noProof/>
        </w:rPr>
        <w:fldChar w:fldCharType="end"/>
      </w:r>
    </w:p>
    <w:p w14:paraId="65E6D9F7"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"_Toc343461208"</w:instrText>
      </w:r>
      <w:r w:rsidRPr="00B71A8E">
        <w:rPr>
          <w:rStyle w:val="Hyperlink"/>
          <w:noProof/>
        </w:rPr>
        <w:instrText xml:space="preserve"> </w:instrText>
      </w:r>
      <w:r w:rsidRPr="00B71A8E">
        <w:rPr>
          <w:rStyle w:val="Hyperlink"/>
          <w:noProof/>
        </w:rPr>
        <w:fldChar w:fldCharType="separate"/>
      </w:r>
      <w:r w:rsidRPr="00B71A8E">
        <w:rPr>
          <w:rStyle w:val="Hyperlink"/>
          <w:noProof/>
        </w:rPr>
        <w:t>2.3.1.</w:t>
      </w:r>
      <w:r>
        <w:rPr>
          <w:rFonts w:asciiTheme="minorHAnsi" w:eastAsiaTheme="minorEastAsia" w:hAnsiTheme="minorHAnsi" w:cstheme="minorBidi"/>
          <w:noProof/>
          <w:sz w:val="22"/>
        </w:rPr>
        <w:tab/>
      </w:r>
      <w:r w:rsidRPr="00B71A8E">
        <w:rPr>
          <w:rStyle w:val="Hyperlink"/>
          <w:noProof/>
        </w:rPr>
        <w:t>Hệ số tự tương quan</w:t>
      </w:r>
      <w:r>
        <w:rPr>
          <w:noProof/>
          <w:webHidden/>
        </w:rPr>
        <w:tab/>
      </w:r>
      <w:r>
        <w:rPr>
          <w:noProof/>
          <w:webHidden/>
        </w:rPr>
        <w:fldChar w:fldCharType="begin"/>
      </w:r>
      <w:r>
        <w:rPr>
          <w:noProof/>
          <w:webHidden/>
        </w:rPr>
        <w:instrText xml:space="preserve"> PAGEREF _Toc343461208 \h </w:instrText>
      </w:r>
      <w:r>
        <w:rPr>
          <w:noProof/>
          <w:webHidden/>
        </w:rPr>
      </w:r>
      <w:r>
        <w:rPr>
          <w:noProof/>
          <w:webHidden/>
        </w:rPr>
        <w:fldChar w:fldCharType="separate"/>
      </w:r>
      <w:r>
        <w:rPr>
          <w:noProof/>
          <w:webHidden/>
        </w:rPr>
        <w:t>7</w:t>
      </w:r>
      <w:r>
        <w:rPr>
          <w:noProof/>
          <w:webHidden/>
        </w:rPr>
        <w:fldChar w:fldCharType="end"/>
      </w:r>
      <w:r w:rsidRPr="00B71A8E">
        <w:rPr>
          <w:rStyle w:val="Hyperlink"/>
          <w:noProof/>
        </w:rPr>
        <w:fldChar w:fldCharType="end"/>
      </w:r>
    </w:p>
    <w:p w14:paraId="6444B963"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"_Toc343461209"</w:instrText>
      </w:r>
      <w:r w:rsidRPr="00B71A8E">
        <w:rPr>
          <w:rStyle w:val="Hyperlink"/>
          <w:noProof/>
        </w:rPr>
        <w:instrText xml:space="preserve"> </w:instrText>
      </w:r>
      <w:r w:rsidRPr="00B71A8E">
        <w:rPr>
          <w:rStyle w:val="Hyperlink"/>
          <w:noProof/>
        </w:rPr>
        <w:fldChar w:fldCharType="separate"/>
      </w:r>
      <w:r w:rsidRPr="00B71A8E">
        <w:rPr>
          <w:rStyle w:val="Hyperlink"/>
          <w:noProof/>
        </w:rPr>
        <w:t>2.3.2.</w:t>
      </w:r>
      <w:r>
        <w:rPr>
          <w:rFonts w:asciiTheme="minorHAnsi" w:eastAsiaTheme="minorEastAsia" w:hAnsiTheme="minorHAnsi" w:cstheme="minorBidi"/>
          <w:noProof/>
          <w:sz w:val="22"/>
        </w:rPr>
        <w:tab/>
      </w:r>
      <w:r w:rsidRPr="00B71A8E">
        <w:rPr>
          <w:rStyle w:val="Hyperlink"/>
          <w:noProof/>
        </w:rPr>
        <w:t>Hệ số tự tương quan riêng phần</w:t>
      </w:r>
      <w:r>
        <w:rPr>
          <w:noProof/>
          <w:webHidden/>
        </w:rPr>
        <w:tab/>
      </w:r>
      <w:r>
        <w:rPr>
          <w:noProof/>
          <w:webHidden/>
        </w:rPr>
        <w:fldChar w:fldCharType="begin"/>
      </w:r>
      <w:r>
        <w:rPr>
          <w:noProof/>
          <w:webHidden/>
        </w:rPr>
        <w:instrText xml:space="preserve"> PAGEREF _Toc343461209 \h </w:instrText>
      </w:r>
      <w:r>
        <w:rPr>
          <w:noProof/>
          <w:webHidden/>
        </w:rPr>
      </w:r>
      <w:r>
        <w:rPr>
          <w:noProof/>
          <w:webHidden/>
        </w:rPr>
        <w:fldChar w:fldCharType="separate"/>
      </w:r>
      <w:r>
        <w:rPr>
          <w:noProof/>
          <w:webHidden/>
        </w:rPr>
        <w:t>9</w:t>
      </w:r>
      <w:r>
        <w:rPr>
          <w:noProof/>
          <w:webHidden/>
        </w:rPr>
        <w:fldChar w:fldCharType="end"/>
      </w:r>
      <w:r w:rsidRPr="00B71A8E">
        <w:rPr>
          <w:rStyle w:val="Hyperlink"/>
          <w:noProof/>
        </w:rPr>
        <w:fldChar w:fldCharType="end"/>
      </w:r>
    </w:p>
    <w:p w14:paraId="3B88F0F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"_Toc343461210"</w:instrText>
      </w:r>
      <w:r w:rsidRPr="00B71A8E">
        <w:rPr>
          <w:rStyle w:val="Hyperlink"/>
          <w:noProof/>
        </w:rPr>
        <w:instrText xml:space="preserve"> </w:instrText>
      </w:r>
      <w:r w:rsidRPr="00B71A8E">
        <w:rPr>
          <w:rStyle w:val="Hyperlink"/>
          <w:noProof/>
        </w:rPr>
        <w:fldChar w:fldCharType="separate"/>
      </w:r>
      <w:r w:rsidRPr="00B71A8E">
        <w:rPr>
          <w:rStyle w:val="Hyperlink"/>
          <w:noProof/>
        </w:rPr>
        <w:t>2.4.</w:t>
      </w:r>
      <w:r>
        <w:rPr>
          <w:rFonts w:asciiTheme="minorHAnsi" w:eastAsiaTheme="minorEastAsia" w:hAnsiTheme="minorHAnsi" w:cstheme="minorBidi"/>
          <w:noProof/>
          <w:sz w:val="22"/>
        </w:rPr>
        <w:tab/>
      </w:r>
      <w:r w:rsidRPr="00B71A8E">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_Toc343461210 \h </w:instrText>
      </w:r>
      <w:r>
        <w:rPr>
          <w:noProof/>
          <w:webHidden/>
        </w:rPr>
      </w:r>
      <w:r>
        <w:rPr>
          <w:noProof/>
          <w:webHidden/>
        </w:rPr>
        <w:fldChar w:fldCharType="separate"/>
      </w:r>
      <w:r>
        <w:rPr>
          <w:noProof/>
          <w:webHidden/>
        </w:rPr>
        <w:t>10</w:t>
      </w:r>
      <w:r>
        <w:rPr>
          <w:noProof/>
          <w:webHidden/>
        </w:rPr>
        <w:fldChar w:fldCharType="end"/>
      </w:r>
      <w:r w:rsidRPr="00B71A8E">
        <w:rPr>
          <w:rStyle w:val="Hyperlink"/>
          <w:noProof/>
        </w:rPr>
        <w:fldChar w:fldCharType="end"/>
      </w:r>
    </w:p>
    <w:p w14:paraId="0F902F8F"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"_Toc343461214"</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3</w:t>
      </w:r>
      <w:r>
        <w:rPr>
          <w:rFonts w:asciiTheme="minorHAnsi" w:eastAsiaTheme="minorEastAsia" w:hAnsiTheme="minorHAnsi" w:cstheme="minorBidi"/>
          <w:noProof/>
          <w:sz w:val="22"/>
        </w:rPr>
        <w:tab/>
      </w:r>
      <w:r w:rsidRPr="00B71A8E">
        <w:rPr>
          <w:rStyle w:val="Hyperlink"/>
          <w:noProof/>
        </w:rPr>
        <w:t>MÔ HÌNH SARIMA</w:t>
      </w:r>
      <w:r>
        <w:rPr>
          <w:noProof/>
          <w:webHidden/>
        </w:rPr>
        <w:tab/>
      </w:r>
      <w:r>
        <w:rPr>
          <w:noProof/>
          <w:webHidden/>
        </w:rPr>
        <w:fldChar w:fldCharType="begin"/>
      </w:r>
      <w:r>
        <w:rPr>
          <w:noProof/>
          <w:webHidden/>
        </w:rPr>
        <w:instrText xml:space="preserve"> PAGEREF _Toc343461214 \h </w:instrText>
      </w:r>
      <w:r>
        <w:rPr>
          <w:noProof/>
          <w:webHidden/>
        </w:rPr>
      </w:r>
      <w:r>
        <w:rPr>
          <w:noProof/>
          <w:webHidden/>
        </w:rPr>
        <w:fldChar w:fldCharType="separate"/>
      </w:r>
      <w:r>
        <w:rPr>
          <w:noProof/>
          <w:webHidden/>
        </w:rPr>
        <w:t>16</w:t>
      </w:r>
      <w:r>
        <w:rPr>
          <w:noProof/>
          <w:webHidden/>
        </w:rPr>
        <w:fldChar w:fldCharType="end"/>
      </w:r>
      <w:r w:rsidRPr="00B71A8E">
        <w:rPr>
          <w:rStyle w:val="Hyperlink"/>
          <w:noProof/>
        </w:rPr>
        <w:fldChar w:fldCharType="end"/>
      </w:r>
    </w:p>
    <w:p w14:paraId="297D4AE8"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"_Toc343461215"</w:instrText>
      </w:r>
      <w:r w:rsidRPr="00B71A8E">
        <w:rPr>
          <w:rStyle w:val="Hyperlink"/>
          <w:noProof/>
        </w:rPr>
        <w:instrText xml:space="preserve"> </w:instrText>
      </w:r>
      <w:r w:rsidRPr="00B71A8E">
        <w:rPr>
          <w:rStyle w:val="Hyperlink"/>
          <w:noProof/>
        </w:rPr>
        <w:fldChar w:fldCharType="separate"/>
      </w:r>
      <w:r w:rsidRPr="00B71A8E">
        <w:rPr>
          <w:rStyle w:val="Hyperlink"/>
          <w:noProof/>
          <w:lang w:val="fr-FR"/>
        </w:rPr>
        <w:t>3.1.</w:t>
      </w:r>
      <w:r>
        <w:rPr>
          <w:rFonts w:asciiTheme="minorHAnsi" w:eastAsiaTheme="minorEastAsia" w:hAnsiTheme="minorHAnsi" w:cstheme="minorBidi"/>
          <w:noProof/>
          <w:sz w:val="22"/>
        </w:rPr>
        <w:tab/>
      </w:r>
      <w:r w:rsidRPr="00B71A8E">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_Toc343461215 \h </w:instrText>
      </w:r>
      <w:r>
        <w:rPr>
          <w:noProof/>
          <w:webHidden/>
        </w:rPr>
      </w:r>
      <w:r>
        <w:rPr>
          <w:noProof/>
          <w:webHidden/>
        </w:rPr>
        <w:fldChar w:fldCharType="separate"/>
      </w:r>
      <w:r>
        <w:rPr>
          <w:noProof/>
          <w:webHidden/>
        </w:rPr>
        <w:t>16</w:t>
      </w:r>
      <w:r>
        <w:rPr>
          <w:noProof/>
          <w:webHidden/>
        </w:rPr>
        <w:fldChar w:fldCharType="end"/>
      </w:r>
      <w:r w:rsidRPr="00B71A8E">
        <w:rPr>
          <w:rStyle w:val="Hyperlink"/>
          <w:noProof/>
        </w:rPr>
        <w:fldChar w:fldCharType="end"/>
      </w:r>
    </w:p>
    <w:p w14:paraId="46AF6479"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"_Toc343461216"</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3.2.</w:t>
      </w:r>
      <w:r>
        <w:rPr>
          <w:rFonts w:asciiTheme="minorHAnsi" w:eastAsiaTheme="minorEastAsia" w:hAnsiTheme="minorHAnsi" w:cstheme="minorBidi"/>
          <w:noProof/>
          <w:sz w:val="22"/>
        </w:rPr>
        <w:tab/>
      </w:r>
      <w:r w:rsidRPr="00B71A8E">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_Toc343461216 \h </w:instrText>
      </w:r>
      <w:r>
        <w:rPr>
          <w:noProof/>
          <w:webHidden/>
        </w:rPr>
      </w:r>
      <w:r>
        <w:rPr>
          <w:noProof/>
          <w:webHidden/>
        </w:rPr>
        <w:fldChar w:fldCharType="separate"/>
      </w:r>
      <w:r>
        <w:rPr>
          <w:noProof/>
          <w:webHidden/>
        </w:rPr>
        <w:t>17</w:t>
      </w:r>
      <w:r>
        <w:rPr>
          <w:noProof/>
          <w:webHidden/>
        </w:rPr>
        <w:fldChar w:fldCharType="end"/>
      </w:r>
      <w:r w:rsidRPr="00B71A8E">
        <w:rPr>
          <w:rStyle w:val="Hyperlink"/>
          <w:noProof/>
        </w:rPr>
        <w:fldChar w:fldCharType="end"/>
      </w:r>
    </w:p>
    <w:p w14:paraId="51AE46A7"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"_Toc343461217"</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3.3.</w:t>
      </w:r>
      <w:r>
        <w:rPr>
          <w:rFonts w:asciiTheme="minorHAnsi" w:eastAsiaTheme="minorEastAsia" w:hAnsiTheme="minorHAnsi" w:cstheme="minorBidi"/>
          <w:noProof/>
          <w:sz w:val="22"/>
        </w:rPr>
        <w:tab/>
      </w:r>
      <w:r w:rsidRPr="00B71A8E">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_Toc343461217 \h </w:instrText>
      </w:r>
      <w:r>
        <w:rPr>
          <w:noProof/>
          <w:webHidden/>
        </w:rPr>
      </w:r>
      <w:r>
        <w:rPr>
          <w:noProof/>
          <w:webHidden/>
        </w:rPr>
        <w:fldChar w:fldCharType="separate"/>
      </w:r>
      <w:r>
        <w:rPr>
          <w:noProof/>
          <w:webHidden/>
        </w:rPr>
        <w:t>20</w:t>
      </w:r>
      <w:r>
        <w:rPr>
          <w:noProof/>
          <w:webHidden/>
        </w:rPr>
        <w:fldChar w:fldCharType="end"/>
      </w:r>
      <w:r w:rsidRPr="00B71A8E">
        <w:rPr>
          <w:rStyle w:val="Hyperlink"/>
          <w:noProof/>
        </w:rPr>
        <w:fldChar w:fldCharType="end"/>
      </w:r>
    </w:p>
    <w:p w14:paraId="25D96690"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"_Toc343461218"</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3.4.</w:t>
      </w:r>
      <w:r>
        <w:rPr>
          <w:rFonts w:asciiTheme="minorHAnsi" w:eastAsiaTheme="minorEastAsia" w:hAnsiTheme="minorHAnsi" w:cstheme="minorBidi"/>
          <w:noProof/>
          <w:sz w:val="22"/>
        </w:rPr>
        <w:tab/>
      </w:r>
      <w:r w:rsidRPr="00B71A8E">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_Toc343461218 \h </w:instrText>
      </w:r>
      <w:r>
        <w:rPr>
          <w:noProof/>
          <w:webHidden/>
        </w:rPr>
      </w:r>
      <w:r>
        <w:rPr>
          <w:noProof/>
          <w:webHidden/>
        </w:rPr>
        <w:fldChar w:fldCharType="separate"/>
      </w:r>
      <w:r>
        <w:rPr>
          <w:noProof/>
          <w:webHidden/>
        </w:rPr>
        <w:t>21</w:t>
      </w:r>
      <w:r>
        <w:rPr>
          <w:noProof/>
          <w:webHidden/>
        </w:rPr>
        <w:fldChar w:fldCharType="end"/>
      </w:r>
      <w:r w:rsidRPr="00B71A8E">
        <w:rPr>
          <w:rStyle w:val="Hyperlink"/>
          <w:noProof/>
        </w:rPr>
        <w:fldChar w:fldCharType="end"/>
      </w:r>
    </w:p>
    <w:p w14:paraId="20405963"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"_Toc343461219"</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3.5.</w:t>
      </w:r>
      <w:r>
        <w:rPr>
          <w:rFonts w:asciiTheme="minorHAnsi" w:eastAsiaTheme="minorEastAsia" w:hAnsiTheme="minorHAnsi" w:cstheme="minorBidi"/>
          <w:noProof/>
          <w:sz w:val="22"/>
        </w:rPr>
        <w:tab/>
      </w:r>
      <w:r w:rsidRPr="00B71A8E">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_Toc343461219 \h </w:instrText>
      </w:r>
      <w:r>
        <w:rPr>
          <w:noProof/>
          <w:webHidden/>
        </w:rPr>
      </w:r>
      <w:r>
        <w:rPr>
          <w:noProof/>
          <w:webHidden/>
        </w:rPr>
        <w:fldChar w:fldCharType="separate"/>
      </w:r>
      <w:r>
        <w:rPr>
          <w:noProof/>
          <w:webHidden/>
        </w:rPr>
        <w:t>22</w:t>
      </w:r>
      <w:r>
        <w:rPr>
          <w:noProof/>
          <w:webHidden/>
        </w:rPr>
        <w:fldChar w:fldCharType="end"/>
      </w:r>
      <w:r w:rsidRPr="00B71A8E">
        <w:rPr>
          <w:rStyle w:val="Hyperlink"/>
          <w:noProof/>
        </w:rPr>
        <w:fldChar w:fldCharType="end"/>
      </w:r>
    </w:p>
    <w:p w14:paraId="5FB1F1D8"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"_Toc343461259"</w:instrText>
      </w:r>
      <w:r w:rsidRPr="00B71A8E">
        <w:rPr>
          <w:rStyle w:val="Hyperlink"/>
          <w:noProof/>
        </w:rPr>
        <w:instrText xml:space="preserve"> </w:instrText>
      </w:r>
      <w:r w:rsidRPr="00B71A8E">
        <w:rPr>
          <w:rStyle w:val="Hyperlink"/>
          <w:noProof/>
        </w:rPr>
        <w:fldChar w:fldCharType="separate"/>
      </w:r>
      <w:r w:rsidRPr="00B71A8E">
        <w:rPr>
          <w:rStyle w:val="Hyperlink"/>
          <w:noProof/>
        </w:rPr>
        <w:t>3.6.</w:t>
      </w:r>
      <w:r>
        <w:rPr>
          <w:rFonts w:asciiTheme="minorHAnsi" w:eastAsiaTheme="minorEastAsia" w:hAnsiTheme="minorHAnsi" w:cstheme="minorBidi"/>
          <w:noProof/>
          <w:sz w:val="22"/>
        </w:rPr>
        <w:tab/>
      </w:r>
      <w:r w:rsidRPr="00B71A8E">
        <w:rPr>
          <w:rStyle w:val="Hyperlink"/>
          <w:noProof/>
        </w:rPr>
        <w:t>Xây dựng mô hình SARIMA</w:t>
      </w:r>
      <w:r>
        <w:rPr>
          <w:noProof/>
          <w:webHidden/>
        </w:rPr>
        <w:tab/>
      </w:r>
      <w:r>
        <w:rPr>
          <w:noProof/>
          <w:webHidden/>
        </w:rPr>
        <w:fldChar w:fldCharType="begin"/>
      </w:r>
      <w:r>
        <w:rPr>
          <w:noProof/>
          <w:webHidden/>
        </w:rPr>
        <w:instrText xml:space="preserve"> PAGEREF _Toc343461259 \h </w:instrText>
      </w:r>
      <w:r>
        <w:rPr>
          <w:noProof/>
          <w:webHidden/>
        </w:rPr>
      </w:r>
      <w:r>
        <w:rPr>
          <w:noProof/>
          <w:webHidden/>
        </w:rPr>
        <w:fldChar w:fldCharType="separate"/>
      </w:r>
      <w:r>
        <w:rPr>
          <w:noProof/>
          <w:webHidden/>
        </w:rPr>
        <w:t>22</w:t>
      </w:r>
      <w:r>
        <w:rPr>
          <w:noProof/>
          <w:webHidden/>
        </w:rPr>
        <w:fldChar w:fldCharType="end"/>
      </w:r>
      <w:r w:rsidRPr="00B71A8E">
        <w:rPr>
          <w:rStyle w:val="Hyperlink"/>
          <w:noProof/>
        </w:rPr>
        <w:fldChar w:fldCharType="end"/>
      </w:r>
    </w:p>
    <w:p w14:paraId="4897E53A"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"_Toc343461260"</w:instrText>
      </w:r>
      <w:r w:rsidRPr="00B71A8E">
        <w:rPr>
          <w:rStyle w:val="Hyperlink"/>
          <w:noProof/>
        </w:rPr>
        <w:instrText xml:space="preserve"> </w:instrText>
      </w:r>
      <w:r w:rsidRPr="00B71A8E">
        <w:rPr>
          <w:rStyle w:val="Hyperlink"/>
          <w:noProof/>
        </w:rPr>
        <w:fldChar w:fldCharType="separate"/>
      </w:r>
      <w:r w:rsidRPr="00B71A8E">
        <w:rPr>
          <w:rStyle w:val="Hyperlink"/>
          <w:noProof/>
        </w:rPr>
        <w:t>3.6.1.</w:t>
      </w:r>
      <w:r>
        <w:rPr>
          <w:rFonts w:asciiTheme="minorHAnsi" w:eastAsiaTheme="minorEastAsia" w:hAnsiTheme="minorHAnsi" w:cstheme="minorBidi"/>
          <w:noProof/>
          <w:sz w:val="22"/>
        </w:rPr>
        <w:tab/>
      </w:r>
      <w:r w:rsidRPr="00B71A8E">
        <w:rPr>
          <w:rStyle w:val="Hyperlink"/>
          <w:noProof/>
        </w:rPr>
        <w:t>Thành phần nhận dạng mô hình</w:t>
      </w:r>
      <w:r>
        <w:rPr>
          <w:noProof/>
          <w:webHidden/>
        </w:rPr>
        <w:tab/>
      </w:r>
      <w:r>
        <w:rPr>
          <w:noProof/>
          <w:webHidden/>
        </w:rPr>
        <w:fldChar w:fldCharType="begin"/>
      </w:r>
      <w:r>
        <w:rPr>
          <w:noProof/>
          <w:webHidden/>
        </w:rPr>
        <w:instrText xml:space="preserve"> PAGEREF _Toc343461260 \h </w:instrText>
      </w:r>
      <w:r>
        <w:rPr>
          <w:noProof/>
          <w:webHidden/>
        </w:rPr>
      </w:r>
      <w:r>
        <w:rPr>
          <w:noProof/>
          <w:webHidden/>
        </w:rPr>
        <w:fldChar w:fldCharType="separate"/>
      </w:r>
      <w:r>
        <w:rPr>
          <w:noProof/>
          <w:webHidden/>
        </w:rPr>
        <w:t>24</w:t>
      </w:r>
      <w:r>
        <w:rPr>
          <w:noProof/>
          <w:webHidden/>
        </w:rPr>
        <w:fldChar w:fldCharType="end"/>
      </w:r>
      <w:r w:rsidRPr="00B71A8E">
        <w:rPr>
          <w:rStyle w:val="Hyperlink"/>
          <w:noProof/>
        </w:rPr>
        <w:fldChar w:fldCharType="end"/>
      </w:r>
    </w:p>
    <w:p w14:paraId="0641C24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"_Toc343461261"</w:instrText>
      </w:r>
      <w:r w:rsidRPr="00B71A8E">
        <w:rPr>
          <w:rStyle w:val="Hyperlink"/>
          <w:noProof/>
        </w:rPr>
        <w:instrText xml:space="preserve"> </w:instrText>
      </w:r>
      <w:r w:rsidRPr="00B71A8E">
        <w:rPr>
          <w:rStyle w:val="Hyperlink"/>
          <w:noProof/>
        </w:rPr>
        <w:fldChar w:fldCharType="separate"/>
      </w:r>
      <w:r w:rsidRPr="00B71A8E">
        <w:rPr>
          <w:rStyle w:val="Hyperlink"/>
          <w:noProof/>
        </w:rPr>
        <w:t>3.6.2.</w:t>
      </w:r>
      <w:r>
        <w:rPr>
          <w:rFonts w:asciiTheme="minorHAnsi" w:eastAsiaTheme="minorEastAsia" w:hAnsiTheme="minorHAnsi" w:cstheme="minorBidi"/>
          <w:noProof/>
          <w:sz w:val="22"/>
        </w:rPr>
        <w:tab/>
      </w:r>
      <w:r w:rsidRPr="00B71A8E">
        <w:rPr>
          <w:rStyle w:val="Hyperlink"/>
          <w:rFonts w:eastAsia="Calibri"/>
          <w:noProof/>
        </w:rPr>
        <w:t xml:space="preserve">Thành phần </w:t>
      </w:r>
      <w:r w:rsidRPr="00B71A8E">
        <w:rPr>
          <w:rStyle w:val="Hyperlink"/>
          <w:noProof/>
        </w:rPr>
        <w:t>khử mùa và xu hướng</w:t>
      </w:r>
      <w:r>
        <w:rPr>
          <w:noProof/>
          <w:webHidden/>
        </w:rPr>
        <w:tab/>
      </w:r>
      <w:r>
        <w:rPr>
          <w:noProof/>
          <w:webHidden/>
        </w:rPr>
        <w:fldChar w:fldCharType="begin"/>
      </w:r>
      <w:r>
        <w:rPr>
          <w:noProof/>
          <w:webHidden/>
        </w:rPr>
        <w:instrText xml:space="preserve"> PAGEREF _Toc343461261 \h </w:instrText>
      </w:r>
      <w:r>
        <w:rPr>
          <w:noProof/>
          <w:webHidden/>
        </w:rPr>
      </w:r>
      <w:r>
        <w:rPr>
          <w:noProof/>
          <w:webHidden/>
        </w:rPr>
        <w:fldChar w:fldCharType="separate"/>
      </w:r>
      <w:r>
        <w:rPr>
          <w:noProof/>
          <w:webHidden/>
        </w:rPr>
        <w:t>27</w:t>
      </w:r>
      <w:r>
        <w:rPr>
          <w:noProof/>
          <w:webHidden/>
        </w:rPr>
        <w:fldChar w:fldCharType="end"/>
      </w:r>
      <w:r w:rsidRPr="00B71A8E">
        <w:rPr>
          <w:rStyle w:val="Hyperlink"/>
          <w:noProof/>
        </w:rPr>
        <w:fldChar w:fldCharType="end"/>
      </w:r>
    </w:p>
    <w:p w14:paraId="23C70053"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"_Toc343461262"</w:instrText>
      </w:r>
      <w:r w:rsidRPr="00B71A8E">
        <w:rPr>
          <w:rStyle w:val="Hyperlink"/>
          <w:noProof/>
        </w:rPr>
        <w:instrText xml:space="preserve"> </w:instrText>
      </w:r>
      <w:r w:rsidRPr="00B71A8E">
        <w:rPr>
          <w:rStyle w:val="Hyperlink"/>
          <w:noProof/>
        </w:rPr>
        <w:fldChar w:fldCharType="separate"/>
      </w:r>
      <w:r w:rsidRPr="00B71A8E">
        <w:rPr>
          <w:rStyle w:val="Hyperlink"/>
          <w:noProof/>
        </w:rPr>
        <w:t>3.6.3.</w:t>
      </w:r>
      <w:r>
        <w:rPr>
          <w:rFonts w:asciiTheme="minorHAnsi" w:eastAsiaTheme="minorEastAsia" w:hAnsiTheme="minorHAnsi" w:cstheme="minorBidi"/>
          <w:noProof/>
          <w:sz w:val="22"/>
        </w:rPr>
        <w:tab/>
      </w:r>
      <w:r w:rsidRPr="00B71A8E">
        <w:rPr>
          <w:rStyle w:val="Hyperlink"/>
          <w:noProof/>
        </w:rPr>
        <w:t>Thành phần ước lượng tham số</w:t>
      </w:r>
      <w:r>
        <w:rPr>
          <w:noProof/>
          <w:webHidden/>
        </w:rPr>
        <w:tab/>
      </w:r>
      <w:r>
        <w:rPr>
          <w:noProof/>
          <w:webHidden/>
        </w:rPr>
        <w:fldChar w:fldCharType="begin"/>
      </w:r>
      <w:r>
        <w:rPr>
          <w:noProof/>
          <w:webHidden/>
        </w:rPr>
        <w:instrText xml:space="preserve"> PAGEREF _Toc343461262 \h </w:instrText>
      </w:r>
      <w:r>
        <w:rPr>
          <w:noProof/>
          <w:webHidden/>
        </w:rPr>
      </w:r>
      <w:r>
        <w:rPr>
          <w:noProof/>
          <w:webHidden/>
        </w:rPr>
        <w:fldChar w:fldCharType="separate"/>
      </w:r>
      <w:r>
        <w:rPr>
          <w:noProof/>
          <w:webHidden/>
        </w:rPr>
        <w:t>28</w:t>
      </w:r>
      <w:r>
        <w:rPr>
          <w:noProof/>
          <w:webHidden/>
        </w:rPr>
        <w:fldChar w:fldCharType="end"/>
      </w:r>
      <w:r w:rsidRPr="00B71A8E">
        <w:rPr>
          <w:rStyle w:val="Hyperlink"/>
          <w:noProof/>
        </w:rPr>
        <w:fldChar w:fldCharType="end"/>
      </w:r>
    </w:p>
    <w:p w14:paraId="24644486"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"_Toc343461263"</w:instrText>
      </w:r>
      <w:r w:rsidRPr="00B71A8E">
        <w:rPr>
          <w:rStyle w:val="Hyperlink"/>
          <w:noProof/>
        </w:rPr>
        <w:instrText xml:space="preserve"> </w:instrText>
      </w:r>
      <w:r w:rsidRPr="00B71A8E">
        <w:rPr>
          <w:rStyle w:val="Hyperlink"/>
          <w:noProof/>
        </w:rPr>
        <w:fldChar w:fldCharType="separate"/>
      </w:r>
      <w:r w:rsidRPr="00B71A8E">
        <w:rPr>
          <w:rStyle w:val="Hyperlink"/>
          <w:noProof/>
        </w:rPr>
        <w:t>3.6.4.</w:t>
      </w:r>
      <w:r>
        <w:rPr>
          <w:rFonts w:asciiTheme="minorHAnsi" w:eastAsiaTheme="minorEastAsia" w:hAnsiTheme="minorHAnsi" w:cstheme="minorBidi"/>
          <w:noProof/>
          <w:sz w:val="22"/>
        </w:rPr>
        <w:tab/>
      </w:r>
      <w:r w:rsidRPr="00B71A8E">
        <w:rPr>
          <w:rStyle w:val="Hyperlink"/>
          <w:noProof/>
        </w:rPr>
        <w:t>Thành phần dự đoán</w:t>
      </w:r>
      <w:r>
        <w:rPr>
          <w:noProof/>
          <w:webHidden/>
        </w:rPr>
        <w:tab/>
      </w:r>
      <w:r>
        <w:rPr>
          <w:noProof/>
          <w:webHidden/>
        </w:rPr>
        <w:fldChar w:fldCharType="begin"/>
      </w:r>
      <w:r>
        <w:rPr>
          <w:noProof/>
          <w:webHidden/>
        </w:rPr>
        <w:instrText xml:space="preserve"> PAGEREF _Toc343461263 \h </w:instrText>
      </w:r>
      <w:r>
        <w:rPr>
          <w:noProof/>
          <w:webHidden/>
        </w:rPr>
      </w:r>
      <w:r>
        <w:rPr>
          <w:noProof/>
          <w:webHidden/>
        </w:rPr>
        <w:fldChar w:fldCharType="separate"/>
      </w:r>
      <w:r>
        <w:rPr>
          <w:noProof/>
          <w:webHidden/>
        </w:rPr>
        <w:t>29</w:t>
      </w:r>
      <w:r>
        <w:rPr>
          <w:noProof/>
          <w:webHidden/>
        </w:rPr>
        <w:fldChar w:fldCharType="end"/>
      </w:r>
      <w:r w:rsidRPr="00B71A8E">
        <w:rPr>
          <w:rStyle w:val="Hyperlink"/>
          <w:noProof/>
        </w:rPr>
        <w:fldChar w:fldCharType="end"/>
      </w:r>
    </w:p>
    <w:p w14:paraId="35A59063"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"_Toc343461264"</w:instrText>
      </w:r>
      <w:r w:rsidRPr="00B71A8E">
        <w:rPr>
          <w:rStyle w:val="Hyperlink"/>
          <w:noProof/>
        </w:rPr>
        <w:instrText xml:space="preserve"> </w:instrText>
      </w:r>
      <w:r w:rsidRPr="00B71A8E">
        <w:rPr>
          <w:rStyle w:val="Hyperlink"/>
          <w:noProof/>
        </w:rPr>
        <w:fldChar w:fldCharType="separate"/>
      </w:r>
      <w:r w:rsidRPr="00B71A8E">
        <w:rPr>
          <w:rStyle w:val="Hyperlink"/>
          <w:noProof/>
        </w:rPr>
        <w:t>3.7.</w:t>
      </w:r>
      <w:r>
        <w:rPr>
          <w:rFonts w:asciiTheme="minorHAnsi" w:eastAsiaTheme="minorEastAsia" w:hAnsiTheme="minorHAnsi" w:cstheme="minorBidi"/>
          <w:noProof/>
          <w:sz w:val="22"/>
        </w:rPr>
        <w:tab/>
      </w:r>
      <w:r w:rsidRPr="00B71A8E">
        <w:rPr>
          <w:rStyle w:val="Hyperlink"/>
          <w:noProof/>
        </w:rPr>
        <w:t>Kết luận về mô hình ARIMA</w:t>
      </w:r>
      <w:r>
        <w:rPr>
          <w:noProof/>
          <w:webHidden/>
        </w:rPr>
        <w:tab/>
      </w:r>
      <w:r>
        <w:rPr>
          <w:noProof/>
          <w:webHidden/>
        </w:rPr>
        <w:fldChar w:fldCharType="begin"/>
      </w:r>
      <w:r>
        <w:rPr>
          <w:noProof/>
          <w:webHidden/>
        </w:rPr>
        <w:instrText xml:space="preserve"> PAGEREF _Toc343461264 \h </w:instrText>
      </w:r>
      <w:r>
        <w:rPr>
          <w:noProof/>
          <w:webHidden/>
        </w:rPr>
      </w:r>
      <w:r>
        <w:rPr>
          <w:noProof/>
          <w:webHidden/>
        </w:rPr>
        <w:fldChar w:fldCharType="separate"/>
      </w:r>
      <w:r>
        <w:rPr>
          <w:noProof/>
          <w:webHidden/>
        </w:rPr>
        <w:t>30</w:t>
      </w:r>
      <w:r>
        <w:rPr>
          <w:noProof/>
          <w:webHidden/>
        </w:rPr>
        <w:fldChar w:fldCharType="end"/>
      </w:r>
      <w:r w:rsidRPr="00B71A8E">
        <w:rPr>
          <w:rStyle w:val="Hyperlink"/>
          <w:noProof/>
        </w:rPr>
        <w:fldChar w:fldCharType="end"/>
      </w:r>
    </w:p>
    <w:p w14:paraId="2BA0F949"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"_Toc343461266"</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4</w:t>
      </w:r>
      <w:r>
        <w:rPr>
          <w:rFonts w:asciiTheme="minorHAnsi" w:eastAsiaTheme="minorEastAsia" w:hAnsiTheme="minorHAnsi" w:cstheme="minorBidi"/>
          <w:noProof/>
          <w:sz w:val="22"/>
        </w:rPr>
        <w:tab/>
      </w:r>
      <w:r w:rsidRPr="00B71A8E">
        <w:rPr>
          <w:rStyle w:val="Hyperlink"/>
          <w:noProof/>
        </w:rPr>
        <w:t>MÔ HÌNH ANN</w:t>
      </w:r>
      <w:r>
        <w:rPr>
          <w:noProof/>
          <w:webHidden/>
        </w:rPr>
        <w:tab/>
      </w:r>
      <w:r>
        <w:rPr>
          <w:noProof/>
          <w:webHidden/>
        </w:rPr>
        <w:fldChar w:fldCharType="begin"/>
      </w:r>
      <w:r>
        <w:rPr>
          <w:noProof/>
          <w:webHidden/>
        </w:rPr>
        <w:instrText xml:space="preserve"> PAGEREF _Toc343461266 \h </w:instrText>
      </w:r>
      <w:r>
        <w:rPr>
          <w:noProof/>
          <w:webHidden/>
        </w:rPr>
      </w:r>
      <w:r>
        <w:rPr>
          <w:noProof/>
          <w:webHidden/>
        </w:rPr>
        <w:fldChar w:fldCharType="separate"/>
      </w:r>
      <w:r>
        <w:rPr>
          <w:noProof/>
          <w:webHidden/>
        </w:rPr>
        <w:t>32</w:t>
      </w:r>
      <w:r>
        <w:rPr>
          <w:noProof/>
          <w:webHidden/>
        </w:rPr>
        <w:fldChar w:fldCharType="end"/>
      </w:r>
      <w:r w:rsidRPr="00B71A8E">
        <w:rPr>
          <w:rStyle w:val="Hyperlink"/>
          <w:noProof/>
        </w:rPr>
        <w:fldChar w:fldCharType="end"/>
      </w:r>
    </w:p>
    <w:p w14:paraId="59883EC2"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"_Toc343461267"</w:instrText>
      </w:r>
      <w:r w:rsidRPr="00B71A8E">
        <w:rPr>
          <w:rStyle w:val="Hyperlink"/>
          <w:noProof/>
        </w:rPr>
        <w:instrText xml:space="preserve"> </w:instrText>
      </w:r>
      <w:r w:rsidRPr="00B71A8E">
        <w:rPr>
          <w:rStyle w:val="Hyperlink"/>
          <w:noProof/>
        </w:rPr>
        <w:fldChar w:fldCharType="separate"/>
      </w:r>
      <w:r w:rsidRPr="00B71A8E">
        <w:rPr>
          <w:rStyle w:val="Hyperlink"/>
          <w:noProof/>
        </w:rPr>
        <w:t>4.1.</w:t>
      </w:r>
      <w:r>
        <w:rPr>
          <w:rFonts w:asciiTheme="minorHAnsi" w:eastAsiaTheme="minorEastAsia" w:hAnsiTheme="minorHAnsi" w:cstheme="minorBidi"/>
          <w:noProof/>
          <w:sz w:val="22"/>
        </w:rPr>
        <w:tab/>
      </w:r>
      <w:r w:rsidRPr="00B71A8E">
        <w:rPr>
          <w:rStyle w:val="Hyperlink"/>
          <w:noProof/>
        </w:rPr>
        <w:t>Sơ lược về mạng nơron nhân tạo</w:t>
      </w:r>
      <w:r>
        <w:rPr>
          <w:noProof/>
          <w:webHidden/>
        </w:rPr>
        <w:tab/>
      </w:r>
      <w:r>
        <w:rPr>
          <w:noProof/>
          <w:webHidden/>
        </w:rPr>
        <w:fldChar w:fldCharType="begin"/>
      </w:r>
      <w:r>
        <w:rPr>
          <w:noProof/>
          <w:webHidden/>
        </w:rPr>
        <w:instrText xml:space="preserve"> PAGEREF _Toc343461267 \h </w:instrText>
      </w:r>
      <w:r>
        <w:rPr>
          <w:noProof/>
          <w:webHidden/>
        </w:rPr>
      </w:r>
      <w:r>
        <w:rPr>
          <w:noProof/>
          <w:webHidden/>
        </w:rPr>
        <w:fldChar w:fldCharType="separate"/>
      </w:r>
      <w:r>
        <w:rPr>
          <w:noProof/>
          <w:webHidden/>
        </w:rPr>
        <w:t>32</w:t>
      </w:r>
      <w:r>
        <w:rPr>
          <w:noProof/>
          <w:webHidden/>
        </w:rPr>
        <w:fldChar w:fldCharType="end"/>
      </w:r>
      <w:r w:rsidRPr="00B71A8E">
        <w:rPr>
          <w:rStyle w:val="Hyperlink"/>
          <w:noProof/>
        </w:rPr>
        <w:fldChar w:fldCharType="end"/>
      </w:r>
    </w:p>
    <w:p w14:paraId="5ADC7F2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"_Toc343461268"</w:instrText>
      </w:r>
      <w:r w:rsidRPr="00B71A8E">
        <w:rPr>
          <w:rStyle w:val="Hyperlink"/>
          <w:noProof/>
        </w:rPr>
        <w:instrText xml:space="preserve"> </w:instrText>
      </w:r>
      <w:r w:rsidRPr="00B71A8E">
        <w:rPr>
          <w:rStyle w:val="Hyperlink"/>
          <w:noProof/>
        </w:rPr>
        <w:fldChar w:fldCharType="separate"/>
      </w:r>
      <w:r w:rsidRPr="00B71A8E">
        <w:rPr>
          <w:rStyle w:val="Hyperlink"/>
          <w:noProof/>
        </w:rPr>
        <w:t>4.2.</w:t>
      </w:r>
      <w:r>
        <w:rPr>
          <w:rFonts w:asciiTheme="minorHAnsi" w:eastAsiaTheme="minorEastAsia" w:hAnsiTheme="minorHAnsi" w:cstheme="minorBidi"/>
          <w:noProof/>
          <w:sz w:val="22"/>
        </w:rPr>
        <w:tab/>
      </w:r>
      <w:r w:rsidRPr="00B71A8E">
        <w:rPr>
          <w:rStyle w:val="Hyperlink"/>
          <w:noProof/>
        </w:rPr>
        <w:t>Cấu trúc về mạng nơron nhân tạo</w:t>
      </w:r>
      <w:r>
        <w:rPr>
          <w:noProof/>
          <w:webHidden/>
        </w:rPr>
        <w:tab/>
      </w:r>
      <w:r>
        <w:rPr>
          <w:noProof/>
          <w:webHidden/>
        </w:rPr>
        <w:fldChar w:fldCharType="begin"/>
      </w:r>
      <w:r>
        <w:rPr>
          <w:noProof/>
          <w:webHidden/>
        </w:rPr>
        <w:instrText xml:space="preserve"> PAGEREF _Toc343461268 \h </w:instrText>
      </w:r>
      <w:r>
        <w:rPr>
          <w:noProof/>
          <w:webHidden/>
        </w:rPr>
      </w:r>
      <w:r>
        <w:rPr>
          <w:noProof/>
          <w:webHidden/>
        </w:rPr>
        <w:fldChar w:fldCharType="separate"/>
      </w:r>
      <w:r>
        <w:rPr>
          <w:noProof/>
          <w:webHidden/>
        </w:rPr>
        <w:t>33</w:t>
      </w:r>
      <w:r>
        <w:rPr>
          <w:noProof/>
          <w:webHidden/>
        </w:rPr>
        <w:fldChar w:fldCharType="end"/>
      </w:r>
      <w:r w:rsidRPr="00B71A8E">
        <w:rPr>
          <w:rStyle w:val="Hyperlink"/>
          <w:noProof/>
        </w:rPr>
        <w:fldChar w:fldCharType="end"/>
      </w:r>
    </w:p>
    <w:p w14:paraId="5805E8FB" w14:textId="57B4EDC2"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"_Toc343461269"</w:instrText>
      </w:r>
      <w:r w:rsidRPr="00B71A8E">
        <w:rPr>
          <w:rStyle w:val="Hyperlink"/>
          <w:noProof/>
        </w:rPr>
        <w:instrText xml:space="preserve"> </w:instrText>
      </w:r>
      <w:r w:rsidRPr="00B71A8E">
        <w:rPr>
          <w:rStyle w:val="Hyperlink"/>
          <w:noProof/>
        </w:rPr>
        <w:fldChar w:fldCharType="separate"/>
      </w:r>
      <w:r w:rsidRPr="00B71A8E">
        <w:rPr>
          <w:rStyle w:val="Hyperlink"/>
          <w:noProof/>
        </w:rPr>
        <w:t>4.3.</w:t>
      </w:r>
      <w:r>
        <w:rPr>
          <w:rFonts w:asciiTheme="minorHAnsi" w:eastAsiaTheme="minorEastAsia" w:hAnsiTheme="minorHAnsi" w:cstheme="minorBidi"/>
          <w:noProof/>
          <w:sz w:val="22"/>
        </w:rPr>
        <w:tab/>
      </w:r>
      <w:r w:rsidRPr="00B71A8E">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_Toc343461269 \h </w:instrText>
      </w:r>
      <w:r>
        <w:rPr>
          <w:noProof/>
          <w:webHidden/>
        </w:rPr>
      </w:r>
      <w:r>
        <w:rPr>
          <w:noProof/>
          <w:webHidden/>
        </w:rPr>
        <w:fldChar w:fldCharType="separate"/>
      </w:r>
      <w:r>
        <w:rPr>
          <w:noProof/>
          <w:webHidden/>
        </w:rPr>
        <w:t>36</w:t>
      </w:r>
      <w:r>
        <w:rPr>
          <w:noProof/>
          <w:webHidden/>
        </w:rPr>
        <w:fldChar w:fldCharType="end"/>
      </w:r>
      <w:r w:rsidRPr="00B71A8E">
        <w:rPr>
          <w:rStyle w:val="Hyperlink"/>
          <w:noProof/>
        </w:rPr>
        <w:fldChar w:fldCharType="end"/>
      </w:r>
    </w:p>
    <w:p w14:paraId="75C7D6C6"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"_Toc343461270"</w:instrText>
      </w:r>
      <w:r w:rsidRPr="00B71A8E">
        <w:rPr>
          <w:rStyle w:val="Hyperlink"/>
          <w:noProof/>
        </w:rPr>
        <w:instrText xml:space="preserve"> </w:instrText>
      </w:r>
      <w:r w:rsidRPr="00B71A8E">
        <w:rPr>
          <w:rStyle w:val="Hyperlink"/>
          <w:noProof/>
        </w:rPr>
        <w:fldChar w:fldCharType="separate"/>
      </w:r>
      <w:r w:rsidRPr="00B71A8E">
        <w:rPr>
          <w:rStyle w:val="Hyperlink"/>
          <w:noProof/>
        </w:rPr>
        <w:t>4.3.1.</w:t>
      </w:r>
      <w:r>
        <w:rPr>
          <w:rFonts w:asciiTheme="minorHAnsi" w:eastAsiaTheme="minorEastAsia" w:hAnsiTheme="minorHAnsi" w:cstheme="minorBidi"/>
          <w:noProof/>
          <w:sz w:val="22"/>
        </w:rPr>
        <w:tab/>
      </w:r>
      <w:r w:rsidRPr="00B71A8E">
        <w:rPr>
          <w:rStyle w:val="Hyperlink"/>
          <w:noProof/>
        </w:rPr>
        <w:t>Perceptron</w:t>
      </w:r>
      <w:r>
        <w:rPr>
          <w:noProof/>
          <w:webHidden/>
        </w:rPr>
        <w:tab/>
      </w:r>
      <w:r>
        <w:rPr>
          <w:noProof/>
          <w:webHidden/>
        </w:rPr>
        <w:fldChar w:fldCharType="begin"/>
      </w:r>
      <w:r>
        <w:rPr>
          <w:noProof/>
          <w:webHidden/>
        </w:rPr>
        <w:instrText xml:space="preserve"> PAGEREF _Toc343461270 \h </w:instrText>
      </w:r>
      <w:r>
        <w:rPr>
          <w:noProof/>
          <w:webHidden/>
        </w:rPr>
      </w:r>
      <w:r>
        <w:rPr>
          <w:noProof/>
          <w:webHidden/>
        </w:rPr>
        <w:fldChar w:fldCharType="separate"/>
      </w:r>
      <w:r>
        <w:rPr>
          <w:noProof/>
          <w:webHidden/>
        </w:rPr>
        <w:t>37</w:t>
      </w:r>
      <w:r>
        <w:rPr>
          <w:noProof/>
          <w:webHidden/>
        </w:rPr>
        <w:fldChar w:fldCharType="end"/>
      </w:r>
      <w:r w:rsidRPr="00B71A8E">
        <w:rPr>
          <w:rStyle w:val="Hyperlink"/>
          <w:noProof/>
        </w:rPr>
        <w:fldChar w:fldCharType="end"/>
      </w:r>
    </w:p>
    <w:p w14:paraId="0E8751DC"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"_Toc343461271"</w:instrText>
      </w:r>
      <w:r w:rsidRPr="00B71A8E">
        <w:rPr>
          <w:rStyle w:val="Hyperlink"/>
          <w:noProof/>
        </w:rPr>
        <w:instrText xml:space="preserve"> </w:instrText>
      </w:r>
      <w:r w:rsidRPr="00B71A8E">
        <w:rPr>
          <w:rStyle w:val="Hyperlink"/>
          <w:noProof/>
        </w:rPr>
        <w:fldChar w:fldCharType="separate"/>
      </w:r>
      <w:r w:rsidRPr="00B71A8E">
        <w:rPr>
          <w:rStyle w:val="Hyperlink"/>
          <w:noProof/>
        </w:rPr>
        <w:t>4.3.2.</w:t>
      </w:r>
      <w:r>
        <w:rPr>
          <w:rFonts w:asciiTheme="minorHAnsi" w:eastAsiaTheme="minorEastAsia" w:hAnsiTheme="minorHAnsi" w:cstheme="minorBidi"/>
          <w:noProof/>
          <w:sz w:val="22"/>
        </w:rPr>
        <w:tab/>
      </w:r>
      <w:r w:rsidRPr="00B71A8E">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_Toc343461271 \h </w:instrText>
      </w:r>
      <w:r>
        <w:rPr>
          <w:noProof/>
          <w:webHidden/>
        </w:rPr>
      </w:r>
      <w:r>
        <w:rPr>
          <w:noProof/>
          <w:webHidden/>
        </w:rPr>
        <w:fldChar w:fldCharType="separate"/>
      </w:r>
      <w:r>
        <w:rPr>
          <w:noProof/>
          <w:webHidden/>
        </w:rPr>
        <w:t>42</w:t>
      </w:r>
      <w:r>
        <w:rPr>
          <w:noProof/>
          <w:webHidden/>
        </w:rPr>
        <w:fldChar w:fldCharType="end"/>
      </w:r>
      <w:r w:rsidRPr="00B71A8E">
        <w:rPr>
          <w:rStyle w:val="Hyperlink"/>
          <w:noProof/>
        </w:rPr>
        <w:fldChar w:fldCharType="end"/>
      </w:r>
    </w:p>
    <w:p w14:paraId="785C15FF"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"_Toc343461272"</w:instrText>
      </w:r>
      <w:r w:rsidRPr="00B71A8E">
        <w:rPr>
          <w:rStyle w:val="Hyperlink"/>
          <w:noProof/>
        </w:rPr>
        <w:instrText xml:space="preserve"> </w:instrText>
      </w:r>
      <w:r w:rsidRPr="00B71A8E">
        <w:rPr>
          <w:rStyle w:val="Hyperlink"/>
          <w:noProof/>
        </w:rPr>
        <w:fldChar w:fldCharType="separate"/>
      </w:r>
      <w:r w:rsidRPr="00B71A8E">
        <w:rPr>
          <w:rStyle w:val="Hyperlink"/>
          <w:noProof/>
        </w:rPr>
        <w:t>4.3.3.</w:t>
      </w:r>
      <w:r>
        <w:rPr>
          <w:rFonts w:asciiTheme="minorHAnsi" w:eastAsiaTheme="minorEastAsia" w:hAnsiTheme="minorHAnsi" w:cstheme="minorBidi"/>
          <w:noProof/>
          <w:sz w:val="22"/>
        </w:rPr>
        <w:tab/>
      </w:r>
      <w:r w:rsidRPr="00B71A8E">
        <w:rPr>
          <w:rStyle w:val="Hyperlink"/>
          <w:noProof/>
        </w:rPr>
        <w:t>Giải thuật RPROP</w:t>
      </w:r>
      <w:r>
        <w:rPr>
          <w:noProof/>
          <w:webHidden/>
        </w:rPr>
        <w:tab/>
      </w:r>
      <w:r>
        <w:rPr>
          <w:noProof/>
          <w:webHidden/>
        </w:rPr>
        <w:fldChar w:fldCharType="begin"/>
      </w:r>
      <w:r>
        <w:rPr>
          <w:noProof/>
          <w:webHidden/>
        </w:rPr>
        <w:instrText xml:space="preserve"> PAGEREF _Toc343461272 \h </w:instrText>
      </w:r>
      <w:r>
        <w:rPr>
          <w:noProof/>
          <w:webHidden/>
        </w:rPr>
      </w:r>
      <w:r>
        <w:rPr>
          <w:noProof/>
          <w:webHidden/>
        </w:rPr>
        <w:fldChar w:fldCharType="separate"/>
      </w:r>
      <w:r>
        <w:rPr>
          <w:noProof/>
          <w:webHidden/>
        </w:rPr>
        <w:t>47</w:t>
      </w:r>
      <w:r>
        <w:rPr>
          <w:noProof/>
          <w:webHidden/>
        </w:rPr>
        <w:fldChar w:fldCharType="end"/>
      </w:r>
      <w:r w:rsidRPr="00B71A8E">
        <w:rPr>
          <w:rStyle w:val="Hyperlink"/>
          <w:noProof/>
        </w:rPr>
        <w:fldChar w:fldCharType="end"/>
      </w:r>
    </w:p>
    <w:p w14:paraId="7FC4D6DD"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"_Toc343461273"</w:instrText>
      </w:r>
      <w:r w:rsidRPr="00B71A8E">
        <w:rPr>
          <w:rStyle w:val="Hyperlink"/>
          <w:noProof/>
        </w:rPr>
        <w:instrText xml:space="preserve"> </w:instrText>
      </w:r>
      <w:r w:rsidRPr="00B71A8E">
        <w:rPr>
          <w:rStyle w:val="Hyperlink"/>
          <w:noProof/>
        </w:rPr>
        <w:fldChar w:fldCharType="separate"/>
      </w:r>
      <w:r w:rsidRPr="00B71A8E">
        <w:rPr>
          <w:rStyle w:val="Hyperlink"/>
          <w:noProof/>
        </w:rPr>
        <w:t>4.3.4.</w:t>
      </w:r>
      <w:r>
        <w:rPr>
          <w:rFonts w:asciiTheme="minorHAnsi" w:eastAsiaTheme="minorEastAsia" w:hAnsiTheme="minorHAnsi" w:cstheme="minorBidi"/>
          <w:noProof/>
          <w:sz w:val="22"/>
        </w:rPr>
        <w:tab/>
      </w:r>
      <w:r w:rsidRPr="00B71A8E">
        <w:rPr>
          <w:rStyle w:val="Hyperlink"/>
          <w:noProof/>
        </w:rPr>
        <w:t>Hiện tượng quá khớp</w:t>
      </w:r>
      <w:r>
        <w:rPr>
          <w:noProof/>
          <w:webHidden/>
        </w:rPr>
        <w:tab/>
      </w:r>
      <w:r>
        <w:rPr>
          <w:noProof/>
          <w:webHidden/>
        </w:rPr>
        <w:fldChar w:fldCharType="begin"/>
      </w:r>
      <w:r>
        <w:rPr>
          <w:noProof/>
          <w:webHidden/>
        </w:rPr>
        <w:instrText xml:space="preserve"> PAGEREF _Toc343461273 \h </w:instrText>
      </w:r>
      <w:r>
        <w:rPr>
          <w:noProof/>
          <w:webHidden/>
        </w:rPr>
      </w:r>
      <w:r>
        <w:rPr>
          <w:noProof/>
          <w:webHidden/>
        </w:rPr>
        <w:fldChar w:fldCharType="separate"/>
      </w:r>
      <w:r>
        <w:rPr>
          <w:noProof/>
          <w:webHidden/>
        </w:rPr>
        <w:t>51</w:t>
      </w:r>
      <w:r>
        <w:rPr>
          <w:noProof/>
          <w:webHidden/>
        </w:rPr>
        <w:fldChar w:fldCharType="end"/>
      </w:r>
      <w:r w:rsidRPr="00B71A8E">
        <w:rPr>
          <w:rStyle w:val="Hyperlink"/>
          <w:noProof/>
        </w:rPr>
        <w:fldChar w:fldCharType="end"/>
      </w:r>
    </w:p>
    <w:p w14:paraId="3D73C676" w14:textId="3C16074A"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"_Toc343461275"</w:instrText>
      </w:r>
      <w:r w:rsidRPr="00B71A8E">
        <w:rPr>
          <w:rStyle w:val="Hyperlink"/>
          <w:noProof/>
        </w:rPr>
        <w:instrText xml:space="preserve"> </w:instrText>
      </w:r>
      <w:r w:rsidRPr="00B71A8E">
        <w:rPr>
          <w:rStyle w:val="Hyperlink"/>
          <w:noProof/>
        </w:rPr>
        <w:fldChar w:fldCharType="separate"/>
      </w:r>
      <w:r w:rsidRPr="00B71A8E">
        <w:rPr>
          <w:rStyle w:val="Hyperlink"/>
          <w:noProof/>
        </w:rPr>
        <w:t>4.4.</w:t>
      </w:r>
      <w:r>
        <w:rPr>
          <w:rFonts w:asciiTheme="minorHAnsi" w:eastAsiaTheme="minorEastAsia" w:hAnsiTheme="minorHAnsi" w:cstheme="minorBidi"/>
          <w:noProof/>
          <w:sz w:val="22"/>
        </w:rPr>
        <w:tab/>
      </w:r>
      <w:r w:rsidRPr="00B71A8E">
        <w:rPr>
          <w:rStyle w:val="Hyperlink"/>
          <w:noProof/>
        </w:rPr>
        <w:t xml:space="preserve">Áp dụng mạng </w:t>
      </w:r>
      <w:r w:rsidR="00976130">
        <w:rPr>
          <w:rStyle w:val="Hyperlink"/>
          <w:noProof/>
        </w:rPr>
        <w:t>Nơron</w:t>
      </w:r>
      <w:r w:rsidRPr="00B71A8E">
        <w:rPr>
          <w:rStyle w:val="Hyperlink"/>
          <w:noProof/>
        </w:rPr>
        <w:t xml:space="preserve"> vào dự báo dữ liệu chuỗi thời gian</w:t>
      </w:r>
      <w:r>
        <w:rPr>
          <w:noProof/>
          <w:webHidden/>
        </w:rPr>
        <w:tab/>
      </w:r>
      <w:r>
        <w:rPr>
          <w:noProof/>
          <w:webHidden/>
        </w:rPr>
        <w:fldChar w:fldCharType="begin"/>
      </w:r>
      <w:r>
        <w:rPr>
          <w:noProof/>
          <w:webHidden/>
        </w:rPr>
        <w:instrText xml:space="preserve"> PAGEREF _Toc343461275 \h </w:instrText>
      </w:r>
      <w:r>
        <w:rPr>
          <w:noProof/>
          <w:webHidden/>
        </w:rPr>
      </w:r>
      <w:r>
        <w:rPr>
          <w:noProof/>
          <w:webHidden/>
        </w:rPr>
        <w:fldChar w:fldCharType="separate"/>
      </w:r>
      <w:r>
        <w:rPr>
          <w:noProof/>
          <w:webHidden/>
        </w:rPr>
        <w:t>51</w:t>
      </w:r>
      <w:r>
        <w:rPr>
          <w:noProof/>
          <w:webHidden/>
        </w:rPr>
        <w:fldChar w:fldCharType="end"/>
      </w:r>
      <w:r w:rsidRPr="00B71A8E">
        <w:rPr>
          <w:rStyle w:val="Hyperlink"/>
          <w:noProof/>
        </w:rPr>
        <w:fldChar w:fldCharType="end"/>
      </w:r>
    </w:p>
    <w:p w14:paraId="1D915F2E" w14:textId="2B83A7C6"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"_Toc343461276"</w:instrText>
      </w:r>
      <w:r w:rsidRPr="00B71A8E">
        <w:rPr>
          <w:rStyle w:val="Hyperlink"/>
          <w:noProof/>
        </w:rPr>
        <w:instrText xml:space="preserve"> </w:instrText>
      </w:r>
      <w:r w:rsidRPr="00B71A8E">
        <w:rPr>
          <w:rStyle w:val="Hyperlink"/>
          <w:noProof/>
        </w:rPr>
        <w:fldChar w:fldCharType="separate"/>
      </w:r>
      <w:r w:rsidRPr="00B71A8E">
        <w:rPr>
          <w:rStyle w:val="Hyperlink"/>
          <w:noProof/>
        </w:rPr>
        <w:t>4.5.</w:t>
      </w:r>
      <w:r>
        <w:rPr>
          <w:rFonts w:asciiTheme="minorHAnsi" w:eastAsiaTheme="minorEastAsia" w:hAnsiTheme="minorHAnsi" w:cstheme="minorBidi"/>
          <w:noProof/>
          <w:sz w:val="22"/>
        </w:rPr>
        <w:tab/>
      </w:r>
      <w:r w:rsidRPr="00B71A8E">
        <w:rPr>
          <w:rStyle w:val="Hyperlink"/>
          <w:noProof/>
        </w:rPr>
        <w:t xml:space="preserve">Các bước xây dựng một mô hình mạng </w:t>
      </w:r>
      <w:r w:rsidR="00976130">
        <w:rPr>
          <w:rStyle w:val="Hyperlink"/>
          <w:noProof/>
        </w:rPr>
        <w:t>nơron</w:t>
      </w:r>
      <w:r w:rsidRPr="00B71A8E">
        <w:rPr>
          <w:rStyle w:val="Hyperlink"/>
          <w:noProof/>
        </w:rPr>
        <w:t xml:space="preserve"> để dự báo dữ liệu chuỗi thời gian</w:t>
      </w:r>
      <w:r>
        <w:rPr>
          <w:noProof/>
          <w:webHidden/>
        </w:rPr>
        <w:tab/>
      </w:r>
      <w:r w:rsidR="00FC238C">
        <w:rPr>
          <w:noProof/>
          <w:webHidden/>
        </w:rPr>
        <w:tab/>
      </w:r>
      <w:r>
        <w:rPr>
          <w:noProof/>
          <w:webHidden/>
        </w:rPr>
        <w:fldChar w:fldCharType="begin"/>
      </w:r>
      <w:r>
        <w:rPr>
          <w:noProof/>
          <w:webHidden/>
        </w:rPr>
        <w:instrText xml:space="preserve"> PAGEREF _Toc343461276 \h </w:instrText>
      </w:r>
      <w:r>
        <w:rPr>
          <w:noProof/>
          <w:webHidden/>
        </w:rPr>
      </w:r>
      <w:r>
        <w:rPr>
          <w:noProof/>
          <w:webHidden/>
        </w:rPr>
        <w:fldChar w:fldCharType="separate"/>
      </w:r>
      <w:r>
        <w:rPr>
          <w:noProof/>
          <w:webHidden/>
        </w:rPr>
        <w:t>53</w:t>
      </w:r>
      <w:r>
        <w:rPr>
          <w:noProof/>
          <w:webHidden/>
        </w:rPr>
        <w:fldChar w:fldCharType="end"/>
      </w:r>
      <w:r w:rsidRPr="00B71A8E">
        <w:rPr>
          <w:rStyle w:val="Hyperlink"/>
          <w:noProof/>
        </w:rPr>
        <w:fldChar w:fldCharType="end"/>
      </w:r>
    </w:p>
    <w:p w14:paraId="6CFD380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"_Toc343461277"</w:instrText>
      </w:r>
      <w:r w:rsidRPr="00B71A8E">
        <w:rPr>
          <w:rStyle w:val="Hyperlink"/>
          <w:noProof/>
        </w:rPr>
        <w:instrText xml:space="preserve"> </w:instrText>
      </w:r>
      <w:r w:rsidRPr="00B71A8E">
        <w:rPr>
          <w:rStyle w:val="Hyperlink"/>
          <w:noProof/>
        </w:rPr>
        <w:fldChar w:fldCharType="separate"/>
      </w:r>
      <w:r w:rsidRPr="00B71A8E">
        <w:rPr>
          <w:rStyle w:val="Hyperlink"/>
          <w:noProof/>
        </w:rPr>
        <w:t>4.5.1.</w:t>
      </w:r>
      <w:r>
        <w:rPr>
          <w:rFonts w:asciiTheme="minorHAnsi" w:eastAsiaTheme="minorEastAsia" w:hAnsiTheme="minorHAnsi" w:cstheme="minorBidi"/>
          <w:noProof/>
          <w:sz w:val="22"/>
        </w:rPr>
        <w:tab/>
      </w:r>
      <w:r w:rsidRPr="00B71A8E">
        <w:rPr>
          <w:rStyle w:val="Hyperlink"/>
          <w:noProof/>
        </w:rPr>
        <w:t>Lựa chọn các biến</w:t>
      </w:r>
      <w:r>
        <w:rPr>
          <w:noProof/>
          <w:webHidden/>
        </w:rPr>
        <w:tab/>
      </w:r>
      <w:r>
        <w:rPr>
          <w:noProof/>
          <w:webHidden/>
        </w:rPr>
        <w:fldChar w:fldCharType="begin"/>
      </w:r>
      <w:r>
        <w:rPr>
          <w:noProof/>
          <w:webHidden/>
        </w:rPr>
        <w:instrText xml:space="preserve"> PAGEREF _Toc343461277 \h </w:instrText>
      </w:r>
      <w:r>
        <w:rPr>
          <w:noProof/>
          <w:webHidden/>
        </w:rPr>
      </w:r>
      <w:r>
        <w:rPr>
          <w:noProof/>
          <w:webHidden/>
        </w:rPr>
        <w:fldChar w:fldCharType="separate"/>
      </w:r>
      <w:r>
        <w:rPr>
          <w:noProof/>
          <w:webHidden/>
        </w:rPr>
        <w:t>53</w:t>
      </w:r>
      <w:r>
        <w:rPr>
          <w:noProof/>
          <w:webHidden/>
        </w:rPr>
        <w:fldChar w:fldCharType="end"/>
      </w:r>
      <w:r w:rsidRPr="00B71A8E">
        <w:rPr>
          <w:rStyle w:val="Hyperlink"/>
          <w:noProof/>
        </w:rPr>
        <w:fldChar w:fldCharType="end"/>
      </w:r>
    </w:p>
    <w:p w14:paraId="495B8052"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"_Toc343461278"</w:instrText>
      </w:r>
      <w:r w:rsidRPr="00B71A8E">
        <w:rPr>
          <w:rStyle w:val="Hyperlink"/>
          <w:noProof/>
        </w:rPr>
        <w:instrText xml:space="preserve"> </w:instrText>
      </w:r>
      <w:r w:rsidRPr="00B71A8E">
        <w:rPr>
          <w:rStyle w:val="Hyperlink"/>
          <w:noProof/>
        </w:rPr>
        <w:fldChar w:fldCharType="separate"/>
      </w:r>
      <w:r w:rsidRPr="00B71A8E">
        <w:rPr>
          <w:rStyle w:val="Hyperlink"/>
          <w:noProof/>
        </w:rPr>
        <w:t>4.5.2.</w:t>
      </w:r>
      <w:r>
        <w:rPr>
          <w:rFonts w:asciiTheme="minorHAnsi" w:eastAsiaTheme="minorEastAsia" w:hAnsiTheme="minorHAnsi" w:cstheme="minorBidi"/>
          <w:noProof/>
          <w:sz w:val="22"/>
        </w:rPr>
        <w:tab/>
      </w:r>
      <w:r w:rsidRPr="00B71A8E">
        <w:rPr>
          <w:rStyle w:val="Hyperlink"/>
          <w:noProof/>
          <w:lang w:val="fr-FR"/>
        </w:rPr>
        <w:t>Thu thập dữ liệu</w:t>
      </w:r>
      <w:r>
        <w:rPr>
          <w:noProof/>
          <w:webHidden/>
        </w:rPr>
        <w:tab/>
      </w:r>
      <w:r>
        <w:rPr>
          <w:noProof/>
          <w:webHidden/>
        </w:rPr>
        <w:fldChar w:fldCharType="begin"/>
      </w:r>
      <w:r>
        <w:rPr>
          <w:noProof/>
          <w:webHidden/>
        </w:rPr>
        <w:instrText xml:space="preserve"> PAGEREF _Toc343461278 \h </w:instrText>
      </w:r>
      <w:r>
        <w:rPr>
          <w:noProof/>
          <w:webHidden/>
        </w:rPr>
      </w:r>
      <w:r>
        <w:rPr>
          <w:noProof/>
          <w:webHidden/>
        </w:rPr>
        <w:fldChar w:fldCharType="separate"/>
      </w:r>
      <w:r>
        <w:rPr>
          <w:noProof/>
          <w:webHidden/>
        </w:rPr>
        <w:t>54</w:t>
      </w:r>
      <w:r>
        <w:rPr>
          <w:noProof/>
          <w:webHidden/>
        </w:rPr>
        <w:fldChar w:fldCharType="end"/>
      </w:r>
      <w:r w:rsidRPr="00B71A8E">
        <w:rPr>
          <w:rStyle w:val="Hyperlink"/>
          <w:noProof/>
        </w:rPr>
        <w:fldChar w:fldCharType="end"/>
      </w:r>
    </w:p>
    <w:p w14:paraId="5656958A"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"_Toc343461279"</w:instrText>
      </w:r>
      <w:r w:rsidRPr="00B71A8E">
        <w:rPr>
          <w:rStyle w:val="Hyperlink"/>
          <w:noProof/>
        </w:rPr>
        <w:instrText xml:space="preserve"> </w:instrText>
      </w:r>
      <w:r w:rsidRPr="00B71A8E">
        <w:rPr>
          <w:rStyle w:val="Hyperlink"/>
          <w:noProof/>
        </w:rPr>
        <w:fldChar w:fldCharType="separate"/>
      </w:r>
      <w:r w:rsidRPr="00B71A8E">
        <w:rPr>
          <w:rStyle w:val="Hyperlink"/>
          <w:noProof/>
        </w:rPr>
        <w:t>4.5.3.</w:t>
      </w:r>
      <w:r>
        <w:rPr>
          <w:rFonts w:asciiTheme="minorHAnsi" w:eastAsiaTheme="minorEastAsia" w:hAnsiTheme="minorHAnsi" w:cstheme="minorBidi"/>
          <w:noProof/>
          <w:sz w:val="22"/>
        </w:rPr>
        <w:tab/>
      </w:r>
      <w:r w:rsidRPr="00B71A8E">
        <w:rPr>
          <w:rStyle w:val="Hyperlink"/>
          <w:noProof/>
        </w:rPr>
        <w:t>Tiền xử lý dữ liệu</w:t>
      </w:r>
      <w:r>
        <w:rPr>
          <w:noProof/>
          <w:webHidden/>
        </w:rPr>
        <w:tab/>
      </w:r>
      <w:r>
        <w:rPr>
          <w:noProof/>
          <w:webHidden/>
        </w:rPr>
        <w:fldChar w:fldCharType="begin"/>
      </w:r>
      <w:r>
        <w:rPr>
          <w:noProof/>
          <w:webHidden/>
        </w:rPr>
        <w:instrText xml:space="preserve"> PAGEREF _Toc343461279 \h </w:instrText>
      </w:r>
      <w:r>
        <w:rPr>
          <w:noProof/>
          <w:webHidden/>
        </w:rPr>
      </w:r>
      <w:r>
        <w:rPr>
          <w:noProof/>
          <w:webHidden/>
        </w:rPr>
        <w:fldChar w:fldCharType="separate"/>
      </w:r>
      <w:r>
        <w:rPr>
          <w:noProof/>
          <w:webHidden/>
        </w:rPr>
        <w:t>54</w:t>
      </w:r>
      <w:r>
        <w:rPr>
          <w:noProof/>
          <w:webHidden/>
        </w:rPr>
        <w:fldChar w:fldCharType="end"/>
      </w:r>
      <w:r w:rsidRPr="00B71A8E">
        <w:rPr>
          <w:rStyle w:val="Hyperlink"/>
          <w:noProof/>
        </w:rPr>
        <w:fldChar w:fldCharType="end"/>
      </w:r>
    </w:p>
    <w:p w14:paraId="52B3C179"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"_Toc343461280"</w:instrText>
      </w:r>
      <w:r w:rsidRPr="00B71A8E">
        <w:rPr>
          <w:rStyle w:val="Hyperlink"/>
          <w:noProof/>
        </w:rPr>
        <w:instrText xml:space="preserve"> </w:instrText>
      </w:r>
      <w:r w:rsidRPr="00B71A8E">
        <w:rPr>
          <w:rStyle w:val="Hyperlink"/>
          <w:noProof/>
        </w:rPr>
        <w:fldChar w:fldCharType="separate"/>
      </w:r>
      <w:r w:rsidRPr="00B71A8E">
        <w:rPr>
          <w:rStyle w:val="Hyperlink"/>
          <w:noProof/>
        </w:rPr>
        <w:t>4.5.4.</w:t>
      </w:r>
      <w:r>
        <w:rPr>
          <w:rFonts w:asciiTheme="minorHAnsi" w:eastAsiaTheme="minorEastAsia" w:hAnsiTheme="minorHAnsi" w:cstheme="minorBidi"/>
          <w:noProof/>
          <w:sz w:val="22"/>
        </w:rPr>
        <w:tab/>
      </w:r>
      <w:r w:rsidRPr="00B71A8E">
        <w:rPr>
          <w:rStyle w:val="Hyperlink"/>
          <w:noProof/>
        </w:rPr>
        <w:t>Phân chia tập dữ liệu</w:t>
      </w:r>
      <w:r>
        <w:rPr>
          <w:noProof/>
          <w:webHidden/>
        </w:rPr>
        <w:tab/>
      </w:r>
      <w:r>
        <w:rPr>
          <w:noProof/>
          <w:webHidden/>
        </w:rPr>
        <w:fldChar w:fldCharType="begin"/>
      </w:r>
      <w:r>
        <w:rPr>
          <w:noProof/>
          <w:webHidden/>
        </w:rPr>
        <w:instrText xml:space="preserve"> PAGEREF _Toc343461280 \h </w:instrText>
      </w:r>
      <w:r>
        <w:rPr>
          <w:noProof/>
          <w:webHidden/>
        </w:rPr>
      </w:r>
      <w:r>
        <w:rPr>
          <w:noProof/>
          <w:webHidden/>
        </w:rPr>
        <w:fldChar w:fldCharType="separate"/>
      </w:r>
      <w:r>
        <w:rPr>
          <w:noProof/>
          <w:webHidden/>
        </w:rPr>
        <w:t>55</w:t>
      </w:r>
      <w:r>
        <w:rPr>
          <w:noProof/>
          <w:webHidden/>
        </w:rPr>
        <w:fldChar w:fldCharType="end"/>
      </w:r>
      <w:r w:rsidRPr="00B71A8E">
        <w:rPr>
          <w:rStyle w:val="Hyperlink"/>
          <w:noProof/>
        </w:rPr>
        <w:fldChar w:fldCharType="end"/>
      </w:r>
    </w:p>
    <w:p w14:paraId="55121FD7"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"_Toc343461281"</w:instrText>
      </w:r>
      <w:r w:rsidRPr="00B71A8E">
        <w:rPr>
          <w:rStyle w:val="Hyperlink"/>
          <w:noProof/>
        </w:rPr>
        <w:instrText xml:space="preserve"> </w:instrText>
      </w:r>
      <w:r w:rsidRPr="00B71A8E">
        <w:rPr>
          <w:rStyle w:val="Hyperlink"/>
          <w:noProof/>
        </w:rPr>
        <w:fldChar w:fldCharType="separate"/>
      </w:r>
      <w:r w:rsidRPr="00B71A8E">
        <w:rPr>
          <w:rStyle w:val="Hyperlink"/>
          <w:noProof/>
        </w:rPr>
        <w:t>4.5.5.</w:t>
      </w:r>
      <w:r>
        <w:rPr>
          <w:rFonts w:asciiTheme="minorHAnsi" w:eastAsiaTheme="minorEastAsia" w:hAnsiTheme="minorHAnsi" w:cstheme="minorBidi"/>
          <w:noProof/>
          <w:sz w:val="22"/>
        </w:rPr>
        <w:tab/>
      </w:r>
      <w:r w:rsidRPr="00B71A8E">
        <w:rPr>
          <w:rStyle w:val="Hyperlink"/>
          <w:noProof/>
        </w:rPr>
        <w:t>Xây dựng cấu trúc mạng</w:t>
      </w:r>
      <w:r>
        <w:rPr>
          <w:noProof/>
          <w:webHidden/>
        </w:rPr>
        <w:tab/>
      </w:r>
      <w:r>
        <w:rPr>
          <w:noProof/>
          <w:webHidden/>
        </w:rPr>
        <w:fldChar w:fldCharType="begin"/>
      </w:r>
      <w:r>
        <w:rPr>
          <w:noProof/>
          <w:webHidden/>
        </w:rPr>
        <w:instrText xml:space="preserve"> PAGEREF _Toc343461281 \h </w:instrText>
      </w:r>
      <w:r>
        <w:rPr>
          <w:noProof/>
          <w:webHidden/>
        </w:rPr>
      </w:r>
      <w:r>
        <w:rPr>
          <w:noProof/>
          <w:webHidden/>
        </w:rPr>
        <w:fldChar w:fldCharType="separate"/>
      </w:r>
      <w:r>
        <w:rPr>
          <w:noProof/>
          <w:webHidden/>
        </w:rPr>
        <w:t>56</w:t>
      </w:r>
      <w:r>
        <w:rPr>
          <w:noProof/>
          <w:webHidden/>
        </w:rPr>
        <w:fldChar w:fldCharType="end"/>
      </w:r>
      <w:r w:rsidRPr="00B71A8E">
        <w:rPr>
          <w:rStyle w:val="Hyperlink"/>
          <w:noProof/>
        </w:rPr>
        <w:fldChar w:fldCharType="end"/>
      </w:r>
    </w:p>
    <w:p w14:paraId="335C4FA0"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"_Toc343461282"</w:instrText>
      </w:r>
      <w:r w:rsidRPr="00B71A8E">
        <w:rPr>
          <w:rStyle w:val="Hyperlink"/>
          <w:noProof/>
        </w:rPr>
        <w:instrText xml:space="preserve"> </w:instrText>
      </w:r>
      <w:r w:rsidRPr="00B71A8E">
        <w:rPr>
          <w:rStyle w:val="Hyperlink"/>
          <w:noProof/>
        </w:rPr>
        <w:fldChar w:fldCharType="separate"/>
      </w:r>
      <w:r w:rsidRPr="00B71A8E">
        <w:rPr>
          <w:rStyle w:val="Hyperlink"/>
          <w:noProof/>
        </w:rPr>
        <w:t>4.5.6.</w:t>
      </w:r>
      <w:r>
        <w:rPr>
          <w:rFonts w:asciiTheme="minorHAnsi" w:eastAsiaTheme="minorEastAsia" w:hAnsiTheme="minorHAnsi" w:cstheme="minorBidi"/>
          <w:noProof/>
          <w:sz w:val="22"/>
        </w:rPr>
        <w:tab/>
      </w:r>
      <w:r w:rsidRPr="00B71A8E">
        <w:rPr>
          <w:rStyle w:val="Hyperlink"/>
          <w:noProof/>
        </w:rPr>
        <w:t>Xác định tiêu chuẩn đánh giá</w:t>
      </w:r>
      <w:r>
        <w:rPr>
          <w:noProof/>
          <w:webHidden/>
        </w:rPr>
        <w:tab/>
      </w:r>
      <w:r>
        <w:rPr>
          <w:noProof/>
          <w:webHidden/>
        </w:rPr>
        <w:fldChar w:fldCharType="begin"/>
      </w:r>
      <w:r>
        <w:rPr>
          <w:noProof/>
          <w:webHidden/>
        </w:rPr>
        <w:instrText xml:space="preserve"> PAGEREF _Toc343461282 \h </w:instrText>
      </w:r>
      <w:r>
        <w:rPr>
          <w:noProof/>
          <w:webHidden/>
        </w:rPr>
      </w:r>
      <w:r>
        <w:rPr>
          <w:noProof/>
          <w:webHidden/>
        </w:rPr>
        <w:fldChar w:fldCharType="separate"/>
      </w:r>
      <w:r>
        <w:rPr>
          <w:noProof/>
          <w:webHidden/>
        </w:rPr>
        <w:t>58</w:t>
      </w:r>
      <w:r>
        <w:rPr>
          <w:noProof/>
          <w:webHidden/>
        </w:rPr>
        <w:fldChar w:fldCharType="end"/>
      </w:r>
      <w:r w:rsidRPr="00B71A8E">
        <w:rPr>
          <w:rStyle w:val="Hyperlink"/>
          <w:noProof/>
        </w:rPr>
        <w:fldChar w:fldCharType="end"/>
      </w:r>
    </w:p>
    <w:p w14:paraId="776782C4"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"_Toc343461283"</w:instrText>
      </w:r>
      <w:r w:rsidRPr="00B71A8E">
        <w:rPr>
          <w:rStyle w:val="Hyperlink"/>
          <w:noProof/>
        </w:rPr>
        <w:instrText xml:space="preserve"> </w:instrText>
      </w:r>
      <w:r w:rsidRPr="00B71A8E">
        <w:rPr>
          <w:rStyle w:val="Hyperlink"/>
          <w:noProof/>
        </w:rPr>
        <w:fldChar w:fldCharType="separate"/>
      </w:r>
      <w:r w:rsidRPr="00B71A8E">
        <w:rPr>
          <w:rStyle w:val="Hyperlink"/>
          <w:noProof/>
          <w:lang w:val="fr-FR"/>
        </w:rPr>
        <w:t>4.5.7.</w:t>
      </w:r>
      <w:r>
        <w:rPr>
          <w:rFonts w:asciiTheme="minorHAnsi" w:eastAsiaTheme="minorEastAsia" w:hAnsiTheme="minorHAnsi" w:cstheme="minorBidi"/>
          <w:noProof/>
          <w:sz w:val="22"/>
        </w:rPr>
        <w:tab/>
      </w:r>
      <w:r w:rsidRPr="00B71A8E">
        <w:rPr>
          <w:rStyle w:val="Hyperlink"/>
          <w:noProof/>
          <w:lang w:val="fr-FR"/>
        </w:rPr>
        <w:t>Huấn luyện mạng</w:t>
      </w:r>
      <w:r>
        <w:rPr>
          <w:noProof/>
          <w:webHidden/>
        </w:rPr>
        <w:tab/>
      </w:r>
      <w:r>
        <w:rPr>
          <w:noProof/>
          <w:webHidden/>
        </w:rPr>
        <w:fldChar w:fldCharType="begin"/>
      </w:r>
      <w:r>
        <w:rPr>
          <w:noProof/>
          <w:webHidden/>
        </w:rPr>
        <w:instrText xml:space="preserve"> PAGEREF _Toc343461283 \h </w:instrText>
      </w:r>
      <w:r>
        <w:rPr>
          <w:noProof/>
          <w:webHidden/>
        </w:rPr>
      </w:r>
      <w:r>
        <w:rPr>
          <w:noProof/>
          <w:webHidden/>
        </w:rPr>
        <w:fldChar w:fldCharType="separate"/>
      </w:r>
      <w:r>
        <w:rPr>
          <w:noProof/>
          <w:webHidden/>
        </w:rPr>
        <w:t>58</w:t>
      </w:r>
      <w:r>
        <w:rPr>
          <w:noProof/>
          <w:webHidden/>
        </w:rPr>
        <w:fldChar w:fldCharType="end"/>
      </w:r>
      <w:r w:rsidRPr="00B71A8E">
        <w:rPr>
          <w:rStyle w:val="Hyperlink"/>
          <w:noProof/>
        </w:rPr>
        <w:fldChar w:fldCharType="end"/>
      </w:r>
    </w:p>
    <w:p w14:paraId="59108AA5"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"_Toc343461284"</w:instrText>
      </w:r>
      <w:r w:rsidRPr="00B71A8E">
        <w:rPr>
          <w:rStyle w:val="Hyperlink"/>
          <w:noProof/>
        </w:rPr>
        <w:instrText xml:space="preserve"> </w:instrText>
      </w:r>
      <w:r w:rsidRPr="00B71A8E">
        <w:rPr>
          <w:rStyle w:val="Hyperlink"/>
          <w:noProof/>
        </w:rPr>
        <w:fldChar w:fldCharType="separate"/>
      </w:r>
      <w:r w:rsidRPr="00B71A8E">
        <w:rPr>
          <w:rStyle w:val="Hyperlink"/>
          <w:noProof/>
          <w:lang w:val="fr-FR"/>
        </w:rPr>
        <w:t>4.5.8.</w:t>
      </w:r>
      <w:r>
        <w:rPr>
          <w:rFonts w:asciiTheme="minorHAnsi" w:eastAsiaTheme="minorEastAsia" w:hAnsiTheme="minorHAnsi" w:cstheme="minorBidi"/>
          <w:noProof/>
          <w:sz w:val="22"/>
        </w:rPr>
        <w:tab/>
      </w:r>
      <w:r w:rsidRPr="00B71A8E">
        <w:rPr>
          <w:rStyle w:val="Hyperlink"/>
          <w:noProof/>
          <w:lang w:val="fr-FR"/>
        </w:rPr>
        <w:t>Dự đoán và cải tiến</w:t>
      </w:r>
      <w:r>
        <w:rPr>
          <w:noProof/>
          <w:webHidden/>
        </w:rPr>
        <w:tab/>
      </w:r>
      <w:r>
        <w:rPr>
          <w:noProof/>
          <w:webHidden/>
        </w:rPr>
        <w:fldChar w:fldCharType="begin"/>
      </w:r>
      <w:r>
        <w:rPr>
          <w:noProof/>
          <w:webHidden/>
        </w:rPr>
        <w:instrText xml:space="preserve"> PAGEREF _Toc343461284 \h </w:instrText>
      </w:r>
      <w:r>
        <w:rPr>
          <w:noProof/>
          <w:webHidden/>
        </w:rPr>
      </w:r>
      <w:r>
        <w:rPr>
          <w:noProof/>
          <w:webHidden/>
        </w:rPr>
        <w:fldChar w:fldCharType="separate"/>
      </w:r>
      <w:r>
        <w:rPr>
          <w:noProof/>
          <w:webHidden/>
        </w:rPr>
        <w:t>59</w:t>
      </w:r>
      <w:r>
        <w:rPr>
          <w:noProof/>
          <w:webHidden/>
        </w:rPr>
        <w:fldChar w:fldCharType="end"/>
      </w:r>
      <w:r w:rsidRPr="00B71A8E">
        <w:rPr>
          <w:rStyle w:val="Hyperlink"/>
          <w:noProof/>
        </w:rPr>
        <w:fldChar w:fldCharType="end"/>
      </w:r>
    </w:p>
    <w:p w14:paraId="6AA3B5EE"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"_Toc343461287"</w:instrText>
      </w:r>
      <w:r w:rsidRPr="00B71A8E">
        <w:rPr>
          <w:rStyle w:val="Hyperlink"/>
          <w:noProof/>
        </w:rPr>
        <w:instrText xml:space="preserve"> </w:instrText>
      </w:r>
      <w:r w:rsidRPr="00B71A8E">
        <w:rPr>
          <w:rStyle w:val="Hyperlink"/>
          <w:noProof/>
        </w:rPr>
        <w:fldChar w:fldCharType="separate"/>
      </w:r>
      <w:r w:rsidRPr="00B71A8E">
        <w:rPr>
          <w:rStyle w:val="Hyperlink"/>
          <w:noProof/>
        </w:rPr>
        <w:t>4.6.</w:t>
      </w:r>
      <w:r>
        <w:rPr>
          <w:rFonts w:asciiTheme="minorHAnsi" w:eastAsiaTheme="minorEastAsia" w:hAnsiTheme="minorHAnsi" w:cstheme="minorBidi"/>
          <w:noProof/>
          <w:sz w:val="22"/>
        </w:rPr>
        <w:tab/>
      </w:r>
      <w:r w:rsidRPr="00B71A8E">
        <w:rPr>
          <w:rStyle w:val="Hyperlink"/>
          <w:noProof/>
        </w:rPr>
        <w:t>Kết luận</w:t>
      </w:r>
      <w:r>
        <w:rPr>
          <w:noProof/>
          <w:webHidden/>
        </w:rPr>
        <w:tab/>
      </w:r>
      <w:r>
        <w:rPr>
          <w:noProof/>
          <w:webHidden/>
        </w:rPr>
        <w:fldChar w:fldCharType="begin"/>
      </w:r>
      <w:r>
        <w:rPr>
          <w:noProof/>
          <w:webHidden/>
        </w:rPr>
        <w:instrText xml:space="preserve"> PAGEREF _Toc343461287 \h </w:instrText>
      </w:r>
      <w:r>
        <w:rPr>
          <w:noProof/>
          <w:webHidden/>
        </w:rPr>
      </w:r>
      <w:r>
        <w:rPr>
          <w:noProof/>
          <w:webHidden/>
        </w:rPr>
        <w:fldChar w:fldCharType="separate"/>
      </w:r>
      <w:r>
        <w:rPr>
          <w:noProof/>
          <w:webHidden/>
        </w:rPr>
        <w:t>59</w:t>
      </w:r>
      <w:r>
        <w:rPr>
          <w:noProof/>
          <w:webHidden/>
        </w:rPr>
        <w:fldChar w:fldCharType="end"/>
      </w:r>
      <w:r w:rsidRPr="00B71A8E">
        <w:rPr>
          <w:rStyle w:val="Hyperlink"/>
          <w:noProof/>
        </w:rPr>
        <w:fldChar w:fldCharType="end"/>
      </w:r>
    </w:p>
    <w:p w14:paraId="25874B12"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"_Toc343461289"</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5</w:t>
      </w:r>
      <w:r>
        <w:rPr>
          <w:rFonts w:asciiTheme="minorHAnsi" w:eastAsiaTheme="minorEastAsia" w:hAnsiTheme="minorHAnsi" w:cstheme="minorBidi"/>
          <w:noProof/>
          <w:sz w:val="22"/>
        </w:rPr>
        <w:tab/>
      </w:r>
      <w:r w:rsidRPr="00B71A8E">
        <w:rPr>
          <w:rStyle w:val="Hyperlink"/>
          <w:noProof/>
        </w:rPr>
        <w:t>MÔ HÌNH KẾT HỢP ARIMA VÀ ANN</w:t>
      </w:r>
      <w:r>
        <w:rPr>
          <w:noProof/>
          <w:webHidden/>
        </w:rPr>
        <w:tab/>
      </w:r>
      <w:r>
        <w:rPr>
          <w:noProof/>
          <w:webHidden/>
        </w:rPr>
        <w:fldChar w:fldCharType="begin"/>
      </w:r>
      <w:r>
        <w:rPr>
          <w:noProof/>
          <w:webHidden/>
        </w:rPr>
        <w:instrText xml:space="preserve"> PAGEREF _Toc343461289 \h </w:instrText>
      </w:r>
      <w:r>
        <w:rPr>
          <w:noProof/>
          <w:webHidden/>
        </w:rPr>
      </w:r>
      <w:r>
        <w:rPr>
          <w:noProof/>
          <w:webHidden/>
        </w:rPr>
        <w:fldChar w:fldCharType="separate"/>
      </w:r>
      <w:r>
        <w:rPr>
          <w:noProof/>
          <w:webHidden/>
        </w:rPr>
        <w:t>60</w:t>
      </w:r>
      <w:r>
        <w:rPr>
          <w:noProof/>
          <w:webHidden/>
        </w:rPr>
        <w:fldChar w:fldCharType="end"/>
      </w:r>
      <w:r w:rsidRPr="00B71A8E">
        <w:rPr>
          <w:rStyle w:val="Hyperlink"/>
          <w:noProof/>
        </w:rPr>
        <w:fldChar w:fldCharType="end"/>
      </w:r>
    </w:p>
    <w:p w14:paraId="5257C2B0"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"_Toc343461295"</w:instrText>
      </w:r>
      <w:r w:rsidRPr="00B71A8E">
        <w:rPr>
          <w:rStyle w:val="Hyperlink"/>
          <w:noProof/>
        </w:rPr>
        <w:instrText xml:space="preserve"> </w:instrText>
      </w:r>
      <w:r w:rsidRPr="00B71A8E">
        <w:rPr>
          <w:rStyle w:val="Hyperlink"/>
          <w:noProof/>
        </w:rPr>
        <w:fldChar w:fldCharType="separate"/>
      </w:r>
      <w:r w:rsidRPr="00B71A8E">
        <w:rPr>
          <w:rStyle w:val="Hyperlink"/>
          <w:noProof/>
        </w:rPr>
        <w:t>5.1.</w:t>
      </w:r>
      <w:r>
        <w:rPr>
          <w:rFonts w:asciiTheme="minorHAnsi" w:eastAsiaTheme="minorEastAsia" w:hAnsiTheme="minorHAnsi" w:cstheme="minorBidi"/>
          <w:noProof/>
          <w:sz w:val="22"/>
        </w:rPr>
        <w:tab/>
      </w:r>
      <w:r w:rsidRPr="00B71A8E">
        <w:rPr>
          <w:rStyle w:val="Hyperlink"/>
          <w:noProof/>
        </w:rPr>
        <w:t>Nguyên nhân</w:t>
      </w:r>
      <w:r>
        <w:rPr>
          <w:noProof/>
          <w:webHidden/>
        </w:rPr>
        <w:tab/>
      </w:r>
      <w:r>
        <w:rPr>
          <w:noProof/>
          <w:webHidden/>
        </w:rPr>
        <w:fldChar w:fldCharType="begin"/>
      </w:r>
      <w:r>
        <w:rPr>
          <w:noProof/>
          <w:webHidden/>
        </w:rPr>
        <w:instrText xml:space="preserve"> PAGEREF _Toc343461295 \h </w:instrText>
      </w:r>
      <w:r>
        <w:rPr>
          <w:noProof/>
          <w:webHidden/>
        </w:rPr>
      </w:r>
      <w:r>
        <w:rPr>
          <w:noProof/>
          <w:webHidden/>
        </w:rPr>
        <w:fldChar w:fldCharType="separate"/>
      </w:r>
      <w:r>
        <w:rPr>
          <w:noProof/>
          <w:webHidden/>
        </w:rPr>
        <w:t>60</w:t>
      </w:r>
      <w:r>
        <w:rPr>
          <w:noProof/>
          <w:webHidden/>
        </w:rPr>
        <w:fldChar w:fldCharType="end"/>
      </w:r>
      <w:r w:rsidRPr="00B71A8E">
        <w:rPr>
          <w:rStyle w:val="Hyperlink"/>
          <w:noProof/>
        </w:rPr>
        <w:fldChar w:fldCharType="end"/>
      </w:r>
    </w:p>
    <w:p w14:paraId="0BD4A8EA"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"_Toc343461296"</w:instrText>
      </w:r>
      <w:r w:rsidRPr="00B71A8E">
        <w:rPr>
          <w:rStyle w:val="Hyperlink"/>
          <w:noProof/>
        </w:rPr>
        <w:instrText xml:space="preserve"> </w:instrText>
      </w:r>
      <w:r w:rsidRPr="00B71A8E">
        <w:rPr>
          <w:rStyle w:val="Hyperlink"/>
          <w:noProof/>
        </w:rPr>
        <w:fldChar w:fldCharType="separate"/>
      </w:r>
      <w:r w:rsidRPr="00B71A8E">
        <w:rPr>
          <w:rStyle w:val="Hyperlink"/>
          <w:noProof/>
        </w:rPr>
        <w:t>5.2.</w:t>
      </w:r>
      <w:r>
        <w:rPr>
          <w:rFonts w:asciiTheme="minorHAnsi" w:eastAsiaTheme="minorEastAsia" w:hAnsiTheme="minorHAnsi" w:cstheme="minorBidi"/>
          <w:noProof/>
          <w:sz w:val="22"/>
        </w:rPr>
        <w:tab/>
      </w:r>
      <w:r w:rsidRPr="00B71A8E">
        <w:rPr>
          <w:rStyle w:val="Hyperlink"/>
          <w:noProof/>
        </w:rPr>
        <w:t>Mô hình kết hợp ARIMA và Nơron</w:t>
      </w:r>
      <w:r>
        <w:rPr>
          <w:noProof/>
          <w:webHidden/>
        </w:rPr>
        <w:tab/>
      </w:r>
      <w:r>
        <w:rPr>
          <w:noProof/>
          <w:webHidden/>
        </w:rPr>
        <w:fldChar w:fldCharType="begin"/>
      </w:r>
      <w:r>
        <w:rPr>
          <w:noProof/>
          <w:webHidden/>
        </w:rPr>
        <w:instrText xml:space="preserve"> PAGEREF _Toc343461296 \h </w:instrText>
      </w:r>
      <w:r>
        <w:rPr>
          <w:noProof/>
          <w:webHidden/>
        </w:rPr>
      </w:r>
      <w:r>
        <w:rPr>
          <w:noProof/>
          <w:webHidden/>
        </w:rPr>
        <w:fldChar w:fldCharType="separate"/>
      </w:r>
      <w:r>
        <w:rPr>
          <w:noProof/>
          <w:webHidden/>
        </w:rPr>
        <w:t>61</w:t>
      </w:r>
      <w:r>
        <w:rPr>
          <w:noProof/>
          <w:webHidden/>
        </w:rPr>
        <w:fldChar w:fldCharType="end"/>
      </w:r>
      <w:r w:rsidRPr="00B71A8E">
        <w:rPr>
          <w:rStyle w:val="Hyperlink"/>
          <w:noProof/>
        </w:rPr>
        <w:fldChar w:fldCharType="end"/>
      </w:r>
    </w:p>
    <w:p w14:paraId="7860DDB7"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"_Toc343461314"</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6</w:t>
      </w:r>
      <w:r>
        <w:rPr>
          <w:rFonts w:asciiTheme="minorHAnsi" w:eastAsiaTheme="minorEastAsia" w:hAnsiTheme="minorHAnsi" w:cstheme="minorBidi"/>
          <w:noProof/>
          <w:sz w:val="22"/>
        </w:rPr>
        <w:tab/>
      </w:r>
      <w:r w:rsidRPr="00B71A8E">
        <w:rPr>
          <w:rStyle w:val="Hyperlink"/>
          <w:noProof/>
        </w:rPr>
        <w:t>KẾT QUẢ THỰC NGHIỆM</w:t>
      </w:r>
      <w:r>
        <w:rPr>
          <w:noProof/>
          <w:webHidden/>
        </w:rPr>
        <w:tab/>
      </w:r>
      <w:r>
        <w:rPr>
          <w:noProof/>
          <w:webHidden/>
        </w:rPr>
        <w:fldChar w:fldCharType="begin"/>
      </w:r>
      <w:r>
        <w:rPr>
          <w:noProof/>
          <w:webHidden/>
        </w:rPr>
        <w:instrText xml:space="preserve"> PAGEREF _Toc343461314 \h </w:instrText>
      </w:r>
      <w:r>
        <w:rPr>
          <w:noProof/>
          <w:webHidden/>
        </w:rPr>
      </w:r>
      <w:r>
        <w:rPr>
          <w:noProof/>
          <w:webHidden/>
        </w:rPr>
        <w:fldChar w:fldCharType="separate"/>
      </w:r>
      <w:r>
        <w:rPr>
          <w:noProof/>
          <w:webHidden/>
        </w:rPr>
        <w:t>63</w:t>
      </w:r>
      <w:r>
        <w:rPr>
          <w:noProof/>
          <w:webHidden/>
        </w:rPr>
        <w:fldChar w:fldCharType="end"/>
      </w:r>
      <w:r w:rsidRPr="00B71A8E">
        <w:rPr>
          <w:rStyle w:val="Hyperlink"/>
          <w:noProof/>
        </w:rPr>
        <w:fldChar w:fldCharType="end"/>
      </w:r>
    </w:p>
    <w:p w14:paraId="3726A4FA"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"_Toc343461315"</w:instrText>
      </w:r>
      <w:r w:rsidRPr="00B71A8E">
        <w:rPr>
          <w:rStyle w:val="Hyperlink"/>
          <w:noProof/>
        </w:rPr>
        <w:instrText xml:space="preserve"> </w:instrText>
      </w:r>
      <w:r w:rsidRPr="00B71A8E">
        <w:rPr>
          <w:rStyle w:val="Hyperlink"/>
          <w:noProof/>
        </w:rPr>
        <w:fldChar w:fldCharType="separate"/>
      </w:r>
      <w:r w:rsidRPr="00B71A8E">
        <w:rPr>
          <w:rStyle w:val="Hyperlink"/>
          <w:noProof/>
        </w:rPr>
        <w:t>6.1.</w:t>
      </w:r>
      <w:r>
        <w:rPr>
          <w:rFonts w:asciiTheme="minorHAnsi" w:eastAsiaTheme="minorEastAsia" w:hAnsiTheme="minorHAnsi" w:cstheme="minorBidi"/>
          <w:noProof/>
          <w:sz w:val="22"/>
        </w:rPr>
        <w:tab/>
      </w:r>
      <w:r w:rsidRPr="00B71A8E">
        <w:rPr>
          <w:rStyle w:val="Hyperlink"/>
          <w:noProof/>
        </w:rPr>
        <w:t>Dữ liệu thực nghiệm</w:t>
      </w:r>
      <w:r>
        <w:rPr>
          <w:noProof/>
          <w:webHidden/>
        </w:rPr>
        <w:tab/>
      </w:r>
      <w:r>
        <w:rPr>
          <w:noProof/>
          <w:webHidden/>
        </w:rPr>
        <w:fldChar w:fldCharType="begin"/>
      </w:r>
      <w:r>
        <w:rPr>
          <w:noProof/>
          <w:webHidden/>
        </w:rPr>
        <w:instrText xml:space="preserve"> PAGEREF _Toc343461315 \h </w:instrText>
      </w:r>
      <w:r>
        <w:rPr>
          <w:noProof/>
          <w:webHidden/>
        </w:rPr>
      </w:r>
      <w:r>
        <w:rPr>
          <w:noProof/>
          <w:webHidden/>
        </w:rPr>
        <w:fldChar w:fldCharType="separate"/>
      </w:r>
      <w:r>
        <w:rPr>
          <w:noProof/>
          <w:webHidden/>
        </w:rPr>
        <w:t>63</w:t>
      </w:r>
      <w:r>
        <w:rPr>
          <w:noProof/>
          <w:webHidden/>
        </w:rPr>
        <w:fldChar w:fldCharType="end"/>
      </w:r>
      <w:r w:rsidRPr="00B71A8E">
        <w:rPr>
          <w:rStyle w:val="Hyperlink"/>
          <w:noProof/>
        </w:rPr>
        <w:fldChar w:fldCharType="end"/>
      </w:r>
    </w:p>
    <w:p w14:paraId="6093C916"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"_Toc343461316"</w:instrText>
      </w:r>
      <w:r w:rsidRPr="00B71A8E">
        <w:rPr>
          <w:rStyle w:val="Hyperlink"/>
          <w:noProof/>
        </w:rPr>
        <w:instrText xml:space="preserve"> </w:instrText>
      </w:r>
      <w:r w:rsidRPr="00B71A8E">
        <w:rPr>
          <w:rStyle w:val="Hyperlink"/>
          <w:noProof/>
        </w:rPr>
        <w:fldChar w:fldCharType="separate"/>
      </w:r>
      <w:r w:rsidRPr="00B71A8E">
        <w:rPr>
          <w:rStyle w:val="Hyperlink"/>
          <w:noProof/>
        </w:rPr>
        <w:t>6.2.</w:t>
      </w:r>
      <w:r>
        <w:rPr>
          <w:rFonts w:asciiTheme="minorHAnsi" w:eastAsiaTheme="minorEastAsia" w:hAnsiTheme="minorHAnsi" w:cstheme="minorBidi"/>
          <w:noProof/>
          <w:sz w:val="22"/>
        </w:rPr>
        <w:tab/>
      </w:r>
      <w:r w:rsidRPr="00B71A8E">
        <w:rPr>
          <w:rStyle w:val="Hyperlink"/>
          <w:noProof/>
        </w:rPr>
        <w:t>Kết quả thực nghiệm</w:t>
      </w:r>
      <w:r>
        <w:rPr>
          <w:noProof/>
          <w:webHidden/>
        </w:rPr>
        <w:tab/>
      </w:r>
      <w:r>
        <w:rPr>
          <w:noProof/>
          <w:webHidden/>
        </w:rPr>
        <w:fldChar w:fldCharType="begin"/>
      </w:r>
      <w:r>
        <w:rPr>
          <w:noProof/>
          <w:webHidden/>
        </w:rPr>
        <w:instrText xml:space="preserve"> PAGEREF _Toc343461316 \h </w:instrText>
      </w:r>
      <w:r>
        <w:rPr>
          <w:noProof/>
          <w:webHidden/>
        </w:rPr>
      </w:r>
      <w:r>
        <w:rPr>
          <w:noProof/>
          <w:webHidden/>
        </w:rPr>
        <w:fldChar w:fldCharType="separate"/>
      </w:r>
      <w:r>
        <w:rPr>
          <w:noProof/>
          <w:webHidden/>
        </w:rPr>
        <w:t>68</w:t>
      </w:r>
      <w:r>
        <w:rPr>
          <w:noProof/>
          <w:webHidden/>
        </w:rPr>
        <w:fldChar w:fldCharType="end"/>
      </w:r>
      <w:r w:rsidRPr="00B71A8E">
        <w:rPr>
          <w:rStyle w:val="Hyperlink"/>
          <w:noProof/>
        </w:rPr>
        <w:fldChar w:fldCharType="end"/>
      </w:r>
    </w:p>
    <w:p w14:paraId="209628A9"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"_Toc343461317"</w:instrText>
      </w:r>
      <w:r w:rsidRPr="00B71A8E">
        <w:rPr>
          <w:rStyle w:val="Hyperlink"/>
          <w:noProof/>
        </w:rPr>
        <w:instrText xml:space="preserve"> </w:instrText>
      </w:r>
      <w:r w:rsidRPr="00B71A8E">
        <w:rPr>
          <w:rStyle w:val="Hyperlink"/>
          <w:noProof/>
        </w:rPr>
        <w:fldChar w:fldCharType="separate"/>
      </w:r>
      <w:r w:rsidRPr="00B71A8E">
        <w:rPr>
          <w:rStyle w:val="Hyperlink"/>
          <w:noProof/>
        </w:rPr>
        <w:t>6.2.1.</w:t>
      </w:r>
      <w:r>
        <w:rPr>
          <w:rFonts w:asciiTheme="minorHAnsi" w:eastAsiaTheme="minorEastAsia" w:hAnsiTheme="minorHAnsi" w:cstheme="minorBidi"/>
          <w:noProof/>
          <w:sz w:val="22"/>
        </w:rPr>
        <w:tab/>
      </w:r>
      <w:r w:rsidRPr="00B71A8E">
        <w:rPr>
          <w:rStyle w:val="Hyperlink"/>
          <w:noProof/>
        </w:rPr>
        <w:t>Bộ dữ liệu có tính mùa và xu hướng</w:t>
      </w:r>
      <w:r>
        <w:rPr>
          <w:noProof/>
          <w:webHidden/>
        </w:rPr>
        <w:tab/>
      </w:r>
      <w:r>
        <w:rPr>
          <w:noProof/>
          <w:webHidden/>
        </w:rPr>
        <w:fldChar w:fldCharType="begin"/>
      </w:r>
      <w:r>
        <w:rPr>
          <w:noProof/>
          <w:webHidden/>
        </w:rPr>
        <w:instrText xml:space="preserve"> PAGEREF _Toc343461317 \h </w:instrText>
      </w:r>
      <w:r>
        <w:rPr>
          <w:noProof/>
          <w:webHidden/>
        </w:rPr>
      </w:r>
      <w:r>
        <w:rPr>
          <w:noProof/>
          <w:webHidden/>
        </w:rPr>
        <w:fldChar w:fldCharType="separate"/>
      </w:r>
      <w:r>
        <w:rPr>
          <w:noProof/>
          <w:webHidden/>
        </w:rPr>
        <w:t>68</w:t>
      </w:r>
      <w:r>
        <w:rPr>
          <w:noProof/>
          <w:webHidden/>
        </w:rPr>
        <w:fldChar w:fldCharType="end"/>
      </w:r>
      <w:r w:rsidRPr="00B71A8E">
        <w:rPr>
          <w:rStyle w:val="Hyperlink"/>
          <w:noProof/>
        </w:rPr>
        <w:fldChar w:fldCharType="end"/>
      </w:r>
    </w:p>
    <w:p w14:paraId="3BA2A2CD"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"_Toc343461318"</w:instrText>
      </w:r>
      <w:r w:rsidRPr="00B71A8E">
        <w:rPr>
          <w:rStyle w:val="Hyperlink"/>
          <w:noProof/>
        </w:rPr>
        <w:instrText xml:space="preserve"> </w:instrText>
      </w:r>
      <w:r w:rsidRPr="00B71A8E">
        <w:rPr>
          <w:rStyle w:val="Hyperlink"/>
          <w:noProof/>
        </w:rPr>
        <w:fldChar w:fldCharType="separate"/>
      </w:r>
      <w:r w:rsidRPr="00B71A8E">
        <w:rPr>
          <w:rStyle w:val="Hyperlink"/>
          <w:noProof/>
        </w:rPr>
        <w:t>6.2.2.</w:t>
      </w:r>
      <w:r>
        <w:rPr>
          <w:rFonts w:asciiTheme="minorHAnsi" w:eastAsiaTheme="minorEastAsia" w:hAnsiTheme="minorHAnsi" w:cstheme="minorBidi"/>
          <w:noProof/>
          <w:sz w:val="22"/>
        </w:rPr>
        <w:tab/>
      </w:r>
      <w:r w:rsidRPr="00B71A8E">
        <w:rPr>
          <w:rStyle w:val="Hyperlink"/>
          <w:noProof/>
        </w:rPr>
        <w:t>Bộ dữ liệu có tính mùa</w:t>
      </w:r>
      <w:r>
        <w:rPr>
          <w:noProof/>
          <w:webHidden/>
        </w:rPr>
        <w:tab/>
      </w:r>
      <w:r>
        <w:rPr>
          <w:noProof/>
          <w:webHidden/>
        </w:rPr>
        <w:fldChar w:fldCharType="begin"/>
      </w:r>
      <w:r>
        <w:rPr>
          <w:noProof/>
          <w:webHidden/>
        </w:rPr>
        <w:instrText xml:space="preserve"> PAGEREF _Toc343461318 \h </w:instrText>
      </w:r>
      <w:r>
        <w:rPr>
          <w:noProof/>
          <w:webHidden/>
        </w:rPr>
      </w:r>
      <w:r>
        <w:rPr>
          <w:noProof/>
          <w:webHidden/>
        </w:rPr>
        <w:fldChar w:fldCharType="separate"/>
      </w:r>
      <w:r>
        <w:rPr>
          <w:noProof/>
          <w:webHidden/>
        </w:rPr>
        <w:t>69</w:t>
      </w:r>
      <w:r>
        <w:rPr>
          <w:noProof/>
          <w:webHidden/>
        </w:rPr>
        <w:fldChar w:fldCharType="end"/>
      </w:r>
      <w:r w:rsidRPr="00B71A8E">
        <w:rPr>
          <w:rStyle w:val="Hyperlink"/>
          <w:noProof/>
        </w:rPr>
        <w:fldChar w:fldCharType="end"/>
      </w:r>
    </w:p>
    <w:p w14:paraId="694C704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"_Toc343461319"</w:instrText>
      </w:r>
      <w:r w:rsidRPr="00B71A8E">
        <w:rPr>
          <w:rStyle w:val="Hyperlink"/>
          <w:noProof/>
        </w:rPr>
        <w:instrText xml:space="preserve"> </w:instrText>
      </w:r>
      <w:r w:rsidRPr="00B71A8E">
        <w:rPr>
          <w:rStyle w:val="Hyperlink"/>
          <w:noProof/>
        </w:rPr>
        <w:fldChar w:fldCharType="separate"/>
      </w:r>
      <w:r w:rsidRPr="00B71A8E">
        <w:rPr>
          <w:rStyle w:val="Hyperlink"/>
          <w:noProof/>
        </w:rPr>
        <w:t>6.2.3.</w:t>
      </w:r>
      <w:r>
        <w:rPr>
          <w:rFonts w:asciiTheme="minorHAnsi" w:eastAsiaTheme="minorEastAsia" w:hAnsiTheme="minorHAnsi" w:cstheme="minorBidi"/>
          <w:noProof/>
          <w:sz w:val="22"/>
        </w:rPr>
        <w:tab/>
      </w:r>
      <w:r w:rsidRPr="00B71A8E">
        <w:rPr>
          <w:rStyle w:val="Hyperlink"/>
          <w:noProof/>
        </w:rPr>
        <w:t>Bộ dữ liệu có tính xu hướng</w:t>
      </w:r>
      <w:r>
        <w:rPr>
          <w:noProof/>
          <w:webHidden/>
        </w:rPr>
        <w:tab/>
      </w:r>
      <w:r>
        <w:rPr>
          <w:noProof/>
          <w:webHidden/>
        </w:rPr>
        <w:fldChar w:fldCharType="begin"/>
      </w:r>
      <w:r>
        <w:rPr>
          <w:noProof/>
          <w:webHidden/>
        </w:rPr>
        <w:instrText xml:space="preserve"> PAGEREF _Toc343461319 \h </w:instrText>
      </w:r>
      <w:r>
        <w:rPr>
          <w:noProof/>
          <w:webHidden/>
        </w:rPr>
      </w:r>
      <w:r>
        <w:rPr>
          <w:noProof/>
          <w:webHidden/>
        </w:rPr>
        <w:fldChar w:fldCharType="separate"/>
      </w:r>
      <w:r>
        <w:rPr>
          <w:noProof/>
          <w:webHidden/>
        </w:rPr>
        <w:t>70</w:t>
      </w:r>
      <w:r>
        <w:rPr>
          <w:noProof/>
          <w:webHidden/>
        </w:rPr>
        <w:fldChar w:fldCharType="end"/>
      </w:r>
      <w:r w:rsidRPr="00B71A8E">
        <w:rPr>
          <w:rStyle w:val="Hyperlink"/>
          <w:noProof/>
        </w:rPr>
        <w:fldChar w:fldCharType="end"/>
      </w:r>
    </w:p>
    <w:p w14:paraId="347C63E2"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"_Toc343461320"</w:instrText>
      </w:r>
      <w:r w:rsidRPr="00B71A8E">
        <w:rPr>
          <w:rStyle w:val="Hyperlink"/>
          <w:noProof/>
        </w:rPr>
        <w:instrText xml:space="preserve"> </w:instrText>
      </w:r>
      <w:r w:rsidRPr="00B71A8E">
        <w:rPr>
          <w:rStyle w:val="Hyperlink"/>
          <w:noProof/>
        </w:rPr>
        <w:fldChar w:fldCharType="separate"/>
      </w:r>
      <w:r w:rsidRPr="00B71A8E">
        <w:rPr>
          <w:rStyle w:val="Hyperlink"/>
          <w:noProof/>
        </w:rPr>
        <w:t>6.2.4.</w:t>
      </w:r>
      <w:r>
        <w:rPr>
          <w:rFonts w:asciiTheme="minorHAnsi" w:eastAsiaTheme="minorEastAsia" w:hAnsiTheme="minorHAnsi" w:cstheme="minorBidi"/>
          <w:noProof/>
          <w:sz w:val="22"/>
        </w:rPr>
        <w:tab/>
      </w:r>
      <w:r w:rsidRPr="00B71A8E">
        <w:rPr>
          <w:rStyle w:val="Hyperlink"/>
          <w:noProof/>
        </w:rPr>
        <w:t>Bộ dữ liệu có tính phi tuyến</w:t>
      </w:r>
      <w:r>
        <w:rPr>
          <w:noProof/>
          <w:webHidden/>
        </w:rPr>
        <w:tab/>
      </w:r>
      <w:r>
        <w:rPr>
          <w:noProof/>
          <w:webHidden/>
        </w:rPr>
        <w:fldChar w:fldCharType="begin"/>
      </w:r>
      <w:r>
        <w:rPr>
          <w:noProof/>
          <w:webHidden/>
        </w:rPr>
        <w:instrText xml:space="preserve"> PAGEREF _Toc343461320 \h </w:instrText>
      </w:r>
      <w:r>
        <w:rPr>
          <w:noProof/>
          <w:webHidden/>
        </w:rPr>
      </w:r>
      <w:r>
        <w:rPr>
          <w:noProof/>
          <w:webHidden/>
        </w:rPr>
        <w:fldChar w:fldCharType="separate"/>
      </w:r>
      <w:r>
        <w:rPr>
          <w:noProof/>
          <w:webHidden/>
        </w:rPr>
        <w:t>71</w:t>
      </w:r>
      <w:r>
        <w:rPr>
          <w:noProof/>
          <w:webHidden/>
        </w:rPr>
        <w:fldChar w:fldCharType="end"/>
      </w:r>
      <w:r w:rsidRPr="00B71A8E">
        <w:rPr>
          <w:rStyle w:val="Hyperlink"/>
          <w:noProof/>
        </w:rPr>
        <w:fldChar w:fldCharType="end"/>
      </w:r>
    </w:p>
    <w:p w14:paraId="231093E5"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"_Toc343461321"</w:instrText>
      </w:r>
      <w:r w:rsidRPr="00B71A8E">
        <w:rPr>
          <w:rStyle w:val="Hyperlink"/>
          <w:noProof/>
        </w:rPr>
        <w:instrText xml:space="preserve"> </w:instrText>
      </w:r>
      <w:r w:rsidRPr="00B71A8E">
        <w:rPr>
          <w:rStyle w:val="Hyperlink"/>
          <w:noProof/>
        </w:rPr>
        <w:fldChar w:fldCharType="separate"/>
      </w:r>
      <w:r w:rsidRPr="00B71A8E">
        <w:rPr>
          <w:rStyle w:val="Hyperlink"/>
          <w:noProof/>
        </w:rPr>
        <w:t>6.3.</w:t>
      </w:r>
      <w:r>
        <w:rPr>
          <w:rFonts w:asciiTheme="minorHAnsi" w:eastAsiaTheme="minorEastAsia" w:hAnsiTheme="minorHAnsi" w:cstheme="minorBidi"/>
          <w:noProof/>
          <w:sz w:val="22"/>
        </w:rPr>
        <w:tab/>
      </w:r>
      <w:r w:rsidRPr="00B71A8E">
        <w:rPr>
          <w:rStyle w:val="Hyperlink"/>
          <w:noProof/>
        </w:rPr>
        <w:t>Đánh giá kết quả thực nghiệm</w:t>
      </w:r>
      <w:r>
        <w:rPr>
          <w:noProof/>
          <w:webHidden/>
        </w:rPr>
        <w:tab/>
      </w:r>
      <w:r>
        <w:rPr>
          <w:noProof/>
          <w:webHidden/>
        </w:rPr>
        <w:fldChar w:fldCharType="begin"/>
      </w:r>
      <w:r>
        <w:rPr>
          <w:noProof/>
          <w:webHidden/>
        </w:rPr>
        <w:instrText xml:space="preserve"> PAGEREF _Toc343461321 \h </w:instrText>
      </w:r>
      <w:r>
        <w:rPr>
          <w:noProof/>
          <w:webHidden/>
        </w:rPr>
      </w:r>
      <w:r>
        <w:rPr>
          <w:noProof/>
          <w:webHidden/>
        </w:rPr>
        <w:fldChar w:fldCharType="separate"/>
      </w:r>
      <w:r>
        <w:rPr>
          <w:noProof/>
          <w:webHidden/>
        </w:rPr>
        <w:t>72</w:t>
      </w:r>
      <w:r>
        <w:rPr>
          <w:noProof/>
          <w:webHidden/>
        </w:rPr>
        <w:fldChar w:fldCharType="end"/>
      </w:r>
      <w:r w:rsidRPr="00B71A8E">
        <w:rPr>
          <w:rStyle w:val="Hyperlink"/>
          <w:noProof/>
        </w:rPr>
        <w:fldChar w:fldCharType="end"/>
      </w:r>
    </w:p>
    <w:p w14:paraId="4E0673E9"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"_Toc343461322"</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7</w:t>
      </w:r>
      <w:r>
        <w:rPr>
          <w:rFonts w:asciiTheme="minorHAnsi" w:eastAsiaTheme="minorEastAsia" w:hAnsiTheme="minorHAnsi" w:cstheme="minorBidi"/>
          <w:noProof/>
          <w:sz w:val="22"/>
        </w:rPr>
        <w:tab/>
      </w:r>
      <w:r w:rsidRPr="00B71A8E">
        <w:rPr>
          <w:rStyle w:val="Hyperlink"/>
          <w:noProof/>
        </w:rPr>
        <w:t>KẾT LUẬN</w:t>
      </w:r>
      <w:r>
        <w:rPr>
          <w:noProof/>
          <w:webHidden/>
        </w:rPr>
        <w:tab/>
      </w:r>
      <w:r>
        <w:rPr>
          <w:noProof/>
          <w:webHidden/>
        </w:rPr>
        <w:fldChar w:fldCharType="begin"/>
      </w:r>
      <w:r>
        <w:rPr>
          <w:noProof/>
          <w:webHidden/>
        </w:rPr>
        <w:instrText xml:space="preserve"> PAGEREF _Toc343461322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6899829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"_Toc343461323"</w:instrText>
      </w:r>
      <w:r w:rsidRPr="00B71A8E">
        <w:rPr>
          <w:rStyle w:val="Hyperlink"/>
          <w:noProof/>
        </w:rPr>
        <w:instrText xml:space="preserve"> </w:instrText>
      </w:r>
      <w:r w:rsidRPr="00B71A8E">
        <w:rPr>
          <w:rStyle w:val="Hyperlink"/>
          <w:noProof/>
        </w:rPr>
        <w:fldChar w:fldCharType="separate"/>
      </w:r>
      <w:r w:rsidRPr="00B71A8E">
        <w:rPr>
          <w:rStyle w:val="Hyperlink"/>
          <w:noProof/>
        </w:rPr>
        <w:t>7.1.</w:t>
      </w:r>
      <w:r>
        <w:rPr>
          <w:rFonts w:asciiTheme="minorHAnsi" w:eastAsiaTheme="minorEastAsia" w:hAnsiTheme="minorHAnsi" w:cstheme="minorBidi"/>
          <w:noProof/>
          <w:sz w:val="22"/>
        </w:rPr>
        <w:tab/>
      </w:r>
      <w:r w:rsidRPr="00B71A8E">
        <w:rPr>
          <w:rStyle w:val="Hyperlink"/>
          <w:noProof/>
        </w:rPr>
        <w:t>Đánh giá kết quả</w:t>
      </w:r>
      <w:r>
        <w:rPr>
          <w:noProof/>
          <w:webHidden/>
        </w:rPr>
        <w:tab/>
      </w:r>
      <w:r>
        <w:rPr>
          <w:noProof/>
          <w:webHidden/>
        </w:rPr>
        <w:fldChar w:fldCharType="begin"/>
      </w:r>
      <w:r>
        <w:rPr>
          <w:noProof/>
          <w:webHidden/>
        </w:rPr>
        <w:instrText xml:space="preserve"> PAGEREF _Toc343461323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6432D51B"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"_Toc343461324"</w:instrText>
      </w:r>
      <w:r w:rsidRPr="00B71A8E">
        <w:rPr>
          <w:rStyle w:val="Hyperlink"/>
          <w:noProof/>
        </w:rPr>
        <w:instrText xml:space="preserve"> </w:instrText>
      </w:r>
      <w:r w:rsidRPr="00B71A8E">
        <w:rPr>
          <w:rStyle w:val="Hyperlink"/>
          <w:noProof/>
        </w:rPr>
        <w:fldChar w:fldCharType="separate"/>
      </w:r>
      <w:r w:rsidRPr="00B71A8E">
        <w:rPr>
          <w:rStyle w:val="Hyperlink"/>
          <w:noProof/>
        </w:rPr>
        <w:t>7.1.1.</w:t>
      </w:r>
      <w:r>
        <w:rPr>
          <w:rFonts w:asciiTheme="minorHAnsi" w:eastAsiaTheme="minorEastAsia" w:hAnsiTheme="minorHAnsi" w:cstheme="minorBidi"/>
          <w:noProof/>
          <w:sz w:val="22"/>
        </w:rPr>
        <w:tab/>
      </w:r>
      <w:r w:rsidRPr="00B71A8E">
        <w:rPr>
          <w:rStyle w:val="Hyperlink"/>
          <w:noProof/>
        </w:rPr>
        <w:t>Những công việc làm được</w:t>
      </w:r>
      <w:r>
        <w:rPr>
          <w:noProof/>
          <w:webHidden/>
        </w:rPr>
        <w:tab/>
      </w:r>
      <w:r>
        <w:rPr>
          <w:noProof/>
          <w:webHidden/>
        </w:rPr>
        <w:fldChar w:fldCharType="begin"/>
      </w:r>
      <w:r>
        <w:rPr>
          <w:noProof/>
          <w:webHidden/>
        </w:rPr>
        <w:instrText xml:space="preserve"> PAGEREF _Toc343461324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0D26643F"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"_Toc343461325"</w:instrText>
      </w:r>
      <w:r w:rsidRPr="00B71A8E">
        <w:rPr>
          <w:rStyle w:val="Hyperlink"/>
          <w:noProof/>
        </w:rPr>
        <w:instrText xml:space="preserve"> </w:instrText>
      </w:r>
      <w:r w:rsidRPr="00B71A8E">
        <w:rPr>
          <w:rStyle w:val="Hyperlink"/>
          <w:noProof/>
        </w:rPr>
        <w:fldChar w:fldCharType="separate"/>
      </w:r>
      <w:r w:rsidRPr="00B71A8E">
        <w:rPr>
          <w:rStyle w:val="Hyperlink"/>
          <w:noProof/>
        </w:rPr>
        <w:t>7.1.2.</w:t>
      </w:r>
      <w:r>
        <w:rPr>
          <w:rFonts w:asciiTheme="minorHAnsi" w:eastAsiaTheme="minorEastAsia" w:hAnsiTheme="minorHAnsi" w:cstheme="minorBidi"/>
          <w:noProof/>
          <w:sz w:val="22"/>
        </w:rPr>
        <w:tab/>
      </w:r>
      <w:r w:rsidRPr="00B71A8E">
        <w:rPr>
          <w:rStyle w:val="Hyperlink"/>
          <w:noProof/>
        </w:rPr>
        <w:t>Những đúc kết về mặt lý luận</w:t>
      </w:r>
      <w:r>
        <w:rPr>
          <w:noProof/>
          <w:webHidden/>
        </w:rPr>
        <w:tab/>
      </w:r>
      <w:r>
        <w:rPr>
          <w:noProof/>
          <w:webHidden/>
        </w:rPr>
        <w:fldChar w:fldCharType="begin"/>
      </w:r>
      <w:r>
        <w:rPr>
          <w:noProof/>
          <w:webHidden/>
        </w:rPr>
        <w:instrText xml:space="preserve"> PAGEREF _Toc343461325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14E08CE5"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"_Toc343461326"</w:instrText>
      </w:r>
      <w:r w:rsidRPr="00B71A8E">
        <w:rPr>
          <w:rStyle w:val="Hyperlink"/>
          <w:noProof/>
        </w:rPr>
        <w:instrText xml:space="preserve"> </w:instrText>
      </w:r>
      <w:r w:rsidRPr="00B71A8E">
        <w:rPr>
          <w:rStyle w:val="Hyperlink"/>
          <w:noProof/>
        </w:rPr>
        <w:fldChar w:fldCharType="separate"/>
      </w:r>
      <w:r w:rsidRPr="00B71A8E">
        <w:rPr>
          <w:rStyle w:val="Hyperlink"/>
          <w:noProof/>
        </w:rPr>
        <w:t>7.1.3.</w:t>
      </w:r>
      <w:r>
        <w:rPr>
          <w:rFonts w:asciiTheme="minorHAnsi" w:eastAsiaTheme="minorEastAsia" w:hAnsiTheme="minorHAnsi" w:cstheme="minorBidi"/>
          <w:noProof/>
          <w:sz w:val="22"/>
        </w:rPr>
        <w:tab/>
      </w:r>
      <w:r w:rsidRPr="00B71A8E">
        <w:rPr>
          <w:rStyle w:val="Hyperlink"/>
          <w:noProof/>
        </w:rPr>
        <w:t>Mặt hạn chế</w:t>
      </w:r>
      <w:r>
        <w:rPr>
          <w:noProof/>
          <w:webHidden/>
        </w:rPr>
        <w:tab/>
      </w:r>
      <w:r>
        <w:rPr>
          <w:noProof/>
          <w:webHidden/>
        </w:rPr>
        <w:fldChar w:fldCharType="begin"/>
      </w:r>
      <w:r>
        <w:rPr>
          <w:noProof/>
          <w:webHidden/>
        </w:rPr>
        <w:instrText xml:space="preserve"> PAGEREF _Toc343461326 \h </w:instrText>
      </w:r>
      <w:r>
        <w:rPr>
          <w:noProof/>
          <w:webHidden/>
        </w:rPr>
      </w:r>
      <w:r>
        <w:rPr>
          <w:noProof/>
          <w:webHidden/>
        </w:rPr>
        <w:fldChar w:fldCharType="separate"/>
      </w:r>
      <w:r>
        <w:rPr>
          <w:noProof/>
          <w:webHidden/>
        </w:rPr>
        <w:t>74</w:t>
      </w:r>
      <w:r>
        <w:rPr>
          <w:noProof/>
          <w:webHidden/>
        </w:rPr>
        <w:fldChar w:fldCharType="end"/>
      </w:r>
      <w:r w:rsidRPr="00B71A8E">
        <w:rPr>
          <w:rStyle w:val="Hyperlink"/>
          <w:noProof/>
        </w:rPr>
        <w:fldChar w:fldCharType="end"/>
      </w:r>
    </w:p>
    <w:p w14:paraId="0589F607"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"_Toc343461327"</w:instrText>
      </w:r>
      <w:r w:rsidRPr="00B71A8E">
        <w:rPr>
          <w:rStyle w:val="Hyperlink"/>
          <w:noProof/>
        </w:rPr>
        <w:instrText xml:space="preserve"> </w:instrText>
      </w:r>
      <w:r w:rsidRPr="00B71A8E">
        <w:rPr>
          <w:rStyle w:val="Hyperlink"/>
          <w:noProof/>
        </w:rPr>
        <w:fldChar w:fldCharType="separate"/>
      </w:r>
      <w:r w:rsidRPr="00B71A8E">
        <w:rPr>
          <w:rStyle w:val="Hyperlink"/>
          <w:noProof/>
        </w:rPr>
        <w:t>7.2.</w:t>
      </w:r>
      <w:r>
        <w:rPr>
          <w:rFonts w:asciiTheme="minorHAnsi" w:eastAsiaTheme="minorEastAsia" w:hAnsiTheme="minorHAnsi" w:cstheme="minorBidi"/>
          <w:noProof/>
          <w:sz w:val="22"/>
        </w:rPr>
        <w:tab/>
      </w:r>
      <w:r w:rsidRPr="00B71A8E">
        <w:rPr>
          <w:rStyle w:val="Hyperlink"/>
          <w:noProof/>
        </w:rPr>
        <w:t>Hướng phát triển đề tài</w:t>
      </w:r>
      <w:r>
        <w:rPr>
          <w:noProof/>
          <w:webHidden/>
        </w:rPr>
        <w:tab/>
      </w:r>
      <w:r>
        <w:rPr>
          <w:noProof/>
          <w:webHidden/>
        </w:rPr>
        <w:fldChar w:fldCharType="begin"/>
      </w:r>
      <w:r>
        <w:rPr>
          <w:noProof/>
          <w:webHidden/>
        </w:rPr>
        <w:instrText xml:space="preserve"> PAGEREF _Toc343461327 \h </w:instrText>
      </w:r>
      <w:r>
        <w:rPr>
          <w:noProof/>
          <w:webHidden/>
        </w:rPr>
      </w:r>
      <w:r>
        <w:rPr>
          <w:noProof/>
          <w:webHidden/>
        </w:rPr>
        <w:fldChar w:fldCharType="separate"/>
      </w:r>
      <w:r>
        <w:rPr>
          <w:noProof/>
          <w:webHidden/>
        </w:rPr>
        <w:t>74</w:t>
      </w:r>
      <w:r>
        <w:rPr>
          <w:noProof/>
          <w:webHidden/>
        </w:rPr>
        <w:fldChar w:fldCharType="end"/>
      </w:r>
      <w:r w:rsidRPr="00B71A8E">
        <w:rPr>
          <w:rStyle w:val="Hyperlink"/>
          <w:noProof/>
        </w:rPr>
        <w:fldChar w:fldCharType="end"/>
      </w:r>
    </w:p>
    <w:p w14:paraId="18B00CF0"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"_Toc343461328"</w:instrText>
      </w:r>
      <w:r w:rsidRPr="00B71A8E">
        <w:rPr>
          <w:rStyle w:val="Hyperlink"/>
          <w:noProof/>
        </w:rPr>
        <w:instrText xml:space="preserve"> </w:instrText>
      </w:r>
      <w:r w:rsidRPr="00B71A8E">
        <w:rPr>
          <w:rStyle w:val="Hyperlink"/>
          <w:noProof/>
        </w:rPr>
        <w:fldChar w:fldCharType="separate"/>
      </w:r>
      <w:r w:rsidRPr="00B71A8E">
        <w:rPr>
          <w:rStyle w:val="Hyperlink"/>
          <w:noProof/>
        </w:rPr>
        <w:t>TÀI LIỆU THAM KHẢO</w:t>
      </w:r>
      <w:r>
        <w:rPr>
          <w:noProof/>
          <w:webHidden/>
        </w:rPr>
        <w:tab/>
      </w:r>
      <w:r>
        <w:rPr>
          <w:noProof/>
          <w:webHidden/>
        </w:rPr>
        <w:fldChar w:fldCharType="begin"/>
      </w:r>
      <w:r>
        <w:rPr>
          <w:noProof/>
          <w:webHidden/>
        </w:rPr>
        <w:instrText xml:space="preserve"> PAGEREF _Toc343461328 \h </w:instrText>
      </w:r>
      <w:r>
        <w:rPr>
          <w:noProof/>
          <w:webHidden/>
        </w:rPr>
      </w:r>
      <w:r>
        <w:rPr>
          <w:noProof/>
          <w:webHidden/>
        </w:rPr>
        <w:fldChar w:fldCharType="separate"/>
      </w:r>
      <w:r>
        <w:rPr>
          <w:noProof/>
          <w:webHidden/>
        </w:rPr>
        <w:t>75</w:t>
      </w:r>
      <w:r>
        <w:rPr>
          <w:noProof/>
          <w:webHidden/>
        </w:rPr>
        <w:fldChar w:fldCharType="end"/>
      </w:r>
      <w:r w:rsidRPr="00B71A8E">
        <w:rPr>
          <w:rStyle w:val="Hyperlink"/>
          <w:noProof/>
        </w:rPr>
        <w:fldChar w:fldCharType="end"/>
      </w:r>
    </w:p>
    <w:p w14:paraId="34ED14FA"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"_Toc343461329"</w:instrText>
      </w:r>
      <w:r w:rsidRPr="00B71A8E">
        <w:rPr>
          <w:rStyle w:val="Hyperlink"/>
          <w:noProof/>
        </w:rPr>
        <w:instrText xml:space="preserve"> </w:instrText>
      </w:r>
      <w:r w:rsidRPr="00B71A8E">
        <w:rPr>
          <w:rStyle w:val="Hyperlink"/>
          <w:noProof/>
        </w:rPr>
        <w:fldChar w:fldCharType="separate"/>
      </w:r>
      <w:r w:rsidRPr="00B71A8E">
        <w:rPr>
          <w:rStyle w:val="Hyperlink"/>
          <w:noProof/>
        </w:rPr>
        <w:t>PHỤ LỤC A    Bảng thuật ngữ Anh-Việt</w:t>
      </w:r>
      <w:r>
        <w:rPr>
          <w:noProof/>
          <w:webHidden/>
        </w:rPr>
        <w:tab/>
      </w:r>
      <w:r>
        <w:rPr>
          <w:noProof/>
          <w:webHidden/>
        </w:rPr>
        <w:fldChar w:fldCharType="begin"/>
      </w:r>
      <w:r>
        <w:rPr>
          <w:noProof/>
          <w:webHidden/>
        </w:rPr>
        <w:instrText xml:space="preserve"> PAGEREF _Toc343461329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064A80BB"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"_Toc343461330"</w:instrText>
      </w:r>
      <w:r w:rsidRPr="00B71A8E">
        <w:rPr>
          <w:rStyle w:val="Hyperlink"/>
          <w:noProof/>
        </w:rPr>
        <w:instrText xml:space="preserve"> </w:instrText>
      </w:r>
      <w:r w:rsidRPr="00B71A8E">
        <w:rPr>
          <w:rStyle w:val="Hyperlink"/>
          <w:noProof/>
        </w:rPr>
        <w:fldChar w:fldCharType="separate"/>
      </w:r>
      <w:r w:rsidRPr="00B71A8E">
        <w:rPr>
          <w:rStyle w:val="Hyperlink"/>
          <w:noProof/>
        </w:rPr>
        <w:t>PHỤ LỤC B    Danh mục từ viết tắt</w:t>
      </w:r>
      <w:r>
        <w:rPr>
          <w:noProof/>
          <w:webHidden/>
        </w:rPr>
        <w:tab/>
      </w:r>
      <w:r>
        <w:rPr>
          <w:noProof/>
          <w:webHidden/>
        </w:rPr>
        <w:fldChar w:fldCharType="begin"/>
      </w:r>
      <w:r>
        <w:rPr>
          <w:noProof/>
          <w:webHidden/>
        </w:rPr>
        <w:instrText xml:space="preserve"> PAGEREF _Toc343461330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73394B77"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"_Toc343461331"</w:instrText>
      </w:r>
      <w:r w:rsidRPr="00B71A8E">
        <w:rPr>
          <w:rStyle w:val="Hyperlink"/>
          <w:noProof/>
        </w:rPr>
        <w:instrText xml:space="preserve"> </w:instrText>
      </w:r>
      <w:r w:rsidRPr="00B71A8E">
        <w:rPr>
          <w:rStyle w:val="Hyperlink"/>
          <w:noProof/>
        </w:rPr>
        <w:fldChar w:fldCharType="separate"/>
      </w:r>
      <w:r w:rsidRPr="00B71A8E">
        <w:rPr>
          <w:rStyle w:val="Hyperlink"/>
          <w:noProof/>
        </w:rPr>
        <w:t>PHỤ LỤC C</w:t>
      </w:r>
      <w:r>
        <w:rPr>
          <w:noProof/>
          <w:webHidden/>
        </w:rPr>
        <w:tab/>
      </w:r>
      <w:r>
        <w:rPr>
          <w:noProof/>
          <w:webHidden/>
        </w:rPr>
        <w:fldChar w:fldCharType="begin"/>
      </w:r>
      <w:r>
        <w:rPr>
          <w:noProof/>
          <w:webHidden/>
        </w:rPr>
        <w:instrText xml:space="preserve"> PAGEREF _Toc343461331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781103A5"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"_Toc343461332"</w:instrText>
      </w:r>
      <w:r w:rsidRPr="00B71A8E">
        <w:rPr>
          <w:rStyle w:val="Hyperlink"/>
          <w:noProof/>
        </w:rPr>
        <w:instrText xml:space="preserve"> </w:instrText>
      </w:r>
      <w:r w:rsidRPr="00B71A8E">
        <w:rPr>
          <w:rStyle w:val="Hyperlink"/>
          <w:noProof/>
        </w:rPr>
        <w:fldChar w:fldCharType="separate"/>
      </w:r>
      <w:r w:rsidRPr="00B71A8E">
        <w:rPr>
          <w:rStyle w:val="Hyperlink"/>
          <w:noProof/>
        </w:rPr>
        <w:t>Hướng dẫn sử dụng chương trình</w:t>
      </w:r>
      <w:r>
        <w:rPr>
          <w:noProof/>
          <w:webHidden/>
        </w:rPr>
        <w:tab/>
      </w:r>
      <w:r>
        <w:rPr>
          <w:noProof/>
          <w:webHidden/>
        </w:rPr>
        <w:fldChar w:fldCharType="begin"/>
      </w:r>
      <w:r>
        <w:rPr>
          <w:noProof/>
          <w:webHidden/>
        </w:rPr>
        <w:instrText xml:space="preserve"> PAGEREF _Toc343461332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3FC5D50A" w14:textId="77777777" w:rsidR="00963971" w:rsidRDefault="00963971">
      <w:pPr>
        <w:pStyle w:val="TOC2"/>
        <w:tabs>
          <w:tab w:val="left" w:pos="110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"_Toc343461333"</w:instrText>
      </w:r>
      <w:r w:rsidRPr="00B71A8E">
        <w:rPr>
          <w:rStyle w:val="Hyperlink"/>
          <w:noProof/>
        </w:rPr>
        <w:instrText xml:space="preserve"> </w:instrText>
      </w:r>
      <w:r w:rsidRPr="00B71A8E">
        <w:rPr>
          <w:rStyle w:val="Hyperlink"/>
          <w:noProof/>
        </w:rPr>
        <w:fldChar w:fldCharType="separate"/>
      </w:r>
      <w:r w:rsidRPr="00B71A8E">
        <w:rPr>
          <w:rStyle w:val="Hyperlink"/>
          <w:rFonts w:ascii="Wingdings" w:hAnsi="Wingdings"/>
          <w:noProof/>
        </w:rPr>
        <w:t></w:t>
      </w:r>
      <w:r>
        <w:rPr>
          <w:rFonts w:asciiTheme="minorHAnsi" w:eastAsiaTheme="minorEastAsia" w:hAnsiTheme="minorHAnsi" w:cstheme="minorBidi"/>
          <w:noProof/>
          <w:sz w:val="22"/>
        </w:rPr>
        <w:tab/>
      </w:r>
      <w:r w:rsidRPr="00B71A8E">
        <w:rPr>
          <w:rStyle w:val="Hyperlink"/>
          <w:noProof/>
        </w:rPr>
        <w:t>Xây dựng mô hình SARIMA</w:t>
      </w:r>
      <w:r>
        <w:rPr>
          <w:noProof/>
          <w:webHidden/>
        </w:rPr>
        <w:tab/>
      </w:r>
      <w:r>
        <w:rPr>
          <w:noProof/>
          <w:webHidden/>
        </w:rPr>
        <w:fldChar w:fldCharType="begin"/>
      </w:r>
      <w:r>
        <w:rPr>
          <w:noProof/>
          <w:webHidden/>
        </w:rPr>
        <w:instrText xml:space="preserve"> PAGEREF _Toc343461333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238AC377" w14:textId="77777777" w:rsidR="00963971" w:rsidRDefault="00963971">
      <w:pPr>
        <w:pStyle w:val="TOC2"/>
        <w:tabs>
          <w:tab w:val="left" w:pos="110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"_Toc343461334"</w:instrText>
      </w:r>
      <w:r w:rsidRPr="00B71A8E">
        <w:rPr>
          <w:rStyle w:val="Hyperlink"/>
          <w:noProof/>
        </w:rPr>
        <w:instrText xml:space="preserve"> </w:instrText>
      </w:r>
      <w:r w:rsidRPr="00B71A8E">
        <w:rPr>
          <w:rStyle w:val="Hyperlink"/>
          <w:noProof/>
        </w:rPr>
        <w:fldChar w:fldCharType="separate"/>
      </w:r>
      <w:r w:rsidRPr="00B71A8E">
        <w:rPr>
          <w:rStyle w:val="Hyperlink"/>
          <w:rFonts w:ascii="Wingdings" w:hAnsi="Wingdings"/>
          <w:noProof/>
        </w:rPr>
        <w:t></w:t>
      </w:r>
      <w:r>
        <w:rPr>
          <w:rFonts w:asciiTheme="minorHAnsi" w:eastAsiaTheme="minorEastAsia" w:hAnsiTheme="minorHAnsi" w:cstheme="minorBidi"/>
          <w:noProof/>
          <w:sz w:val="22"/>
        </w:rPr>
        <w:tab/>
      </w:r>
      <w:r w:rsidRPr="00B71A8E">
        <w:rPr>
          <w:rStyle w:val="Hyperlink"/>
          <w:noProof/>
        </w:rPr>
        <w:t>Xây dựng mô hình mạng nơron</w:t>
      </w:r>
      <w:r>
        <w:rPr>
          <w:noProof/>
          <w:webHidden/>
        </w:rPr>
        <w:tab/>
      </w:r>
      <w:r>
        <w:rPr>
          <w:noProof/>
          <w:webHidden/>
        </w:rPr>
        <w:fldChar w:fldCharType="begin"/>
      </w:r>
      <w:r>
        <w:rPr>
          <w:noProof/>
          <w:webHidden/>
        </w:rPr>
        <w:instrText xml:space="preserve"> PAGEREF _Toc343461334 \h </w:instrText>
      </w:r>
      <w:r>
        <w:rPr>
          <w:noProof/>
          <w:webHidden/>
        </w:rPr>
      </w:r>
      <w:r>
        <w:rPr>
          <w:noProof/>
          <w:webHidden/>
        </w:rPr>
        <w:fldChar w:fldCharType="separate"/>
      </w:r>
      <w:r>
        <w:rPr>
          <w:noProof/>
          <w:webHidden/>
        </w:rPr>
        <w:t>8</w:t>
      </w:r>
      <w:r>
        <w:rPr>
          <w:noProof/>
          <w:webHidden/>
        </w:rPr>
        <w:fldChar w:fldCharType="end"/>
      </w:r>
      <w:r w:rsidRPr="00B71A8E">
        <w:rPr>
          <w:rStyle w:val="Hyperlink"/>
          <w:noProof/>
        </w:rPr>
        <w:fldChar w:fldCharType="end"/>
      </w:r>
    </w:p>
    <w:p w14:paraId="6196CD23" w14:textId="77777777" w:rsidR="002E545D" w:rsidRDefault="002E545D">
      <w:pPr>
        <w:rPr>
          <w:ins w:id="174" w:author="The Si Tran" w:date="2012-12-12T13:48:00Z"/>
          <w:kern w:val="32"/>
        </w:rPr>
        <w:pPrChange w:id="175" w:author="The Si Tran" w:date="2012-12-12T13:52:00Z">
          <w:pPr>
            <w:spacing w:before="0" w:after="200" w:line="276" w:lineRule="auto"/>
            <w:jc w:val="left"/>
          </w:pPr>
        </w:pPrChange>
      </w:pPr>
      <w:ins w:id="176" w:author="The Si Tran" w:date="2012-12-12T13:49:00Z">
        <w:r>
          <w:fldChar w:fldCharType="end"/>
        </w:r>
      </w:ins>
    </w:p>
    <w:p w14:paraId="71833326" w14:textId="77777777" w:rsidR="004E789F" w:rsidRDefault="004E789F">
      <w:pPr>
        <w:spacing w:before="0" w:after="200" w:line="276" w:lineRule="auto"/>
        <w:ind w:firstLine="0"/>
        <w:jc w:val="left"/>
        <w:rPr>
          <w:ins w:id="177" w:author="The Si Tran" w:date="2012-12-16T10:03:00Z"/>
          <w:rFonts w:cs="Arial"/>
          <w:b/>
          <w:bCs/>
          <w:kern w:val="32"/>
          <w:sz w:val="32"/>
          <w:szCs w:val="32"/>
        </w:rPr>
      </w:pPr>
      <w:ins w:id="178" w:author="The Si Tran" w:date="2012-12-16T10:03:00Z">
        <w:r>
          <w:br w:type="page"/>
        </w:r>
      </w:ins>
    </w:p>
    <w:p w14:paraId="71489AD8" w14:textId="476B114B" w:rsidR="0045424A" w:rsidRDefault="0045424A">
      <w:pPr>
        <w:pStyle w:val="Heading1"/>
        <w:numPr>
          <w:ilvl w:val="0"/>
          <w:numId w:val="0"/>
        </w:numPr>
        <w:ind w:left="360"/>
        <w:rPr>
          <w:ins w:id="179" w:author="The Si Tran" w:date="2012-12-11T23:16:00Z"/>
        </w:rPr>
        <w:pPrChange w:id="180" w:author="The Si Tran" w:date="2012-12-14T07:19:00Z">
          <w:pPr>
            <w:pStyle w:val="Heading1"/>
            <w:numPr>
              <w:numId w:val="0"/>
            </w:numPr>
            <w:spacing w:line="480" w:lineRule="auto"/>
            <w:ind w:left="0" w:firstLine="0"/>
            <w:jc w:val="both"/>
          </w:pPr>
        </w:pPrChange>
      </w:pPr>
      <w:bookmarkStart w:id="181" w:name="_Toc343461126"/>
      <w:r w:rsidRPr="0049233F">
        <w:rPr>
          <w:rPrChange w:id="182" w:author="The Si Tran" w:date="2012-12-05T23:02:00Z">
            <w:rPr>
              <w:rFonts w:cs="Times New Roman"/>
              <w:b w:val="0"/>
              <w:bCs w:val="0"/>
              <w:kern w:val="0"/>
              <w:sz w:val="26"/>
              <w:szCs w:val="22"/>
            </w:rPr>
          </w:rPrChange>
        </w:rPr>
        <w:lastRenderedPageBreak/>
        <w:t>DANH MỤC HÌNH</w:t>
      </w:r>
      <w:bookmarkEnd w:id="7"/>
      <w:bookmarkEnd w:id="181"/>
    </w:p>
    <w:p w14:paraId="182C4DCE" w14:textId="77777777" w:rsidR="008E24BE" w:rsidRDefault="00187200">
      <w:pPr>
        <w:pStyle w:val="TOC1"/>
        <w:rPr>
          <w:ins w:id="183" w:author="The Si Tran" w:date="2012-12-16T20:23:00Z"/>
          <w:rFonts w:asciiTheme="minorHAnsi" w:eastAsiaTheme="minorEastAsia" w:hAnsiTheme="minorHAnsi" w:cstheme="minorBidi"/>
          <w:noProof/>
          <w:sz w:val="22"/>
        </w:rPr>
      </w:pPr>
      <w:ins w:id="184" w:author="The Si Tran" w:date="2012-12-11T23:27:00Z">
        <w:r>
          <w:fldChar w:fldCharType="begin"/>
        </w:r>
        <w:r>
          <w:instrText xml:space="preserve"> TOC \h \z \t "Hinh,1" </w:instrText>
        </w:r>
      </w:ins>
      <w:r>
        <w:fldChar w:fldCharType="separate"/>
      </w:r>
      <w:ins w:id="185" w:author="The Si Tran" w:date="2012-12-16T20:23:00Z">
        <w:r w:rsidR="008E24BE" w:rsidRPr="00A74EAF">
          <w:rPr>
            <w:rStyle w:val="Hyperlink"/>
            <w:noProof/>
          </w:rPr>
          <w:fldChar w:fldCharType="begin"/>
        </w:r>
        <w:r w:rsidR="008E24BE" w:rsidRPr="00A74EAF">
          <w:rPr>
            <w:rStyle w:val="Hyperlink"/>
            <w:noProof/>
          </w:rPr>
          <w:instrText xml:space="preserve"> </w:instrText>
        </w:r>
        <w:r w:rsidR="008E24BE">
          <w:rPr>
            <w:noProof/>
          </w:rPr>
          <w:instrText>HYPERLINK \l "_Toc343452734"</w:instrText>
        </w:r>
        <w:r w:rsidR="008E24BE" w:rsidRPr="00A74EAF">
          <w:rPr>
            <w:rStyle w:val="Hyperlink"/>
            <w:noProof/>
          </w:rPr>
          <w:instrText xml:space="preserve"> </w:instrText>
        </w:r>
        <w:r w:rsidR="008E24BE" w:rsidRPr="00A74EAF">
          <w:rPr>
            <w:rStyle w:val="Hyperlink"/>
            <w:noProof/>
          </w:rPr>
          <w:fldChar w:fldCharType="separate"/>
        </w:r>
        <w:r w:rsidR="008E24BE" w:rsidRPr="00A74EAF">
          <w:rPr>
            <w:rStyle w:val="Hyperlink"/>
            <w:noProof/>
          </w:rPr>
          <w:t>Hình 2.1: Số khách hàng đặt chỗ hàng tháng của hãng Pan Am</w:t>
        </w:r>
        <w:r w:rsidR="008E24BE">
          <w:rPr>
            <w:noProof/>
            <w:webHidden/>
          </w:rPr>
          <w:tab/>
        </w:r>
        <w:r w:rsidR="008E24BE">
          <w:rPr>
            <w:noProof/>
            <w:webHidden/>
          </w:rPr>
          <w:fldChar w:fldCharType="begin"/>
        </w:r>
        <w:r w:rsidR="008E24BE">
          <w:rPr>
            <w:noProof/>
            <w:webHidden/>
          </w:rPr>
          <w:instrText xml:space="preserve"> PAGEREF _Toc343452734 \h </w:instrText>
        </w:r>
      </w:ins>
      <w:r w:rsidR="008E24BE">
        <w:rPr>
          <w:noProof/>
          <w:webHidden/>
        </w:rPr>
      </w:r>
      <w:r w:rsidR="008E24BE">
        <w:rPr>
          <w:noProof/>
          <w:webHidden/>
        </w:rPr>
        <w:fldChar w:fldCharType="separate"/>
      </w:r>
      <w:r w:rsidR="001D3484">
        <w:rPr>
          <w:noProof/>
          <w:webHidden/>
        </w:rPr>
        <w:t>4</w:t>
      </w:r>
      <w:ins w:id="186" w:author="The Si Tran" w:date="2012-12-16T20:23:00Z">
        <w:r w:rsidR="008E24BE">
          <w:rPr>
            <w:noProof/>
            <w:webHidden/>
          </w:rPr>
          <w:fldChar w:fldCharType="end"/>
        </w:r>
        <w:r w:rsidR="008E24BE" w:rsidRPr="00A74EAF">
          <w:rPr>
            <w:rStyle w:val="Hyperlink"/>
            <w:noProof/>
          </w:rPr>
          <w:fldChar w:fldCharType="end"/>
        </w:r>
      </w:ins>
    </w:p>
    <w:p w14:paraId="76B1A443" w14:textId="77777777" w:rsidR="008E24BE" w:rsidRDefault="008E24BE">
      <w:pPr>
        <w:pStyle w:val="TOC1"/>
        <w:rPr>
          <w:ins w:id="187" w:author="The Si Tran" w:date="2012-12-16T20:23:00Z"/>
          <w:rFonts w:asciiTheme="minorHAnsi" w:eastAsiaTheme="minorEastAsia" w:hAnsiTheme="minorHAnsi" w:cstheme="minorBidi"/>
          <w:noProof/>
          <w:sz w:val="22"/>
        </w:rPr>
      </w:pPr>
      <w:ins w:id="18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_Toc343452735 \h </w:instrText>
        </w:r>
      </w:ins>
      <w:r>
        <w:rPr>
          <w:noProof/>
          <w:webHidden/>
        </w:rPr>
      </w:r>
      <w:r>
        <w:rPr>
          <w:noProof/>
          <w:webHidden/>
        </w:rPr>
        <w:fldChar w:fldCharType="separate"/>
      </w:r>
      <w:r w:rsidR="001D3484">
        <w:rPr>
          <w:noProof/>
          <w:webHidden/>
        </w:rPr>
        <w:t>6</w:t>
      </w:r>
      <w:ins w:id="189" w:author="The Si Tran" w:date="2012-12-16T20:23:00Z">
        <w:r>
          <w:rPr>
            <w:noProof/>
            <w:webHidden/>
          </w:rPr>
          <w:fldChar w:fldCharType="end"/>
        </w:r>
        <w:r w:rsidRPr="00A74EAF">
          <w:rPr>
            <w:rStyle w:val="Hyperlink"/>
            <w:noProof/>
          </w:rPr>
          <w:fldChar w:fldCharType="end"/>
        </w:r>
      </w:ins>
    </w:p>
    <w:p w14:paraId="17F782AC" w14:textId="77777777" w:rsidR="008E24BE" w:rsidRDefault="008E24BE">
      <w:pPr>
        <w:pStyle w:val="TOC1"/>
        <w:rPr>
          <w:ins w:id="190" w:author="The Si Tran" w:date="2012-12-16T20:23:00Z"/>
          <w:rFonts w:asciiTheme="minorHAnsi" w:eastAsiaTheme="minorEastAsia" w:hAnsiTheme="minorHAnsi" w:cstheme="minorBidi"/>
          <w:noProof/>
          <w:sz w:val="22"/>
        </w:rPr>
      </w:pPr>
      <w:ins w:id="19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_Toc343452736 \h </w:instrText>
        </w:r>
      </w:ins>
      <w:r>
        <w:rPr>
          <w:noProof/>
          <w:webHidden/>
        </w:rPr>
      </w:r>
      <w:r>
        <w:rPr>
          <w:noProof/>
          <w:webHidden/>
        </w:rPr>
        <w:fldChar w:fldCharType="separate"/>
      </w:r>
      <w:r w:rsidR="001D3484">
        <w:rPr>
          <w:noProof/>
          <w:webHidden/>
        </w:rPr>
        <w:t>7</w:t>
      </w:r>
      <w:ins w:id="192" w:author="The Si Tran" w:date="2012-12-16T20:23:00Z">
        <w:r>
          <w:rPr>
            <w:noProof/>
            <w:webHidden/>
          </w:rPr>
          <w:fldChar w:fldCharType="end"/>
        </w:r>
        <w:r w:rsidRPr="00A74EAF">
          <w:rPr>
            <w:rStyle w:val="Hyperlink"/>
            <w:noProof/>
          </w:rPr>
          <w:fldChar w:fldCharType="end"/>
        </w:r>
      </w:ins>
    </w:p>
    <w:p w14:paraId="0D5CBC5B" w14:textId="77777777" w:rsidR="008E24BE" w:rsidRDefault="008E24BE">
      <w:pPr>
        <w:pStyle w:val="TOC1"/>
        <w:rPr>
          <w:ins w:id="193" w:author="The Si Tran" w:date="2012-12-16T20:23:00Z"/>
          <w:rFonts w:asciiTheme="minorHAnsi" w:eastAsiaTheme="minorEastAsia" w:hAnsiTheme="minorHAnsi" w:cstheme="minorBidi"/>
          <w:noProof/>
          <w:sz w:val="22"/>
        </w:rPr>
      </w:pPr>
      <w:ins w:id="19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2.4: Hàm tự tương quan</w:t>
        </w:r>
        <w:r>
          <w:rPr>
            <w:noProof/>
            <w:webHidden/>
          </w:rPr>
          <w:tab/>
        </w:r>
        <w:r>
          <w:rPr>
            <w:noProof/>
            <w:webHidden/>
          </w:rPr>
          <w:fldChar w:fldCharType="begin"/>
        </w:r>
        <w:r>
          <w:rPr>
            <w:noProof/>
            <w:webHidden/>
          </w:rPr>
          <w:instrText xml:space="preserve"> PAGEREF _Toc343452737 \h </w:instrText>
        </w:r>
      </w:ins>
      <w:r>
        <w:rPr>
          <w:noProof/>
          <w:webHidden/>
        </w:rPr>
      </w:r>
      <w:r>
        <w:rPr>
          <w:noProof/>
          <w:webHidden/>
        </w:rPr>
        <w:fldChar w:fldCharType="separate"/>
      </w:r>
      <w:r w:rsidR="001D3484">
        <w:rPr>
          <w:noProof/>
          <w:webHidden/>
        </w:rPr>
        <w:t>8</w:t>
      </w:r>
      <w:ins w:id="195" w:author="The Si Tran" w:date="2012-12-16T20:23:00Z">
        <w:r>
          <w:rPr>
            <w:noProof/>
            <w:webHidden/>
          </w:rPr>
          <w:fldChar w:fldCharType="end"/>
        </w:r>
        <w:r w:rsidRPr="00A74EAF">
          <w:rPr>
            <w:rStyle w:val="Hyperlink"/>
            <w:noProof/>
          </w:rPr>
          <w:fldChar w:fldCharType="end"/>
        </w:r>
      </w:ins>
    </w:p>
    <w:p w14:paraId="39B2A78E" w14:textId="77777777" w:rsidR="008E24BE" w:rsidRDefault="008E24BE">
      <w:pPr>
        <w:pStyle w:val="TOC1"/>
        <w:rPr>
          <w:ins w:id="196" w:author="The Si Tran" w:date="2012-12-16T20:23:00Z"/>
          <w:rFonts w:asciiTheme="minorHAnsi" w:eastAsiaTheme="minorEastAsia" w:hAnsiTheme="minorHAnsi" w:cstheme="minorBidi"/>
          <w:noProof/>
          <w:sz w:val="22"/>
        </w:rPr>
      </w:pPr>
      <w:ins w:id="19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_Toc343452738 \h </w:instrText>
        </w:r>
      </w:ins>
      <w:r>
        <w:rPr>
          <w:noProof/>
          <w:webHidden/>
        </w:rPr>
      </w:r>
      <w:r>
        <w:rPr>
          <w:noProof/>
          <w:webHidden/>
        </w:rPr>
        <w:fldChar w:fldCharType="separate"/>
      </w:r>
      <w:r w:rsidR="001D3484">
        <w:rPr>
          <w:noProof/>
          <w:webHidden/>
        </w:rPr>
        <w:t>10</w:t>
      </w:r>
      <w:ins w:id="198" w:author="The Si Tran" w:date="2012-12-16T20:23:00Z">
        <w:r>
          <w:rPr>
            <w:noProof/>
            <w:webHidden/>
          </w:rPr>
          <w:fldChar w:fldCharType="end"/>
        </w:r>
        <w:r w:rsidRPr="00A74EAF">
          <w:rPr>
            <w:rStyle w:val="Hyperlink"/>
            <w:noProof/>
          </w:rPr>
          <w:fldChar w:fldCharType="end"/>
        </w:r>
      </w:ins>
    </w:p>
    <w:p w14:paraId="15D2CAC8" w14:textId="77777777" w:rsidR="008E24BE" w:rsidRDefault="008E24BE">
      <w:pPr>
        <w:pStyle w:val="TOC1"/>
        <w:rPr>
          <w:ins w:id="199" w:author="The Si Tran" w:date="2012-12-16T20:23:00Z"/>
          <w:rFonts w:asciiTheme="minorHAnsi" w:eastAsiaTheme="minorEastAsia" w:hAnsiTheme="minorHAnsi" w:cstheme="minorBidi"/>
          <w:noProof/>
          <w:sz w:val="22"/>
        </w:rPr>
      </w:pPr>
      <w:ins w:id="20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"_Toc343452739"</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2.6:</w:t>
        </w:r>
        <w:r w:rsidRPr="00A74EAF">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_Toc343452739 \h </w:instrText>
        </w:r>
      </w:ins>
      <w:r>
        <w:rPr>
          <w:noProof/>
          <w:webHidden/>
        </w:rPr>
      </w:r>
      <w:r>
        <w:rPr>
          <w:noProof/>
          <w:webHidden/>
        </w:rPr>
        <w:fldChar w:fldCharType="separate"/>
      </w:r>
      <w:r w:rsidR="001D3484">
        <w:rPr>
          <w:noProof/>
          <w:webHidden/>
        </w:rPr>
        <w:t>11</w:t>
      </w:r>
      <w:ins w:id="201" w:author="The Si Tran" w:date="2012-12-16T20:23:00Z">
        <w:r>
          <w:rPr>
            <w:noProof/>
            <w:webHidden/>
          </w:rPr>
          <w:fldChar w:fldCharType="end"/>
        </w:r>
        <w:r w:rsidRPr="00A74EAF">
          <w:rPr>
            <w:rStyle w:val="Hyperlink"/>
            <w:noProof/>
          </w:rPr>
          <w:fldChar w:fldCharType="end"/>
        </w:r>
      </w:ins>
    </w:p>
    <w:p w14:paraId="52BA061D" w14:textId="77777777" w:rsidR="008E24BE" w:rsidRDefault="008E24BE">
      <w:pPr>
        <w:pStyle w:val="TOC1"/>
        <w:rPr>
          <w:ins w:id="202" w:author="The Si Tran" w:date="2012-12-16T20:23:00Z"/>
          <w:rFonts w:asciiTheme="minorHAnsi" w:eastAsiaTheme="minorEastAsia" w:hAnsiTheme="minorHAnsi" w:cstheme="minorBidi"/>
          <w:noProof/>
          <w:sz w:val="22"/>
        </w:rPr>
      </w:pPr>
      <w:ins w:id="20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"_Toc343452740"</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2.7</w:t>
        </w:r>
        <w:r w:rsidRPr="00A74EAF">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_Toc343452740 \h </w:instrText>
        </w:r>
      </w:ins>
      <w:r>
        <w:rPr>
          <w:noProof/>
          <w:webHidden/>
        </w:rPr>
      </w:r>
      <w:r>
        <w:rPr>
          <w:noProof/>
          <w:webHidden/>
        </w:rPr>
        <w:fldChar w:fldCharType="separate"/>
      </w:r>
      <w:r w:rsidR="001D3484">
        <w:rPr>
          <w:noProof/>
          <w:webHidden/>
        </w:rPr>
        <w:t>12</w:t>
      </w:r>
      <w:ins w:id="204" w:author="The Si Tran" w:date="2012-12-16T20:23:00Z">
        <w:r>
          <w:rPr>
            <w:noProof/>
            <w:webHidden/>
          </w:rPr>
          <w:fldChar w:fldCharType="end"/>
        </w:r>
        <w:r w:rsidRPr="00A74EAF">
          <w:rPr>
            <w:rStyle w:val="Hyperlink"/>
            <w:noProof/>
          </w:rPr>
          <w:fldChar w:fldCharType="end"/>
        </w:r>
      </w:ins>
    </w:p>
    <w:p w14:paraId="45896DDC" w14:textId="77777777" w:rsidR="008E24BE" w:rsidRDefault="008E24BE">
      <w:pPr>
        <w:pStyle w:val="TOC1"/>
        <w:rPr>
          <w:ins w:id="205" w:author="The Si Tran" w:date="2012-12-16T20:23:00Z"/>
          <w:rFonts w:asciiTheme="minorHAnsi" w:eastAsiaTheme="minorEastAsia" w:hAnsiTheme="minorHAnsi" w:cstheme="minorBidi"/>
          <w:noProof/>
          <w:sz w:val="22"/>
        </w:rPr>
      </w:pPr>
      <w:ins w:id="20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2.8: Chuỗi thời gian có tính mùa</w:t>
        </w:r>
        <w:r>
          <w:rPr>
            <w:noProof/>
            <w:webHidden/>
          </w:rPr>
          <w:tab/>
        </w:r>
        <w:r>
          <w:rPr>
            <w:noProof/>
            <w:webHidden/>
          </w:rPr>
          <w:fldChar w:fldCharType="begin"/>
        </w:r>
        <w:r>
          <w:rPr>
            <w:noProof/>
            <w:webHidden/>
          </w:rPr>
          <w:instrText xml:space="preserve"> PAGEREF _Toc343452741 \h </w:instrText>
        </w:r>
      </w:ins>
      <w:r>
        <w:rPr>
          <w:noProof/>
          <w:webHidden/>
        </w:rPr>
      </w:r>
      <w:r>
        <w:rPr>
          <w:noProof/>
          <w:webHidden/>
        </w:rPr>
        <w:fldChar w:fldCharType="separate"/>
      </w:r>
      <w:r w:rsidR="001D3484">
        <w:rPr>
          <w:noProof/>
          <w:webHidden/>
        </w:rPr>
        <w:t>13</w:t>
      </w:r>
      <w:ins w:id="207" w:author="The Si Tran" w:date="2012-12-16T20:23:00Z">
        <w:r>
          <w:rPr>
            <w:noProof/>
            <w:webHidden/>
          </w:rPr>
          <w:fldChar w:fldCharType="end"/>
        </w:r>
        <w:r w:rsidRPr="00A74EAF">
          <w:rPr>
            <w:rStyle w:val="Hyperlink"/>
            <w:noProof/>
          </w:rPr>
          <w:fldChar w:fldCharType="end"/>
        </w:r>
      </w:ins>
    </w:p>
    <w:p w14:paraId="44487D45" w14:textId="77777777" w:rsidR="008E24BE" w:rsidRDefault="008E24BE">
      <w:pPr>
        <w:pStyle w:val="TOC1"/>
        <w:rPr>
          <w:ins w:id="208" w:author="The Si Tran" w:date="2012-12-16T20:23:00Z"/>
          <w:rFonts w:asciiTheme="minorHAnsi" w:eastAsiaTheme="minorEastAsia" w:hAnsiTheme="minorHAnsi" w:cstheme="minorBidi"/>
          <w:noProof/>
          <w:sz w:val="22"/>
        </w:rPr>
      </w:pPr>
      <w:ins w:id="20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"_Toc343452742"</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3.1:</w:t>
        </w:r>
        <w:r w:rsidRPr="00A74EAF">
          <w:rPr>
            <w:rStyle w:val="Hyperlink"/>
            <w:noProof/>
            <w:lang w:val="fr-FR"/>
          </w:rPr>
          <w:t xml:space="preserve"> Hình ảnh của mô hình  MA(2)</w:t>
        </w:r>
        <w:r w:rsidRPr="00A74EAF">
          <w:rPr>
            <w:rStyle w:val="Hyperlink"/>
            <w:noProof/>
            <w:lang w:val="pt-BR"/>
          </w:rPr>
          <w:t xml:space="preserve"> </w:t>
        </w:r>
        <m:oMath>
          <m:r>
            <m:rPr>
              <m:sty m:val="p"/>
            </m:rPr>
            <w:rPr>
              <w:rStyle w:val="Hyperlink"/>
              <w:rFonts w:ascii="Cambria Math" w:hAnsi="Cambria Math"/>
              <w:noProof/>
              <w:lang w:val="pt-BR"/>
            </w:rPr>
            <m:t>yt=40+εt+0.7</m:t>
          </m:r>
          <m:r>
            <m:rPr>
              <m:sty m:val="p"/>
            </m:rPr>
            <w:rPr>
              <w:rStyle w:val="Hyperlink"/>
              <w:rFonts w:ascii="Cambria Math" w:hAnsi="Cambria Math"/>
              <w:noProof/>
              <w:lang w:val="pt-BR"/>
            </w:rPr>
            <m:t>ε</m:t>
          </m:r>
          <m:r>
            <m:rPr>
              <m:sty m:val="p"/>
            </m:rPr>
            <w:rPr>
              <w:rStyle w:val="Hyperlink"/>
              <w:rFonts w:ascii="Cambria Math" w:hAnsi="Cambria Math"/>
              <w:noProof/>
              <w:lang w:val="pt-BR"/>
            </w:rPr>
            <m:t>t-1-0.28εt-2</m:t>
          </m:r>
        </m:oMath>
        <w:r>
          <w:rPr>
            <w:noProof/>
            <w:webHidden/>
          </w:rPr>
          <w:tab/>
        </w:r>
        <w:r>
          <w:rPr>
            <w:noProof/>
            <w:webHidden/>
          </w:rPr>
          <w:fldChar w:fldCharType="begin"/>
        </w:r>
        <w:r>
          <w:rPr>
            <w:noProof/>
            <w:webHidden/>
          </w:rPr>
          <w:instrText xml:space="preserve"> PAGEREF _Toc343452742 \h </w:instrText>
        </w:r>
      </w:ins>
      <w:r>
        <w:rPr>
          <w:noProof/>
          <w:webHidden/>
        </w:rPr>
      </w:r>
      <w:r>
        <w:rPr>
          <w:noProof/>
          <w:webHidden/>
        </w:rPr>
        <w:fldChar w:fldCharType="separate"/>
      </w:r>
      <w:r w:rsidR="001D3484">
        <w:rPr>
          <w:noProof/>
          <w:webHidden/>
        </w:rPr>
        <w:t>17</w:t>
      </w:r>
      <w:ins w:id="210" w:author="The Si Tran" w:date="2012-12-16T20:23:00Z">
        <w:r>
          <w:rPr>
            <w:noProof/>
            <w:webHidden/>
          </w:rPr>
          <w:fldChar w:fldCharType="end"/>
        </w:r>
        <w:r w:rsidRPr="00A74EAF">
          <w:rPr>
            <w:rStyle w:val="Hyperlink"/>
            <w:noProof/>
          </w:rPr>
          <w:fldChar w:fldCharType="end"/>
        </w:r>
      </w:ins>
    </w:p>
    <w:p w14:paraId="2BFA8C92" w14:textId="77777777" w:rsidR="008E24BE" w:rsidRDefault="008E24BE">
      <w:pPr>
        <w:pStyle w:val="TOC1"/>
        <w:rPr>
          <w:ins w:id="211" w:author="The Si Tran" w:date="2012-12-16T20:23:00Z"/>
          <w:rFonts w:asciiTheme="minorHAnsi" w:eastAsiaTheme="minorEastAsia" w:hAnsiTheme="minorHAnsi" w:cstheme="minorBidi"/>
          <w:noProof/>
          <w:sz w:val="22"/>
        </w:rPr>
      </w:pPr>
      <w:ins w:id="21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"_Toc343452743"</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_Toc343452743 \h </w:instrText>
        </w:r>
      </w:ins>
      <w:r>
        <w:rPr>
          <w:noProof/>
          <w:webHidden/>
        </w:rPr>
      </w:r>
      <w:r>
        <w:rPr>
          <w:noProof/>
          <w:webHidden/>
        </w:rPr>
        <w:fldChar w:fldCharType="separate"/>
      </w:r>
      <w:r w:rsidR="001D3484">
        <w:rPr>
          <w:noProof/>
          <w:webHidden/>
        </w:rPr>
        <w:t>20</w:t>
      </w:r>
      <w:ins w:id="213" w:author="The Si Tran" w:date="2012-12-16T20:23:00Z">
        <w:r>
          <w:rPr>
            <w:noProof/>
            <w:webHidden/>
          </w:rPr>
          <w:fldChar w:fldCharType="end"/>
        </w:r>
        <w:r w:rsidRPr="00A74EAF">
          <w:rPr>
            <w:rStyle w:val="Hyperlink"/>
            <w:noProof/>
          </w:rPr>
          <w:fldChar w:fldCharType="end"/>
        </w:r>
      </w:ins>
    </w:p>
    <w:p w14:paraId="45EF81F9" w14:textId="77777777" w:rsidR="008E24BE" w:rsidRDefault="008E24BE">
      <w:pPr>
        <w:pStyle w:val="TOC1"/>
        <w:rPr>
          <w:ins w:id="214" w:author="The Si Tran" w:date="2012-12-16T20:23:00Z"/>
          <w:rFonts w:asciiTheme="minorHAnsi" w:eastAsiaTheme="minorEastAsia" w:hAnsiTheme="minorHAnsi" w:cstheme="minorBidi"/>
          <w:noProof/>
          <w:sz w:val="22"/>
        </w:rPr>
      </w:pPr>
      <w:ins w:id="21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"_Toc343452744"</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_Toc343452744 \h </w:instrText>
        </w:r>
      </w:ins>
      <w:r>
        <w:rPr>
          <w:noProof/>
          <w:webHidden/>
        </w:rPr>
      </w:r>
      <w:r>
        <w:rPr>
          <w:noProof/>
          <w:webHidden/>
        </w:rPr>
        <w:fldChar w:fldCharType="separate"/>
      </w:r>
      <w:r w:rsidR="001D3484">
        <w:rPr>
          <w:noProof/>
          <w:webHidden/>
        </w:rPr>
        <w:t>21</w:t>
      </w:r>
      <w:ins w:id="216" w:author="The Si Tran" w:date="2012-12-16T20:23:00Z">
        <w:r>
          <w:rPr>
            <w:noProof/>
            <w:webHidden/>
          </w:rPr>
          <w:fldChar w:fldCharType="end"/>
        </w:r>
        <w:r w:rsidRPr="00A74EAF">
          <w:rPr>
            <w:rStyle w:val="Hyperlink"/>
            <w:noProof/>
          </w:rPr>
          <w:fldChar w:fldCharType="end"/>
        </w:r>
      </w:ins>
    </w:p>
    <w:p w14:paraId="105A0B7F" w14:textId="77777777" w:rsidR="008E24BE" w:rsidRDefault="008E24BE">
      <w:pPr>
        <w:pStyle w:val="TOC1"/>
        <w:rPr>
          <w:ins w:id="217" w:author="The Si Tran" w:date="2012-12-16T20:23:00Z"/>
          <w:rFonts w:asciiTheme="minorHAnsi" w:eastAsiaTheme="minorEastAsia" w:hAnsiTheme="minorHAnsi" w:cstheme="minorBidi"/>
          <w:noProof/>
          <w:sz w:val="22"/>
        </w:rPr>
      </w:pPr>
      <w:ins w:id="21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3.4 : Các thành phần của mô hình SARIMA</w:t>
        </w:r>
        <w:r>
          <w:rPr>
            <w:noProof/>
            <w:webHidden/>
          </w:rPr>
          <w:tab/>
        </w:r>
        <w:r>
          <w:rPr>
            <w:noProof/>
            <w:webHidden/>
          </w:rPr>
          <w:fldChar w:fldCharType="begin"/>
        </w:r>
        <w:r>
          <w:rPr>
            <w:noProof/>
            <w:webHidden/>
          </w:rPr>
          <w:instrText xml:space="preserve"> PAGEREF _Toc343452745 \h </w:instrText>
        </w:r>
      </w:ins>
      <w:r>
        <w:rPr>
          <w:noProof/>
          <w:webHidden/>
        </w:rPr>
      </w:r>
      <w:r>
        <w:rPr>
          <w:noProof/>
          <w:webHidden/>
        </w:rPr>
        <w:fldChar w:fldCharType="separate"/>
      </w:r>
      <w:r w:rsidR="001D3484">
        <w:rPr>
          <w:noProof/>
          <w:webHidden/>
        </w:rPr>
        <w:t>24</w:t>
      </w:r>
      <w:ins w:id="219" w:author="The Si Tran" w:date="2012-12-16T20:23:00Z">
        <w:r>
          <w:rPr>
            <w:noProof/>
            <w:webHidden/>
          </w:rPr>
          <w:fldChar w:fldCharType="end"/>
        </w:r>
        <w:r w:rsidRPr="00A74EAF">
          <w:rPr>
            <w:rStyle w:val="Hyperlink"/>
            <w:noProof/>
          </w:rPr>
          <w:fldChar w:fldCharType="end"/>
        </w:r>
      </w:ins>
    </w:p>
    <w:p w14:paraId="6977B909" w14:textId="77777777" w:rsidR="008E24BE" w:rsidRDefault="008E24BE">
      <w:pPr>
        <w:pStyle w:val="TOC1"/>
        <w:rPr>
          <w:ins w:id="220" w:author="The Si Tran" w:date="2012-12-16T20:23:00Z"/>
          <w:rFonts w:asciiTheme="minorHAnsi" w:eastAsiaTheme="minorEastAsia" w:hAnsiTheme="minorHAnsi" w:cstheme="minorBidi"/>
          <w:noProof/>
          <w:sz w:val="22"/>
        </w:rPr>
      </w:pPr>
      <w:ins w:id="22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_Toc343452746 \h </w:instrText>
        </w:r>
      </w:ins>
      <w:r>
        <w:rPr>
          <w:noProof/>
          <w:webHidden/>
        </w:rPr>
      </w:r>
      <w:r>
        <w:rPr>
          <w:noProof/>
          <w:webHidden/>
        </w:rPr>
        <w:fldChar w:fldCharType="separate"/>
      </w:r>
      <w:r w:rsidR="001D3484">
        <w:rPr>
          <w:noProof/>
          <w:webHidden/>
        </w:rPr>
        <w:t>28</w:t>
      </w:r>
      <w:ins w:id="222" w:author="The Si Tran" w:date="2012-12-16T20:23:00Z">
        <w:r>
          <w:rPr>
            <w:noProof/>
            <w:webHidden/>
          </w:rPr>
          <w:fldChar w:fldCharType="end"/>
        </w:r>
        <w:r w:rsidRPr="00A74EAF">
          <w:rPr>
            <w:rStyle w:val="Hyperlink"/>
            <w:noProof/>
          </w:rPr>
          <w:fldChar w:fldCharType="end"/>
        </w:r>
      </w:ins>
    </w:p>
    <w:p w14:paraId="31028D6D" w14:textId="77777777" w:rsidR="008E24BE" w:rsidRDefault="008E24BE">
      <w:pPr>
        <w:pStyle w:val="TOC1"/>
        <w:rPr>
          <w:ins w:id="223" w:author="The Si Tran" w:date="2012-12-16T20:23:00Z"/>
          <w:rFonts w:asciiTheme="minorHAnsi" w:eastAsiaTheme="minorEastAsia" w:hAnsiTheme="minorHAnsi" w:cstheme="minorBidi"/>
          <w:noProof/>
          <w:sz w:val="22"/>
        </w:rPr>
      </w:pPr>
      <w:ins w:id="22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_Toc343452747 \h </w:instrText>
        </w:r>
      </w:ins>
      <w:r>
        <w:rPr>
          <w:noProof/>
          <w:webHidden/>
        </w:rPr>
      </w:r>
      <w:r>
        <w:rPr>
          <w:noProof/>
          <w:webHidden/>
        </w:rPr>
        <w:fldChar w:fldCharType="separate"/>
      </w:r>
      <w:r w:rsidR="001D3484">
        <w:rPr>
          <w:noProof/>
          <w:webHidden/>
        </w:rPr>
        <w:t>28</w:t>
      </w:r>
      <w:ins w:id="225" w:author="The Si Tran" w:date="2012-12-16T20:23:00Z">
        <w:r>
          <w:rPr>
            <w:noProof/>
            <w:webHidden/>
          </w:rPr>
          <w:fldChar w:fldCharType="end"/>
        </w:r>
        <w:r w:rsidRPr="00A74EAF">
          <w:rPr>
            <w:rStyle w:val="Hyperlink"/>
            <w:noProof/>
          </w:rPr>
          <w:fldChar w:fldCharType="end"/>
        </w:r>
      </w:ins>
    </w:p>
    <w:p w14:paraId="49F84B70" w14:textId="3EB90A9A" w:rsidR="008E24BE" w:rsidRDefault="008E24BE">
      <w:pPr>
        <w:pStyle w:val="TOC1"/>
        <w:rPr>
          <w:ins w:id="226" w:author="The Si Tran" w:date="2012-12-16T20:23:00Z"/>
          <w:rFonts w:asciiTheme="minorHAnsi" w:eastAsiaTheme="minorEastAsia" w:hAnsiTheme="minorHAnsi" w:cstheme="minorBidi"/>
          <w:noProof/>
          <w:sz w:val="22"/>
        </w:rPr>
      </w:pPr>
      <w:ins w:id="22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"_Toc343452748"</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4.1 Đơn vị mạng </w:t>
        </w:r>
      </w:ins>
      <w:r w:rsidR="00976130">
        <w:rPr>
          <w:rStyle w:val="Hyperlink"/>
          <w:noProof/>
        </w:rPr>
        <w:t>nơron</w:t>
      </w:r>
      <w:ins w:id="228" w:author="The Si Tran" w:date="2012-12-16T20:23:00Z">
        <w:r>
          <w:rPr>
            <w:noProof/>
            <w:webHidden/>
          </w:rPr>
          <w:tab/>
        </w:r>
        <w:r>
          <w:rPr>
            <w:noProof/>
            <w:webHidden/>
          </w:rPr>
          <w:fldChar w:fldCharType="begin"/>
        </w:r>
        <w:r>
          <w:rPr>
            <w:noProof/>
            <w:webHidden/>
          </w:rPr>
          <w:instrText xml:space="preserve"> PAGEREF _Toc343452748 \h </w:instrText>
        </w:r>
      </w:ins>
      <w:r>
        <w:rPr>
          <w:noProof/>
          <w:webHidden/>
        </w:rPr>
      </w:r>
      <w:r>
        <w:rPr>
          <w:noProof/>
          <w:webHidden/>
        </w:rPr>
        <w:fldChar w:fldCharType="separate"/>
      </w:r>
      <w:r w:rsidR="001D3484">
        <w:rPr>
          <w:noProof/>
          <w:webHidden/>
        </w:rPr>
        <w:t>33</w:t>
      </w:r>
      <w:ins w:id="229" w:author="The Si Tran" w:date="2012-12-16T20:23:00Z">
        <w:r>
          <w:rPr>
            <w:noProof/>
            <w:webHidden/>
          </w:rPr>
          <w:fldChar w:fldCharType="end"/>
        </w:r>
        <w:r w:rsidRPr="00A74EAF">
          <w:rPr>
            <w:rStyle w:val="Hyperlink"/>
            <w:noProof/>
          </w:rPr>
          <w:fldChar w:fldCharType="end"/>
        </w:r>
      </w:ins>
    </w:p>
    <w:p w14:paraId="5572F468" w14:textId="1CCEF22E" w:rsidR="008E24BE" w:rsidRDefault="008E24BE">
      <w:pPr>
        <w:pStyle w:val="TOC1"/>
        <w:rPr>
          <w:ins w:id="230" w:author="The Si Tran" w:date="2012-12-16T20:23:00Z"/>
          <w:rFonts w:asciiTheme="minorHAnsi" w:eastAsiaTheme="minorEastAsia" w:hAnsiTheme="minorHAnsi" w:cstheme="minorBidi"/>
          <w:noProof/>
          <w:sz w:val="22"/>
        </w:rPr>
      </w:pPr>
      <w:ins w:id="23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"_Toc343452749"</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4.1 Mạng </w:t>
        </w:r>
      </w:ins>
      <w:r w:rsidR="00976130">
        <w:rPr>
          <w:rStyle w:val="Hyperlink"/>
          <w:noProof/>
        </w:rPr>
        <w:t>nơron</w:t>
      </w:r>
      <w:ins w:id="232" w:author="The Si Tran" w:date="2012-12-16T20:23:00Z">
        <w:r w:rsidRPr="00A74EAF">
          <w:rPr>
            <w:rStyle w:val="Hyperlink"/>
            <w:noProof/>
          </w:rPr>
          <w:t xml:space="preserve"> truyền thẳng</w:t>
        </w:r>
        <w:r>
          <w:rPr>
            <w:noProof/>
            <w:webHidden/>
          </w:rPr>
          <w:tab/>
        </w:r>
        <w:r>
          <w:rPr>
            <w:noProof/>
            <w:webHidden/>
          </w:rPr>
          <w:fldChar w:fldCharType="begin"/>
        </w:r>
        <w:r>
          <w:rPr>
            <w:noProof/>
            <w:webHidden/>
          </w:rPr>
          <w:instrText xml:space="preserve"> PAGEREF _Toc343452749 \h </w:instrText>
        </w:r>
      </w:ins>
      <w:r>
        <w:rPr>
          <w:noProof/>
          <w:webHidden/>
        </w:rPr>
      </w:r>
      <w:r>
        <w:rPr>
          <w:noProof/>
          <w:webHidden/>
        </w:rPr>
        <w:fldChar w:fldCharType="separate"/>
      </w:r>
      <w:r w:rsidR="001D3484">
        <w:rPr>
          <w:noProof/>
          <w:webHidden/>
        </w:rPr>
        <w:t>35</w:t>
      </w:r>
      <w:ins w:id="233" w:author="The Si Tran" w:date="2012-12-16T20:23:00Z">
        <w:r>
          <w:rPr>
            <w:noProof/>
            <w:webHidden/>
          </w:rPr>
          <w:fldChar w:fldCharType="end"/>
        </w:r>
        <w:r w:rsidRPr="00A74EAF">
          <w:rPr>
            <w:rStyle w:val="Hyperlink"/>
            <w:noProof/>
          </w:rPr>
          <w:fldChar w:fldCharType="end"/>
        </w:r>
      </w:ins>
    </w:p>
    <w:p w14:paraId="36172920" w14:textId="4F04FBD1" w:rsidR="008E24BE" w:rsidRDefault="008E24BE">
      <w:pPr>
        <w:pStyle w:val="TOC1"/>
        <w:rPr>
          <w:ins w:id="234" w:author="The Si Tran" w:date="2012-12-16T20:23:00Z"/>
          <w:rFonts w:asciiTheme="minorHAnsi" w:eastAsiaTheme="minorEastAsia" w:hAnsiTheme="minorHAnsi" w:cstheme="minorBidi"/>
          <w:noProof/>
          <w:sz w:val="22"/>
        </w:rPr>
      </w:pPr>
      <w:ins w:id="23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"_Toc343452750"</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4.2 Mạng </w:t>
        </w:r>
      </w:ins>
      <w:r w:rsidR="00976130">
        <w:rPr>
          <w:rStyle w:val="Hyperlink"/>
          <w:noProof/>
        </w:rPr>
        <w:t>nơron</w:t>
      </w:r>
      <w:ins w:id="236" w:author="The Si Tran" w:date="2012-12-16T20:23:00Z">
        <w:r w:rsidRPr="00A74EAF">
          <w:rPr>
            <w:rStyle w:val="Hyperlink"/>
            <w:noProof/>
          </w:rPr>
          <w:t xml:space="preserve"> hồi quy</w:t>
        </w:r>
        <w:r>
          <w:rPr>
            <w:noProof/>
            <w:webHidden/>
          </w:rPr>
          <w:tab/>
        </w:r>
        <w:r>
          <w:rPr>
            <w:noProof/>
            <w:webHidden/>
          </w:rPr>
          <w:fldChar w:fldCharType="begin"/>
        </w:r>
        <w:r>
          <w:rPr>
            <w:noProof/>
            <w:webHidden/>
          </w:rPr>
          <w:instrText xml:space="preserve"> PAGEREF _Toc343452750 \h </w:instrText>
        </w:r>
      </w:ins>
      <w:r>
        <w:rPr>
          <w:noProof/>
          <w:webHidden/>
        </w:rPr>
      </w:r>
      <w:r>
        <w:rPr>
          <w:noProof/>
          <w:webHidden/>
        </w:rPr>
        <w:fldChar w:fldCharType="separate"/>
      </w:r>
      <w:r w:rsidR="001D3484">
        <w:rPr>
          <w:noProof/>
          <w:webHidden/>
        </w:rPr>
        <w:t>35</w:t>
      </w:r>
      <w:ins w:id="237" w:author="The Si Tran" w:date="2012-12-16T20:23:00Z">
        <w:r>
          <w:rPr>
            <w:noProof/>
            <w:webHidden/>
          </w:rPr>
          <w:fldChar w:fldCharType="end"/>
        </w:r>
        <w:r w:rsidRPr="00A74EAF">
          <w:rPr>
            <w:rStyle w:val="Hyperlink"/>
            <w:noProof/>
          </w:rPr>
          <w:fldChar w:fldCharType="end"/>
        </w:r>
      </w:ins>
    </w:p>
    <w:p w14:paraId="31918751" w14:textId="77777777" w:rsidR="008E24BE" w:rsidRDefault="008E24BE">
      <w:pPr>
        <w:pStyle w:val="TOC1"/>
        <w:rPr>
          <w:ins w:id="238" w:author="The Si Tran" w:date="2012-12-16T20:23:00Z"/>
          <w:rFonts w:asciiTheme="minorHAnsi" w:eastAsiaTheme="minorEastAsia" w:hAnsiTheme="minorHAnsi" w:cstheme="minorBidi"/>
          <w:noProof/>
          <w:sz w:val="22"/>
        </w:rPr>
      </w:pPr>
      <w:ins w:id="23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4.3  Mô hình học có giám sát</w:t>
        </w:r>
        <w:r>
          <w:rPr>
            <w:noProof/>
            <w:webHidden/>
          </w:rPr>
          <w:tab/>
        </w:r>
        <w:r>
          <w:rPr>
            <w:noProof/>
            <w:webHidden/>
          </w:rPr>
          <w:fldChar w:fldCharType="begin"/>
        </w:r>
        <w:r>
          <w:rPr>
            <w:noProof/>
            <w:webHidden/>
          </w:rPr>
          <w:instrText xml:space="preserve"> PAGEREF _Toc343452751 \h </w:instrText>
        </w:r>
      </w:ins>
      <w:r>
        <w:rPr>
          <w:noProof/>
          <w:webHidden/>
        </w:rPr>
      </w:r>
      <w:r>
        <w:rPr>
          <w:noProof/>
          <w:webHidden/>
        </w:rPr>
        <w:fldChar w:fldCharType="separate"/>
      </w:r>
      <w:r w:rsidR="001D3484">
        <w:rPr>
          <w:noProof/>
          <w:webHidden/>
        </w:rPr>
        <w:t>36</w:t>
      </w:r>
      <w:ins w:id="240" w:author="The Si Tran" w:date="2012-12-16T20:23:00Z">
        <w:r>
          <w:rPr>
            <w:noProof/>
            <w:webHidden/>
          </w:rPr>
          <w:fldChar w:fldCharType="end"/>
        </w:r>
        <w:r w:rsidRPr="00A74EAF">
          <w:rPr>
            <w:rStyle w:val="Hyperlink"/>
            <w:noProof/>
          </w:rPr>
          <w:fldChar w:fldCharType="end"/>
        </w:r>
      </w:ins>
    </w:p>
    <w:p w14:paraId="37010E56" w14:textId="05516892" w:rsidR="008E24BE" w:rsidRDefault="008E24BE">
      <w:pPr>
        <w:pStyle w:val="TOC1"/>
        <w:rPr>
          <w:ins w:id="241" w:author="The Si Tran" w:date="2012-12-16T20:23:00Z"/>
          <w:rFonts w:asciiTheme="minorHAnsi" w:eastAsiaTheme="minorEastAsia" w:hAnsiTheme="minorHAnsi" w:cstheme="minorBidi"/>
          <w:noProof/>
          <w:sz w:val="22"/>
        </w:rPr>
      </w:pPr>
      <w:ins w:id="24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"_Toc343452752"</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4.4: Đơn vị mạng </w:t>
        </w:r>
      </w:ins>
      <w:r w:rsidR="00976130">
        <w:rPr>
          <w:rStyle w:val="Hyperlink"/>
          <w:noProof/>
        </w:rPr>
        <w:t>Nơron</w:t>
      </w:r>
      <w:ins w:id="243" w:author="The Si Tran" w:date="2012-12-16T20:23:00Z">
        <w:r>
          <w:rPr>
            <w:noProof/>
            <w:webHidden/>
          </w:rPr>
          <w:tab/>
        </w:r>
        <w:r>
          <w:rPr>
            <w:noProof/>
            <w:webHidden/>
          </w:rPr>
          <w:fldChar w:fldCharType="begin"/>
        </w:r>
        <w:r>
          <w:rPr>
            <w:noProof/>
            <w:webHidden/>
          </w:rPr>
          <w:instrText xml:space="preserve"> PAGEREF _Toc343452752 \h </w:instrText>
        </w:r>
      </w:ins>
      <w:r>
        <w:rPr>
          <w:noProof/>
          <w:webHidden/>
        </w:rPr>
      </w:r>
      <w:r>
        <w:rPr>
          <w:noProof/>
          <w:webHidden/>
        </w:rPr>
        <w:fldChar w:fldCharType="separate"/>
      </w:r>
      <w:r w:rsidR="001D3484">
        <w:rPr>
          <w:noProof/>
          <w:webHidden/>
        </w:rPr>
        <w:t>37</w:t>
      </w:r>
      <w:ins w:id="244" w:author="The Si Tran" w:date="2012-12-16T20:23:00Z">
        <w:r>
          <w:rPr>
            <w:noProof/>
            <w:webHidden/>
          </w:rPr>
          <w:fldChar w:fldCharType="end"/>
        </w:r>
        <w:r w:rsidRPr="00A74EAF">
          <w:rPr>
            <w:rStyle w:val="Hyperlink"/>
            <w:noProof/>
          </w:rPr>
          <w:fldChar w:fldCharType="end"/>
        </w:r>
      </w:ins>
    </w:p>
    <w:p w14:paraId="3E8FBFE6" w14:textId="77777777" w:rsidR="008E24BE" w:rsidRDefault="008E24BE">
      <w:pPr>
        <w:pStyle w:val="TOC1"/>
        <w:rPr>
          <w:ins w:id="245" w:author="The Si Tran" w:date="2012-12-16T20:23:00Z"/>
          <w:rFonts w:asciiTheme="minorHAnsi" w:eastAsiaTheme="minorEastAsia" w:hAnsiTheme="minorHAnsi" w:cstheme="minorBidi"/>
          <w:noProof/>
          <w:sz w:val="22"/>
        </w:rPr>
      </w:pPr>
      <w:ins w:id="24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"_Toc343452753"</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_Toc343452753 \h </w:instrText>
        </w:r>
      </w:ins>
      <w:r>
        <w:rPr>
          <w:noProof/>
          <w:webHidden/>
        </w:rPr>
      </w:r>
      <w:r>
        <w:rPr>
          <w:noProof/>
          <w:webHidden/>
        </w:rPr>
        <w:fldChar w:fldCharType="separate"/>
      </w:r>
      <w:r w:rsidR="001D3484">
        <w:rPr>
          <w:noProof/>
          <w:webHidden/>
        </w:rPr>
        <w:t>38</w:t>
      </w:r>
      <w:ins w:id="247" w:author="The Si Tran" w:date="2012-12-16T20:23:00Z">
        <w:r>
          <w:rPr>
            <w:noProof/>
            <w:webHidden/>
          </w:rPr>
          <w:fldChar w:fldCharType="end"/>
        </w:r>
        <w:r w:rsidRPr="00A74EAF">
          <w:rPr>
            <w:rStyle w:val="Hyperlink"/>
            <w:noProof/>
          </w:rPr>
          <w:fldChar w:fldCharType="end"/>
        </w:r>
      </w:ins>
    </w:p>
    <w:p w14:paraId="2BC1BF69" w14:textId="77777777" w:rsidR="008E24BE" w:rsidRDefault="008E24BE">
      <w:pPr>
        <w:pStyle w:val="TOC1"/>
        <w:rPr>
          <w:ins w:id="248" w:author="The Si Tran" w:date="2012-12-16T20:23:00Z"/>
          <w:rFonts w:asciiTheme="minorHAnsi" w:eastAsiaTheme="minorEastAsia" w:hAnsiTheme="minorHAnsi" w:cstheme="minorBidi"/>
          <w:noProof/>
          <w:sz w:val="22"/>
        </w:rPr>
      </w:pPr>
      <w:ins w:id="24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"_Toc343452754"</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_Toc343452754 \h </w:instrText>
        </w:r>
      </w:ins>
      <w:r>
        <w:rPr>
          <w:noProof/>
          <w:webHidden/>
        </w:rPr>
      </w:r>
      <w:r>
        <w:rPr>
          <w:noProof/>
          <w:webHidden/>
        </w:rPr>
        <w:fldChar w:fldCharType="separate"/>
      </w:r>
      <w:r w:rsidR="001D3484">
        <w:rPr>
          <w:noProof/>
          <w:webHidden/>
        </w:rPr>
        <w:t>40</w:t>
      </w:r>
      <w:ins w:id="250" w:author="The Si Tran" w:date="2012-12-16T20:23:00Z">
        <w:r>
          <w:rPr>
            <w:noProof/>
            <w:webHidden/>
          </w:rPr>
          <w:fldChar w:fldCharType="end"/>
        </w:r>
        <w:r w:rsidRPr="00A74EAF">
          <w:rPr>
            <w:rStyle w:val="Hyperlink"/>
            <w:noProof/>
          </w:rPr>
          <w:fldChar w:fldCharType="end"/>
        </w:r>
      </w:ins>
    </w:p>
    <w:p w14:paraId="42D8E55A" w14:textId="77777777" w:rsidR="008E24BE" w:rsidRDefault="008E24BE">
      <w:pPr>
        <w:pStyle w:val="TOC1"/>
        <w:rPr>
          <w:ins w:id="251" w:author="The Si Tran" w:date="2012-12-16T20:23:00Z"/>
          <w:rFonts w:asciiTheme="minorHAnsi" w:eastAsiaTheme="minorEastAsia" w:hAnsiTheme="minorHAnsi" w:cstheme="minorBidi"/>
          <w:noProof/>
          <w:sz w:val="22"/>
        </w:rPr>
      </w:pPr>
      <w:ins w:id="25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4.7: Đơn vị sigmoid</w:t>
        </w:r>
        <w:r>
          <w:rPr>
            <w:noProof/>
            <w:webHidden/>
          </w:rPr>
          <w:tab/>
        </w:r>
        <w:r>
          <w:rPr>
            <w:noProof/>
            <w:webHidden/>
          </w:rPr>
          <w:fldChar w:fldCharType="begin"/>
        </w:r>
        <w:r>
          <w:rPr>
            <w:noProof/>
            <w:webHidden/>
          </w:rPr>
          <w:instrText xml:space="preserve"> PAGEREF _Toc343452755 \h </w:instrText>
        </w:r>
      </w:ins>
      <w:r>
        <w:rPr>
          <w:noProof/>
          <w:webHidden/>
        </w:rPr>
      </w:r>
      <w:r>
        <w:rPr>
          <w:noProof/>
          <w:webHidden/>
        </w:rPr>
        <w:fldChar w:fldCharType="separate"/>
      </w:r>
      <w:r w:rsidR="001D3484">
        <w:rPr>
          <w:noProof/>
          <w:webHidden/>
        </w:rPr>
        <w:t>43</w:t>
      </w:r>
      <w:ins w:id="253" w:author="The Si Tran" w:date="2012-12-16T20:23:00Z">
        <w:r>
          <w:rPr>
            <w:noProof/>
            <w:webHidden/>
          </w:rPr>
          <w:fldChar w:fldCharType="end"/>
        </w:r>
        <w:r w:rsidRPr="00A74EAF">
          <w:rPr>
            <w:rStyle w:val="Hyperlink"/>
            <w:noProof/>
          </w:rPr>
          <w:fldChar w:fldCharType="end"/>
        </w:r>
      </w:ins>
    </w:p>
    <w:p w14:paraId="15E38F1B" w14:textId="77777777" w:rsidR="008E24BE" w:rsidRDefault="008E24BE">
      <w:pPr>
        <w:pStyle w:val="TOC1"/>
        <w:rPr>
          <w:ins w:id="254" w:author="The Si Tran" w:date="2012-12-16T20:23:00Z"/>
          <w:rFonts w:asciiTheme="minorHAnsi" w:eastAsiaTheme="minorEastAsia" w:hAnsiTheme="minorHAnsi" w:cstheme="minorBidi"/>
          <w:noProof/>
          <w:sz w:val="22"/>
        </w:rPr>
      </w:pPr>
      <w:ins w:id="255" w:author="The Si Tran" w:date="2012-12-16T20:23:00Z">
        <w:r w:rsidRPr="00A74EAF">
          <w:rPr>
            <w:rStyle w:val="Hyperlink"/>
            <w:noProof/>
          </w:rPr>
          <w:lastRenderedPageBreak/>
          <w:fldChar w:fldCharType="begin"/>
        </w:r>
        <w:r w:rsidRPr="00A74EAF">
          <w:rPr>
            <w:rStyle w:val="Hyperlink"/>
            <w:noProof/>
          </w:rPr>
          <w:instrText xml:space="preserve"> </w:instrText>
        </w:r>
        <w:r>
          <w:rPr>
            <w:noProof/>
          </w:rPr>
          <w:instrText>HYPERLINK \l "_Toc343452756"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4.8: Giải thuật lan truyền ngược</w:t>
        </w:r>
        <w:r>
          <w:rPr>
            <w:noProof/>
            <w:webHidden/>
          </w:rPr>
          <w:tab/>
        </w:r>
        <w:r>
          <w:rPr>
            <w:noProof/>
            <w:webHidden/>
          </w:rPr>
          <w:fldChar w:fldCharType="begin"/>
        </w:r>
        <w:r>
          <w:rPr>
            <w:noProof/>
            <w:webHidden/>
          </w:rPr>
          <w:instrText xml:space="preserve"> PAGEREF _Toc343452756 \h </w:instrText>
        </w:r>
      </w:ins>
      <w:r>
        <w:rPr>
          <w:noProof/>
          <w:webHidden/>
        </w:rPr>
      </w:r>
      <w:r>
        <w:rPr>
          <w:noProof/>
          <w:webHidden/>
        </w:rPr>
        <w:fldChar w:fldCharType="separate"/>
      </w:r>
      <w:r w:rsidR="001D3484">
        <w:rPr>
          <w:noProof/>
          <w:webHidden/>
        </w:rPr>
        <w:t>47</w:t>
      </w:r>
      <w:ins w:id="256" w:author="The Si Tran" w:date="2012-12-16T20:23:00Z">
        <w:r>
          <w:rPr>
            <w:noProof/>
            <w:webHidden/>
          </w:rPr>
          <w:fldChar w:fldCharType="end"/>
        </w:r>
        <w:r w:rsidRPr="00A74EAF">
          <w:rPr>
            <w:rStyle w:val="Hyperlink"/>
            <w:noProof/>
          </w:rPr>
          <w:fldChar w:fldCharType="end"/>
        </w:r>
      </w:ins>
    </w:p>
    <w:p w14:paraId="55F5B761" w14:textId="77777777" w:rsidR="008E24BE" w:rsidRDefault="008E24BE">
      <w:pPr>
        <w:pStyle w:val="TOC1"/>
        <w:rPr>
          <w:ins w:id="257" w:author="The Si Tran" w:date="2012-12-16T20:23:00Z"/>
          <w:rFonts w:asciiTheme="minorHAnsi" w:eastAsiaTheme="minorEastAsia" w:hAnsiTheme="minorHAnsi" w:cstheme="minorBidi"/>
          <w:noProof/>
          <w:sz w:val="22"/>
        </w:rPr>
      </w:pPr>
      <w:ins w:id="25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4.9: Giải thuật RPROP</w:t>
        </w:r>
        <w:r>
          <w:rPr>
            <w:noProof/>
            <w:webHidden/>
          </w:rPr>
          <w:tab/>
        </w:r>
        <w:r>
          <w:rPr>
            <w:noProof/>
            <w:webHidden/>
          </w:rPr>
          <w:fldChar w:fldCharType="begin"/>
        </w:r>
        <w:r>
          <w:rPr>
            <w:noProof/>
            <w:webHidden/>
          </w:rPr>
          <w:instrText xml:space="preserve"> PAGEREF _Toc343452757 \h </w:instrText>
        </w:r>
      </w:ins>
      <w:r>
        <w:rPr>
          <w:noProof/>
          <w:webHidden/>
        </w:rPr>
      </w:r>
      <w:r>
        <w:rPr>
          <w:noProof/>
          <w:webHidden/>
        </w:rPr>
        <w:fldChar w:fldCharType="separate"/>
      </w:r>
      <w:r w:rsidR="001D3484">
        <w:rPr>
          <w:noProof/>
          <w:webHidden/>
        </w:rPr>
        <w:t>50</w:t>
      </w:r>
      <w:ins w:id="259" w:author="The Si Tran" w:date="2012-12-16T20:23:00Z">
        <w:r>
          <w:rPr>
            <w:noProof/>
            <w:webHidden/>
          </w:rPr>
          <w:fldChar w:fldCharType="end"/>
        </w:r>
        <w:r w:rsidRPr="00A74EAF">
          <w:rPr>
            <w:rStyle w:val="Hyperlink"/>
            <w:noProof/>
          </w:rPr>
          <w:fldChar w:fldCharType="end"/>
        </w:r>
      </w:ins>
    </w:p>
    <w:p w14:paraId="4E88E366" w14:textId="77777777" w:rsidR="008E24BE" w:rsidRDefault="008E24BE">
      <w:pPr>
        <w:pStyle w:val="TOC1"/>
        <w:rPr>
          <w:ins w:id="260" w:author="The Si Tran" w:date="2012-12-16T20:23:00Z"/>
          <w:rFonts w:asciiTheme="minorHAnsi" w:eastAsiaTheme="minorEastAsia" w:hAnsiTheme="minorHAnsi" w:cstheme="minorBidi"/>
          <w:noProof/>
          <w:sz w:val="22"/>
        </w:rPr>
      </w:pPr>
      <w:ins w:id="26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_Toc343452758 \h </w:instrText>
        </w:r>
      </w:ins>
      <w:r>
        <w:rPr>
          <w:noProof/>
          <w:webHidden/>
        </w:rPr>
      </w:r>
      <w:r>
        <w:rPr>
          <w:noProof/>
          <w:webHidden/>
        </w:rPr>
        <w:fldChar w:fldCharType="separate"/>
      </w:r>
      <w:r w:rsidR="001D3484">
        <w:rPr>
          <w:noProof/>
          <w:webHidden/>
        </w:rPr>
        <w:t>52</w:t>
      </w:r>
      <w:ins w:id="262" w:author="The Si Tran" w:date="2012-12-16T20:23:00Z">
        <w:r>
          <w:rPr>
            <w:noProof/>
            <w:webHidden/>
          </w:rPr>
          <w:fldChar w:fldCharType="end"/>
        </w:r>
        <w:r w:rsidRPr="00A74EAF">
          <w:rPr>
            <w:rStyle w:val="Hyperlink"/>
            <w:noProof/>
          </w:rPr>
          <w:fldChar w:fldCharType="end"/>
        </w:r>
      </w:ins>
    </w:p>
    <w:p w14:paraId="74888DC1" w14:textId="77777777" w:rsidR="008E24BE" w:rsidRDefault="008E24BE">
      <w:pPr>
        <w:pStyle w:val="TOC1"/>
        <w:rPr>
          <w:ins w:id="263" w:author="The Si Tran" w:date="2012-12-16T20:23:00Z"/>
          <w:rFonts w:asciiTheme="minorHAnsi" w:eastAsiaTheme="minorEastAsia" w:hAnsiTheme="minorHAnsi" w:cstheme="minorBidi"/>
          <w:noProof/>
          <w:sz w:val="22"/>
        </w:rPr>
      </w:pPr>
      <w:ins w:id="26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"_Toc343452759"</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_Toc343452759 \h </w:instrText>
        </w:r>
      </w:ins>
      <w:r>
        <w:rPr>
          <w:noProof/>
          <w:webHidden/>
        </w:rPr>
      </w:r>
      <w:r>
        <w:rPr>
          <w:noProof/>
          <w:webHidden/>
        </w:rPr>
        <w:fldChar w:fldCharType="separate"/>
      </w:r>
      <w:r w:rsidR="001D3484">
        <w:rPr>
          <w:noProof/>
          <w:webHidden/>
        </w:rPr>
        <w:t>56</w:t>
      </w:r>
      <w:ins w:id="265" w:author="The Si Tran" w:date="2012-12-16T20:23:00Z">
        <w:r>
          <w:rPr>
            <w:noProof/>
            <w:webHidden/>
          </w:rPr>
          <w:fldChar w:fldCharType="end"/>
        </w:r>
        <w:r w:rsidRPr="00A74EAF">
          <w:rPr>
            <w:rStyle w:val="Hyperlink"/>
            <w:noProof/>
          </w:rPr>
          <w:fldChar w:fldCharType="end"/>
        </w:r>
      </w:ins>
    </w:p>
    <w:p w14:paraId="35B30CD1" w14:textId="77777777" w:rsidR="008E24BE" w:rsidRDefault="008E24BE">
      <w:pPr>
        <w:pStyle w:val="TOC1"/>
        <w:rPr>
          <w:ins w:id="266" w:author="The Si Tran" w:date="2012-12-16T20:23:00Z"/>
          <w:rFonts w:asciiTheme="minorHAnsi" w:eastAsiaTheme="minorEastAsia" w:hAnsiTheme="minorHAnsi" w:cstheme="minorBidi"/>
          <w:noProof/>
          <w:sz w:val="22"/>
        </w:rPr>
      </w:pPr>
      <w:ins w:id="26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"_Toc343452760"</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5.1 Mô hình kết hợp ARIMA và Nơron</w:t>
        </w:r>
        <w:r>
          <w:rPr>
            <w:noProof/>
            <w:webHidden/>
          </w:rPr>
          <w:tab/>
        </w:r>
        <w:r>
          <w:rPr>
            <w:noProof/>
            <w:webHidden/>
          </w:rPr>
          <w:fldChar w:fldCharType="begin"/>
        </w:r>
        <w:r>
          <w:rPr>
            <w:noProof/>
            <w:webHidden/>
          </w:rPr>
          <w:instrText xml:space="preserve"> PAGEREF _Toc343452760 \h </w:instrText>
        </w:r>
      </w:ins>
      <w:r>
        <w:rPr>
          <w:noProof/>
          <w:webHidden/>
        </w:rPr>
      </w:r>
      <w:r>
        <w:rPr>
          <w:noProof/>
          <w:webHidden/>
        </w:rPr>
        <w:fldChar w:fldCharType="separate"/>
      </w:r>
      <w:r w:rsidR="001D3484">
        <w:rPr>
          <w:noProof/>
          <w:webHidden/>
        </w:rPr>
        <w:t>62</w:t>
      </w:r>
      <w:ins w:id="268" w:author="The Si Tran" w:date="2012-12-16T20:23:00Z">
        <w:r>
          <w:rPr>
            <w:noProof/>
            <w:webHidden/>
          </w:rPr>
          <w:fldChar w:fldCharType="end"/>
        </w:r>
        <w:r w:rsidRPr="00A74EAF">
          <w:rPr>
            <w:rStyle w:val="Hyperlink"/>
            <w:noProof/>
          </w:rPr>
          <w:fldChar w:fldCharType="end"/>
        </w:r>
      </w:ins>
    </w:p>
    <w:p w14:paraId="30FF7063" w14:textId="77777777" w:rsidR="008E24BE" w:rsidRDefault="008E24BE">
      <w:pPr>
        <w:pStyle w:val="TOC1"/>
        <w:rPr>
          <w:ins w:id="269" w:author="The Si Tran" w:date="2012-12-16T20:23:00Z"/>
          <w:rFonts w:asciiTheme="minorHAnsi" w:eastAsiaTheme="minorEastAsia" w:hAnsiTheme="minorHAnsi" w:cstheme="minorBidi"/>
          <w:noProof/>
          <w:sz w:val="22"/>
        </w:rPr>
      </w:pPr>
      <w:ins w:id="27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_Toc343452761 \h </w:instrText>
        </w:r>
      </w:ins>
      <w:r>
        <w:rPr>
          <w:noProof/>
          <w:webHidden/>
        </w:rPr>
      </w:r>
      <w:r>
        <w:rPr>
          <w:noProof/>
          <w:webHidden/>
        </w:rPr>
        <w:fldChar w:fldCharType="separate"/>
      </w:r>
      <w:r w:rsidR="001D3484">
        <w:rPr>
          <w:noProof/>
          <w:webHidden/>
        </w:rPr>
        <w:t>64</w:t>
      </w:r>
      <w:ins w:id="271" w:author="The Si Tran" w:date="2012-12-16T20:23:00Z">
        <w:r>
          <w:rPr>
            <w:noProof/>
            <w:webHidden/>
          </w:rPr>
          <w:fldChar w:fldCharType="end"/>
        </w:r>
        <w:r w:rsidRPr="00A74EAF">
          <w:rPr>
            <w:rStyle w:val="Hyperlink"/>
            <w:noProof/>
          </w:rPr>
          <w:fldChar w:fldCharType="end"/>
        </w:r>
      </w:ins>
    </w:p>
    <w:p w14:paraId="52876439" w14:textId="77777777" w:rsidR="008E24BE" w:rsidRDefault="008E24BE">
      <w:pPr>
        <w:pStyle w:val="TOC1"/>
        <w:rPr>
          <w:ins w:id="272" w:author="The Si Tran" w:date="2012-12-16T20:23:00Z"/>
          <w:rFonts w:asciiTheme="minorHAnsi" w:eastAsiaTheme="minorEastAsia" w:hAnsiTheme="minorHAnsi" w:cstheme="minorBidi"/>
          <w:noProof/>
          <w:sz w:val="22"/>
        </w:rPr>
      </w:pPr>
      <w:ins w:id="27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"_Toc343452762"</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6.2: Đồ thị chuỗi dữ liệu Paper</w:t>
        </w:r>
        <w:r>
          <w:rPr>
            <w:noProof/>
            <w:webHidden/>
          </w:rPr>
          <w:tab/>
        </w:r>
        <w:r>
          <w:rPr>
            <w:noProof/>
            <w:webHidden/>
          </w:rPr>
          <w:fldChar w:fldCharType="begin"/>
        </w:r>
        <w:r>
          <w:rPr>
            <w:noProof/>
            <w:webHidden/>
          </w:rPr>
          <w:instrText xml:space="preserve"> PAGEREF _Toc343452762 \h </w:instrText>
        </w:r>
      </w:ins>
      <w:r>
        <w:rPr>
          <w:noProof/>
          <w:webHidden/>
        </w:rPr>
      </w:r>
      <w:r>
        <w:rPr>
          <w:noProof/>
          <w:webHidden/>
        </w:rPr>
        <w:fldChar w:fldCharType="separate"/>
      </w:r>
      <w:r w:rsidR="001D3484">
        <w:rPr>
          <w:noProof/>
          <w:webHidden/>
        </w:rPr>
        <w:t>65</w:t>
      </w:r>
      <w:ins w:id="274" w:author="The Si Tran" w:date="2012-12-16T20:23:00Z">
        <w:r>
          <w:rPr>
            <w:noProof/>
            <w:webHidden/>
          </w:rPr>
          <w:fldChar w:fldCharType="end"/>
        </w:r>
        <w:r w:rsidRPr="00A74EAF">
          <w:rPr>
            <w:rStyle w:val="Hyperlink"/>
            <w:noProof/>
          </w:rPr>
          <w:fldChar w:fldCharType="end"/>
        </w:r>
      </w:ins>
    </w:p>
    <w:p w14:paraId="2F1CCBE1" w14:textId="77777777" w:rsidR="008E24BE" w:rsidRDefault="008E24BE">
      <w:pPr>
        <w:pStyle w:val="TOC1"/>
        <w:rPr>
          <w:ins w:id="275" w:author="The Si Tran" w:date="2012-12-16T20:23:00Z"/>
          <w:rFonts w:asciiTheme="minorHAnsi" w:eastAsiaTheme="minorEastAsia" w:hAnsiTheme="minorHAnsi" w:cstheme="minorBidi"/>
          <w:noProof/>
          <w:sz w:val="22"/>
        </w:rPr>
      </w:pPr>
      <w:ins w:id="27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"_Toc343452763"</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6.3: Đồ thị chuỗi dữ liệu Deaths</w:t>
        </w:r>
        <w:r>
          <w:rPr>
            <w:noProof/>
            <w:webHidden/>
          </w:rPr>
          <w:tab/>
        </w:r>
        <w:r>
          <w:rPr>
            <w:noProof/>
            <w:webHidden/>
          </w:rPr>
          <w:fldChar w:fldCharType="begin"/>
        </w:r>
        <w:r>
          <w:rPr>
            <w:noProof/>
            <w:webHidden/>
          </w:rPr>
          <w:instrText xml:space="preserve"> PAGEREF _Toc343452763 \h </w:instrText>
        </w:r>
      </w:ins>
      <w:r>
        <w:rPr>
          <w:noProof/>
          <w:webHidden/>
        </w:rPr>
      </w:r>
      <w:r>
        <w:rPr>
          <w:noProof/>
          <w:webHidden/>
        </w:rPr>
        <w:fldChar w:fldCharType="separate"/>
      </w:r>
      <w:r w:rsidR="001D3484">
        <w:rPr>
          <w:noProof/>
          <w:webHidden/>
        </w:rPr>
        <w:t>65</w:t>
      </w:r>
      <w:ins w:id="277" w:author="The Si Tran" w:date="2012-12-16T20:23:00Z">
        <w:r>
          <w:rPr>
            <w:noProof/>
            <w:webHidden/>
          </w:rPr>
          <w:fldChar w:fldCharType="end"/>
        </w:r>
        <w:r w:rsidRPr="00A74EAF">
          <w:rPr>
            <w:rStyle w:val="Hyperlink"/>
            <w:noProof/>
          </w:rPr>
          <w:fldChar w:fldCharType="end"/>
        </w:r>
      </w:ins>
    </w:p>
    <w:p w14:paraId="7EC64329" w14:textId="77777777" w:rsidR="008E24BE" w:rsidRDefault="008E24BE">
      <w:pPr>
        <w:pStyle w:val="TOC1"/>
        <w:rPr>
          <w:ins w:id="278" w:author="The Si Tran" w:date="2012-12-16T20:23:00Z"/>
          <w:rFonts w:asciiTheme="minorHAnsi" w:eastAsiaTheme="minorEastAsia" w:hAnsiTheme="minorHAnsi" w:cstheme="minorBidi"/>
          <w:noProof/>
          <w:sz w:val="22"/>
        </w:rPr>
      </w:pPr>
      <w:ins w:id="27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"_Toc343452764"</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6.4: Đồ thị chuỗi dữ liệu Maxtemp</w:t>
        </w:r>
        <w:r>
          <w:rPr>
            <w:noProof/>
            <w:webHidden/>
          </w:rPr>
          <w:tab/>
        </w:r>
        <w:r>
          <w:rPr>
            <w:noProof/>
            <w:webHidden/>
          </w:rPr>
          <w:fldChar w:fldCharType="begin"/>
        </w:r>
        <w:r>
          <w:rPr>
            <w:noProof/>
            <w:webHidden/>
          </w:rPr>
          <w:instrText xml:space="preserve"> PAGEREF _Toc343452764 \h </w:instrText>
        </w:r>
      </w:ins>
      <w:r>
        <w:rPr>
          <w:noProof/>
          <w:webHidden/>
        </w:rPr>
      </w:r>
      <w:r>
        <w:rPr>
          <w:noProof/>
          <w:webHidden/>
        </w:rPr>
        <w:fldChar w:fldCharType="separate"/>
      </w:r>
      <w:r w:rsidR="001D3484">
        <w:rPr>
          <w:noProof/>
          <w:webHidden/>
        </w:rPr>
        <w:t>66</w:t>
      </w:r>
      <w:ins w:id="280" w:author="The Si Tran" w:date="2012-12-16T20:23:00Z">
        <w:r>
          <w:rPr>
            <w:noProof/>
            <w:webHidden/>
          </w:rPr>
          <w:fldChar w:fldCharType="end"/>
        </w:r>
        <w:r w:rsidRPr="00A74EAF">
          <w:rPr>
            <w:rStyle w:val="Hyperlink"/>
            <w:noProof/>
          </w:rPr>
          <w:fldChar w:fldCharType="end"/>
        </w:r>
      </w:ins>
    </w:p>
    <w:p w14:paraId="170B8697" w14:textId="77777777" w:rsidR="008E24BE" w:rsidRDefault="008E24BE">
      <w:pPr>
        <w:pStyle w:val="TOC1"/>
        <w:rPr>
          <w:ins w:id="281" w:author="The Si Tran" w:date="2012-12-16T20:23:00Z"/>
          <w:rFonts w:asciiTheme="minorHAnsi" w:eastAsiaTheme="minorEastAsia" w:hAnsiTheme="minorHAnsi" w:cstheme="minorBidi"/>
          <w:noProof/>
          <w:sz w:val="22"/>
        </w:rPr>
      </w:pPr>
      <w:ins w:id="28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_Toc343452765 \h </w:instrText>
        </w:r>
      </w:ins>
      <w:r>
        <w:rPr>
          <w:noProof/>
          <w:webHidden/>
        </w:rPr>
      </w:r>
      <w:r>
        <w:rPr>
          <w:noProof/>
          <w:webHidden/>
        </w:rPr>
        <w:fldChar w:fldCharType="separate"/>
      </w:r>
      <w:r w:rsidR="001D3484">
        <w:rPr>
          <w:noProof/>
          <w:webHidden/>
        </w:rPr>
        <w:t>66</w:t>
      </w:r>
      <w:ins w:id="283" w:author="The Si Tran" w:date="2012-12-16T20:23:00Z">
        <w:r>
          <w:rPr>
            <w:noProof/>
            <w:webHidden/>
          </w:rPr>
          <w:fldChar w:fldCharType="end"/>
        </w:r>
        <w:r w:rsidRPr="00A74EAF">
          <w:rPr>
            <w:rStyle w:val="Hyperlink"/>
            <w:noProof/>
          </w:rPr>
          <w:fldChar w:fldCharType="end"/>
        </w:r>
      </w:ins>
    </w:p>
    <w:p w14:paraId="30370AB9" w14:textId="77777777" w:rsidR="008E24BE" w:rsidRDefault="008E24BE">
      <w:pPr>
        <w:pStyle w:val="TOC1"/>
        <w:rPr>
          <w:ins w:id="284" w:author="The Si Tran" w:date="2012-12-16T20:23:00Z"/>
          <w:rFonts w:asciiTheme="minorHAnsi" w:eastAsiaTheme="minorEastAsia" w:hAnsiTheme="minorHAnsi" w:cstheme="minorBidi"/>
          <w:noProof/>
          <w:sz w:val="22"/>
        </w:rPr>
      </w:pPr>
      <w:ins w:id="28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6.6: Đồ thị chuỗi dữ liệu Prices</w:t>
        </w:r>
        <w:r>
          <w:rPr>
            <w:noProof/>
            <w:webHidden/>
          </w:rPr>
          <w:tab/>
        </w:r>
        <w:r>
          <w:rPr>
            <w:noProof/>
            <w:webHidden/>
          </w:rPr>
          <w:fldChar w:fldCharType="begin"/>
        </w:r>
        <w:r>
          <w:rPr>
            <w:noProof/>
            <w:webHidden/>
          </w:rPr>
          <w:instrText xml:space="preserve"> PAGEREF _Toc343452766 \h </w:instrText>
        </w:r>
      </w:ins>
      <w:r>
        <w:rPr>
          <w:noProof/>
          <w:webHidden/>
        </w:rPr>
      </w:r>
      <w:r>
        <w:rPr>
          <w:noProof/>
          <w:webHidden/>
        </w:rPr>
        <w:fldChar w:fldCharType="separate"/>
      </w:r>
      <w:r w:rsidR="001D3484">
        <w:rPr>
          <w:noProof/>
          <w:webHidden/>
        </w:rPr>
        <w:t>67</w:t>
      </w:r>
      <w:ins w:id="286" w:author="The Si Tran" w:date="2012-12-16T20:23:00Z">
        <w:r>
          <w:rPr>
            <w:noProof/>
            <w:webHidden/>
          </w:rPr>
          <w:fldChar w:fldCharType="end"/>
        </w:r>
        <w:r w:rsidRPr="00A74EAF">
          <w:rPr>
            <w:rStyle w:val="Hyperlink"/>
            <w:noProof/>
          </w:rPr>
          <w:fldChar w:fldCharType="end"/>
        </w:r>
      </w:ins>
    </w:p>
    <w:p w14:paraId="4AA33A11" w14:textId="77777777" w:rsidR="008E24BE" w:rsidRDefault="008E24BE">
      <w:pPr>
        <w:pStyle w:val="TOC1"/>
        <w:rPr>
          <w:ins w:id="287" w:author="The Si Tran" w:date="2012-12-16T20:23:00Z"/>
          <w:rFonts w:asciiTheme="minorHAnsi" w:eastAsiaTheme="minorEastAsia" w:hAnsiTheme="minorHAnsi" w:cstheme="minorBidi"/>
          <w:noProof/>
          <w:sz w:val="22"/>
        </w:rPr>
      </w:pPr>
      <w:ins w:id="28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"_Toc343452767"</w:instrText>
        </w:r>
        <w:r w:rsidRPr="00A74EAF">
          <w:rPr>
            <w:rStyle w:val="Hyperlink"/>
            <w:noProof/>
          </w:rPr>
          <w:instrText xml:space="preserve"> </w:instrText>
        </w:r>
        <w:r w:rsidRPr="00A74EAF">
          <w:rPr>
            <w:rStyle w:val="Hyperlink"/>
            <w:noProof/>
          </w:rPr>
          <w:fldChar w:fldCharType="separate"/>
        </w:r>
        <w:r w:rsidRPr="00A74EAF">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_Toc343452767 \h </w:instrText>
        </w:r>
      </w:ins>
      <w:r>
        <w:rPr>
          <w:noProof/>
          <w:webHidden/>
        </w:rPr>
      </w:r>
      <w:r>
        <w:rPr>
          <w:noProof/>
          <w:webHidden/>
        </w:rPr>
        <w:fldChar w:fldCharType="separate"/>
      </w:r>
      <w:r w:rsidR="001D3484">
        <w:rPr>
          <w:noProof/>
          <w:webHidden/>
        </w:rPr>
        <w:t>67</w:t>
      </w:r>
      <w:ins w:id="289" w:author="The Si Tran" w:date="2012-12-16T20:23:00Z">
        <w:r>
          <w:rPr>
            <w:noProof/>
            <w:webHidden/>
          </w:rPr>
          <w:fldChar w:fldCharType="end"/>
        </w:r>
        <w:r w:rsidRPr="00A74EAF">
          <w:rPr>
            <w:rStyle w:val="Hyperlink"/>
            <w:noProof/>
          </w:rPr>
          <w:fldChar w:fldCharType="end"/>
        </w:r>
      </w:ins>
    </w:p>
    <w:p w14:paraId="72F7765D" w14:textId="77777777" w:rsidR="008E24BE" w:rsidRDefault="008E24BE">
      <w:pPr>
        <w:pStyle w:val="TOC1"/>
        <w:rPr>
          <w:ins w:id="290" w:author="The Si Tran" w:date="2012-12-16T20:23:00Z"/>
          <w:rFonts w:asciiTheme="minorHAnsi" w:eastAsiaTheme="minorEastAsia" w:hAnsiTheme="minorHAnsi" w:cstheme="minorBidi"/>
          <w:noProof/>
          <w:sz w:val="22"/>
        </w:rPr>
      </w:pPr>
      <w:ins w:id="29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6.8: Đồ thị chuỗi dữ liệu Kobe</w:t>
        </w:r>
        <w:r>
          <w:rPr>
            <w:noProof/>
            <w:webHidden/>
          </w:rPr>
          <w:tab/>
        </w:r>
        <w:r>
          <w:rPr>
            <w:noProof/>
            <w:webHidden/>
          </w:rPr>
          <w:fldChar w:fldCharType="begin"/>
        </w:r>
        <w:r>
          <w:rPr>
            <w:noProof/>
            <w:webHidden/>
          </w:rPr>
          <w:instrText xml:space="preserve"> PAGEREF _Toc343452768 \h </w:instrText>
        </w:r>
      </w:ins>
      <w:r>
        <w:rPr>
          <w:noProof/>
          <w:webHidden/>
        </w:rPr>
      </w:r>
      <w:r>
        <w:rPr>
          <w:noProof/>
          <w:webHidden/>
        </w:rPr>
        <w:fldChar w:fldCharType="separate"/>
      </w:r>
      <w:r w:rsidR="001D3484">
        <w:rPr>
          <w:noProof/>
          <w:webHidden/>
        </w:rPr>
        <w:t>68</w:t>
      </w:r>
      <w:ins w:id="292" w:author="The Si Tran" w:date="2012-12-16T20:23:00Z">
        <w:r>
          <w:rPr>
            <w:noProof/>
            <w:webHidden/>
          </w:rPr>
          <w:fldChar w:fldCharType="end"/>
        </w:r>
        <w:r w:rsidRPr="00A74EAF">
          <w:rPr>
            <w:rStyle w:val="Hyperlink"/>
            <w:noProof/>
          </w:rPr>
          <w:fldChar w:fldCharType="end"/>
        </w:r>
      </w:ins>
    </w:p>
    <w:p w14:paraId="752E51D5" w14:textId="77777777" w:rsidR="00023D92" w:rsidRDefault="00AE4339" w:rsidP="00187200">
      <w:pPr>
        <w:rPr>
          <w:ins w:id="293" w:author="The Si Tran" w:date="2012-12-11T23:59:00Z"/>
        </w:rPr>
      </w:pPr>
      <w:ins w:id="294" w:author="superchickend" w:date="2012-12-16T14:54:00Z">
        <w:del w:id="295" w:author="The Si Tran" w:date="2012-12-16T20:17:00Z">
          <w:r w:rsidRPr="00032D83" w:rsidDel="00032D83">
            <w:rPr>
              <w:rStyle w:val="Hyperlink"/>
              <w:noProof/>
              <w:lang w:val="pt-BR"/>
              <w:rPrChange w:id="296" w:author="The Si Tran" w:date="2012-12-16T20:17:00Z">
                <w:rPr>
                  <w:rStyle w:val="Hyperlink"/>
                  <w:rFonts w:cs="Arial"/>
                  <w:b/>
                  <w:bCs/>
                  <w:noProof/>
                  <w:kern w:val="32"/>
                  <w:sz w:val="32"/>
                  <w:szCs w:val="32"/>
                  <w:lang w:val="pt-BR"/>
                </w:rPr>
              </w:rPrChange>
            </w:rPr>
            <w:delText xml:space="preserve">   </w:delText>
          </w:r>
        </w:del>
      </w:ins>
      <w:ins w:id="297" w:author="The Si Tran" w:date="2012-12-11T23:27:00Z">
        <w:r w:rsidR="00187200">
          <w:fldChar w:fldCharType="end"/>
        </w:r>
      </w:ins>
    </w:p>
    <w:p w14:paraId="0D0647A7" w14:textId="77777777" w:rsidR="00023D92" w:rsidRDefault="00023D92">
      <w:pPr>
        <w:spacing w:before="0" w:after="200" w:line="276" w:lineRule="auto"/>
        <w:jc w:val="left"/>
        <w:rPr>
          <w:ins w:id="298" w:author="The Si Tran" w:date="2012-12-11T23:59:00Z"/>
        </w:rPr>
      </w:pPr>
      <w:ins w:id="299" w:author="The Si Tran" w:date="2012-12-11T23:59:00Z">
        <w:r>
          <w:br w:type="page"/>
        </w:r>
      </w:ins>
    </w:p>
    <w:p w14:paraId="44F77B1A" w14:textId="77777777" w:rsidR="00682B49" w:rsidRDefault="006D2AC8">
      <w:pPr>
        <w:pStyle w:val="Heading1"/>
        <w:numPr>
          <w:ilvl w:val="0"/>
          <w:numId w:val="0"/>
        </w:numPr>
        <w:tabs>
          <w:tab w:val="clear" w:pos="864"/>
        </w:tabs>
        <w:rPr>
          <w:ins w:id="300" w:author="The Si Tran" w:date="2012-12-12T08:04:00Z"/>
        </w:rPr>
        <w:pPrChange w:id="301" w:author="The Si Tran" w:date="2012-12-14T07:17:00Z">
          <w:pPr>
            <w:pStyle w:val="TOC1"/>
            <w:tabs>
              <w:tab w:val="right" w:pos="9321"/>
            </w:tabs>
          </w:pPr>
        </w:pPrChange>
      </w:pPr>
      <w:bookmarkStart w:id="302" w:name="_Toc343461127"/>
      <w:ins w:id="303" w:author="The Si Tran" w:date="2012-12-12T07:33:00Z">
        <w:r w:rsidRPr="00250D4D">
          <w:lastRenderedPageBreak/>
          <w:t>DANH MỤ</w:t>
        </w:r>
        <w:r>
          <w:t xml:space="preserve">C </w:t>
        </w:r>
      </w:ins>
      <w:ins w:id="304" w:author="The Si Tran" w:date="2012-12-12T07:34:00Z">
        <w:r>
          <w:t>B</w:t>
        </w:r>
      </w:ins>
      <w:ins w:id="305" w:author="The Si Tran" w:date="2012-12-12T07:33:00Z">
        <w:r>
          <w:t>ẢNG</w:t>
        </w:r>
      </w:ins>
      <w:bookmarkEnd w:id="302"/>
    </w:p>
    <w:p w14:paraId="7539D010" w14:textId="77777777" w:rsidR="003343D0" w:rsidRDefault="00B557A5">
      <w:pPr>
        <w:pStyle w:val="TOC1"/>
        <w:rPr>
          <w:ins w:id="306" w:author="The Si Tran" w:date="2012-12-16T10:01:00Z"/>
          <w:rFonts w:asciiTheme="minorHAnsi" w:eastAsiaTheme="minorEastAsia" w:hAnsiTheme="minorHAnsi" w:cstheme="minorBidi"/>
          <w:noProof/>
          <w:sz w:val="22"/>
        </w:rPr>
        <w:pPrChange w:id="307" w:author="The Si Tran" w:date="2012-12-16T10:03:00Z">
          <w:pPr>
            <w:pStyle w:val="TOC1"/>
            <w:tabs>
              <w:tab w:val="right" w:pos="9062"/>
            </w:tabs>
          </w:pPr>
        </w:pPrChange>
      </w:pPr>
      <w:ins w:id="308" w:author="The Si Tran" w:date="2012-12-12T07:35:00Z">
        <w:r>
          <w:fldChar w:fldCharType="begin"/>
        </w:r>
        <w:r>
          <w:instrText xml:space="preserve"> TOC \f \h \z \t "Bang,1" </w:instrText>
        </w:r>
      </w:ins>
      <w:r>
        <w:fldChar w:fldCharType="separate"/>
      </w:r>
      <w:ins w:id="309"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r w:rsidR="001D3484">
        <w:rPr>
          <w:noProof/>
          <w:webHidden/>
        </w:rPr>
        <w:t>14</w:t>
      </w:r>
      <w:ins w:id="310" w:author="The Si Tran" w:date="2012-12-16T10:01:00Z">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311" w:author="The Si Tran" w:date="2012-12-16T10:01:00Z"/>
          <w:rFonts w:asciiTheme="minorHAnsi" w:eastAsiaTheme="minorEastAsia" w:hAnsiTheme="minorHAnsi" w:cstheme="minorBidi"/>
          <w:noProof/>
          <w:sz w:val="22"/>
        </w:rPr>
        <w:pPrChange w:id="312" w:author="The Si Tran" w:date="2012-12-16T10:03:00Z">
          <w:pPr>
            <w:pStyle w:val="TOC1"/>
            <w:tabs>
              <w:tab w:val="right" w:pos="9062"/>
            </w:tabs>
          </w:pPr>
        </w:pPrChange>
      </w:pPr>
      <w:ins w:id="31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r w:rsidR="001D3484">
        <w:rPr>
          <w:noProof/>
          <w:webHidden/>
        </w:rPr>
        <w:t>25</w:t>
      </w:r>
      <w:ins w:id="314" w:author="The Si Tran" w:date="2012-12-16T10:01:00Z">
        <w:r>
          <w:rPr>
            <w:noProof/>
            <w:webHidden/>
          </w:rPr>
          <w:fldChar w:fldCharType="end"/>
        </w:r>
        <w:r w:rsidRPr="00FA5091">
          <w:rPr>
            <w:rStyle w:val="Hyperlink"/>
            <w:noProof/>
          </w:rPr>
          <w:fldChar w:fldCharType="end"/>
        </w:r>
      </w:ins>
    </w:p>
    <w:p w14:paraId="1EA18D1A" w14:textId="77777777" w:rsidR="003343D0" w:rsidRDefault="003343D0">
      <w:pPr>
        <w:pStyle w:val="TOC1"/>
        <w:rPr>
          <w:ins w:id="315" w:author="The Si Tran" w:date="2012-12-16T10:01:00Z"/>
          <w:rFonts w:asciiTheme="minorHAnsi" w:eastAsiaTheme="minorEastAsia" w:hAnsiTheme="minorHAnsi" w:cstheme="minorBidi"/>
          <w:noProof/>
          <w:sz w:val="22"/>
        </w:rPr>
        <w:pPrChange w:id="316" w:author="The Si Tran" w:date="2012-12-16T10:03:00Z">
          <w:pPr>
            <w:pStyle w:val="TOC1"/>
            <w:tabs>
              <w:tab w:val="right" w:pos="9062"/>
            </w:tabs>
          </w:pPr>
        </w:pPrChange>
      </w:pPr>
      <w:ins w:id="31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r w:rsidR="001D3484">
        <w:rPr>
          <w:noProof/>
          <w:webHidden/>
        </w:rPr>
        <w:t>63</w:t>
      </w:r>
      <w:ins w:id="318" w:author="The Si Tran" w:date="2012-12-16T10:01:00Z">
        <w:r>
          <w:rPr>
            <w:noProof/>
            <w:webHidden/>
          </w:rPr>
          <w:fldChar w:fldCharType="end"/>
        </w:r>
        <w:r w:rsidRPr="00FA5091">
          <w:rPr>
            <w:rStyle w:val="Hyperlink"/>
            <w:noProof/>
          </w:rPr>
          <w:fldChar w:fldCharType="end"/>
        </w:r>
      </w:ins>
    </w:p>
    <w:p w14:paraId="36AED60B" w14:textId="77777777" w:rsidR="003343D0" w:rsidRDefault="003343D0">
      <w:pPr>
        <w:pStyle w:val="TOC1"/>
        <w:rPr>
          <w:ins w:id="319" w:author="The Si Tran" w:date="2012-12-16T10:01:00Z"/>
          <w:rFonts w:asciiTheme="minorHAnsi" w:eastAsiaTheme="minorEastAsia" w:hAnsiTheme="minorHAnsi" w:cstheme="minorBidi"/>
          <w:noProof/>
          <w:sz w:val="22"/>
        </w:rPr>
        <w:pPrChange w:id="320" w:author="The Si Tran" w:date="2012-12-16T10:03:00Z">
          <w:pPr>
            <w:pStyle w:val="TOC1"/>
            <w:tabs>
              <w:tab w:val="right" w:pos="9062"/>
            </w:tabs>
          </w:pPr>
        </w:pPrChange>
      </w:pPr>
      <w:ins w:id="32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r w:rsidR="001D3484">
        <w:rPr>
          <w:noProof/>
          <w:webHidden/>
        </w:rPr>
        <w:t>68</w:t>
      </w:r>
      <w:ins w:id="322" w:author="The Si Tran" w:date="2012-12-16T10:01:00Z">
        <w:r>
          <w:rPr>
            <w:noProof/>
            <w:webHidden/>
          </w:rPr>
          <w:fldChar w:fldCharType="end"/>
        </w:r>
        <w:r w:rsidRPr="00FA5091">
          <w:rPr>
            <w:rStyle w:val="Hyperlink"/>
            <w:noProof/>
          </w:rPr>
          <w:fldChar w:fldCharType="end"/>
        </w:r>
      </w:ins>
    </w:p>
    <w:p w14:paraId="6C56354A" w14:textId="77777777" w:rsidR="003343D0" w:rsidRDefault="003343D0">
      <w:pPr>
        <w:pStyle w:val="TOC1"/>
        <w:rPr>
          <w:ins w:id="323" w:author="The Si Tran" w:date="2012-12-16T10:01:00Z"/>
          <w:rFonts w:asciiTheme="minorHAnsi" w:eastAsiaTheme="minorEastAsia" w:hAnsiTheme="minorHAnsi" w:cstheme="minorBidi"/>
          <w:noProof/>
          <w:sz w:val="22"/>
        </w:rPr>
        <w:pPrChange w:id="324" w:author="The Si Tran" w:date="2012-12-16T10:03:00Z">
          <w:pPr>
            <w:pStyle w:val="TOC1"/>
            <w:tabs>
              <w:tab w:val="right" w:pos="9062"/>
            </w:tabs>
          </w:pPr>
        </w:pPrChange>
      </w:pPr>
      <w:ins w:id="32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r w:rsidR="001D3484">
        <w:rPr>
          <w:noProof/>
          <w:webHidden/>
        </w:rPr>
        <w:t>69</w:t>
      </w:r>
      <w:ins w:id="326" w:author="The Si Tran" w:date="2012-12-16T10:01:00Z">
        <w:r>
          <w:rPr>
            <w:noProof/>
            <w:webHidden/>
          </w:rPr>
          <w:fldChar w:fldCharType="end"/>
        </w:r>
        <w:r w:rsidRPr="00FA5091">
          <w:rPr>
            <w:rStyle w:val="Hyperlink"/>
            <w:noProof/>
          </w:rPr>
          <w:fldChar w:fldCharType="end"/>
        </w:r>
      </w:ins>
    </w:p>
    <w:p w14:paraId="42475B28" w14:textId="77777777" w:rsidR="003343D0" w:rsidRDefault="003343D0">
      <w:pPr>
        <w:pStyle w:val="TOC1"/>
        <w:rPr>
          <w:ins w:id="327" w:author="The Si Tran" w:date="2012-12-16T10:01:00Z"/>
          <w:rFonts w:asciiTheme="minorHAnsi" w:eastAsiaTheme="minorEastAsia" w:hAnsiTheme="minorHAnsi" w:cstheme="minorBidi"/>
          <w:noProof/>
          <w:sz w:val="22"/>
        </w:rPr>
        <w:pPrChange w:id="328" w:author="The Si Tran" w:date="2012-12-16T10:03:00Z">
          <w:pPr>
            <w:pStyle w:val="TOC1"/>
            <w:tabs>
              <w:tab w:val="right" w:pos="9062"/>
            </w:tabs>
          </w:pPr>
        </w:pPrChange>
      </w:pPr>
      <w:ins w:id="32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r w:rsidR="001D3484">
        <w:rPr>
          <w:noProof/>
          <w:webHidden/>
        </w:rPr>
        <w:t>69</w:t>
      </w:r>
      <w:ins w:id="330" w:author="The Si Tran" w:date="2012-12-16T10:01:00Z">
        <w:r>
          <w:rPr>
            <w:noProof/>
            <w:webHidden/>
          </w:rPr>
          <w:fldChar w:fldCharType="end"/>
        </w:r>
        <w:r w:rsidRPr="00FA5091">
          <w:rPr>
            <w:rStyle w:val="Hyperlink"/>
            <w:noProof/>
          </w:rPr>
          <w:fldChar w:fldCharType="end"/>
        </w:r>
      </w:ins>
    </w:p>
    <w:p w14:paraId="4680F05D" w14:textId="77777777" w:rsidR="003343D0" w:rsidRDefault="003343D0">
      <w:pPr>
        <w:pStyle w:val="TOC1"/>
        <w:rPr>
          <w:ins w:id="331" w:author="The Si Tran" w:date="2012-12-16T10:01:00Z"/>
          <w:rFonts w:asciiTheme="minorHAnsi" w:eastAsiaTheme="minorEastAsia" w:hAnsiTheme="minorHAnsi" w:cstheme="minorBidi"/>
          <w:noProof/>
          <w:sz w:val="22"/>
        </w:rPr>
        <w:pPrChange w:id="332" w:author="The Si Tran" w:date="2012-12-16T10:03:00Z">
          <w:pPr>
            <w:pStyle w:val="TOC1"/>
            <w:tabs>
              <w:tab w:val="right" w:pos="9062"/>
            </w:tabs>
          </w:pPr>
        </w:pPrChange>
      </w:pPr>
      <w:ins w:id="33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r w:rsidR="001D3484">
        <w:rPr>
          <w:noProof/>
          <w:webHidden/>
        </w:rPr>
        <w:t>70</w:t>
      </w:r>
      <w:ins w:id="334" w:author="The Si Tran" w:date="2012-12-16T10:01:00Z">
        <w:r>
          <w:rPr>
            <w:noProof/>
            <w:webHidden/>
          </w:rPr>
          <w:fldChar w:fldCharType="end"/>
        </w:r>
        <w:r w:rsidRPr="00FA5091">
          <w:rPr>
            <w:rStyle w:val="Hyperlink"/>
            <w:noProof/>
          </w:rPr>
          <w:fldChar w:fldCharType="end"/>
        </w:r>
      </w:ins>
    </w:p>
    <w:p w14:paraId="5B91E9AA" w14:textId="77777777" w:rsidR="003343D0" w:rsidRDefault="003343D0">
      <w:pPr>
        <w:pStyle w:val="TOC1"/>
        <w:rPr>
          <w:ins w:id="335" w:author="The Si Tran" w:date="2012-12-16T10:01:00Z"/>
          <w:rFonts w:asciiTheme="minorHAnsi" w:eastAsiaTheme="minorEastAsia" w:hAnsiTheme="minorHAnsi" w:cstheme="minorBidi"/>
          <w:noProof/>
          <w:sz w:val="22"/>
        </w:rPr>
        <w:pPrChange w:id="336" w:author="The Si Tran" w:date="2012-12-16T10:03:00Z">
          <w:pPr>
            <w:pStyle w:val="TOC1"/>
            <w:tabs>
              <w:tab w:val="right" w:pos="9062"/>
            </w:tabs>
          </w:pPr>
        </w:pPrChange>
      </w:pPr>
      <w:ins w:id="33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r w:rsidR="001D3484">
        <w:rPr>
          <w:noProof/>
          <w:webHidden/>
        </w:rPr>
        <w:t>70</w:t>
      </w:r>
      <w:ins w:id="338" w:author="The Si Tran" w:date="2012-12-16T10:01:00Z">
        <w:r>
          <w:rPr>
            <w:noProof/>
            <w:webHidden/>
          </w:rPr>
          <w:fldChar w:fldCharType="end"/>
        </w:r>
        <w:r w:rsidRPr="00FA5091">
          <w:rPr>
            <w:rStyle w:val="Hyperlink"/>
            <w:noProof/>
          </w:rPr>
          <w:fldChar w:fldCharType="end"/>
        </w:r>
      </w:ins>
    </w:p>
    <w:p w14:paraId="07BDFC59" w14:textId="77777777" w:rsidR="003343D0" w:rsidRDefault="003343D0">
      <w:pPr>
        <w:pStyle w:val="TOC1"/>
        <w:rPr>
          <w:ins w:id="339" w:author="The Si Tran" w:date="2012-12-16T10:01:00Z"/>
          <w:rFonts w:asciiTheme="minorHAnsi" w:eastAsiaTheme="minorEastAsia" w:hAnsiTheme="minorHAnsi" w:cstheme="minorBidi"/>
          <w:noProof/>
          <w:sz w:val="22"/>
        </w:rPr>
        <w:pPrChange w:id="340" w:author="The Si Tran" w:date="2012-12-16T10:03:00Z">
          <w:pPr>
            <w:pStyle w:val="TOC1"/>
            <w:tabs>
              <w:tab w:val="right" w:pos="9062"/>
            </w:tabs>
          </w:pPr>
        </w:pPrChange>
      </w:pPr>
      <w:ins w:id="34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r w:rsidR="001D3484">
        <w:rPr>
          <w:noProof/>
          <w:webHidden/>
        </w:rPr>
        <w:t>71</w:t>
      </w:r>
      <w:ins w:id="342" w:author="The Si Tran" w:date="2012-12-16T10:01:00Z">
        <w:r>
          <w:rPr>
            <w:noProof/>
            <w:webHidden/>
          </w:rPr>
          <w:fldChar w:fldCharType="end"/>
        </w:r>
        <w:r w:rsidRPr="00FA5091">
          <w:rPr>
            <w:rStyle w:val="Hyperlink"/>
            <w:noProof/>
          </w:rPr>
          <w:fldChar w:fldCharType="end"/>
        </w:r>
      </w:ins>
    </w:p>
    <w:p w14:paraId="1E8690CA" w14:textId="77777777" w:rsidR="003343D0" w:rsidRDefault="003343D0">
      <w:pPr>
        <w:pStyle w:val="TOC1"/>
        <w:rPr>
          <w:ins w:id="343" w:author="The Si Tran" w:date="2012-12-16T10:01:00Z"/>
          <w:rFonts w:asciiTheme="minorHAnsi" w:eastAsiaTheme="minorEastAsia" w:hAnsiTheme="minorHAnsi" w:cstheme="minorBidi"/>
          <w:noProof/>
          <w:sz w:val="22"/>
        </w:rPr>
        <w:pPrChange w:id="344" w:author="The Si Tran" w:date="2012-12-16T10:03:00Z">
          <w:pPr>
            <w:pStyle w:val="TOC1"/>
            <w:tabs>
              <w:tab w:val="right" w:pos="9062"/>
            </w:tabs>
          </w:pPr>
        </w:pPrChange>
      </w:pPr>
      <w:ins w:id="34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r w:rsidR="001D3484">
        <w:rPr>
          <w:noProof/>
          <w:webHidden/>
        </w:rPr>
        <w:t>71</w:t>
      </w:r>
      <w:ins w:id="346" w:author="The Si Tran" w:date="2012-12-16T10:01:00Z">
        <w:r>
          <w:rPr>
            <w:noProof/>
            <w:webHidden/>
          </w:rPr>
          <w:fldChar w:fldCharType="end"/>
        </w:r>
        <w:r w:rsidRPr="00FA5091">
          <w:rPr>
            <w:rStyle w:val="Hyperlink"/>
            <w:noProof/>
          </w:rPr>
          <w:fldChar w:fldCharType="end"/>
        </w:r>
      </w:ins>
    </w:p>
    <w:p w14:paraId="2B6D608A" w14:textId="77777777" w:rsidR="003343D0" w:rsidRDefault="003343D0">
      <w:pPr>
        <w:pStyle w:val="TOC1"/>
        <w:rPr>
          <w:ins w:id="347" w:author="The Si Tran" w:date="2012-12-16T10:01:00Z"/>
          <w:rFonts w:asciiTheme="minorHAnsi" w:eastAsiaTheme="minorEastAsia" w:hAnsiTheme="minorHAnsi" w:cstheme="minorBidi"/>
          <w:noProof/>
          <w:sz w:val="22"/>
        </w:rPr>
        <w:pPrChange w:id="348" w:author="The Si Tran" w:date="2012-12-16T10:03:00Z">
          <w:pPr>
            <w:pStyle w:val="TOC1"/>
            <w:tabs>
              <w:tab w:val="right" w:pos="9062"/>
            </w:tabs>
          </w:pPr>
        </w:pPrChange>
      </w:pPr>
      <w:ins w:id="34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r w:rsidR="001D3484">
        <w:rPr>
          <w:noProof/>
          <w:webHidden/>
        </w:rPr>
        <w:t>72</w:t>
      </w:r>
      <w:ins w:id="350" w:author="The Si Tran" w:date="2012-12-16T10:01:00Z">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351" w:author="The Si Tran" w:date="2012-12-12T07:59:00Z"/>
          <w:noProof/>
        </w:rPr>
      </w:pPr>
    </w:p>
    <w:p w14:paraId="1A31478E" w14:textId="77777777" w:rsidR="00CB48F0" w:rsidRPr="005C682D" w:rsidDel="00187200" w:rsidRDefault="00B557A5">
      <w:pPr>
        <w:pStyle w:val="Heading1"/>
        <w:numPr>
          <w:ilvl w:val="0"/>
          <w:numId w:val="0"/>
        </w:numPr>
        <w:ind w:left="360"/>
        <w:jc w:val="left"/>
        <w:rPr>
          <w:del w:id="352" w:author="The Si Tran" w:date="2012-12-11T23:27:00Z"/>
        </w:rPr>
        <w:pPrChange w:id="353" w:author="The Si Tran" w:date="2012-12-12T07:33:00Z">
          <w:pPr>
            <w:pStyle w:val="Heading1"/>
            <w:numPr>
              <w:numId w:val="0"/>
            </w:numPr>
            <w:spacing w:line="480" w:lineRule="auto"/>
            <w:ind w:left="0" w:firstLine="0"/>
            <w:jc w:val="left"/>
          </w:pPr>
        </w:pPrChange>
      </w:pPr>
      <w:ins w:id="354"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355" w:author="The Si Tran" w:date="2012-12-11T23:00:00Z"/>
          <w:b w:val="0"/>
          <w:bCs w:val="0"/>
          <w:sz w:val="26"/>
          <w:rPrChange w:id="356" w:author="The Si Tran" w:date="2012-12-05T23:02:00Z">
            <w:rPr>
              <w:del w:id="357" w:author="The Si Tran" w:date="2012-12-11T23:00:00Z"/>
              <w:b/>
              <w:bCs/>
              <w:kern w:val="32"/>
              <w:sz w:val="32"/>
              <w:szCs w:val="32"/>
            </w:rPr>
          </w:rPrChange>
        </w:rPr>
        <w:pPrChange w:id="358" w:author="The Si Tran" w:date="2012-12-12T07:33:00Z">
          <w:pPr>
            <w:spacing w:before="0" w:after="200" w:line="276" w:lineRule="auto"/>
            <w:jc w:val="left"/>
          </w:pPr>
        </w:pPrChange>
      </w:pPr>
      <w:bookmarkStart w:id="359" w:name="_Toc328879888"/>
      <w:bookmarkStart w:id="360" w:name="_Toc328894964"/>
      <w:del w:id="361"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362" w:author="The Si Tran" w:date="2012-12-12T00:01:00Z"/>
          <w:rFonts w:cs="Times New Roman"/>
          <w:sz w:val="26"/>
        </w:rPr>
        <w:pPrChange w:id="363" w:author="The Si Tran" w:date="2012-12-12T07:33:00Z">
          <w:pPr>
            <w:pStyle w:val="Heading1"/>
            <w:numPr>
              <w:numId w:val="0"/>
            </w:numPr>
            <w:spacing w:line="480" w:lineRule="auto"/>
            <w:ind w:left="0" w:firstLine="0"/>
            <w:jc w:val="left"/>
          </w:pPr>
        </w:pPrChange>
      </w:pPr>
      <w:del w:id="364" w:author="The Si Tran" w:date="2012-12-12T07:33:00Z">
        <w:r w:rsidRPr="00312F4F" w:rsidDel="006D2AC8">
          <w:rPr>
            <w:rFonts w:cs="Times New Roman"/>
            <w:sz w:val="26"/>
          </w:rPr>
          <w:delText>DANH MỤC BẢNG</w:delText>
        </w:r>
      </w:del>
      <w:bookmarkEnd w:id="359"/>
      <w:bookmarkEnd w:id="360"/>
    </w:p>
    <w:p w14:paraId="697A1872" w14:textId="77777777" w:rsidR="0045424A" w:rsidRPr="002B1464" w:rsidDel="00D80916" w:rsidRDefault="0045424A">
      <w:pPr>
        <w:rPr>
          <w:del w:id="365" w:author="The Si Tran" w:date="2012-12-12T13:34:00Z"/>
        </w:rPr>
      </w:pPr>
    </w:p>
    <w:p w14:paraId="0C08AE99" w14:textId="77777777" w:rsidR="004D65BA" w:rsidRPr="0049233F" w:rsidDel="00D80916" w:rsidRDefault="0045424A" w:rsidP="0045424A">
      <w:pPr>
        <w:spacing w:before="0" w:after="200" w:line="276" w:lineRule="auto"/>
        <w:jc w:val="left"/>
        <w:rPr>
          <w:del w:id="366" w:author="The Si Tran" w:date="2012-12-12T13:33:00Z"/>
          <w:noProof/>
          <w:szCs w:val="26"/>
        </w:rPr>
      </w:pPr>
      <w:del w:id="367"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368" w:author="The Si Tran" w:date="2012-12-12T13:34:00Z"/>
          <w:noProof/>
        </w:rPr>
      </w:pPr>
    </w:p>
    <w:p w14:paraId="718E6531" w14:textId="77777777" w:rsidR="00D80916" w:rsidRPr="00D80916" w:rsidRDefault="00D80916">
      <w:pPr>
        <w:rPr>
          <w:ins w:id="369" w:author="The Si Tran" w:date="2012-12-12T13:34:00Z"/>
          <w:rPrChange w:id="370" w:author="The Si Tran" w:date="2012-12-12T13:34:00Z">
            <w:rPr>
              <w:ins w:id="371" w:author="The Si Tran" w:date="2012-12-12T13:34:00Z"/>
              <w:noProof/>
            </w:rPr>
          </w:rPrChange>
        </w:rPr>
        <w:pPrChange w:id="372" w:author="The Si Tran" w:date="2012-12-12T13:34:00Z">
          <w:pPr>
            <w:spacing w:before="0" w:after="200" w:line="276" w:lineRule="auto"/>
            <w:jc w:val="left"/>
          </w:pPr>
        </w:pPrChange>
      </w:pPr>
    </w:p>
    <w:p w14:paraId="7ECCFBBD" w14:textId="77777777" w:rsidR="00D80916" w:rsidRPr="00D80916" w:rsidRDefault="00D80916">
      <w:pPr>
        <w:rPr>
          <w:ins w:id="373" w:author="The Si Tran" w:date="2012-12-12T13:34:00Z"/>
          <w:rPrChange w:id="374" w:author="The Si Tran" w:date="2012-12-12T13:34:00Z">
            <w:rPr>
              <w:ins w:id="375" w:author="The Si Tran" w:date="2012-12-12T13:34:00Z"/>
              <w:noProof/>
            </w:rPr>
          </w:rPrChange>
        </w:rPr>
        <w:pPrChange w:id="376" w:author="The Si Tran" w:date="2012-12-12T13:34:00Z">
          <w:pPr>
            <w:spacing w:before="0" w:after="200" w:line="276" w:lineRule="auto"/>
            <w:jc w:val="left"/>
          </w:pPr>
        </w:pPrChange>
      </w:pPr>
    </w:p>
    <w:p w14:paraId="18E27414" w14:textId="77777777" w:rsidR="00D80916" w:rsidRPr="00D80916" w:rsidRDefault="00D80916">
      <w:pPr>
        <w:rPr>
          <w:ins w:id="377" w:author="The Si Tran" w:date="2012-12-12T13:34:00Z"/>
          <w:rPrChange w:id="378" w:author="The Si Tran" w:date="2012-12-12T13:34:00Z">
            <w:rPr>
              <w:ins w:id="379" w:author="The Si Tran" w:date="2012-12-12T13:34:00Z"/>
              <w:noProof/>
            </w:rPr>
          </w:rPrChange>
        </w:rPr>
        <w:pPrChange w:id="380" w:author="The Si Tran" w:date="2012-12-12T13:34:00Z">
          <w:pPr>
            <w:spacing w:before="0" w:after="200" w:line="276" w:lineRule="auto"/>
            <w:jc w:val="left"/>
          </w:pPr>
        </w:pPrChange>
      </w:pPr>
    </w:p>
    <w:p w14:paraId="428BE4D4" w14:textId="77777777" w:rsidR="00D80916" w:rsidRPr="00D80916" w:rsidRDefault="00D80916">
      <w:pPr>
        <w:rPr>
          <w:ins w:id="381" w:author="The Si Tran" w:date="2012-12-12T13:34:00Z"/>
          <w:rPrChange w:id="382" w:author="The Si Tran" w:date="2012-12-12T13:34:00Z">
            <w:rPr>
              <w:ins w:id="383" w:author="The Si Tran" w:date="2012-12-12T13:34:00Z"/>
              <w:noProof/>
            </w:rPr>
          </w:rPrChange>
        </w:rPr>
        <w:pPrChange w:id="384" w:author="The Si Tran" w:date="2012-12-12T13:34:00Z">
          <w:pPr>
            <w:spacing w:before="0" w:after="200" w:line="276" w:lineRule="auto"/>
            <w:jc w:val="left"/>
          </w:pPr>
        </w:pPrChange>
      </w:pPr>
    </w:p>
    <w:p w14:paraId="0BD67063" w14:textId="77777777" w:rsidR="00D80916" w:rsidRDefault="00D80916" w:rsidP="00D80916">
      <w:pPr>
        <w:rPr>
          <w:ins w:id="385" w:author="The Si Tran" w:date="2012-12-12T13:34:00Z"/>
        </w:rPr>
      </w:pPr>
    </w:p>
    <w:p w14:paraId="3CA23180" w14:textId="77777777" w:rsidR="00D80916" w:rsidRDefault="00D80916">
      <w:pPr>
        <w:tabs>
          <w:tab w:val="left" w:pos="1260"/>
        </w:tabs>
        <w:rPr>
          <w:ins w:id="386" w:author="The Si Tran" w:date="2012-12-12T13:34:00Z"/>
        </w:rPr>
        <w:pPrChange w:id="387" w:author="The Si Tran" w:date="2012-12-12T13:34:00Z">
          <w:pPr/>
        </w:pPrChange>
      </w:pPr>
      <w:ins w:id="388" w:author="The Si Tran" w:date="2012-12-12T13:34:00Z">
        <w:r>
          <w:tab/>
        </w:r>
      </w:ins>
    </w:p>
    <w:p w14:paraId="3551C36F" w14:textId="77777777" w:rsidR="00DB31CF" w:rsidRPr="00DB31CF" w:rsidRDefault="00DB31CF" w:rsidP="00DB31CF">
      <w:pPr>
        <w:rPr>
          <w:ins w:id="389" w:author="The Si Tran" w:date="2012-12-12T13:34:00Z"/>
          <w:b/>
          <w:bCs/>
          <w:rPrChange w:id="390" w:author="The Si Tran" w:date="2012-12-12T13:34:00Z">
            <w:rPr>
              <w:ins w:id="391" w:author="The Si Tran" w:date="2012-12-12T13:34:00Z"/>
              <w:rFonts w:cs="Times New Roman"/>
              <w:b w:val="0"/>
              <w:bCs w:val="0"/>
              <w:caps/>
              <w:noProof/>
              <w:kern w:val="0"/>
              <w:sz w:val="26"/>
              <w:szCs w:val="26"/>
            </w:rPr>
          </w:rPrChange>
        </w:rPr>
        <w:sectPr w:rsidR="00DB31CF" w:rsidRPr="00DB31CF" w:rsidSect="00DB31CF">
          <w:footerReference w:type="default" r:id="rId9"/>
          <w:pgSz w:w="11909" w:h="16834" w:code="9"/>
          <w:pgMar w:top="1411" w:right="1138" w:bottom="1411" w:left="1699" w:header="720" w:footer="720" w:gutter="0"/>
          <w:pgNumType w:fmt="lowerRoman" w:start="1"/>
          <w:cols w:space="720"/>
          <w:titlePg/>
          <w:docGrid w:linePitch="360"/>
          <w:sectPrChange w:id="397" w:author="The Si Tran" w:date="2012-12-12T13:50:00Z">
            <w:sectPr w:rsidR="00DB31CF" w:rsidRPr="00DB31CF" w:rsidSect="00DB31CF">
              <w:pgMar w:top="1411" w:right="1138" w:bottom="1411" w:left="1699" w:header="720" w:footer="720" w:gutter="0"/>
              <w:pgNumType w:fmt="decimal"/>
              <w:titlePg w:val="0"/>
            </w:sectPr>
          </w:sectPrChange>
        </w:sectPr>
        <w:pPrChange w:id="398" w:author="The Si Tran" w:date="2012-12-12T13:34:00Z">
          <w:pPr>
            <w:pStyle w:val="Heading1"/>
            <w:ind w:firstLine="180"/>
            <w:jc w:val="left"/>
          </w:pPr>
        </w:pPrChange>
      </w:pPr>
    </w:p>
    <w:p w14:paraId="1CC33B30" w14:textId="77777777" w:rsidR="004B6166" w:rsidRPr="00EC61DB" w:rsidDel="00C31595" w:rsidRDefault="004B6166">
      <w:pPr>
        <w:pStyle w:val="Heading1"/>
        <w:rPr>
          <w:del w:id="399" w:author="The Si Tran" w:date="2012-12-12T07:32:00Z"/>
          <w:b w:val="0"/>
          <w:rPrChange w:id="400" w:author="The Si Tran" w:date="2012-12-14T07:14:00Z">
            <w:rPr>
              <w:del w:id="401" w:author="The Si Tran" w:date="2012-12-12T07:32:00Z"/>
              <w:b/>
              <w:caps/>
              <w:noProof/>
              <w:sz w:val="32"/>
              <w:szCs w:val="32"/>
            </w:rPr>
          </w:rPrChange>
        </w:rPr>
        <w:pPrChange w:id="402" w:author="The Si Tran" w:date="2012-12-14T07:14:00Z">
          <w:pPr>
            <w:spacing w:before="0" w:after="200" w:line="276" w:lineRule="auto"/>
            <w:jc w:val="center"/>
          </w:pPr>
        </w:pPrChange>
      </w:pPr>
      <w:del w:id="403" w:author="The Si Tran" w:date="2012-12-12T07:32:00Z">
        <w:r w:rsidRPr="00EC61DB" w:rsidDel="00C31595">
          <w:rPr>
            <w:b w:val="0"/>
            <w:bCs w:val="0"/>
            <w:rPrChange w:id="404" w:author="The Si Tran" w:date="2012-12-14T07:14:00Z">
              <w:rPr>
                <w:rFonts w:cs="Arial"/>
                <w:b/>
                <w:bCs/>
                <w:caps/>
                <w:noProof/>
                <w:kern w:val="32"/>
                <w:sz w:val="32"/>
                <w:szCs w:val="26"/>
              </w:rPr>
            </w:rPrChange>
          </w:rPr>
          <w:lastRenderedPageBreak/>
          <w:delText>Danh mục chữ viết tắt</w:delText>
        </w:r>
        <w:bookmarkStart w:id="405" w:name="_Toc343083492"/>
        <w:bookmarkStart w:id="406" w:name="_Toc343083706"/>
        <w:bookmarkStart w:id="407" w:name="_Toc343083917"/>
        <w:bookmarkStart w:id="408" w:name="_Toc343220676"/>
        <w:bookmarkStart w:id="409" w:name="_Toc343232179"/>
        <w:bookmarkStart w:id="410" w:name="_Toc343232592"/>
        <w:bookmarkStart w:id="411" w:name="_Toc343232877"/>
        <w:bookmarkStart w:id="412" w:name="_Toc343415382"/>
        <w:bookmarkStart w:id="413" w:name="_Toc343415678"/>
        <w:bookmarkStart w:id="414" w:name="_Toc343452337"/>
        <w:bookmarkStart w:id="415" w:name="_Toc343461128"/>
        <w:bookmarkEnd w:id="405"/>
        <w:bookmarkEnd w:id="406"/>
        <w:bookmarkEnd w:id="407"/>
        <w:bookmarkEnd w:id="408"/>
        <w:bookmarkEnd w:id="409"/>
        <w:bookmarkEnd w:id="410"/>
        <w:bookmarkEnd w:id="411"/>
        <w:bookmarkEnd w:id="412"/>
        <w:bookmarkEnd w:id="413"/>
        <w:bookmarkEnd w:id="414"/>
        <w:bookmarkEnd w:id="415"/>
      </w:del>
    </w:p>
    <w:p w14:paraId="08C26D51" w14:textId="77777777" w:rsidR="004B6166" w:rsidRPr="00EC61DB" w:rsidDel="00C31595" w:rsidRDefault="004B6166">
      <w:pPr>
        <w:pStyle w:val="Heading1"/>
        <w:rPr>
          <w:del w:id="416" w:author="The Si Tran" w:date="2012-12-12T07:32:00Z"/>
          <w:rPrChange w:id="417" w:author="The Si Tran" w:date="2012-12-14T07:14:00Z">
            <w:rPr>
              <w:del w:id="418" w:author="The Si Tran" w:date="2012-12-12T07:32:00Z"/>
              <w:noProof/>
              <w:szCs w:val="26"/>
            </w:rPr>
          </w:rPrChange>
        </w:rPr>
        <w:pPrChange w:id="419" w:author="The Si Tran" w:date="2012-12-14T07:14:00Z">
          <w:pPr>
            <w:spacing w:before="0" w:after="200" w:line="276" w:lineRule="auto"/>
            <w:jc w:val="left"/>
          </w:pPr>
        </w:pPrChange>
      </w:pPr>
      <w:bookmarkStart w:id="420" w:name="_Toc343083493"/>
      <w:bookmarkStart w:id="421" w:name="_Toc343083707"/>
      <w:bookmarkStart w:id="422" w:name="_Toc343083918"/>
      <w:bookmarkStart w:id="423" w:name="_Toc343220677"/>
      <w:bookmarkStart w:id="424" w:name="_Toc343232180"/>
      <w:bookmarkStart w:id="425" w:name="_Toc343232593"/>
      <w:bookmarkStart w:id="426" w:name="_Toc343232878"/>
      <w:bookmarkStart w:id="427" w:name="_Toc343415383"/>
      <w:bookmarkStart w:id="428" w:name="_Toc343415679"/>
      <w:bookmarkStart w:id="429" w:name="_Toc343452338"/>
      <w:bookmarkStart w:id="430" w:name="_Toc343461129"/>
      <w:bookmarkEnd w:id="420"/>
      <w:bookmarkEnd w:id="421"/>
      <w:bookmarkEnd w:id="422"/>
      <w:bookmarkEnd w:id="423"/>
      <w:bookmarkEnd w:id="424"/>
      <w:bookmarkEnd w:id="425"/>
      <w:bookmarkEnd w:id="426"/>
      <w:bookmarkEnd w:id="427"/>
      <w:bookmarkEnd w:id="428"/>
      <w:bookmarkEnd w:id="429"/>
      <w:bookmarkEnd w:id="430"/>
    </w:p>
    <w:p w14:paraId="25E87DD7" w14:textId="77777777" w:rsidR="004B6166" w:rsidRPr="00EC61DB" w:rsidDel="00C31595" w:rsidRDefault="004B6166">
      <w:pPr>
        <w:pStyle w:val="Heading1"/>
        <w:rPr>
          <w:del w:id="431" w:author="The Si Tran" w:date="2012-12-12T07:32:00Z"/>
          <w:rPrChange w:id="432" w:author="The Si Tran" w:date="2012-12-14T07:14:00Z">
            <w:rPr>
              <w:del w:id="433" w:author="The Si Tran" w:date="2012-12-12T07:32:00Z"/>
              <w:noProof/>
              <w:szCs w:val="26"/>
            </w:rPr>
          </w:rPrChange>
        </w:rPr>
        <w:pPrChange w:id="434" w:author="The Si Tran" w:date="2012-12-14T07:14:00Z">
          <w:pPr>
            <w:spacing w:before="0" w:after="200" w:line="276" w:lineRule="auto"/>
            <w:jc w:val="left"/>
          </w:pPr>
        </w:pPrChange>
      </w:pPr>
      <w:bookmarkStart w:id="435" w:name="_Toc343083494"/>
      <w:bookmarkStart w:id="436" w:name="_Toc343083708"/>
      <w:bookmarkStart w:id="437" w:name="_Toc343083919"/>
      <w:bookmarkStart w:id="438" w:name="_Toc343220678"/>
      <w:bookmarkStart w:id="439" w:name="_Toc343232181"/>
      <w:bookmarkStart w:id="440" w:name="_Toc343232594"/>
      <w:bookmarkStart w:id="441" w:name="_Toc343232879"/>
      <w:bookmarkStart w:id="442" w:name="_Toc343415384"/>
      <w:bookmarkStart w:id="443" w:name="_Toc343415680"/>
      <w:bookmarkStart w:id="444" w:name="_Toc343452339"/>
      <w:bookmarkStart w:id="445" w:name="_Toc343461130"/>
      <w:bookmarkEnd w:id="435"/>
      <w:bookmarkEnd w:id="436"/>
      <w:bookmarkEnd w:id="437"/>
      <w:bookmarkEnd w:id="438"/>
      <w:bookmarkEnd w:id="439"/>
      <w:bookmarkEnd w:id="440"/>
      <w:bookmarkEnd w:id="441"/>
      <w:bookmarkEnd w:id="442"/>
      <w:bookmarkEnd w:id="443"/>
      <w:bookmarkEnd w:id="444"/>
      <w:bookmarkEnd w:id="445"/>
    </w:p>
    <w:p w14:paraId="63306A89" w14:textId="77777777" w:rsidR="004B6166" w:rsidRPr="00EC61DB" w:rsidDel="00C31595" w:rsidRDefault="004B6166">
      <w:pPr>
        <w:pStyle w:val="Heading1"/>
        <w:rPr>
          <w:del w:id="446" w:author="The Si Tran" w:date="2012-12-12T07:32:00Z"/>
          <w:rPrChange w:id="447" w:author="The Si Tran" w:date="2012-12-14T07:14:00Z">
            <w:rPr>
              <w:del w:id="448" w:author="The Si Tran" w:date="2012-12-12T07:32:00Z"/>
              <w:noProof/>
              <w:szCs w:val="26"/>
            </w:rPr>
          </w:rPrChange>
        </w:rPr>
        <w:pPrChange w:id="449" w:author="The Si Tran" w:date="2012-12-14T07:14:00Z">
          <w:pPr>
            <w:spacing w:before="0" w:after="200" w:line="276" w:lineRule="auto"/>
            <w:jc w:val="left"/>
          </w:pPr>
        </w:pPrChange>
      </w:pPr>
      <w:bookmarkStart w:id="450" w:name="_Toc343083495"/>
      <w:bookmarkStart w:id="451" w:name="_Toc343083709"/>
      <w:bookmarkStart w:id="452" w:name="_Toc343083920"/>
      <w:bookmarkStart w:id="453" w:name="_Toc343220679"/>
      <w:bookmarkStart w:id="454" w:name="_Toc343232182"/>
      <w:bookmarkStart w:id="455" w:name="_Toc343232595"/>
      <w:bookmarkStart w:id="456" w:name="_Toc343232880"/>
      <w:bookmarkStart w:id="457" w:name="_Toc343415385"/>
      <w:bookmarkStart w:id="458" w:name="_Toc343415681"/>
      <w:bookmarkStart w:id="459" w:name="_Toc343452340"/>
      <w:bookmarkStart w:id="460" w:name="_Toc343461131"/>
      <w:bookmarkEnd w:id="450"/>
      <w:bookmarkEnd w:id="451"/>
      <w:bookmarkEnd w:id="452"/>
      <w:bookmarkEnd w:id="453"/>
      <w:bookmarkEnd w:id="454"/>
      <w:bookmarkEnd w:id="455"/>
      <w:bookmarkEnd w:id="456"/>
      <w:bookmarkEnd w:id="457"/>
      <w:bookmarkEnd w:id="458"/>
      <w:bookmarkEnd w:id="459"/>
      <w:bookmarkEnd w:id="460"/>
    </w:p>
    <w:p w14:paraId="5373E3E8" w14:textId="77777777" w:rsidR="004B6166" w:rsidRPr="00EC61DB" w:rsidDel="00C31595" w:rsidRDefault="004B6166">
      <w:pPr>
        <w:pStyle w:val="Heading1"/>
        <w:rPr>
          <w:del w:id="461" w:author="The Si Tran" w:date="2012-12-12T07:32:00Z"/>
          <w:rPrChange w:id="462" w:author="The Si Tran" w:date="2012-12-14T07:14:00Z">
            <w:rPr>
              <w:del w:id="463" w:author="The Si Tran" w:date="2012-12-12T07:32:00Z"/>
              <w:noProof/>
              <w:szCs w:val="26"/>
            </w:rPr>
          </w:rPrChange>
        </w:rPr>
        <w:pPrChange w:id="464" w:author="The Si Tran" w:date="2012-12-14T07:14:00Z">
          <w:pPr>
            <w:spacing w:before="0" w:after="200" w:line="276" w:lineRule="auto"/>
            <w:jc w:val="left"/>
          </w:pPr>
        </w:pPrChange>
      </w:pPr>
      <w:bookmarkStart w:id="465" w:name="_Toc343083496"/>
      <w:bookmarkStart w:id="466" w:name="_Toc343083710"/>
      <w:bookmarkStart w:id="467" w:name="_Toc343083921"/>
      <w:bookmarkStart w:id="468" w:name="_Toc343220680"/>
      <w:bookmarkStart w:id="469" w:name="_Toc343232183"/>
      <w:bookmarkStart w:id="470" w:name="_Toc343232596"/>
      <w:bookmarkStart w:id="471" w:name="_Toc343232881"/>
      <w:bookmarkStart w:id="472" w:name="_Toc343415386"/>
      <w:bookmarkStart w:id="473" w:name="_Toc343415682"/>
      <w:bookmarkStart w:id="474" w:name="_Toc343452341"/>
      <w:bookmarkStart w:id="475" w:name="_Toc343461132"/>
      <w:bookmarkEnd w:id="465"/>
      <w:bookmarkEnd w:id="466"/>
      <w:bookmarkEnd w:id="467"/>
      <w:bookmarkEnd w:id="468"/>
      <w:bookmarkEnd w:id="469"/>
      <w:bookmarkEnd w:id="470"/>
      <w:bookmarkEnd w:id="471"/>
      <w:bookmarkEnd w:id="472"/>
      <w:bookmarkEnd w:id="473"/>
      <w:bookmarkEnd w:id="474"/>
      <w:bookmarkEnd w:id="475"/>
    </w:p>
    <w:p w14:paraId="1FFB28D4" w14:textId="77777777" w:rsidR="004B6166" w:rsidRPr="00EC61DB" w:rsidDel="00C31595" w:rsidRDefault="004B6166">
      <w:pPr>
        <w:pStyle w:val="Heading1"/>
        <w:rPr>
          <w:del w:id="476" w:author="The Si Tran" w:date="2012-12-12T07:32:00Z"/>
          <w:rPrChange w:id="477" w:author="The Si Tran" w:date="2012-12-14T07:14:00Z">
            <w:rPr>
              <w:del w:id="478" w:author="The Si Tran" w:date="2012-12-12T07:32:00Z"/>
              <w:noProof/>
              <w:szCs w:val="26"/>
            </w:rPr>
          </w:rPrChange>
        </w:rPr>
        <w:pPrChange w:id="479" w:author="The Si Tran" w:date="2012-12-14T07:14:00Z">
          <w:pPr>
            <w:spacing w:before="0" w:after="200" w:line="276" w:lineRule="auto"/>
            <w:jc w:val="left"/>
          </w:pPr>
        </w:pPrChange>
      </w:pPr>
      <w:bookmarkStart w:id="480" w:name="_Toc343083497"/>
      <w:bookmarkStart w:id="481" w:name="_Toc343083711"/>
      <w:bookmarkStart w:id="482" w:name="_Toc343083922"/>
      <w:bookmarkStart w:id="483" w:name="_Toc343220681"/>
      <w:bookmarkStart w:id="484" w:name="_Toc343232184"/>
      <w:bookmarkStart w:id="485" w:name="_Toc343232597"/>
      <w:bookmarkStart w:id="486" w:name="_Toc343232882"/>
      <w:bookmarkStart w:id="487" w:name="_Toc343415387"/>
      <w:bookmarkStart w:id="488" w:name="_Toc343415683"/>
      <w:bookmarkStart w:id="489" w:name="_Toc343452342"/>
      <w:bookmarkStart w:id="490" w:name="_Toc343461133"/>
      <w:bookmarkEnd w:id="480"/>
      <w:bookmarkEnd w:id="481"/>
      <w:bookmarkEnd w:id="482"/>
      <w:bookmarkEnd w:id="483"/>
      <w:bookmarkEnd w:id="484"/>
      <w:bookmarkEnd w:id="485"/>
      <w:bookmarkEnd w:id="486"/>
      <w:bookmarkEnd w:id="487"/>
      <w:bookmarkEnd w:id="488"/>
      <w:bookmarkEnd w:id="489"/>
      <w:bookmarkEnd w:id="490"/>
    </w:p>
    <w:p w14:paraId="015A15ED" w14:textId="77777777" w:rsidR="004B6166" w:rsidRPr="00EC61DB" w:rsidDel="00C31595" w:rsidRDefault="004B6166">
      <w:pPr>
        <w:pStyle w:val="Heading1"/>
        <w:rPr>
          <w:del w:id="491" w:author="The Si Tran" w:date="2012-12-12T07:32:00Z"/>
          <w:rPrChange w:id="492" w:author="The Si Tran" w:date="2012-12-14T07:14:00Z">
            <w:rPr>
              <w:del w:id="493" w:author="The Si Tran" w:date="2012-12-12T07:32:00Z"/>
              <w:noProof/>
              <w:szCs w:val="26"/>
            </w:rPr>
          </w:rPrChange>
        </w:rPr>
        <w:pPrChange w:id="494" w:author="The Si Tran" w:date="2012-12-14T07:14:00Z">
          <w:pPr>
            <w:spacing w:before="0" w:after="200" w:line="276" w:lineRule="auto"/>
            <w:jc w:val="left"/>
          </w:pPr>
        </w:pPrChange>
      </w:pPr>
      <w:bookmarkStart w:id="495" w:name="_Toc343083498"/>
      <w:bookmarkStart w:id="496" w:name="_Toc343083712"/>
      <w:bookmarkStart w:id="497" w:name="_Toc343083923"/>
      <w:bookmarkStart w:id="498" w:name="_Toc343220682"/>
      <w:bookmarkStart w:id="499" w:name="_Toc343232185"/>
      <w:bookmarkStart w:id="500" w:name="_Toc343232598"/>
      <w:bookmarkStart w:id="501" w:name="_Toc343232883"/>
      <w:bookmarkStart w:id="502" w:name="_Toc343415388"/>
      <w:bookmarkStart w:id="503" w:name="_Toc343415684"/>
      <w:bookmarkStart w:id="504" w:name="_Toc343452343"/>
      <w:bookmarkStart w:id="505" w:name="_Toc343461134"/>
      <w:bookmarkEnd w:id="495"/>
      <w:bookmarkEnd w:id="496"/>
      <w:bookmarkEnd w:id="497"/>
      <w:bookmarkEnd w:id="498"/>
      <w:bookmarkEnd w:id="499"/>
      <w:bookmarkEnd w:id="500"/>
      <w:bookmarkEnd w:id="501"/>
      <w:bookmarkEnd w:id="502"/>
      <w:bookmarkEnd w:id="503"/>
      <w:bookmarkEnd w:id="504"/>
      <w:bookmarkEnd w:id="505"/>
    </w:p>
    <w:p w14:paraId="7807CE74" w14:textId="77777777" w:rsidR="004B6166" w:rsidRPr="00EC61DB" w:rsidDel="00C31595" w:rsidRDefault="004B6166">
      <w:pPr>
        <w:pStyle w:val="Heading1"/>
        <w:rPr>
          <w:del w:id="506" w:author="The Si Tran" w:date="2012-12-12T07:32:00Z"/>
          <w:rPrChange w:id="507" w:author="The Si Tran" w:date="2012-12-14T07:14:00Z">
            <w:rPr>
              <w:del w:id="508" w:author="The Si Tran" w:date="2012-12-12T07:32:00Z"/>
              <w:noProof/>
              <w:szCs w:val="26"/>
            </w:rPr>
          </w:rPrChange>
        </w:rPr>
        <w:pPrChange w:id="509" w:author="The Si Tran" w:date="2012-12-14T07:14:00Z">
          <w:pPr>
            <w:spacing w:before="0" w:after="200" w:line="276" w:lineRule="auto"/>
            <w:jc w:val="left"/>
          </w:pPr>
        </w:pPrChange>
      </w:pPr>
      <w:bookmarkStart w:id="510" w:name="_Toc343083499"/>
      <w:bookmarkStart w:id="511" w:name="_Toc343083713"/>
      <w:bookmarkStart w:id="512" w:name="_Toc343083924"/>
      <w:bookmarkStart w:id="513" w:name="_Toc343220683"/>
      <w:bookmarkStart w:id="514" w:name="_Toc343232186"/>
      <w:bookmarkStart w:id="515" w:name="_Toc343232599"/>
      <w:bookmarkStart w:id="516" w:name="_Toc343232884"/>
      <w:bookmarkStart w:id="517" w:name="_Toc343415389"/>
      <w:bookmarkStart w:id="518" w:name="_Toc343415685"/>
      <w:bookmarkStart w:id="519" w:name="_Toc343452344"/>
      <w:bookmarkStart w:id="520" w:name="_Toc343461135"/>
      <w:bookmarkEnd w:id="510"/>
      <w:bookmarkEnd w:id="511"/>
      <w:bookmarkEnd w:id="512"/>
      <w:bookmarkEnd w:id="513"/>
      <w:bookmarkEnd w:id="514"/>
      <w:bookmarkEnd w:id="515"/>
      <w:bookmarkEnd w:id="516"/>
      <w:bookmarkEnd w:id="517"/>
      <w:bookmarkEnd w:id="518"/>
      <w:bookmarkEnd w:id="519"/>
      <w:bookmarkEnd w:id="520"/>
    </w:p>
    <w:p w14:paraId="5E884288" w14:textId="77777777" w:rsidR="004B6166" w:rsidRPr="00EC61DB" w:rsidDel="00C31595" w:rsidRDefault="004B6166">
      <w:pPr>
        <w:pStyle w:val="Heading1"/>
        <w:rPr>
          <w:del w:id="521" w:author="The Si Tran" w:date="2012-12-12T07:32:00Z"/>
          <w:rPrChange w:id="522" w:author="The Si Tran" w:date="2012-12-14T07:14:00Z">
            <w:rPr>
              <w:del w:id="523" w:author="The Si Tran" w:date="2012-12-12T07:32:00Z"/>
              <w:noProof/>
              <w:szCs w:val="26"/>
            </w:rPr>
          </w:rPrChange>
        </w:rPr>
        <w:pPrChange w:id="524" w:author="The Si Tran" w:date="2012-12-14T07:14:00Z">
          <w:pPr>
            <w:spacing w:before="0" w:after="200" w:line="276" w:lineRule="auto"/>
            <w:jc w:val="left"/>
          </w:pPr>
        </w:pPrChange>
      </w:pPr>
      <w:bookmarkStart w:id="525" w:name="_Toc343083500"/>
      <w:bookmarkStart w:id="526" w:name="_Toc343083714"/>
      <w:bookmarkStart w:id="527" w:name="_Toc343083925"/>
      <w:bookmarkStart w:id="528" w:name="_Toc343220684"/>
      <w:bookmarkStart w:id="529" w:name="_Toc343232187"/>
      <w:bookmarkStart w:id="530" w:name="_Toc343232600"/>
      <w:bookmarkStart w:id="531" w:name="_Toc343232885"/>
      <w:bookmarkStart w:id="532" w:name="_Toc343415390"/>
      <w:bookmarkStart w:id="533" w:name="_Toc343415686"/>
      <w:bookmarkStart w:id="534" w:name="_Toc343452345"/>
      <w:bookmarkStart w:id="535" w:name="_Toc343461136"/>
      <w:bookmarkEnd w:id="525"/>
      <w:bookmarkEnd w:id="526"/>
      <w:bookmarkEnd w:id="527"/>
      <w:bookmarkEnd w:id="528"/>
      <w:bookmarkEnd w:id="529"/>
      <w:bookmarkEnd w:id="530"/>
      <w:bookmarkEnd w:id="531"/>
      <w:bookmarkEnd w:id="532"/>
      <w:bookmarkEnd w:id="533"/>
      <w:bookmarkEnd w:id="534"/>
      <w:bookmarkEnd w:id="535"/>
    </w:p>
    <w:p w14:paraId="2C6D53AB" w14:textId="77777777" w:rsidR="004B6166" w:rsidRPr="00EC61DB" w:rsidDel="00C31595" w:rsidRDefault="004B6166">
      <w:pPr>
        <w:pStyle w:val="Heading1"/>
        <w:rPr>
          <w:del w:id="536" w:author="The Si Tran" w:date="2012-12-12T07:32:00Z"/>
          <w:rPrChange w:id="537" w:author="The Si Tran" w:date="2012-12-14T07:14:00Z">
            <w:rPr>
              <w:del w:id="538" w:author="The Si Tran" w:date="2012-12-12T07:32:00Z"/>
              <w:noProof/>
              <w:szCs w:val="26"/>
            </w:rPr>
          </w:rPrChange>
        </w:rPr>
        <w:pPrChange w:id="539" w:author="The Si Tran" w:date="2012-12-14T07:14:00Z">
          <w:pPr>
            <w:spacing w:before="0" w:after="200" w:line="276" w:lineRule="auto"/>
            <w:jc w:val="left"/>
          </w:pPr>
        </w:pPrChange>
      </w:pPr>
      <w:bookmarkStart w:id="540" w:name="_Toc343083501"/>
      <w:bookmarkStart w:id="541" w:name="_Toc343083715"/>
      <w:bookmarkStart w:id="542" w:name="_Toc343083926"/>
      <w:bookmarkStart w:id="543" w:name="_Toc343220685"/>
      <w:bookmarkStart w:id="544" w:name="_Toc343232188"/>
      <w:bookmarkStart w:id="545" w:name="_Toc343232601"/>
      <w:bookmarkStart w:id="546" w:name="_Toc343232886"/>
      <w:bookmarkStart w:id="547" w:name="_Toc343415391"/>
      <w:bookmarkStart w:id="548" w:name="_Toc343415687"/>
      <w:bookmarkStart w:id="549" w:name="_Toc343452346"/>
      <w:bookmarkStart w:id="550" w:name="_Toc343461137"/>
      <w:bookmarkEnd w:id="540"/>
      <w:bookmarkEnd w:id="541"/>
      <w:bookmarkEnd w:id="542"/>
      <w:bookmarkEnd w:id="543"/>
      <w:bookmarkEnd w:id="544"/>
      <w:bookmarkEnd w:id="545"/>
      <w:bookmarkEnd w:id="546"/>
      <w:bookmarkEnd w:id="547"/>
      <w:bookmarkEnd w:id="548"/>
      <w:bookmarkEnd w:id="549"/>
      <w:bookmarkEnd w:id="550"/>
    </w:p>
    <w:p w14:paraId="792F8F0D" w14:textId="77777777" w:rsidR="004B6166" w:rsidRPr="00EC61DB" w:rsidDel="00C31595" w:rsidRDefault="004B6166">
      <w:pPr>
        <w:pStyle w:val="Heading1"/>
        <w:rPr>
          <w:del w:id="551" w:author="The Si Tran" w:date="2012-12-12T07:32:00Z"/>
          <w:rPrChange w:id="552" w:author="The Si Tran" w:date="2012-12-14T07:14:00Z">
            <w:rPr>
              <w:del w:id="553" w:author="The Si Tran" w:date="2012-12-12T07:32:00Z"/>
              <w:noProof/>
              <w:szCs w:val="26"/>
            </w:rPr>
          </w:rPrChange>
        </w:rPr>
        <w:pPrChange w:id="554" w:author="The Si Tran" w:date="2012-12-14T07:14:00Z">
          <w:pPr>
            <w:spacing w:before="0" w:after="200" w:line="276" w:lineRule="auto"/>
            <w:jc w:val="left"/>
          </w:pPr>
        </w:pPrChange>
      </w:pPr>
      <w:bookmarkStart w:id="555" w:name="_Toc343083502"/>
      <w:bookmarkStart w:id="556" w:name="_Toc343083716"/>
      <w:bookmarkStart w:id="557" w:name="_Toc343083927"/>
      <w:bookmarkStart w:id="558" w:name="_Toc343220686"/>
      <w:bookmarkStart w:id="559" w:name="_Toc343232189"/>
      <w:bookmarkStart w:id="560" w:name="_Toc343232602"/>
      <w:bookmarkStart w:id="561" w:name="_Toc343232887"/>
      <w:bookmarkStart w:id="562" w:name="_Toc343415392"/>
      <w:bookmarkStart w:id="563" w:name="_Toc343415688"/>
      <w:bookmarkStart w:id="564" w:name="_Toc343452347"/>
      <w:bookmarkStart w:id="565" w:name="_Toc343461138"/>
      <w:bookmarkEnd w:id="555"/>
      <w:bookmarkEnd w:id="556"/>
      <w:bookmarkEnd w:id="557"/>
      <w:bookmarkEnd w:id="558"/>
      <w:bookmarkEnd w:id="559"/>
      <w:bookmarkEnd w:id="560"/>
      <w:bookmarkEnd w:id="561"/>
      <w:bookmarkEnd w:id="562"/>
      <w:bookmarkEnd w:id="563"/>
      <w:bookmarkEnd w:id="564"/>
      <w:bookmarkEnd w:id="565"/>
    </w:p>
    <w:p w14:paraId="308FCDF3" w14:textId="77777777" w:rsidR="004B6166" w:rsidRPr="00EC61DB" w:rsidDel="00C31595" w:rsidRDefault="004B6166">
      <w:pPr>
        <w:pStyle w:val="Heading1"/>
        <w:rPr>
          <w:del w:id="566" w:author="The Si Tran" w:date="2012-12-12T07:32:00Z"/>
          <w:rPrChange w:id="567" w:author="The Si Tran" w:date="2012-12-14T07:14:00Z">
            <w:rPr>
              <w:del w:id="568" w:author="The Si Tran" w:date="2012-12-12T07:32:00Z"/>
              <w:noProof/>
              <w:szCs w:val="26"/>
            </w:rPr>
          </w:rPrChange>
        </w:rPr>
        <w:pPrChange w:id="569" w:author="The Si Tran" w:date="2012-12-14T07:14:00Z">
          <w:pPr>
            <w:spacing w:before="0" w:after="200" w:line="276" w:lineRule="auto"/>
            <w:jc w:val="left"/>
          </w:pPr>
        </w:pPrChange>
      </w:pPr>
      <w:bookmarkStart w:id="570" w:name="_Toc343083503"/>
      <w:bookmarkStart w:id="571" w:name="_Toc343083717"/>
      <w:bookmarkStart w:id="572" w:name="_Toc343083928"/>
      <w:bookmarkStart w:id="573" w:name="_Toc343220687"/>
      <w:bookmarkStart w:id="574" w:name="_Toc343232190"/>
      <w:bookmarkStart w:id="575" w:name="_Toc343232603"/>
      <w:bookmarkStart w:id="576" w:name="_Toc343232888"/>
      <w:bookmarkStart w:id="577" w:name="_Toc343415393"/>
      <w:bookmarkStart w:id="578" w:name="_Toc343415689"/>
      <w:bookmarkStart w:id="579" w:name="_Toc343452348"/>
      <w:bookmarkStart w:id="580" w:name="_Toc343461139"/>
      <w:bookmarkEnd w:id="570"/>
      <w:bookmarkEnd w:id="571"/>
      <w:bookmarkEnd w:id="572"/>
      <w:bookmarkEnd w:id="573"/>
      <w:bookmarkEnd w:id="574"/>
      <w:bookmarkEnd w:id="575"/>
      <w:bookmarkEnd w:id="576"/>
      <w:bookmarkEnd w:id="577"/>
      <w:bookmarkEnd w:id="578"/>
      <w:bookmarkEnd w:id="579"/>
      <w:bookmarkEnd w:id="580"/>
    </w:p>
    <w:p w14:paraId="17DCB03B" w14:textId="77777777" w:rsidR="004B6166" w:rsidRPr="00EC61DB" w:rsidDel="00C31595" w:rsidRDefault="004B6166">
      <w:pPr>
        <w:pStyle w:val="Heading1"/>
        <w:rPr>
          <w:del w:id="581" w:author="The Si Tran" w:date="2012-12-12T07:32:00Z"/>
          <w:rPrChange w:id="582" w:author="The Si Tran" w:date="2012-12-14T07:14:00Z">
            <w:rPr>
              <w:del w:id="583" w:author="The Si Tran" w:date="2012-12-12T07:32:00Z"/>
              <w:noProof/>
              <w:szCs w:val="26"/>
            </w:rPr>
          </w:rPrChange>
        </w:rPr>
        <w:pPrChange w:id="584" w:author="The Si Tran" w:date="2012-12-14T07:14:00Z">
          <w:pPr>
            <w:spacing w:before="0" w:after="200" w:line="276" w:lineRule="auto"/>
            <w:jc w:val="left"/>
          </w:pPr>
        </w:pPrChange>
      </w:pPr>
      <w:bookmarkStart w:id="585" w:name="_Toc343083504"/>
      <w:bookmarkStart w:id="586" w:name="_Toc343083718"/>
      <w:bookmarkStart w:id="587" w:name="_Toc343083929"/>
      <w:bookmarkStart w:id="588" w:name="_Toc343220688"/>
      <w:bookmarkStart w:id="589" w:name="_Toc343232191"/>
      <w:bookmarkStart w:id="590" w:name="_Toc343232604"/>
      <w:bookmarkStart w:id="591" w:name="_Toc343232889"/>
      <w:bookmarkStart w:id="592" w:name="_Toc343415394"/>
      <w:bookmarkStart w:id="593" w:name="_Toc343415690"/>
      <w:bookmarkStart w:id="594" w:name="_Toc343452349"/>
      <w:bookmarkStart w:id="595" w:name="_Toc343461140"/>
      <w:bookmarkEnd w:id="585"/>
      <w:bookmarkEnd w:id="586"/>
      <w:bookmarkEnd w:id="587"/>
      <w:bookmarkEnd w:id="588"/>
      <w:bookmarkEnd w:id="589"/>
      <w:bookmarkEnd w:id="590"/>
      <w:bookmarkEnd w:id="591"/>
      <w:bookmarkEnd w:id="592"/>
      <w:bookmarkEnd w:id="593"/>
      <w:bookmarkEnd w:id="594"/>
      <w:bookmarkEnd w:id="595"/>
    </w:p>
    <w:p w14:paraId="08618FD1" w14:textId="77777777" w:rsidR="004B6166" w:rsidRPr="00EC61DB" w:rsidDel="00C31595" w:rsidRDefault="004B6166">
      <w:pPr>
        <w:pStyle w:val="Heading1"/>
        <w:rPr>
          <w:del w:id="596" w:author="The Si Tran" w:date="2012-12-12T07:32:00Z"/>
          <w:rPrChange w:id="597" w:author="The Si Tran" w:date="2012-12-14T07:14:00Z">
            <w:rPr>
              <w:del w:id="598" w:author="The Si Tran" w:date="2012-12-12T07:32:00Z"/>
              <w:noProof/>
              <w:szCs w:val="26"/>
            </w:rPr>
          </w:rPrChange>
        </w:rPr>
        <w:pPrChange w:id="599" w:author="The Si Tran" w:date="2012-12-14T07:14:00Z">
          <w:pPr>
            <w:spacing w:before="0" w:after="200" w:line="276" w:lineRule="auto"/>
            <w:jc w:val="left"/>
          </w:pPr>
        </w:pPrChange>
      </w:pPr>
      <w:bookmarkStart w:id="600" w:name="_Toc343083505"/>
      <w:bookmarkStart w:id="601" w:name="_Toc343083719"/>
      <w:bookmarkStart w:id="602" w:name="_Toc343083930"/>
      <w:bookmarkStart w:id="603" w:name="_Toc343220689"/>
      <w:bookmarkStart w:id="604" w:name="_Toc343232192"/>
      <w:bookmarkStart w:id="605" w:name="_Toc343232605"/>
      <w:bookmarkStart w:id="606" w:name="_Toc343232890"/>
      <w:bookmarkStart w:id="607" w:name="_Toc343415395"/>
      <w:bookmarkStart w:id="608" w:name="_Toc343415691"/>
      <w:bookmarkStart w:id="609" w:name="_Toc343452350"/>
      <w:bookmarkStart w:id="610" w:name="_Toc343461141"/>
      <w:bookmarkEnd w:id="600"/>
      <w:bookmarkEnd w:id="601"/>
      <w:bookmarkEnd w:id="602"/>
      <w:bookmarkEnd w:id="603"/>
      <w:bookmarkEnd w:id="604"/>
      <w:bookmarkEnd w:id="605"/>
      <w:bookmarkEnd w:id="606"/>
      <w:bookmarkEnd w:id="607"/>
      <w:bookmarkEnd w:id="608"/>
      <w:bookmarkEnd w:id="609"/>
      <w:bookmarkEnd w:id="610"/>
    </w:p>
    <w:p w14:paraId="21D70A3D" w14:textId="77777777" w:rsidR="004B6166" w:rsidRPr="00EC61DB" w:rsidDel="00C31595" w:rsidRDefault="004B6166">
      <w:pPr>
        <w:pStyle w:val="Heading1"/>
        <w:rPr>
          <w:del w:id="611" w:author="The Si Tran" w:date="2012-12-12T07:32:00Z"/>
          <w:rPrChange w:id="612" w:author="The Si Tran" w:date="2012-12-14T07:14:00Z">
            <w:rPr>
              <w:del w:id="613" w:author="The Si Tran" w:date="2012-12-12T07:32:00Z"/>
              <w:noProof/>
              <w:szCs w:val="26"/>
            </w:rPr>
          </w:rPrChange>
        </w:rPr>
        <w:pPrChange w:id="614" w:author="The Si Tran" w:date="2012-12-14T07:14:00Z">
          <w:pPr>
            <w:spacing w:before="0" w:after="200" w:line="276" w:lineRule="auto"/>
            <w:jc w:val="left"/>
          </w:pPr>
        </w:pPrChange>
      </w:pPr>
      <w:bookmarkStart w:id="615" w:name="_Toc343083506"/>
      <w:bookmarkStart w:id="616" w:name="_Toc343083720"/>
      <w:bookmarkStart w:id="617" w:name="_Toc343083931"/>
      <w:bookmarkStart w:id="618" w:name="_Toc343220690"/>
      <w:bookmarkStart w:id="619" w:name="_Toc343232193"/>
      <w:bookmarkStart w:id="620" w:name="_Toc343232606"/>
      <w:bookmarkStart w:id="621" w:name="_Toc343232891"/>
      <w:bookmarkStart w:id="622" w:name="_Toc343415396"/>
      <w:bookmarkStart w:id="623" w:name="_Toc343415692"/>
      <w:bookmarkStart w:id="624" w:name="_Toc343452351"/>
      <w:bookmarkStart w:id="625" w:name="_Toc343461142"/>
      <w:bookmarkEnd w:id="615"/>
      <w:bookmarkEnd w:id="616"/>
      <w:bookmarkEnd w:id="617"/>
      <w:bookmarkEnd w:id="618"/>
      <w:bookmarkEnd w:id="619"/>
      <w:bookmarkEnd w:id="620"/>
      <w:bookmarkEnd w:id="621"/>
      <w:bookmarkEnd w:id="622"/>
      <w:bookmarkEnd w:id="623"/>
      <w:bookmarkEnd w:id="624"/>
      <w:bookmarkEnd w:id="625"/>
    </w:p>
    <w:p w14:paraId="51B07A4F" w14:textId="77777777" w:rsidR="004B6166" w:rsidRPr="00EC61DB" w:rsidDel="00C31595" w:rsidRDefault="004B6166">
      <w:pPr>
        <w:pStyle w:val="Heading1"/>
        <w:rPr>
          <w:del w:id="626" w:author="The Si Tran" w:date="2012-12-12T07:32:00Z"/>
          <w:rPrChange w:id="627" w:author="The Si Tran" w:date="2012-12-14T07:14:00Z">
            <w:rPr>
              <w:del w:id="628" w:author="The Si Tran" w:date="2012-12-12T07:32:00Z"/>
              <w:noProof/>
              <w:szCs w:val="26"/>
            </w:rPr>
          </w:rPrChange>
        </w:rPr>
        <w:pPrChange w:id="629" w:author="The Si Tran" w:date="2012-12-14T07:14:00Z">
          <w:pPr>
            <w:spacing w:before="0" w:after="200" w:line="276" w:lineRule="auto"/>
            <w:jc w:val="left"/>
          </w:pPr>
        </w:pPrChange>
      </w:pPr>
      <w:bookmarkStart w:id="630" w:name="_Toc343083507"/>
      <w:bookmarkStart w:id="631" w:name="_Toc343083721"/>
      <w:bookmarkStart w:id="632" w:name="_Toc343083932"/>
      <w:bookmarkStart w:id="633" w:name="_Toc343220691"/>
      <w:bookmarkStart w:id="634" w:name="_Toc343232194"/>
      <w:bookmarkStart w:id="635" w:name="_Toc343232607"/>
      <w:bookmarkStart w:id="636" w:name="_Toc343232892"/>
      <w:bookmarkStart w:id="637" w:name="_Toc343415397"/>
      <w:bookmarkStart w:id="638" w:name="_Toc343415693"/>
      <w:bookmarkStart w:id="639" w:name="_Toc343452352"/>
      <w:bookmarkStart w:id="640" w:name="_Toc343461143"/>
      <w:bookmarkEnd w:id="630"/>
      <w:bookmarkEnd w:id="631"/>
      <w:bookmarkEnd w:id="632"/>
      <w:bookmarkEnd w:id="633"/>
      <w:bookmarkEnd w:id="634"/>
      <w:bookmarkEnd w:id="635"/>
      <w:bookmarkEnd w:id="636"/>
      <w:bookmarkEnd w:id="637"/>
      <w:bookmarkEnd w:id="638"/>
      <w:bookmarkEnd w:id="639"/>
      <w:bookmarkEnd w:id="640"/>
    </w:p>
    <w:p w14:paraId="7A5112B8" w14:textId="77777777" w:rsidR="004B6166" w:rsidRPr="00EC61DB" w:rsidDel="00C31595" w:rsidRDefault="004B6166">
      <w:pPr>
        <w:pStyle w:val="Heading1"/>
        <w:rPr>
          <w:del w:id="641" w:author="The Si Tran" w:date="2012-12-12T07:32:00Z"/>
          <w:rPrChange w:id="642" w:author="The Si Tran" w:date="2012-12-14T07:14:00Z">
            <w:rPr>
              <w:del w:id="643" w:author="The Si Tran" w:date="2012-12-12T07:32:00Z"/>
              <w:noProof/>
              <w:szCs w:val="26"/>
            </w:rPr>
          </w:rPrChange>
        </w:rPr>
        <w:pPrChange w:id="644" w:author="The Si Tran" w:date="2012-12-14T07:14:00Z">
          <w:pPr>
            <w:spacing w:before="0" w:after="200" w:line="276" w:lineRule="auto"/>
            <w:jc w:val="left"/>
          </w:pPr>
        </w:pPrChange>
      </w:pPr>
      <w:bookmarkStart w:id="645" w:name="_Toc343083508"/>
      <w:bookmarkStart w:id="646" w:name="_Toc343083722"/>
      <w:bookmarkStart w:id="647" w:name="_Toc343083933"/>
      <w:bookmarkStart w:id="648" w:name="_Toc343220692"/>
      <w:bookmarkStart w:id="649" w:name="_Toc343232195"/>
      <w:bookmarkStart w:id="650" w:name="_Toc343232608"/>
      <w:bookmarkStart w:id="651" w:name="_Toc343232893"/>
      <w:bookmarkStart w:id="652" w:name="_Toc343415398"/>
      <w:bookmarkStart w:id="653" w:name="_Toc343415694"/>
      <w:bookmarkStart w:id="654" w:name="_Toc343452353"/>
      <w:bookmarkStart w:id="655" w:name="_Toc343461144"/>
      <w:bookmarkEnd w:id="645"/>
      <w:bookmarkEnd w:id="646"/>
      <w:bookmarkEnd w:id="647"/>
      <w:bookmarkEnd w:id="648"/>
      <w:bookmarkEnd w:id="649"/>
      <w:bookmarkEnd w:id="650"/>
      <w:bookmarkEnd w:id="651"/>
      <w:bookmarkEnd w:id="652"/>
      <w:bookmarkEnd w:id="653"/>
      <w:bookmarkEnd w:id="654"/>
      <w:bookmarkEnd w:id="655"/>
    </w:p>
    <w:p w14:paraId="13481DE0" w14:textId="77777777" w:rsidR="004B6166" w:rsidRPr="00EC61DB" w:rsidDel="00C31595" w:rsidRDefault="004B6166">
      <w:pPr>
        <w:pStyle w:val="Heading1"/>
        <w:rPr>
          <w:del w:id="656" w:author="The Si Tran" w:date="2012-12-12T07:32:00Z"/>
          <w:rPrChange w:id="657" w:author="The Si Tran" w:date="2012-12-14T07:14:00Z">
            <w:rPr>
              <w:del w:id="658" w:author="The Si Tran" w:date="2012-12-12T07:32:00Z"/>
              <w:noProof/>
              <w:szCs w:val="26"/>
            </w:rPr>
          </w:rPrChange>
        </w:rPr>
        <w:pPrChange w:id="659" w:author="The Si Tran" w:date="2012-12-14T07:14:00Z">
          <w:pPr>
            <w:spacing w:before="0" w:after="200" w:line="276" w:lineRule="auto"/>
            <w:jc w:val="left"/>
          </w:pPr>
        </w:pPrChange>
      </w:pPr>
      <w:bookmarkStart w:id="660" w:name="_Toc343083509"/>
      <w:bookmarkStart w:id="661" w:name="_Toc343083723"/>
      <w:bookmarkStart w:id="662" w:name="_Toc343083934"/>
      <w:bookmarkStart w:id="663" w:name="_Toc343220693"/>
      <w:bookmarkStart w:id="664" w:name="_Toc343232196"/>
      <w:bookmarkStart w:id="665" w:name="_Toc343232609"/>
      <w:bookmarkStart w:id="666" w:name="_Toc343232894"/>
      <w:bookmarkStart w:id="667" w:name="_Toc343415399"/>
      <w:bookmarkStart w:id="668" w:name="_Toc343415695"/>
      <w:bookmarkStart w:id="669" w:name="_Toc343452354"/>
      <w:bookmarkStart w:id="670" w:name="_Toc343461145"/>
      <w:bookmarkEnd w:id="660"/>
      <w:bookmarkEnd w:id="661"/>
      <w:bookmarkEnd w:id="662"/>
      <w:bookmarkEnd w:id="663"/>
      <w:bookmarkEnd w:id="664"/>
      <w:bookmarkEnd w:id="665"/>
      <w:bookmarkEnd w:id="666"/>
      <w:bookmarkEnd w:id="667"/>
      <w:bookmarkEnd w:id="668"/>
      <w:bookmarkEnd w:id="669"/>
      <w:bookmarkEnd w:id="670"/>
    </w:p>
    <w:p w14:paraId="50AEC5C2" w14:textId="77777777" w:rsidR="004B6166" w:rsidRPr="00EC61DB" w:rsidDel="00C31595" w:rsidRDefault="004B6166">
      <w:pPr>
        <w:pStyle w:val="Heading1"/>
        <w:rPr>
          <w:del w:id="671" w:author="The Si Tran" w:date="2012-12-12T07:32:00Z"/>
          <w:rPrChange w:id="672" w:author="The Si Tran" w:date="2012-12-14T07:14:00Z">
            <w:rPr>
              <w:del w:id="673" w:author="The Si Tran" w:date="2012-12-12T07:32:00Z"/>
              <w:noProof/>
              <w:szCs w:val="26"/>
            </w:rPr>
          </w:rPrChange>
        </w:rPr>
        <w:pPrChange w:id="674" w:author="The Si Tran" w:date="2012-12-14T07:14:00Z">
          <w:pPr>
            <w:spacing w:before="0" w:after="200" w:line="276" w:lineRule="auto"/>
            <w:jc w:val="left"/>
          </w:pPr>
        </w:pPrChange>
      </w:pPr>
      <w:bookmarkStart w:id="675" w:name="_Toc343083510"/>
      <w:bookmarkStart w:id="676" w:name="_Toc343083724"/>
      <w:bookmarkStart w:id="677" w:name="_Toc343083935"/>
      <w:bookmarkStart w:id="678" w:name="_Toc343220694"/>
      <w:bookmarkStart w:id="679" w:name="_Toc343232197"/>
      <w:bookmarkStart w:id="680" w:name="_Toc343232610"/>
      <w:bookmarkStart w:id="681" w:name="_Toc343232895"/>
      <w:bookmarkStart w:id="682" w:name="_Toc343415400"/>
      <w:bookmarkStart w:id="683" w:name="_Toc343415696"/>
      <w:bookmarkStart w:id="684" w:name="_Toc343452355"/>
      <w:bookmarkStart w:id="685" w:name="_Toc343461146"/>
      <w:bookmarkEnd w:id="675"/>
      <w:bookmarkEnd w:id="676"/>
      <w:bookmarkEnd w:id="677"/>
      <w:bookmarkEnd w:id="678"/>
      <w:bookmarkEnd w:id="679"/>
      <w:bookmarkEnd w:id="680"/>
      <w:bookmarkEnd w:id="681"/>
      <w:bookmarkEnd w:id="682"/>
      <w:bookmarkEnd w:id="683"/>
      <w:bookmarkEnd w:id="684"/>
      <w:bookmarkEnd w:id="685"/>
    </w:p>
    <w:p w14:paraId="5BE583D5" w14:textId="77777777" w:rsidR="004B6166" w:rsidRPr="00EC61DB" w:rsidDel="00C31595" w:rsidRDefault="004B6166">
      <w:pPr>
        <w:pStyle w:val="Heading1"/>
        <w:rPr>
          <w:del w:id="686" w:author="The Si Tran" w:date="2012-12-12T07:32:00Z"/>
          <w:rPrChange w:id="687" w:author="The Si Tran" w:date="2012-12-14T07:14:00Z">
            <w:rPr>
              <w:del w:id="688" w:author="The Si Tran" w:date="2012-12-12T07:32:00Z"/>
              <w:noProof/>
              <w:szCs w:val="26"/>
            </w:rPr>
          </w:rPrChange>
        </w:rPr>
        <w:pPrChange w:id="689" w:author="The Si Tran" w:date="2012-12-14T07:14:00Z">
          <w:pPr>
            <w:spacing w:before="0" w:after="200" w:line="276" w:lineRule="auto"/>
            <w:jc w:val="left"/>
          </w:pPr>
        </w:pPrChange>
      </w:pPr>
      <w:bookmarkStart w:id="690" w:name="_Toc343083511"/>
      <w:bookmarkStart w:id="691" w:name="_Toc343083725"/>
      <w:bookmarkStart w:id="692" w:name="_Toc343083936"/>
      <w:bookmarkStart w:id="693" w:name="_Toc343220695"/>
      <w:bookmarkStart w:id="694" w:name="_Toc343232198"/>
      <w:bookmarkStart w:id="695" w:name="_Toc343232611"/>
      <w:bookmarkStart w:id="696" w:name="_Toc343232896"/>
      <w:bookmarkStart w:id="697" w:name="_Toc343415401"/>
      <w:bookmarkStart w:id="698" w:name="_Toc343415697"/>
      <w:bookmarkStart w:id="699" w:name="_Toc343452356"/>
      <w:bookmarkStart w:id="700" w:name="_Toc343461147"/>
      <w:bookmarkEnd w:id="690"/>
      <w:bookmarkEnd w:id="691"/>
      <w:bookmarkEnd w:id="692"/>
      <w:bookmarkEnd w:id="693"/>
      <w:bookmarkEnd w:id="694"/>
      <w:bookmarkEnd w:id="695"/>
      <w:bookmarkEnd w:id="696"/>
      <w:bookmarkEnd w:id="697"/>
      <w:bookmarkEnd w:id="698"/>
      <w:bookmarkEnd w:id="699"/>
      <w:bookmarkEnd w:id="700"/>
    </w:p>
    <w:p w14:paraId="0EFF72D9" w14:textId="77777777" w:rsidR="004B6166" w:rsidRPr="00EC61DB" w:rsidDel="00C31595" w:rsidRDefault="004B6166">
      <w:pPr>
        <w:pStyle w:val="Heading1"/>
        <w:rPr>
          <w:del w:id="701" w:author="The Si Tran" w:date="2012-12-12T07:32:00Z"/>
          <w:rPrChange w:id="702" w:author="The Si Tran" w:date="2012-12-14T07:14:00Z">
            <w:rPr>
              <w:del w:id="703" w:author="The Si Tran" w:date="2012-12-12T07:32:00Z"/>
              <w:noProof/>
              <w:szCs w:val="26"/>
            </w:rPr>
          </w:rPrChange>
        </w:rPr>
        <w:pPrChange w:id="704" w:author="The Si Tran" w:date="2012-12-14T07:14:00Z">
          <w:pPr>
            <w:spacing w:before="0" w:after="200" w:line="276" w:lineRule="auto"/>
            <w:jc w:val="left"/>
          </w:pPr>
        </w:pPrChange>
      </w:pPr>
      <w:bookmarkStart w:id="705" w:name="_Toc343083512"/>
      <w:bookmarkStart w:id="706" w:name="_Toc343083726"/>
      <w:bookmarkStart w:id="707" w:name="_Toc343083937"/>
      <w:bookmarkStart w:id="708" w:name="_Toc343220696"/>
      <w:bookmarkStart w:id="709" w:name="_Toc343232199"/>
      <w:bookmarkStart w:id="710" w:name="_Toc343232612"/>
      <w:bookmarkStart w:id="711" w:name="_Toc343232897"/>
      <w:bookmarkStart w:id="712" w:name="_Toc343415402"/>
      <w:bookmarkStart w:id="713" w:name="_Toc343415698"/>
      <w:bookmarkStart w:id="714" w:name="_Toc343452357"/>
      <w:bookmarkStart w:id="715" w:name="_Toc343461148"/>
      <w:bookmarkEnd w:id="705"/>
      <w:bookmarkEnd w:id="706"/>
      <w:bookmarkEnd w:id="707"/>
      <w:bookmarkEnd w:id="708"/>
      <w:bookmarkEnd w:id="709"/>
      <w:bookmarkEnd w:id="710"/>
      <w:bookmarkEnd w:id="711"/>
      <w:bookmarkEnd w:id="712"/>
      <w:bookmarkEnd w:id="713"/>
      <w:bookmarkEnd w:id="714"/>
      <w:bookmarkEnd w:id="715"/>
    </w:p>
    <w:p w14:paraId="78E5BAF5" w14:textId="77777777" w:rsidR="004B6166" w:rsidRPr="00EC61DB" w:rsidDel="00C31595" w:rsidRDefault="004B6166">
      <w:pPr>
        <w:pStyle w:val="Heading1"/>
        <w:rPr>
          <w:del w:id="716" w:author="The Si Tran" w:date="2012-12-12T07:32:00Z"/>
          <w:rPrChange w:id="717" w:author="The Si Tran" w:date="2012-12-14T07:14:00Z">
            <w:rPr>
              <w:del w:id="718" w:author="The Si Tran" w:date="2012-12-12T07:32:00Z"/>
              <w:noProof/>
              <w:szCs w:val="26"/>
            </w:rPr>
          </w:rPrChange>
        </w:rPr>
        <w:pPrChange w:id="719" w:author="The Si Tran" w:date="2012-12-14T07:14:00Z">
          <w:pPr>
            <w:spacing w:before="0" w:after="200" w:line="276" w:lineRule="auto"/>
            <w:jc w:val="left"/>
          </w:pPr>
        </w:pPrChange>
      </w:pPr>
      <w:bookmarkStart w:id="720" w:name="_Toc343083513"/>
      <w:bookmarkStart w:id="721" w:name="_Toc343083727"/>
      <w:bookmarkStart w:id="722" w:name="_Toc343083938"/>
      <w:bookmarkStart w:id="723" w:name="_Toc343220697"/>
      <w:bookmarkStart w:id="724" w:name="_Toc343232200"/>
      <w:bookmarkStart w:id="725" w:name="_Toc343232613"/>
      <w:bookmarkStart w:id="726" w:name="_Toc343232898"/>
      <w:bookmarkStart w:id="727" w:name="_Toc343415403"/>
      <w:bookmarkStart w:id="728" w:name="_Toc343415699"/>
      <w:bookmarkStart w:id="729" w:name="_Toc343452358"/>
      <w:bookmarkStart w:id="730" w:name="_Toc343461149"/>
      <w:bookmarkEnd w:id="720"/>
      <w:bookmarkEnd w:id="721"/>
      <w:bookmarkEnd w:id="722"/>
      <w:bookmarkEnd w:id="723"/>
      <w:bookmarkEnd w:id="724"/>
      <w:bookmarkEnd w:id="725"/>
      <w:bookmarkEnd w:id="726"/>
      <w:bookmarkEnd w:id="727"/>
      <w:bookmarkEnd w:id="728"/>
      <w:bookmarkEnd w:id="729"/>
      <w:bookmarkEnd w:id="730"/>
    </w:p>
    <w:p w14:paraId="204237D3" w14:textId="77777777" w:rsidR="004B6166" w:rsidRPr="00EC61DB" w:rsidDel="00C31595" w:rsidRDefault="004B6166">
      <w:pPr>
        <w:pStyle w:val="Heading1"/>
        <w:rPr>
          <w:del w:id="731" w:author="The Si Tran" w:date="2012-12-12T07:32:00Z"/>
          <w:rPrChange w:id="732" w:author="The Si Tran" w:date="2012-12-14T07:14:00Z">
            <w:rPr>
              <w:del w:id="733" w:author="The Si Tran" w:date="2012-12-12T07:32:00Z"/>
              <w:noProof/>
              <w:szCs w:val="26"/>
            </w:rPr>
          </w:rPrChange>
        </w:rPr>
        <w:pPrChange w:id="734" w:author="The Si Tran" w:date="2012-12-14T07:14:00Z">
          <w:pPr>
            <w:spacing w:before="0" w:after="200" w:line="276" w:lineRule="auto"/>
            <w:jc w:val="left"/>
          </w:pPr>
        </w:pPrChange>
      </w:pPr>
      <w:bookmarkStart w:id="735" w:name="_Toc343083514"/>
      <w:bookmarkStart w:id="736" w:name="_Toc343083728"/>
      <w:bookmarkStart w:id="737" w:name="_Toc343083939"/>
      <w:bookmarkStart w:id="738" w:name="_Toc343220698"/>
      <w:bookmarkStart w:id="739" w:name="_Toc343232201"/>
      <w:bookmarkStart w:id="740" w:name="_Toc343232614"/>
      <w:bookmarkStart w:id="741" w:name="_Toc343232899"/>
      <w:bookmarkStart w:id="742" w:name="_Toc343415404"/>
      <w:bookmarkStart w:id="743" w:name="_Toc343415700"/>
      <w:bookmarkStart w:id="744" w:name="_Toc343452359"/>
      <w:bookmarkStart w:id="745" w:name="_Toc343461150"/>
      <w:bookmarkEnd w:id="735"/>
      <w:bookmarkEnd w:id="736"/>
      <w:bookmarkEnd w:id="737"/>
      <w:bookmarkEnd w:id="738"/>
      <w:bookmarkEnd w:id="739"/>
      <w:bookmarkEnd w:id="740"/>
      <w:bookmarkEnd w:id="741"/>
      <w:bookmarkEnd w:id="742"/>
      <w:bookmarkEnd w:id="743"/>
      <w:bookmarkEnd w:id="744"/>
      <w:bookmarkEnd w:id="745"/>
    </w:p>
    <w:p w14:paraId="27646602" w14:textId="577287E3" w:rsidR="004D65BA" w:rsidRPr="00EC61DB" w:rsidDel="009462B6" w:rsidRDefault="004D65BA">
      <w:pPr>
        <w:pStyle w:val="Heading1"/>
        <w:rPr>
          <w:del w:id="746" w:author="The Si Tran" w:date="2012-12-14T03:56:00Z"/>
        </w:rPr>
        <w:pPrChange w:id="747" w:author="The Si Tran" w:date="2012-12-14T07:14:00Z">
          <w:pPr>
            <w:pStyle w:val="Heading1"/>
            <w:ind w:firstLine="180"/>
            <w:jc w:val="left"/>
          </w:pPr>
        </w:pPrChange>
      </w:pPr>
      <w:bookmarkStart w:id="748" w:name="_Toc327348165"/>
      <w:del w:id="749" w:author="The Si Tran" w:date="2012-12-14T07:14:00Z">
        <w:r w:rsidRPr="00EC61DB" w:rsidDel="00EC61DB">
          <w:rPr>
            <w:b w:val="0"/>
            <w:bCs w:val="0"/>
          </w:rPr>
          <w:delText>GIỚI THIỆU</w:delText>
        </w:r>
      </w:del>
      <w:bookmarkStart w:id="750" w:name="_Toc343232900"/>
      <w:bookmarkStart w:id="751" w:name="_Toc343415405"/>
      <w:bookmarkStart w:id="752" w:name="_Toc343415701"/>
      <w:bookmarkStart w:id="753" w:name="_Toc343452360"/>
      <w:bookmarkStart w:id="754" w:name="_Toc343461151"/>
      <w:bookmarkEnd w:id="748"/>
      <w:bookmarkEnd w:id="750"/>
      <w:bookmarkEnd w:id="751"/>
      <w:bookmarkEnd w:id="752"/>
      <w:bookmarkEnd w:id="753"/>
      <w:bookmarkEnd w:id="754"/>
    </w:p>
    <w:p w14:paraId="0476CC7D" w14:textId="4CE2BC56" w:rsidR="004D65BA" w:rsidRPr="001D3484" w:rsidRDefault="00E94A26" w:rsidP="001D3484">
      <w:pPr>
        <w:pStyle w:val="Heading1"/>
        <w:rPr>
          <w:szCs w:val="26"/>
          <w:rPrChange w:id="755" w:author="The Si Tran" w:date="2012-12-05T23:02:00Z">
            <w:rPr>
              <w:i/>
            </w:rPr>
          </w:rPrChange>
        </w:rPr>
      </w:pPr>
      <w:ins w:id="756" w:author="superchickend" w:date="2012-12-16T14:55:00Z">
        <w:r>
          <w:rPr>
            <w:szCs w:val="26"/>
          </w:rPr>
          <w:t xml:space="preserve">   </w:t>
        </w:r>
      </w:ins>
      <w:ins w:id="757" w:author="superchickend" w:date="2012-12-16T14:57:00Z">
        <w:r w:rsidR="00AB74F2">
          <w:rPr>
            <w:szCs w:val="26"/>
          </w:rPr>
          <w:t xml:space="preserve"> </w:t>
        </w:r>
      </w:ins>
      <w:ins w:id="758" w:author="The Si Tran" w:date="2012-12-14T07:15:00Z">
        <w:del w:id="759" w:author="superchickend" w:date="2012-12-16T14:55:00Z">
          <w:r w:rsidR="008002A4" w:rsidDel="00E94A26">
            <w:rPr>
              <w:szCs w:val="26"/>
            </w:rPr>
            <w:delText xml:space="preserve">: </w:delText>
          </w:r>
        </w:del>
        <w:bookmarkStart w:id="760" w:name="_Toc343461152"/>
        <w:r w:rsidR="008002A4">
          <w:rPr>
            <w:szCs w:val="26"/>
          </w:rPr>
          <w:t>GIỚI THIỆU</w:t>
        </w:r>
      </w:ins>
      <w:bookmarkStart w:id="761" w:name="_Toc327348166"/>
      <w:bookmarkEnd w:id="760"/>
      <w:del w:id="762" w:author="The Si Tran" w:date="2012-12-12T14:06:00Z">
        <w:r w:rsidR="004D65BA" w:rsidRPr="001D3484" w:rsidDel="00355596">
          <w:rPr>
            <w:iCs/>
            <w:kern w:val="0"/>
            <w:sz w:val="26"/>
            <w:szCs w:val="26"/>
            <w:rPrChange w:id="763" w:author="The Si Tran" w:date="2012-12-05T23:02:00Z">
              <w:rPr>
                <w:rFonts w:cs="Times New Roman"/>
                <w:b w:val="0"/>
                <w:bCs w:val="0"/>
                <w:iCs/>
              </w:rPr>
            </w:rPrChange>
          </w:rPr>
          <w:delText>ẶT VẤN</w:delText>
        </w:r>
      </w:del>
      <w:del w:id="764" w:author="The Si Tran" w:date="2012-12-12T14:05:00Z">
        <w:r w:rsidR="004D65BA" w:rsidRPr="001D3484" w:rsidDel="00355596">
          <w:rPr>
            <w:iCs/>
            <w:kern w:val="0"/>
            <w:sz w:val="26"/>
            <w:szCs w:val="26"/>
            <w:rPrChange w:id="765" w:author="The Si Tran" w:date="2012-12-05T23:02:00Z">
              <w:rPr>
                <w:rFonts w:cs="Times New Roman"/>
                <w:b w:val="0"/>
                <w:bCs w:val="0"/>
                <w:iCs/>
              </w:rPr>
            </w:rPrChange>
          </w:rPr>
          <w:delText xml:space="preserve"> ĐỀ</w:delText>
        </w:r>
      </w:del>
      <w:bookmarkEnd w:id="761"/>
    </w:p>
    <w:p w14:paraId="5C8F8890" w14:textId="77777777" w:rsidR="004D65BA" w:rsidRPr="0049233F" w:rsidRDefault="004D65BA">
      <w:pPr>
        <w:pPrChange w:id="766"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67"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EC61DB">
        <w:rPr>
          <w:rPrChange w:id="768" w:author="The Si Tran" w:date="2012-12-14T07:11:00Z">
            <w:rPr>
              <w:szCs w:val="26"/>
            </w:rPr>
          </w:rPrChange>
        </w:rPr>
        <w:t>ữ liệu về các yếu tố liên quan đến vấn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69" w:author="The Si Tran" w:date="2012-12-14T03:57:00Z"/>
        </w:rPr>
        <w:pPrChange w:id="770"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71" w:author="superchickend" w:date="2012-12-16T15:01:00Z">
        <w:r w:rsidR="00AC05B5">
          <w:t xml:space="preserve"> </w:t>
        </w:r>
      </w:ins>
      <w:del w:id="772"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73" w:author="The Si Tran" w:date="2012-12-16T20:25:00Z">
        <w:r w:rsidR="008E24BE">
          <w:t>nơron</w:t>
        </w:r>
        <w:r w:rsidR="008E24BE" w:rsidRPr="0049233F">
          <w:t xml:space="preserve"> </w:t>
        </w:r>
      </w:ins>
      <w:del w:id="774"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75" w:author="The Si Tran" w:date="2012-12-16T20:24:00Z">
        <w:r w:rsidRPr="0049233F" w:rsidDel="008E24BE">
          <w:delText xml:space="preserve">neuron </w:delText>
        </w:r>
      </w:del>
      <w:ins w:id="776"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77" w:author="The Si Tran" w:date="2012-12-14T07:12:00Z">
          <w:pPr>
            <w:ind w:firstLine="720"/>
          </w:pPr>
        </w:pPrChange>
      </w:pPr>
    </w:p>
    <w:p w14:paraId="3ACBF295" w14:textId="77777777" w:rsidR="004D65BA" w:rsidRPr="0049233F" w:rsidRDefault="004D65BA" w:rsidP="004D65BA">
      <w:pPr>
        <w:pStyle w:val="Heading2"/>
        <w:rPr>
          <w:sz w:val="26"/>
          <w:szCs w:val="26"/>
          <w:rPrChange w:id="778" w:author="The Si Tran" w:date="2012-12-05T23:02:00Z">
            <w:rPr/>
          </w:rPrChange>
        </w:rPr>
      </w:pPr>
      <w:bookmarkStart w:id="779" w:name="_Toc327348167"/>
      <w:del w:id="780" w:author="The Si Tran" w:date="2012-12-12T14:06:00Z">
        <w:r w:rsidRPr="0049233F" w:rsidDel="00355596">
          <w:rPr>
            <w:sz w:val="26"/>
            <w:szCs w:val="26"/>
            <w:rPrChange w:id="781" w:author="The Si Tran" w:date="2012-12-05T23:02:00Z">
              <w:rPr>
                <w:rFonts w:cs="Times New Roman"/>
                <w:b w:val="0"/>
                <w:bCs w:val="0"/>
                <w:iCs w:val="0"/>
                <w:kern w:val="32"/>
                <w:sz w:val="32"/>
                <w:szCs w:val="32"/>
              </w:rPr>
            </w:rPrChange>
          </w:rPr>
          <w:delText>MỤC TIÊU CỦA ĐỀ TÀI</w:delText>
        </w:r>
      </w:del>
      <w:bookmarkStart w:id="782" w:name="_Toc343461153"/>
      <w:bookmarkEnd w:id="779"/>
      <w:ins w:id="783" w:author="The Si Tran" w:date="2012-12-12T14:06:00Z">
        <w:r w:rsidR="00355596">
          <w:rPr>
            <w:sz w:val="26"/>
            <w:szCs w:val="26"/>
          </w:rPr>
          <w:t>Mục tiêu của đề tài</w:t>
        </w:r>
      </w:ins>
      <w:bookmarkEnd w:id="782"/>
    </w:p>
    <w:p w14:paraId="3D26230F" w14:textId="695BEBFA" w:rsidR="007C782C" w:rsidRPr="0030559E" w:rsidRDefault="007C782C">
      <w:pPr>
        <w:rPr>
          <w:ins w:id="784" w:author="superchickend" w:date="2012-12-12T08:18:00Z"/>
        </w:rPr>
        <w:pPrChange w:id="785" w:author="The Si Tran" w:date="2012-12-14T07:13:00Z">
          <w:pPr>
            <w:ind w:firstLine="720"/>
          </w:pPr>
        </w:pPrChange>
      </w:pPr>
      <w:ins w:id="786"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87" w:author="The Si Tran" w:date="2012-12-16T20:26:00Z">
        <w:r w:rsidR="008E24BE">
          <w:t>nơron</w:t>
        </w:r>
        <w:r w:rsidR="008E24BE" w:rsidRPr="0049233F">
          <w:t xml:space="preserve"> </w:t>
        </w:r>
      </w:ins>
      <w:ins w:id="788" w:author="superchickend" w:date="2012-12-12T08:18:00Z">
        <w:del w:id="789" w:author="The Si Tran" w:date="2012-12-16T20:26:00Z">
          <w:r w:rsidRPr="0030559E" w:rsidDel="008E24BE">
            <w:delText>nơ</w:delText>
          </w:r>
        </w:del>
        <w:del w:id="790" w:author="The Si Tran" w:date="2012-12-16T20:25:00Z">
          <w:r w:rsidRPr="0030559E" w:rsidDel="008E24BE">
            <w:delText xml:space="preserve"> </w:delText>
          </w:r>
        </w:del>
        <w:del w:id="791"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92" w:author="superchickend" w:date="2012-12-12T08:18:00Z"/>
        </w:rPr>
        <w:pPrChange w:id="793" w:author="The Si Tran" w:date="2012-12-14T07:13:00Z">
          <w:pPr>
            <w:ind w:firstLine="720"/>
          </w:pPr>
        </w:pPrChange>
      </w:pPr>
      <w:ins w:id="794"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95" w:author="The Si Tran" w:date="2012-12-16T20:26:00Z">
        <w:r w:rsidR="008E24BE">
          <w:t>ị</w:t>
        </w:r>
      </w:ins>
      <w:ins w:id="796" w:author="superchickend" w:date="2012-12-12T08:18:00Z">
        <w:del w:id="797" w:author="The Si Tran" w:date="2012-12-16T20:26:00Z">
          <w:r w:rsidRPr="0030559E" w:rsidDel="008E24BE">
            <w:delText>i</w:delText>
          </w:r>
        </w:del>
        <w:r w:rsidRPr="0030559E">
          <w:t>ch với mức độ phi tuyến của chuỗi dữ liệu.</w:t>
        </w:r>
      </w:ins>
    </w:p>
    <w:p w14:paraId="75549594" w14:textId="77777777" w:rsidR="007C782C" w:rsidRPr="0030559E" w:rsidRDefault="007C782C">
      <w:pPr>
        <w:rPr>
          <w:ins w:id="798" w:author="superchickend" w:date="2012-12-12T08:18:00Z"/>
        </w:rPr>
        <w:pPrChange w:id="799" w:author="The Si Tran" w:date="2012-12-14T07:13:00Z">
          <w:pPr>
            <w:ind w:firstLine="720"/>
          </w:pPr>
        </w:pPrChange>
      </w:pPr>
      <w:ins w:id="800" w:author="superchickend" w:date="2012-12-12T08:18:00Z">
        <w:r w:rsidRPr="0030559E">
          <w:t>Ngược lại, mô hình mạng nơ</w:t>
        </w:r>
        <w:del w:id="801" w:author="The Si Tran" w:date="2012-12-16T20:27:00Z">
          <w:r w:rsidRPr="0030559E" w:rsidDel="008E24BE">
            <w:delText xml:space="preserve"> </w:delText>
          </w:r>
        </w:del>
        <w:r w:rsidRPr="0030559E">
          <w:t>ron nhân tạo lại dự báo hiệu quả với chuỗi dữ liệu phi tuyến. Mạng nơ</w:t>
        </w:r>
        <w:del w:id="802" w:author="The Si Tran" w:date="2012-12-16T20:27:00Z">
          <w:r w:rsidRPr="0030559E" w:rsidDel="008E24BE">
            <w:delText xml:space="preserve"> </w:delText>
          </w:r>
        </w:del>
        <w:r w:rsidRPr="0030559E">
          <w:t>ron nhân tạo là mạng lưới các node</w:t>
        </w:r>
        <w:r>
          <w:t xml:space="preserve"> gồm</w:t>
        </w:r>
        <w:r w:rsidRPr="0030559E">
          <w:t xml:space="preserve"> đa tầng. Sự giao tiếp giữa các tầng thông qua các tham số được lựa chọn bằng phương pháp thử và sửa sai (trial and error). Tuy nhiên, mạng nơ</w:t>
        </w:r>
        <w:del w:id="803" w:author="The Si Tran" w:date="2012-12-16T20:27:00Z">
          <w:r w:rsidRPr="0030559E" w:rsidDel="008E24BE">
            <w:delText xml:space="preserve"> </w:delText>
          </w:r>
        </w:del>
        <w:r w:rsidRPr="0030559E">
          <w:t>ron nhân tạo không cho kết quả dự báo tốt khi phải xử lý các chuỗi thời gian tuyến tính.</w:t>
        </w:r>
      </w:ins>
    </w:p>
    <w:p w14:paraId="48FB3C89" w14:textId="77777777" w:rsidR="007C782C" w:rsidRPr="0030559E" w:rsidRDefault="007C782C">
      <w:pPr>
        <w:rPr>
          <w:ins w:id="804" w:author="superchickend" w:date="2012-12-12T08:18:00Z"/>
        </w:rPr>
        <w:pPrChange w:id="805" w:author="The Si Tran" w:date="2012-12-14T07:13:00Z">
          <w:pPr>
            <w:ind w:firstLine="720"/>
          </w:pPr>
        </w:pPrChange>
      </w:pPr>
      <w:ins w:id="806"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807" w:author="superchickend" w:date="2012-12-12T08:18:00Z"/>
        </w:rPr>
        <w:pPrChange w:id="808" w:author="The Si Tran" w:date="2012-12-14T07:13:00Z">
          <w:pPr>
            <w:ind w:firstLine="720"/>
          </w:pPr>
        </w:pPrChange>
      </w:pPr>
      <w:ins w:id="809"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810" w:author="superchickend" w:date="2012-12-12T08:18:00Z"/>
        </w:rPr>
        <w:pPrChange w:id="811" w:author="The Si Tran" w:date="2012-12-14T07:13:00Z">
          <w:pPr>
            <w:ind w:firstLine="720"/>
          </w:pPr>
        </w:pPrChange>
      </w:pPr>
      <w:ins w:id="812"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813" w:author="The Si Tran" w:date="2012-12-11T08:01:00Z"/>
          <w:del w:id="814" w:author="superchickend" w:date="2012-12-12T08:18:00Z"/>
          <w:szCs w:val="26"/>
        </w:rPr>
        <w:pPrChange w:id="815" w:author="superchickend" w:date="2012-12-12T08:17:00Z">
          <w:pPr/>
        </w:pPrChange>
      </w:pPr>
      <w:ins w:id="816" w:author="The Si Tran" w:date="2012-12-11T08:01:00Z">
        <w:del w:id="817"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818" w:author="superchickend" w:date="2012-12-12T08:17:00Z">
          <w:r w:rsidRPr="0030559E" w:rsidDel="007C782C">
            <w:rPr>
              <w:szCs w:val="26"/>
            </w:rPr>
            <w:delText>(model)</w:delText>
          </w:r>
        </w:del>
        <w:del w:id="819"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820" w:name="_Toc343083518"/>
          <w:bookmarkStart w:id="821" w:name="_Toc343083732"/>
          <w:bookmarkStart w:id="822" w:name="_Toc343083943"/>
          <w:bookmarkStart w:id="823" w:name="_Toc343220702"/>
          <w:bookmarkStart w:id="824" w:name="_Toc343232206"/>
          <w:bookmarkStart w:id="825" w:name="_Toc343232619"/>
          <w:bookmarkStart w:id="826" w:name="_Toc343232904"/>
          <w:bookmarkStart w:id="827" w:name="_Toc343415409"/>
          <w:bookmarkStart w:id="828" w:name="_Toc343415705"/>
          <w:bookmarkStart w:id="829" w:name="_Toc343452364"/>
          <w:bookmarkStart w:id="830" w:name="_Toc343461154"/>
          <w:bookmarkEnd w:id="820"/>
          <w:bookmarkEnd w:id="821"/>
          <w:bookmarkEnd w:id="822"/>
          <w:bookmarkEnd w:id="823"/>
          <w:bookmarkEnd w:id="824"/>
          <w:bookmarkEnd w:id="825"/>
          <w:bookmarkEnd w:id="826"/>
          <w:bookmarkEnd w:id="827"/>
          <w:bookmarkEnd w:id="828"/>
          <w:bookmarkEnd w:id="829"/>
          <w:bookmarkEnd w:id="830"/>
        </w:del>
      </w:ins>
    </w:p>
    <w:p w14:paraId="1202EAAD" w14:textId="77777777" w:rsidR="004D65F6" w:rsidRPr="0030559E" w:rsidDel="007C782C" w:rsidRDefault="004D65F6" w:rsidP="004D65F6">
      <w:pPr>
        <w:rPr>
          <w:ins w:id="831" w:author="The Si Tran" w:date="2012-12-11T08:01:00Z"/>
          <w:del w:id="832" w:author="superchickend" w:date="2012-12-12T08:18:00Z"/>
          <w:szCs w:val="26"/>
        </w:rPr>
      </w:pPr>
      <w:ins w:id="833" w:author="The Si Tran" w:date="2012-12-11T08:01:00Z">
        <w:del w:id="834"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835" w:name="_Toc343083519"/>
          <w:bookmarkStart w:id="836" w:name="_Toc343083733"/>
          <w:bookmarkStart w:id="837" w:name="_Toc343083944"/>
          <w:bookmarkStart w:id="838" w:name="_Toc343220703"/>
          <w:bookmarkStart w:id="839" w:name="_Toc343232207"/>
          <w:bookmarkStart w:id="840" w:name="_Toc343232620"/>
          <w:bookmarkStart w:id="841" w:name="_Toc343232905"/>
          <w:bookmarkStart w:id="842" w:name="_Toc343415410"/>
          <w:bookmarkStart w:id="843" w:name="_Toc343415706"/>
          <w:bookmarkStart w:id="844" w:name="_Toc343452365"/>
          <w:bookmarkStart w:id="845" w:name="_Toc343461155"/>
          <w:bookmarkEnd w:id="835"/>
          <w:bookmarkEnd w:id="836"/>
          <w:bookmarkEnd w:id="837"/>
          <w:bookmarkEnd w:id="838"/>
          <w:bookmarkEnd w:id="839"/>
          <w:bookmarkEnd w:id="840"/>
          <w:bookmarkEnd w:id="841"/>
          <w:bookmarkEnd w:id="842"/>
          <w:bookmarkEnd w:id="843"/>
          <w:bookmarkEnd w:id="844"/>
          <w:bookmarkEnd w:id="845"/>
        </w:del>
      </w:ins>
    </w:p>
    <w:p w14:paraId="14F19CDB" w14:textId="77777777" w:rsidR="004D65F6" w:rsidRPr="0030559E" w:rsidDel="007C782C" w:rsidRDefault="004D65F6" w:rsidP="004D65F6">
      <w:pPr>
        <w:rPr>
          <w:ins w:id="846" w:author="The Si Tran" w:date="2012-12-11T08:01:00Z"/>
          <w:del w:id="847" w:author="superchickend" w:date="2012-12-12T08:18:00Z"/>
          <w:szCs w:val="26"/>
        </w:rPr>
      </w:pPr>
      <w:ins w:id="848" w:author="The Si Tran" w:date="2012-12-11T08:01:00Z">
        <w:del w:id="849"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50" w:name="_Toc343083520"/>
          <w:bookmarkStart w:id="851" w:name="_Toc343083734"/>
          <w:bookmarkStart w:id="852" w:name="_Toc343083945"/>
          <w:bookmarkStart w:id="853" w:name="_Toc343220704"/>
          <w:bookmarkStart w:id="854" w:name="_Toc343232208"/>
          <w:bookmarkStart w:id="855" w:name="_Toc343232621"/>
          <w:bookmarkStart w:id="856" w:name="_Toc343232906"/>
          <w:bookmarkStart w:id="857" w:name="_Toc343415411"/>
          <w:bookmarkStart w:id="858" w:name="_Toc343415707"/>
          <w:bookmarkStart w:id="859" w:name="_Toc343452366"/>
          <w:bookmarkStart w:id="860" w:name="_Toc343461156"/>
          <w:bookmarkEnd w:id="850"/>
          <w:bookmarkEnd w:id="851"/>
          <w:bookmarkEnd w:id="852"/>
          <w:bookmarkEnd w:id="853"/>
          <w:bookmarkEnd w:id="854"/>
          <w:bookmarkEnd w:id="855"/>
          <w:bookmarkEnd w:id="856"/>
          <w:bookmarkEnd w:id="857"/>
          <w:bookmarkEnd w:id="858"/>
          <w:bookmarkEnd w:id="859"/>
          <w:bookmarkEnd w:id="860"/>
        </w:del>
      </w:ins>
    </w:p>
    <w:p w14:paraId="141B4545" w14:textId="77777777" w:rsidR="004D65F6" w:rsidRPr="0030559E" w:rsidDel="007C782C" w:rsidRDefault="004D65F6" w:rsidP="004D65F6">
      <w:pPr>
        <w:rPr>
          <w:ins w:id="861" w:author="The Si Tran" w:date="2012-12-11T08:01:00Z"/>
          <w:del w:id="862" w:author="superchickend" w:date="2012-12-12T08:18:00Z"/>
          <w:szCs w:val="26"/>
        </w:rPr>
      </w:pPr>
      <w:ins w:id="863" w:author="The Si Tran" w:date="2012-12-11T08:01:00Z">
        <w:del w:id="864"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65" w:name="_Toc343083521"/>
          <w:bookmarkStart w:id="866" w:name="_Toc343083735"/>
          <w:bookmarkStart w:id="867" w:name="_Toc343083946"/>
          <w:bookmarkStart w:id="868" w:name="_Toc343220705"/>
          <w:bookmarkStart w:id="869" w:name="_Toc343232209"/>
          <w:bookmarkStart w:id="870" w:name="_Toc343232622"/>
          <w:bookmarkStart w:id="871" w:name="_Toc343232907"/>
          <w:bookmarkStart w:id="872" w:name="_Toc343415412"/>
          <w:bookmarkStart w:id="873" w:name="_Toc343415708"/>
          <w:bookmarkStart w:id="874" w:name="_Toc343452367"/>
          <w:bookmarkStart w:id="875" w:name="_Toc343461157"/>
          <w:bookmarkEnd w:id="865"/>
          <w:bookmarkEnd w:id="866"/>
          <w:bookmarkEnd w:id="867"/>
          <w:bookmarkEnd w:id="868"/>
          <w:bookmarkEnd w:id="869"/>
          <w:bookmarkEnd w:id="870"/>
          <w:bookmarkEnd w:id="871"/>
          <w:bookmarkEnd w:id="872"/>
          <w:bookmarkEnd w:id="873"/>
          <w:bookmarkEnd w:id="874"/>
          <w:bookmarkEnd w:id="875"/>
        </w:del>
      </w:ins>
    </w:p>
    <w:p w14:paraId="753D1505" w14:textId="77777777" w:rsidR="004D65F6" w:rsidRPr="0030559E" w:rsidDel="007C782C" w:rsidRDefault="004D65F6" w:rsidP="004D65F6">
      <w:pPr>
        <w:rPr>
          <w:ins w:id="876" w:author="The Si Tran" w:date="2012-12-11T08:01:00Z"/>
          <w:del w:id="877" w:author="superchickend" w:date="2012-12-12T08:18:00Z"/>
          <w:szCs w:val="26"/>
        </w:rPr>
      </w:pPr>
      <w:ins w:id="878" w:author="The Si Tran" w:date="2012-12-11T08:01:00Z">
        <w:del w:id="879"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80" w:name="_Toc343083522"/>
          <w:bookmarkStart w:id="881" w:name="_Toc343083736"/>
          <w:bookmarkStart w:id="882" w:name="_Toc343083947"/>
          <w:bookmarkStart w:id="883" w:name="_Toc343220706"/>
          <w:bookmarkStart w:id="884" w:name="_Toc343232210"/>
          <w:bookmarkStart w:id="885" w:name="_Toc343232623"/>
          <w:bookmarkStart w:id="886" w:name="_Toc343232908"/>
          <w:bookmarkStart w:id="887" w:name="_Toc343415413"/>
          <w:bookmarkStart w:id="888" w:name="_Toc343415709"/>
          <w:bookmarkStart w:id="889" w:name="_Toc343452368"/>
          <w:bookmarkStart w:id="890" w:name="_Toc343461158"/>
          <w:bookmarkEnd w:id="880"/>
          <w:bookmarkEnd w:id="881"/>
          <w:bookmarkEnd w:id="882"/>
          <w:bookmarkEnd w:id="883"/>
          <w:bookmarkEnd w:id="884"/>
          <w:bookmarkEnd w:id="885"/>
          <w:bookmarkEnd w:id="886"/>
          <w:bookmarkEnd w:id="887"/>
          <w:bookmarkEnd w:id="888"/>
          <w:bookmarkEnd w:id="889"/>
          <w:bookmarkEnd w:id="890"/>
        </w:del>
      </w:ins>
    </w:p>
    <w:p w14:paraId="435C606B" w14:textId="77777777" w:rsidR="004D65F6" w:rsidRPr="0030559E" w:rsidDel="007C782C" w:rsidRDefault="004D65F6" w:rsidP="004D65F6">
      <w:pPr>
        <w:rPr>
          <w:ins w:id="891" w:author="The Si Tran" w:date="2012-12-11T08:01:00Z"/>
          <w:del w:id="892" w:author="superchickend" w:date="2012-12-12T08:18:00Z"/>
          <w:szCs w:val="26"/>
        </w:rPr>
      </w:pPr>
      <w:ins w:id="893" w:author="The Si Tran" w:date="2012-12-11T08:01:00Z">
        <w:del w:id="894"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895" w:name="_Toc343083523"/>
          <w:bookmarkStart w:id="896" w:name="_Toc343083737"/>
          <w:bookmarkStart w:id="897" w:name="_Toc343083948"/>
          <w:bookmarkStart w:id="898" w:name="_Toc343220707"/>
          <w:bookmarkStart w:id="899" w:name="_Toc343232211"/>
          <w:bookmarkStart w:id="900" w:name="_Toc343232624"/>
          <w:bookmarkStart w:id="901" w:name="_Toc343232909"/>
          <w:bookmarkStart w:id="902" w:name="_Toc343415414"/>
          <w:bookmarkStart w:id="903" w:name="_Toc343415710"/>
          <w:bookmarkStart w:id="904" w:name="_Toc343452369"/>
          <w:bookmarkStart w:id="905" w:name="_Toc343461159"/>
          <w:bookmarkEnd w:id="895"/>
          <w:bookmarkEnd w:id="896"/>
          <w:bookmarkEnd w:id="897"/>
          <w:bookmarkEnd w:id="898"/>
          <w:bookmarkEnd w:id="899"/>
          <w:bookmarkEnd w:id="900"/>
          <w:bookmarkEnd w:id="901"/>
          <w:bookmarkEnd w:id="902"/>
          <w:bookmarkEnd w:id="903"/>
          <w:bookmarkEnd w:id="904"/>
          <w:bookmarkEnd w:id="905"/>
        </w:del>
      </w:ins>
    </w:p>
    <w:p w14:paraId="49EBCF99" w14:textId="77777777" w:rsidR="004D65F6" w:rsidRPr="0030559E" w:rsidDel="007C782C" w:rsidRDefault="004D65F6" w:rsidP="004D65F6">
      <w:pPr>
        <w:rPr>
          <w:ins w:id="906" w:author="The Si Tran" w:date="2012-12-11T08:01:00Z"/>
          <w:del w:id="907" w:author="superchickend" w:date="2012-12-12T08:18:00Z"/>
          <w:szCs w:val="26"/>
        </w:rPr>
      </w:pPr>
      <w:bookmarkStart w:id="908" w:name="time_series_forcecasting_Chris_Chatfield"/>
      <w:ins w:id="909" w:author="The Si Tran" w:date="2012-12-11T08:01:00Z">
        <w:del w:id="910" w:author="superchickend" w:date="2012-12-12T08:18:00Z">
          <w:r w:rsidRPr="0030559E" w:rsidDel="007C782C">
            <w:rPr>
              <w:szCs w:val="26"/>
            </w:rPr>
            <w:delText>[1]</w:delText>
          </w:r>
          <w:bookmarkEnd w:id="908"/>
          <w:r w:rsidRPr="0030559E" w:rsidDel="007C782C">
            <w:rPr>
              <w:szCs w:val="26"/>
            </w:rPr>
            <w:delText xml:space="preserve"> time series forecasting – Chris Chatfield</w:delText>
          </w:r>
          <w:bookmarkStart w:id="911" w:name="_Toc343083524"/>
          <w:bookmarkStart w:id="912" w:name="_Toc343083738"/>
          <w:bookmarkStart w:id="913" w:name="_Toc343083949"/>
          <w:bookmarkStart w:id="914" w:name="_Toc343220708"/>
          <w:bookmarkStart w:id="915" w:name="_Toc343232212"/>
          <w:bookmarkStart w:id="916" w:name="_Toc343232625"/>
          <w:bookmarkStart w:id="917" w:name="_Toc343232910"/>
          <w:bookmarkStart w:id="918" w:name="_Toc343415415"/>
          <w:bookmarkStart w:id="919" w:name="_Toc343415711"/>
          <w:bookmarkStart w:id="920" w:name="_Toc343452370"/>
          <w:bookmarkStart w:id="921" w:name="_Toc343461160"/>
          <w:bookmarkEnd w:id="911"/>
          <w:bookmarkEnd w:id="912"/>
          <w:bookmarkEnd w:id="913"/>
          <w:bookmarkEnd w:id="914"/>
          <w:bookmarkEnd w:id="915"/>
          <w:bookmarkEnd w:id="916"/>
          <w:bookmarkEnd w:id="917"/>
          <w:bookmarkEnd w:id="918"/>
          <w:bookmarkEnd w:id="919"/>
          <w:bookmarkEnd w:id="920"/>
          <w:bookmarkEnd w:id="921"/>
        </w:del>
      </w:ins>
    </w:p>
    <w:p w14:paraId="7687FB8B" w14:textId="77777777" w:rsidR="004D65F6" w:rsidRPr="0030559E" w:rsidDel="007C782C" w:rsidRDefault="004D65F6" w:rsidP="004D65F6">
      <w:pPr>
        <w:rPr>
          <w:ins w:id="922" w:author="The Si Tran" w:date="2012-12-11T08:01:00Z"/>
          <w:del w:id="923" w:author="superchickend" w:date="2012-12-12T08:18:00Z"/>
          <w:szCs w:val="26"/>
        </w:rPr>
      </w:pPr>
      <w:bookmarkStart w:id="924" w:name="Sterba_Hilovska"/>
      <w:ins w:id="925" w:author="The Si Tran" w:date="2012-12-11T08:01:00Z">
        <w:del w:id="926" w:author="superchickend" w:date="2012-12-12T08:18:00Z">
          <w:r w:rsidRPr="0030559E" w:rsidDel="007C782C">
            <w:rPr>
              <w:szCs w:val="26"/>
            </w:rPr>
            <w:delText>[2]</w:delText>
          </w:r>
          <w:bookmarkEnd w:id="924"/>
          <w:r w:rsidRPr="0030559E" w:rsidDel="007C782C">
            <w:rPr>
              <w:szCs w:val="26"/>
            </w:rPr>
            <w:delText xml:space="preserve"> Journal of Applies Mathematics – Sterba_Hilovska</w:delText>
          </w:r>
          <w:bookmarkStart w:id="927" w:name="_Toc343083525"/>
          <w:bookmarkStart w:id="928" w:name="_Toc343083739"/>
          <w:bookmarkStart w:id="929" w:name="_Toc343083950"/>
          <w:bookmarkStart w:id="930" w:name="_Toc343220709"/>
          <w:bookmarkStart w:id="931" w:name="_Toc343232213"/>
          <w:bookmarkStart w:id="932" w:name="_Toc343232626"/>
          <w:bookmarkStart w:id="933" w:name="_Toc343232911"/>
          <w:bookmarkStart w:id="934" w:name="_Toc343415416"/>
          <w:bookmarkStart w:id="935" w:name="_Toc343415712"/>
          <w:bookmarkStart w:id="936" w:name="_Toc343452371"/>
          <w:bookmarkStart w:id="937" w:name="_Toc343461161"/>
          <w:bookmarkEnd w:id="927"/>
          <w:bookmarkEnd w:id="928"/>
          <w:bookmarkEnd w:id="929"/>
          <w:bookmarkEnd w:id="930"/>
          <w:bookmarkEnd w:id="931"/>
          <w:bookmarkEnd w:id="932"/>
          <w:bookmarkEnd w:id="933"/>
          <w:bookmarkEnd w:id="934"/>
          <w:bookmarkEnd w:id="935"/>
          <w:bookmarkEnd w:id="936"/>
          <w:bookmarkEnd w:id="937"/>
        </w:del>
      </w:ins>
    </w:p>
    <w:p w14:paraId="59C9F0F7" w14:textId="77777777" w:rsidR="004D65BA" w:rsidRPr="0049233F" w:rsidDel="00395324" w:rsidRDefault="004D65BA" w:rsidP="004D65BA">
      <w:pPr>
        <w:ind w:firstLine="720"/>
        <w:rPr>
          <w:del w:id="938" w:author="The Si Tran" w:date="2012-12-12T08:05:00Z"/>
          <w:szCs w:val="26"/>
        </w:rPr>
      </w:pPr>
      <w:bookmarkStart w:id="939" w:name="_Toc343083526"/>
      <w:bookmarkStart w:id="940" w:name="_Toc343083740"/>
      <w:bookmarkStart w:id="941" w:name="_Toc343083951"/>
      <w:bookmarkStart w:id="942" w:name="_Toc343220710"/>
      <w:bookmarkStart w:id="943" w:name="_Toc343232214"/>
      <w:bookmarkStart w:id="944" w:name="_Toc343232627"/>
      <w:bookmarkStart w:id="945" w:name="_Toc343232912"/>
      <w:bookmarkStart w:id="946" w:name="_Toc343415417"/>
      <w:bookmarkStart w:id="947" w:name="_Toc343415713"/>
      <w:bookmarkStart w:id="948" w:name="_Toc343452372"/>
      <w:bookmarkStart w:id="949" w:name="_Toc343461162"/>
      <w:bookmarkEnd w:id="939"/>
      <w:bookmarkEnd w:id="940"/>
      <w:bookmarkEnd w:id="941"/>
      <w:bookmarkEnd w:id="942"/>
      <w:bookmarkEnd w:id="943"/>
      <w:bookmarkEnd w:id="944"/>
      <w:bookmarkEnd w:id="945"/>
      <w:bookmarkEnd w:id="946"/>
      <w:bookmarkEnd w:id="947"/>
      <w:bookmarkEnd w:id="948"/>
      <w:bookmarkEnd w:id="949"/>
    </w:p>
    <w:p w14:paraId="332E1C1B" w14:textId="77777777" w:rsidR="004D65BA" w:rsidRPr="0049233F" w:rsidRDefault="004D65BA" w:rsidP="004D65BA">
      <w:pPr>
        <w:pStyle w:val="Heading2"/>
        <w:rPr>
          <w:i/>
          <w:sz w:val="26"/>
          <w:szCs w:val="26"/>
          <w:rPrChange w:id="950" w:author="The Si Tran" w:date="2012-12-05T23:02:00Z">
            <w:rPr>
              <w:i/>
            </w:rPr>
          </w:rPrChange>
        </w:rPr>
      </w:pPr>
      <w:bookmarkStart w:id="951" w:name="_Toc327348168"/>
      <w:del w:id="952" w:author="The Si Tran" w:date="2012-12-12T14:06:00Z">
        <w:r w:rsidRPr="0049233F" w:rsidDel="00355596">
          <w:rPr>
            <w:sz w:val="26"/>
            <w:szCs w:val="26"/>
            <w:rPrChange w:id="953" w:author="The Si Tran" w:date="2012-12-05T23:02:00Z">
              <w:rPr>
                <w:rFonts w:cs="Times New Roman"/>
                <w:b w:val="0"/>
                <w:bCs w:val="0"/>
                <w:iCs w:val="0"/>
                <w:kern w:val="32"/>
                <w:sz w:val="32"/>
                <w:szCs w:val="32"/>
              </w:rPr>
            </w:rPrChange>
          </w:rPr>
          <w:delText>CẤU TRÚC BÁO CÁO</w:delText>
        </w:r>
      </w:del>
      <w:bookmarkStart w:id="954" w:name="_Toc343461163"/>
      <w:bookmarkEnd w:id="951"/>
      <w:ins w:id="955" w:author="The Si Tran" w:date="2012-12-12T14:06:00Z">
        <w:r w:rsidR="00355596">
          <w:rPr>
            <w:szCs w:val="26"/>
          </w:rPr>
          <w:t>Cấu trúc báo cáo</w:t>
        </w:r>
      </w:ins>
      <w:bookmarkEnd w:id="954"/>
    </w:p>
    <w:p w14:paraId="0AF912A0" w14:textId="77777777" w:rsidR="004D65BA" w:rsidRDefault="004D65BA">
      <w:pPr>
        <w:rPr>
          <w:ins w:id="956" w:author="The Si Tran" w:date="2012-12-11T21:22:00Z"/>
        </w:rPr>
        <w:pPrChange w:id="957" w:author="The Si Tran" w:date="2012-12-14T07:13:00Z">
          <w:pPr>
            <w:ind w:firstLine="720"/>
          </w:pPr>
        </w:pPrChange>
      </w:pPr>
      <w:r w:rsidRPr="0049233F">
        <w:t xml:space="preserve">Bài báo cáo chia làm </w:t>
      </w:r>
      <w:ins w:id="958" w:author="The Si Tran" w:date="2012-12-12T08:04:00Z">
        <w:r w:rsidR="00682B49">
          <w:t>7</w:t>
        </w:r>
      </w:ins>
      <w:del w:id="959" w:author="The Si Tran" w:date="2012-12-12T08:04:00Z">
        <w:r w:rsidRPr="0049233F" w:rsidDel="00682B49">
          <w:delText>6</w:delText>
        </w:r>
      </w:del>
      <w:r w:rsidRPr="0049233F">
        <w:t xml:space="preserve"> chương:</w:t>
      </w:r>
    </w:p>
    <w:p w14:paraId="104C3D4C" w14:textId="77A97268" w:rsidR="00946BC5" w:rsidRDefault="00946BC5">
      <w:pPr>
        <w:rPr>
          <w:ins w:id="960" w:author="The Si Tran" w:date="2012-12-11T21:22:00Z"/>
        </w:rPr>
      </w:pPr>
      <w:ins w:id="961" w:author="The Si Tran" w:date="2012-12-11T21:22:00Z">
        <w:r>
          <w:t>Chương 1</w:t>
        </w:r>
      </w:ins>
      <w:ins w:id="962" w:author="superchickend" w:date="2012-12-16T15:03:00Z">
        <w:r w:rsidR="006A6E25">
          <w:t>.</w:t>
        </w:r>
      </w:ins>
      <w:ins w:id="963" w:author="The Si Tran" w:date="2012-12-11T21:22:00Z">
        <w:r>
          <w:t xml:space="preserve"> GIỚI THIỆU CHUNG tổng quan về bài toán dự báo</w:t>
        </w:r>
      </w:ins>
    </w:p>
    <w:p w14:paraId="57D856CA" w14:textId="3A96F93E" w:rsidR="00946BC5" w:rsidRDefault="00946BC5">
      <w:pPr>
        <w:rPr>
          <w:ins w:id="964" w:author="The Si Tran" w:date="2012-12-11T21:22:00Z"/>
        </w:rPr>
      </w:pPr>
      <w:ins w:id="965" w:author="The Si Tran" w:date="2012-12-11T21:23:00Z">
        <w:r>
          <w:t>Chương 2</w:t>
        </w:r>
      </w:ins>
      <w:ins w:id="966" w:author="superchickend" w:date="2012-12-16T15:03:00Z">
        <w:r w:rsidR="006A6E25">
          <w:t>.</w:t>
        </w:r>
      </w:ins>
      <w:ins w:id="967" w:author="The Si Tran" w:date="2012-12-11T21:23:00Z">
        <w:r>
          <w:t xml:space="preserve"> CHUỖI DỮ LIỆU THỜI GIAN </w:t>
        </w:r>
      </w:ins>
      <w:ins w:id="968"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969" w:author="The Si Tran" w:date="2012-12-11T21:22:00Z"/>
        </w:rPr>
      </w:pPr>
      <w:ins w:id="970" w:author="The Si Tran" w:date="2012-12-11T21:22:00Z">
        <w:r>
          <w:t xml:space="preserve">Chương </w:t>
        </w:r>
      </w:ins>
      <w:ins w:id="971" w:author="The Si Tran" w:date="2012-12-11T21:24:00Z">
        <w:r>
          <w:t>3</w:t>
        </w:r>
      </w:ins>
      <w:ins w:id="972" w:author="superchickend" w:date="2012-12-16T15:03:00Z">
        <w:r w:rsidR="006A6E25">
          <w:t>.</w:t>
        </w:r>
      </w:ins>
      <w:ins w:id="973"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5A63B71" w:rsidR="00946BC5" w:rsidRDefault="00730A63">
      <w:pPr>
        <w:rPr>
          <w:ins w:id="974" w:author="The Si Tran" w:date="2012-12-11T21:22:00Z"/>
        </w:rPr>
      </w:pPr>
      <w:ins w:id="975" w:author="The Si Tran" w:date="2012-12-11T21:22:00Z">
        <w:r>
          <w:t>Chương 4</w:t>
        </w:r>
      </w:ins>
      <w:ins w:id="976" w:author="superchickend" w:date="2012-12-16T15:03:00Z">
        <w:r w:rsidR="006A6E25">
          <w:t>.</w:t>
        </w:r>
      </w:ins>
      <w:ins w:id="977" w:author="The Si Tran" w:date="2012-12-11T21:22:00Z">
        <w:r w:rsidR="00946BC5">
          <w:t xml:space="preserve"> MÔ HÌNH ANN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0543532B" w:rsidR="00946BC5" w:rsidRDefault="00730A63">
      <w:pPr>
        <w:rPr>
          <w:ins w:id="978" w:author="The Si Tran" w:date="2012-12-11T21:22:00Z"/>
        </w:rPr>
      </w:pPr>
      <w:ins w:id="979" w:author="The Si Tran" w:date="2012-12-11T21:22:00Z">
        <w:r>
          <w:t>Chương 5</w:t>
        </w:r>
      </w:ins>
      <w:ins w:id="980" w:author="superchickend" w:date="2012-12-16T15:03:00Z">
        <w:r w:rsidR="006A6E25">
          <w:t>.</w:t>
        </w:r>
      </w:ins>
      <w:ins w:id="981" w:author="The Si Tran" w:date="2012-12-11T21:22:00Z">
        <w:r w:rsidR="00946BC5">
          <w:t xml:space="preserve"> MÔ HÌNH KẾT HỢP SARIMA VÀ ANN trình bày cơ sở hình thành, nguyên lý hoạt động của mô hình kết hợp.</w:t>
        </w:r>
      </w:ins>
    </w:p>
    <w:p w14:paraId="4FC86377" w14:textId="0F2F8A35" w:rsidR="00946BC5" w:rsidRDefault="00946BC5">
      <w:pPr>
        <w:rPr>
          <w:ins w:id="982" w:author="The Si Tran" w:date="2012-12-11T21:22:00Z"/>
        </w:rPr>
      </w:pPr>
      <w:ins w:id="983" w:author="The Si Tran" w:date="2012-12-11T21:22:00Z">
        <w:r>
          <w:t>Chươ</w:t>
        </w:r>
        <w:r w:rsidR="00730A63">
          <w:t>ng 6</w:t>
        </w:r>
      </w:ins>
      <w:ins w:id="984" w:author="superchickend" w:date="2012-12-16T15:03:00Z">
        <w:r w:rsidR="006A6E25">
          <w:t>.</w:t>
        </w:r>
      </w:ins>
      <w:ins w:id="985" w:author="The Si Tran" w:date="2012-12-11T21:22:00Z">
        <w:r>
          <w:t xml:space="preserve"> KẾT QUẢ THỰC NGHIỆM 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986" w:author="superchickend" w:date="2012-12-12T08:20:00Z"/>
          <w:del w:id="987" w:author="The Si Tran" w:date="2012-12-14T07:20:00Z"/>
        </w:rPr>
        <w:pPrChange w:id="988" w:author="The Si Tran" w:date="2012-12-14T07:13:00Z">
          <w:pPr>
            <w:ind w:firstLine="720"/>
          </w:pPr>
        </w:pPrChange>
      </w:pPr>
      <w:ins w:id="989" w:author="The Si Tran" w:date="2012-12-11T21:22:00Z">
        <w:r>
          <w:t>Chương 7</w:t>
        </w:r>
      </w:ins>
      <w:ins w:id="990" w:author="superchickend" w:date="2012-12-16T15:03:00Z">
        <w:r w:rsidR="006A6E25">
          <w:t>.</w:t>
        </w:r>
      </w:ins>
      <w:ins w:id="991" w:author="The Si Tran" w:date="2012-12-11T21:22:00Z">
        <w:r w:rsidR="00946BC5">
          <w:t xml:space="preserve"> KẾT LUẬN tổng kết báo cáo và trình bày hướng phát triển của đề tài.</w:t>
        </w:r>
      </w:ins>
    </w:p>
    <w:p w14:paraId="75009931" w14:textId="7D75B194" w:rsidR="0087598C" w:rsidRDefault="0087598C">
      <w:pPr>
        <w:rPr>
          <w:ins w:id="992" w:author="The Si Tran" w:date="2012-12-11T21:22:00Z"/>
        </w:rPr>
        <w:pPrChange w:id="993" w:author="The Si Tran" w:date="2012-12-14T07:20:00Z">
          <w:pPr>
            <w:ind w:firstLine="720"/>
          </w:pPr>
        </w:pPrChange>
      </w:pPr>
      <w:ins w:id="994" w:author="superchickend" w:date="2012-12-12T08:20:00Z">
        <w:del w:id="995" w:author="The Si Tran" w:date="2012-12-14T07:20:00Z">
          <w:r w:rsidDel="00516C62">
            <w:br w:type="page"/>
          </w:r>
        </w:del>
      </w:ins>
    </w:p>
    <w:p w14:paraId="3301E4E9" w14:textId="3B97D996" w:rsidR="00946BC5" w:rsidRPr="0095710D" w:rsidDel="00395324" w:rsidRDefault="007B33EC" w:rsidP="004D65BA">
      <w:pPr>
        <w:ind w:firstLine="720"/>
        <w:rPr>
          <w:del w:id="996" w:author="The Si Tran" w:date="2012-12-12T08:06:00Z"/>
          <w:sz w:val="32"/>
          <w:szCs w:val="32"/>
          <w:rPrChange w:id="997" w:author="The Si Tran" w:date="2012-12-12T13:54:00Z">
            <w:rPr>
              <w:del w:id="998" w:author="The Si Tran" w:date="2012-12-12T08:06:00Z"/>
              <w:szCs w:val="26"/>
            </w:rPr>
          </w:rPrChange>
        </w:rPr>
      </w:pPr>
      <w:bookmarkStart w:id="999" w:name="_Toc343083528"/>
      <w:bookmarkStart w:id="1000" w:name="_Toc343083742"/>
      <w:bookmarkStart w:id="1001" w:name="_Toc343083953"/>
      <w:bookmarkStart w:id="1002" w:name="_Toc343220712"/>
      <w:bookmarkStart w:id="1003" w:name="_Toc343232216"/>
      <w:bookmarkStart w:id="1004" w:name="_Toc343232629"/>
      <w:bookmarkStart w:id="1005" w:name="_Toc343232914"/>
      <w:bookmarkStart w:id="1006" w:name="_Toc343415419"/>
      <w:bookmarkStart w:id="1007" w:name="_Toc343415715"/>
      <w:bookmarkEnd w:id="999"/>
      <w:bookmarkEnd w:id="1000"/>
      <w:bookmarkEnd w:id="1001"/>
      <w:bookmarkEnd w:id="1002"/>
      <w:bookmarkEnd w:id="1003"/>
      <w:bookmarkEnd w:id="1004"/>
      <w:bookmarkEnd w:id="1005"/>
      <w:bookmarkEnd w:id="1006"/>
      <w:bookmarkEnd w:id="1007"/>
      <w:ins w:id="1008" w:author="superchickend" w:date="2012-12-16T14:57:00Z">
        <w:r>
          <w:lastRenderedPageBreak/>
          <w:t xml:space="preserve">    </w:t>
        </w:r>
      </w:ins>
      <w:bookmarkStart w:id="1009" w:name="_Toc343452374"/>
      <w:bookmarkStart w:id="1010" w:name="_Toc343461164"/>
      <w:bookmarkEnd w:id="1009"/>
      <w:bookmarkEnd w:id="1010"/>
    </w:p>
    <w:p w14:paraId="6AB79F13" w14:textId="77777777" w:rsidR="004D65BA" w:rsidRPr="0095710D" w:rsidDel="00CA2190" w:rsidRDefault="004D65BA" w:rsidP="004D65BA">
      <w:pPr>
        <w:ind w:firstLine="720"/>
        <w:rPr>
          <w:del w:id="1011" w:author="The Si Tran" w:date="2012-12-11T21:24:00Z"/>
          <w:sz w:val="32"/>
          <w:szCs w:val="32"/>
          <w:rPrChange w:id="1012" w:author="The Si Tran" w:date="2012-12-12T13:54:00Z">
            <w:rPr>
              <w:del w:id="1013" w:author="The Si Tran" w:date="2012-12-11T21:24:00Z"/>
              <w:szCs w:val="26"/>
            </w:rPr>
          </w:rPrChange>
        </w:rPr>
      </w:pPr>
      <w:del w:id="1014" w:author="The Si Tran" w:date="2012-12-11T21:24:00Z">
        <w:r w:rsidRPr="0095710D" w:rsidDel="00CA2190">
          <w:rPr>
            <w:b/>
            <w:sz w:val="32"/>
            <w:szCs w:val="32"/>
            <w:rPrChange w:id="1015" w:author="The Si Tran" w:date="2012-12-12T13:54:00Z">
              <w:rPr>
                <w:b/>
                <w:szCs w:val="26"/>
              </w:rPr>
            </w:rPrChange>
          </w:rPr>
          <w:delText xml:space="preserve">Chương 1: </w:delText>
        </w:r>
        <w:r w:rsidRPr="0095710D" w:rsidDel="00CA2190">
          <w:rPr>
            <w:sz w:val="32"/>
            <w:szCs w:val="32"/>
            <w:rPrChange w:id="1016" w:author="The Si Tran" w:date="2012-12-12T13:54:00Z">
              <w:rPr>
                <w:szCs w:val="26"/>
              </w:rPr>
            </w:rPrChange>
          </w:rPr>
          <w:delText>Giới thiệu về bài toán và nhiệm vụ đề tài.</w:delText>
        </w:r>
        <w:bookmarkStart w:id="1017" w:name="_Toc343083529"/>
        <w:bookmarkStart w:id="1018" w:name="_Toc343083743"/>
        <w:bookmarkStart w:id="1019" w:name="_Toc343083954"/>
        <w:bookmarkStart w:id="1020" w:name="_Toc343220713"/>
        <w:bookmarkStart w:id="1021" w:name="_Toc343232217"/>
        <w:bookmarkStart w:id="1022" w:name="_Toc343232630"/>
        <w:bookmarkStart w:id="1023" w:name="_Toc343232915"/>
        <w:bookmarkStart w:id="1024" w:name="_Toc343415420"/>
        <w:bookmarkStart w:id="1025" w:name="_Toc343415716"/>
        <w:bookmarkStart w:id="1026" w:name="_Toc343452375"/>
        <w:bookmarkStart w:id="1027" w:name="_Toc343461165"/>
        <w:bookmarkEnd w:id="1017"/>
        <w:bookmarkEnd w:id="1018"/>
        <w:bookmarkEnd w:id="1019"/>
        <w:bookmarkEnd w:id="1020"/>
        <w:bookmarkEnd w:id="1021"/>
        <w:bookmarkEnd w:id="1022"/>
        <w:bookmarkEnd w:id="1023"/>
        <w:bookmarkEnd w:id="1024"/>
        <w:bookmarkEnd w:id="1025"/>
        <w:bookmarkEnd w:id="1026"/>
        <w:bookmarkEnd w:id="1027"/>
      </w:del>
    </w:p>
    <w:p w14:paraId="215E9357" w14:textId="77777777" w:rsidR="004D65BA" w:rsidRPr="0095710D" w:rsidDel="00CA2190" w:rsidRDefault="004D65BA" w:rsidP="004D65BA">
      <w:pPr>
        <w:ind w:firstLine="720"/>
        <w:rPr>
          <w:del w:id="1028" w:author="The Si Tran" w:date="2012-12-11T21:24:00Z"/>
          <w:sz w:val="32"/>
          <w:szCs w:val="32"/>
          <w:rPrChange w:id="1029" w:author="The Si Tran" w:date="2012-12-12T13:54:00Z">
            <w:rPr>
              <w:del w:id="1030" w:author="The Si Tran" w:date="2012-12-11T21:24:00Z"/>
              <w:szCs w:val="26"/>
            </w:rPr>
          </w:rPrChange>
        </w:rPr>
      </w:pPr>
      <w:del w:id="1031" w:author="The Si Tran" w:date="2012-12-11T21:24:00Z">
        <w:r w:rsidRPr="0095710D" w:rsidDel="00CA2190">
          <w:rPr>
            <w:sz w:val="32"/>
            <w:szCs w:val="32"/>
            <w:rPrChange w:id="1032" w:author="The Si Tran" w:date="2012-12-12T13:54:00Z">
              <w:rPr>
                <w:szCs w:val="26"/>
              </w:rPr>
            </w:rPrChange>
          </w:rPr>
          <w:delText>Chương 2: Chuỗi thời gian và các thành phần của chuỗi thời gian</w:delText>
        </w:r>
        <w:bookmarkStart w:id="1033" w:name="_Toc343083530"/>
        <w:bookmarkStart w:id="1034" w:name="_Toc343083744"/>
        <w:bookmarkStart w:id="1035" w:name="_Toc343083955"/>
        <w:bookmarkStart w:id="1036" w:name="_Toc343220714"/>
        <w:bookmarkStart w:id="1037" w:name="_Toc343232218"/>
        <w:bookmarkStart w:id="1038" w:name="_Toc343232631"/>
        <w:bookmarkStart w:id="1039" w:name="_Toc343232916"/>
        <w:bookmarkStart w:id="1040" w:name="_Toc343415421"/>
        <w:bookmarkStart w:id="1041" w:name="_Toc343415717"/>
        <w:bookmarkStart w:id="1042" w:name="_Toc343452376"/>
        <w:bookmarkStart w:id="1043" w:name="_Toc343461166"/>
        <w:bookmarkEnd w:id="1033"/>
        <w:bookmarkEnd w:id="1034"/>
        <w:bookmarkEnd w:id="1035"/>
        <w:bookmarkEnd w:id="1036"/>
        <w:bookmarkEnd w:id="1037"/>
        <w:bookmarkEnd w:id="1038"/>
        <w:bookmarkEnd w:id="1039"/>
        <w:bookmarkEnd w:id="1040"/>
        <w:bookmarkEnd w:id="1041"/>
        <w:bookmarkEnd w:id="1042"/>
        <w:bookmarkEnd w:id="1043"/>
      </w:del>
    </w:p>
    <w:p w14:paraId="4447389D" w14:textId="77777777" w:rsidR="004D65BA" w:rsidRPr="0095710D" w:rsidDel="00CA2190" w:rsidRDefault="004D65BA" w:rsidP="004D65BA">
      <w:pPr>
        <w:ind w:firstLine="720"/>
        <w:rPr>
          <w:del w:id="1044" w:author="The Si Tran" w:date="2012-12-11T21:24:00Z"/>
          <w:sz w:val="32"/>
          <w:szCs w:val="32"/>
          <w:rPrChange w:id="1045" w:author="The Si Tran" w:date="2012-12-12T13:54:00Z">
            <w:rPr>
              <w:del w:id="1046" w:author="The Si Tran" w:date="2012-12-11T21:24:00Z"/>
              <w:szCs w:val="26"/>
            </w:rPr>
          </w:rPrChange>
        </w:rPr>
      </w:pPr>
      <w:del w:id="1047" w:author="The Si Tran" w:date="2012-12-11T21:24:00Z">
        <w:r w:rsidRPr="0095710D" w:rsidDel="00CA2190">
          <w:rPr>
            <w:sz w:val="32"/>
            <w:szCs w:val="32"/>
            <w:rPrChange w:id="1048" w:author="The Si Tran" w:date="2012-12-12T13:54:00Z">
              <w:rPr>
                <w:szCs w:val="26"/>
              </w:rPr>
            </w:rPrChange>
          </w:rPr>
          <w:delText>Chương 3: Mô hình ARIMA</w:delText>
        </w:r>
        <w:bookmarkStart w:id="1049" w:name="_Toc343083531"/>
        <w:bookmarkStart w:id="1050" w:name="_Toc343083745"/>
        <w:bookmarkStart w:id="1051" w:name="_Toc343083956"/>
        <w:bookmarkStart w:id="1052" w:name="_Toc343220715"/>
        <w:bookmarkStart w:id="1053" w:name="_Toc343232219"/>
        <w:bookmarkStart w:id="1054" w:name="_Toc343232632"/>
        <w:bookmarkStart w:id="1055" w:name="_Toc343232917"/>
        <w:bookmarkStart w:id="1056" w:name="_Toc343415422"/>
        <w:bookmarkStart w:id="1057" w:name="_Toc343415718"/>
        <w:bookmarkStart w:id="1058" w:name="_Toc343452377"/>
        <w:bookmarkStart w:id="1059" w:name="_Toc343461167"/>
        <w:bookmarkEnd w:id="1049"/>
        <w:bookmarkEnd w:id="1050"/>
        <w:bookmarkEnd w:id="1051"/>
        <w:bookmarkEnd w:id="1052"/>
        <w:bookmarkEnd w:id="1053"/>
        <w:bookmarkEnd w:id="1054"/>
        <w:bookmarkEnd w:id="1055"/>
        <w:bookmarkEnd w:id="1056"/>
        <w:bookmarkEnd w:id="1057"/>
        <w:bookmarkEnd w:id="1058"/>
        <w:bookmarkEnd w:id="1059"/>
      </w:del>
    </w:p>
    <w:p w14:paraId="7B53A7DD" w14:textId="77777777" w:rsidR="004D65BA" w:rsidRPr="0095710D" w:rsidDel="00CA2190" w:rsidRDefault="004D65BA" w:rsidP="004D65BA">
      <w:pPr>
        <w:ind w:firstLine="720"/>
        <w:rPr>
          <w:del w:id="1060" w:author="The Si Tran" w:date="2012-12-11T21:24:00Z"/>
          <w:sz w:val="32"/>
          <w:szCs w:val="32"/>
          <w:rPrChange w:id="1061" w:author="The Si Tran" w:date="2012-12-12T13:54:00Z">
            <w:rPr>
              <w:del w:id="1062" w:author="The Si Tran" w:date="2012-12-11T21:24:00Z"/>
              <w:szCs w:val="26"/>
            </w:rPr>
          </w:rPrChange>
        </w:rPr>
      </w:pPr>
      <w:del w:id="1063" w:author="The Si Tran" w:date="2012-12-11T21:24:00Z">
        <w:r w:rsidRPr="0095710D" w:rsidDel="00CA2190">
          <w:rPr>
            <w:sz w:val="32"/>
            <w:szCs w:val="32"/>
            <w:rPrChange w:id="1064" w:author="The Si Tran" w:date="2012-12-12T13:54:00Z">
              <w:rPr>
                <w:szCs w:val="26"/>
              </w:rPr>
            </w:rPrChange>
          </w:rPr>
          <w:delText>Chương 4: Mô hình ANN</w:delText>
        </w:r>
        <w:bookmarkStart w:id="1065" w:name="_Toc343083532"/>
        <w:bookmarkStart w:id="1066" w:name="_Toc343083746"/>
        <w:bookmarkStart w:id="1067" w:name="_Toc343083957"/>
        <w:bookmarkStart w:id="1068" w:name="_Toc343220716"/>
        <w:bookmarkStart w:id="1069" w:name="_Toc343232220"/>
        <w:bookmarkStart w:id="1070" w:name="_Toc343232633"/>
        <w:bookmarkStart w:id="1071" w:name="_Toc343232918"/>
        <w:bookmarkStart w:id="1072" w:name="_Toc343415423"/>
        <w:bookmarkStart w:id="1073" w:name="_Toc343415719"/>
        <w:bookmarkStart w:id="1074" w:name="_Toc343452378"/>
        <w:bookmarkStart w:id="1075" w:name="_Toc343461168"/>
        <w:bookmarkEnd w:id="1065"/>
        <w:bookmarkEnd w:id="1066"/>
        <w:bookmarkEnd w:id="1067"/>
        <w:bookmarkEnd w:id="1068"/>
        <w:bookmarkEnd w:id="1069"/>
        <w:bookmarkEnd w:id="1070"/>
        <w:bookmarkEnd w:id="1071"/>
        <w:bookmarkEnd w:id="1072"/>
        <w:bookmarkEnd w:id="1073"/>
        <w:bookmarkEnd w:id="1074"/>
        <w:bookmarkEnd w:id="1075"/>
      </w:del>
    </w:p>
    <w:p w14:paraId="535BB867" w14:textId="77777777" w:rsidR="004D65BA" w:rsidRPr="0095710D" w:rsidDel="00CA2190" w:rsidRDefault="004D65BA" w:rsidP="004D65BA">
      <w:pPr>
        <w:ind w:firstLine="720"/>
        <w:rPr>
          <w:del w:id="1076" w:author="The Si Tran" w:date="2012-12-11T21:24:00Z"/>
          <w:sz w:val="32"/>
          <w:szCs w:val="32"/>
          <w:rPrChange w:id="1077" w:author="The Si Tran" w:date="2012-12-12T13:54:00Z">
            <w:rPr>
              <w:del w:id="1078" w:author="The Si Tran" w:date="2012-12-11T21:24:00Z"/>
              <w:szCs w:val="26"/>
            </w:rPr>
          </w:rPrChange>
        </w:rPr>
      </w:pPr>
      <w:del w:id="1079" w:author="The Si Tran" w:date="2012-12-11T21:24:00Z">
        <w:r w:rsidRPr="0095710D" w:rsidDel="00CA2190">
          <w:rPr>
            <w:sz w:val="32"/>
            <w:szCs w:val="32"/>
            <w:rPrChange w:id="1080" w:author="The Si Tran" w:date="2012-12-12T13:54:00Z">
              <w:rPr>
                <w:szCs w:val="26"/>
              </w:rPr>
            </w:rPrChange>
          </w:rPr>
          <w:delText>Chương 5: Mô hình kết hợp giữa ARIMA và ANN</w:delText>
        </w:r>
        <w:bookmarkStart w:id="1081" w:name="_Toc343083533"/>
        <w:bookmarkStart w:id="1082" w:name="_Toc343083747"/>
        <w:bookmarkStart w:id="1083" w:name="_Toc343083958"/>
        <w:bookmarkStart w:id="1084" w:name="_Toc343220717"/>
        <w:bookmarkStart w:id="1085" w:name="_Toc343232221"/>
        <w:bookmarkStart w:id="1086" w:name="_Toc343232634"/>
        <w:bookmarkStart w:id="1087" w:name="_Toc343232919"/>
        <w:bookmarkStart w:id="1088" w:name="_Toc343415424"/>
        <w:bookmarkStart w:id="1089" w:name="_Toc343415720"/>
        <w:bookmarkStart w:id="1090" w:name="_Toc343452379"/>
        <w:bookmarkStart w:id="1091" w:name="_Toc343461169"/>
        <w:bookmarkEnd w:id="1081"/>
        <w:bookmarkEnd w:id="1082"/>
        <w:bookmarkEnd w:id="1083"/>
        <w:bookmarkEnd w:id="1084"/>
        <w:bookmarkEnd w:id="1085"/>
        <w:bookmarkEnd w:id="1086"/>
        <w:bookmarkEnd w:id="1087"/>
        <w:bookmarkEnd w:id="1088"/>
        <w:bookmarkEnd w:id="1089"/>
        <w:bookmarkEnd w:id="1090"/>
        <w:bookmarkEnd w:id="1091"/>
      </w:del>
    </w:p>
    <w:p w14:paraId="00BE2FA6" w14:textId="77777777" w:rsidR="004D65BA" w:rsidRPr="0095710D" w:rsidDel="00CA2190" w:rsidRDefault="004D65BA" w:rsidP="004D65BA">
      <w:pPr>
        <w:ind w:firstLine="720"/>
        <w:rPr>
          <w:del w:id="1092" w:author="The Si Tran" w:date="2012-12-11T21:24:00Z"/>
          <w:sz w:val="32"/>
          <w:szCs w:val="32"/>
          <w:rPrChange w:id="1093" w:author="The Si Tran" w:date="2012-12-12T13:54:00Z">
            <w:rPr>
              <w:del w:id="1094" w:author="The Si Tran" w:date="2012-12-11T21:24:00Z"/>
              <w:szCs w:val="26"/>
            </w:rPr>
          </w:rPrChange>
        </w:rPr>
      </w:pPr>
      <w:del w:id="1095" w:author="The Si Tran" w:date="2012-12-11T21:24:00Z">
        <w:r w:rsidRPr="0095710D" w:rsidDel="00CA2190">
          <w:rPr>
            <w:sz w:val="32"/>
            <w:szCs w:val="32"/>
            <w:rPrChange w:id="1096" w:author="The Si Tran" w:date="2012-12-12T13:54:00Z">
              <w:rPr>
                <w:szCs w:val="26"/>
              </w:rPr>
            </w:rPrChange>
          </w:rPr>
          <w:delText>Chương 6: Kết quả thực nghiệm</w:delText>
        </w:r>
        <w:bookmarkStart w:id="1097" w:name="_Toc343083534"/>
        <w:bookmarkStart w:id="1098" w:name="_Toc343083748"/>
        <w:bookmarkStart w:id="1099" w:name="_Toc343083959"/>
        <w:bookmarkStart w:id="1100" w:name="_Toc343220718"/>
        <w:bookmarkStart w:id="1101" w:name="_Toc343232222"/>
        <w:bookmarkStart w:id="1102" w:name="_Toc343232635"/>
        <w:bookmarkStart w:id="1103" w:name="_Toc343232920"/>
        <w:bookmarkStart w:id="1104" w:name="_Toc343415425"/>
        <w:bookmarkStart w:id="1105" w:name="_Toc343415721"/>
        <w:bookmarkStart w:id="1106" w:name="_Toc343452380"/>
        <w:bookmarkStart w:id="1107" w:name="_Toc343461170"/>
        <w:bookmarkEnd w:id="1097"/>
        <w:bookmarkEnd w:id="1098"/>
        <w:bookmarkEnd w:id="1099"/>
        <w:bookmarkEnd w:id="1100"/>
        <w:bookmarkEnd w:id="1101"/>
        <w:bookmarkEnd w:id="1102"/>
        <w:bookmarkEnd w:id="1103"/>
        <w:bookmarkEnd w:id="1104"/>
        <w:bookmarkEnd w:id="1105"/>
        <w:bookmarkEnd w:id="1106"/>
        <w:bookmarkEnd w:id="1107"/>
      </w:del>
    </w:p>
    <w:p w14:paraId="1B3699D2" w14:textId="77777777" w:rsidR="004D65BA" w:rsidRPr="0095710D" w:rsidDel="00CA2190" w:rsidRDefault="004D65BA" w:rsidP="004D65BA">
      <w:pPr>
        <w:ind w:firstLine="720"/>
        <w:rPr>
          <w:del w:id="1108" w:author="The Si Tran" w:date="2012-12-11T21:24:00Z"/>
          <w:sz w:val="32"/>
          <w:szCs w:val="32"/>
          <w:rPrChange w:id="1109" w:author="The Si Tran" w:date="2012-12-12T13:54:00Z">
            <w:rPr>
              <w:del w:id="1110" w:author="The Si Tran" w:date="2012-12-11T21:24:00Z"/>
              <w:szCs w:val="26"/>
            </w:rPr>
          </w:rPrChange>
        </w:rPr>
      </w:pPr>
      <w:del w:id="1111" w:author="The Si Tran" w:date="2012-12-11T21:24:00Z">
        <w:r w:rsidRPr="0095710D" w:rsidDel="00CA2190">
          <w:rPr>
            <w:b/>
            <w:sz w:val="32"/>
            <w:szCs w:val="32"/>
            <w:rPrChange w:id="1112" w:author="The Si Tran" w:date="2012-12-12T13:54:00Z">
              <w:rPr>
                <w:b/>
                <w:szCs w:val="26"/>
              </w:rPr>
            </w:rPrChange>
          </w:rPr>
          <w:delText xml:space="preserve">Chương 7: </w:delText>
        </w:r>
        <w:r w:rsidRPr="0095710D" w:rsidDel="00CA2190">
          <w:rPr>
            <w:sz w:val="32"/>
            <w:szCs w:val="32"/>
            <w:rPrChange w:id="1113" w:author="The Si Tran" w:date="2012-12-12T13:54:00Z">
              <w:rPr>
                <w:szCs w:val="26"/>
              </w:rPr>
            </w:rPrChange>
          </w:rPr>
          <w:delText>Kết luận về kết quả đạt được và hướng phát triển tương lai.</w:delText>
        </w:r>
        <w:bookmarkStart w:id="1114" w:name="_Toc343083535"/>
        <w:bookmarkStart w:id="1115" w:name="_Toc343083749"/>
        <w:bookmarkStart w:id="1116" w:name="_Toc343083960"/>
        <w:bookmarkStart w:id="1117" w:name="_Toc343220719"/>
        <w:bookmarkStart w:id="1118" w:name="_Toc343232223"/>
        <w:bookmarkStart w:id="1119" w:name="_Toc343232636"/>
        <w:bookmarkStart w:id="1120" w:name="_Toc343232921"/>
        <w:bookmarkStart w:id="1121" w:name="_Toc343415426"/>
        <w:bookmarkStart w:id="1122" w:name="_Toc343415722"/>
        <w:bookmarkStart w:id="1123" w:name="_Toc343452381"/>
        <w:bookmarkStart w:id="1124" w:name="_Toc343461171"/>
        <w:bookmarkEnd w:id="1114"/>
        <w:bookmarkEnd w:id="1115"/>
        <w:bookmarkEnd w:id="1116"/>
        <w:bookmarkEnd w:id="1117"/>
        <w:bookmarkEnd w:id="1118"/>
        <w:bookmarkEnd w:id="1119"/>
        <w:bookmarkEnd w:id="1120"/>
        <w:bookmarkEnd w:id="1121"/>
        <w:bookmarkEnd w:id="1122"/>
        <w:bookmarkEnd w:id="1123"/>
        <w:bookmarkEnd w:id="1124"/>
      </w:del>
    </w:p>
    <w:p w14:paraId="18B7CEB5" w14:textId="77777777" w:rsidR="00AA4819" w:rsidRPr="0095710D" w:rsidDel="00726875" w:rsidRDefault="00AA4819" w:rsidP="004D65BA">
      <w:pPr>
        <w:ind w:firstLine="720"/>
        <w:rPr>
          <w:del w:id="1125" w:author="The Si Tran" w:date="2012-12-12T07:57:00Z"/>
          <w:sz w:val="32"/>
          <w:szCs w:val="32"/>
          <w:rPrChange w:id="1126" w:author="The Si Tran" w:date="2012-12-12T13:54:00Z">
            <w:rPr>
              <w:del w:id="1127" w:author="The Si Tran" w:date="2012-12-12T07:57:00Z"/>
              <w:szCs w:val="26"/>
            </w:rPr>
          </w:rPrChange>
        </w:rPr>
      </w:pPr>
      <w:bookmarkStart w:id="1128" w:name="_Toc343083536"/>
      <w:bookmarkStart w:id="1129" w:name="_Toc343083750"/>
      <w:bookmarkStart w:id="1130" w:name="_Toc343083961"/>
      <w:bookmarkStart w:id="1131" w:name="_Toc343220720"/>
      <w:bookmarkStart w:id="1132" w:name="_Toc343232224"/>
      <w:bookmarkStart w:id="1133" w:name="_Toc343232637"/>
      <w:bookmarkStart w:id="1134" w:name="_Toc343232922"/>
      <w:bookmarkStart w:id="1135" w:name="_Toc343415427"/>
      <w:bookmarkStart w:id="1136" w:name="_Toc343415723"/>
      <w:bookmarkStart w:id="1137" w:name="_Toc343452382"/>
      <w:bookmarkStart w:id="1138" w:name="_Toc343461172"/>
      <w:bookmarkEnd w:id="1128"/>
      <w:bookmarkEnd w:id="1129"/>
      <w:bookmarkEnd w:id="1130"/>
      <w:bookmarkEnd w:id="1131"/>
      <w:bookmarkEnd w:id="1132"/>
      <w:bookmarkEnd w:id="1133"/>
      <w:bookmarkEnd w:id="1134"/>
      <w:bookmarkEnd w:id="1135"/>
      <w:bookmarkEnd w:id="1136"/>
      <w:bookmarkEnd w:id="1137"/>
      <w:bookmarkEnd w:id="1138"/>
    </w:p>
    <w:p w14:paraId="5E81A452" w14:textId="54F7A593" w:rsidR="00AA4819" w:rsidRDefault="00AA4819" w:rsidP="00AA4819">
      <w:pPr>
        <w:pStyle w:val="Heading1"/>
        <w:rPr>
          <w:ins w:id="1139" w:author="The Si Tran" w:date="2012-12-16T09:42:00Z"/>
        </w:rPr>
      </w:pPr>
      <w:del w:id="1140" w:author="superchickend" w:date="2012-12-16T14:57:00Z">
        <w:r w:rsidRPr="0095710D" w:rsidDel="007B33EC">
          <w:delText xml:space="preserve">: </w:delText>
        </w:r>
      </w:del>
      <w:del w:id="1141" w:author="The Si Tran" w:date="2012-12-12T13:53:00Z">
        <w:r w:rsidRPr="0095710D" w:rsidDel="007529B1">
          <w:delText>Chuỗi thời gian và các thành phần của chuỗi thời gian</w:delText>
        </w:r>
      </w:del>
      <w:bookmarkStart w:id="1142" w:name="_Toc343461173"/>
      <w:ins w:id="1143" w:author="The Si Tran" w:date="2012-12-12T13:53:00Z">
        <w:r w:rsidR="007529B1" w:rsidRPr="0095710D">
          <w:rPr>
            <w:rPrChange w:id="1144" w:author="The Si Tran" w:date="2012-12-12T13:54:00Z">
              <w:rPr>
                <w:rFonts w:cs="Times New Roman"/>
                <w:b w:val="0"/>
                <w:bCs w:val="0"/>
                <w:kern w:val="0"/>
                <w:sz w:val="26"/>
                <w:szCs w:val="26"/>
              </w:rPr>
            </w:rPrChange>
          </w:rPr>
          <w:t xml:space="preserve">CHUỖI THỜI GIAN VÀ CÁC THÀNH PHẦN </w:t>
        </w:r>
      </w:ins>
      <w:ins w:id="1145" w:author="The Si Tran" w:date="2012-12-12T13:54:00Z">
        <w:r w:rsidR="007529B1" w:rsidRPr="0095710D">
          <w:rPr>
            <w:rPrChange w:id="1146" w:author="The Si Tran" w:date="2012-12-12T13:54:00Z">
              <w:rPr>
                <w:rFonts w:cs="Times New Roman"/>
                <w:b w:val="0"/>
                <w:bCs w:val="0"/>
                <w:kern w:val="0"/>
                <w:sz w:val="26"/>
                <w:szCs w:val="26"/>
              </w:rPr>
            </w:rPrChange>
          </w:rPr>
          <w:t xml:space="preserve">CỦA </w:t>
        </w:r>
      </w:ins>
      <w:ins w:id="1147" w:author="The Si Tran" w:date="2012-12-12T13:53:00Z">
        <w:r w:rsidR="007529B1" w:rsidRPr="0095710D">
          <w:rPr>
            <w:rPrChange w:id="1148" w:author="The Si Tran" w:date="2012-12-12T13:54:00Z">
              <w:rPr>
                <w:rFonts w:cs="Times New Roman"/>
                <w:b w:val="0"/>
                <w:bCs w:val="0"/>
                <w:kern w:val="0"/>
                <w:sz w:val="26"/>
                <w:szCs w:val="26"/>
              </w:rPr>
            </w:rPrChange>
          </w:rPr>
          <w:t>CHUỖI THỜI GIAN</w:t>
        </w:r>
      </w:ins>
      <w:bookmarkEnd w:id="1142"/>
    </w:p>
    <w:p w14:paraId="3E498819" w14:textId="27792421" w:rsidR="00E231FB" w:rsidRPr="002F74DC" w:rsidRDefault="00E231FB">
      <w:pPr>
        <w:pPrChange w:id="1149" w:author="The Si Tran" w:date="2012-12-16T09:42:00Z">
          <w:pPr>
            <w:pStyle w:val="Heading1"/>
          </w:pPr>
        </w:pPrChange>
      </w:pPr>
      <w:ins w:id="1150"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151" w:author="The Si Tran" w:date="2012-12-16T09:42:00Z">
        <w:r>
          <w:t xml:space="preserve">. Mục đích là </w:t>
        </w:r>
      </w:ins>
      <w:r w:rsidR="00330CA0">
        <w:t>giúp</w:t>
      </w:r>
      <w:ins w:id="1152" w:author="The Si Tran" w:date="2012-12-16T09:42:00Z">
        <w:r>
          <w:t xml:space="preserve"> người đọc nắm được tổng quan về chuỗi dữ liệu thời gian, thành phần của chuỗi thời gian</w:t>
        </w:r>
      </w:ins>
      <w:r w:rsidR="00330CA0">
        <w:t xml:space="preserve"> và</w:t>
      </w:r>
      <w:ins w:id="1153"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154" w:author="The Si Tran" w:date="2012-12-05T23:02:00Z">
            <w:rPr/>
          </w:rPrChange>
        </w:rPr>
      </w:pPr>
      <w:bookmarkStart w:id="1155" w:name="_Toc343461174"/>
      <w:r w:rsidRPr="0049233F">
        <w:rPr>
          <w:sz w:val="26"/>
          <w:szCs w:val="26"/>
          <w:rPrChange w:id="1156" w:author="The Si Tran" w:date="2012-12-05T23:02:00Z">
            <w:rPr>
              <w:iCs w:val="0"/>
              <w:kern w:val="32"/>
              <w:sz w:val="32"/>
              <w:szCs w:val="32"/>
            </w:rPr>
          </w:rPrChange>
        </w:rPr>
        <w:t>Chuỗi thời gian</w:t>
      </w:r>
      <w:bookmarkEnd w:id="1155"/>
      <w:del w:id="1157" w:author="The Si Tran" w:date="2012-12-11T21:05:00Z">
        <w:r w:rsidRPr="0049233F" w:rsidDel="006C2050">
          <w:rPr>
            <w:sz w:val="26"/>
            <w:szCs w:val="26"/>
            <w:rPrChange w:id="1158" w:author="The Si Tran" w:date="2012-12-05T23:02:00Z">
              <w:rPr>
                <w:iCs w:val="0"/>
                <w:kern w:val="32"/>
                <w:sz w:val="32"/>
                <w:szCs w:val="32"/>
              </w:rPr>
            </w:rPrChange>
          </w:rPr>
          <w:delText>:</w:delText>
        </w:r>
      </w:del>
    </w:p>
    <w:p w14:paraId="7693E365" w14:textId="77777777" w:rsidR="00024D6E" w:rsidRPr="0049233F" w:rsidRDefault="00387D5F">
      <w:pPr>
        <w:rPr>
          <w:rPrChange w:id="1159" w:author="The Si Tran" w:date="2012-12-05T23:02:00Z">
            <w:rPr>
              <w:sz w:val="28"/>
              <w:szCs w:val="28"/>
            </w:rPr>
          </w:rPrChange>
        </w:rPr>
        <w:pPrChange w:id="1160" w:author="The Si Tran" w:date="2012-12-14T07:21:00Z">
          <w:pPr>
            <w:ind w:firstLine="720"/>
          </w:pPr>
        </w:pPrChange>
      </w:pPr>
      <w:r w:rsidRPr="0049233F">
        <w:rPr>
          <w:rPrChange w:id="1161" w:author="The Si Tran" w:date="2012-12-05T23:02:00Z">
            <w:rPr>
              <w:rFonts w:cs="Arial"/>
              <w:b/>
              <w:bCs/>
              <w:kern w:val="32"/>
              <w:sz w:val="28"/>
              <w:szCs w:val="28"/>
            </w:rPr>
          </w:rPrChange>
        </w:rPr>
        <w:t xml:space="preserve">Dữ liệu chuỗi thời gian </w:t>
      </w:r>
      <w:r w:rsidR="00024D6E" w:rsidRPr="0049233F">
        <w:rPr>
          <w:rPrChange w:id="1162"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163" w:author="The Si Tran" w:date="2012-12-14T07:21:00Z"/>
          <w:rPrChange w:id="1164" w:author="The Si Tran" w:date="2012-12-05T23:02:00Z">
            <w:rPr>
              <w:del w:id="1165" w:author="The Si Tran" w:date="2012-12-14T07:21:00Z"/>
              <w:sz w:val="28"/>
              <w:szCs w:val="28"/>
            </w:rPr>
          </w:rPrChange>
        </w:rPr>
        <w:pPrChange w:id="1166" w:author="The Si Tran" w:date="2012-12-14T07:21:00Z">
          <w:pPr>
            <w:ind w:firstLine="720"/>
          </w:pPr>
        </w:pPrChange>
      </w:pPr>
      <w:del w:id="1167" w:author="The Si Tran" w:date="2012-12-14T04:19:00Z">
        <w:r w:rsidRPr="0049233F" w:rsidDel="00454557">
          <w:rPr>
            <w:rPrChange w:id="1168" w:author="The Si Tran" w:date="2012-12-05T23:02:00Z">
              <w:rPr>
                <w:rFonts w:cs="Arial"/>
                <w:b/>
                <w:bCs/>
                <w:kern w:val="32"/>
                <w:sz w:val="28"/>
                <w:szCs w:val="28"/>
              </w:rPr>
            </w:rPrChange>
          </w:rPr>
          <w:tab/>
        </w:r>
      </w:del>
      <w:r w:rsidRPr="0049233F">
        <w:rPr>
          <w:rPrChange w:id="1169" w:author="The Si Tran" w:date="2012-12-05T23:02:00Z">
            <w:rPr>
              <w:rFonts w:cs="Arial"/>
              <w:b/>
              <w:bCs/>
              <w:kern w:val="32"/>
              <w:sz w:val="28"/>
              <w:szCs w:val="28"/>
            </w:rPr>
          </w:rPrChange>
        </w:rPr>
        <w:t xml:space="preserve">Ta </w:t>
      </w:r>
      <w:r w:rsidR="005C2C13" w:rsidRPr="0049233F">
        <w:rPr>
          <w:rPrChange w:id="1170" w:author="The Si Tran" w:date="2012-12-05T23:02:00Z">
            <w:rPr>
              <w:rFonts w:cs="Arial"/>
              <w:b/>
              <w:bCs/>
              <w:kern w:val="32"/>
              <w:sz w:val="28"/>
              <w:szCs w:val="28"/>
            </w:rPr>
          </w:rPrChange>
        </w:rPr>
        <w:t xml:space="preserve">thường </w:t>
      </w:r>
      <w:r w:rsidRPr="0049233F">
        <w:rPr>
          <w:rPrChange w:id="1171" w:author="The Si Tran" w:date="2012-12-05T23:02:00Z">
            <w:rPr>
              <w:rFonts w:cs="Arial"/>
              <w:b/>
              <w:bCs/>
              <w:kern w:val="32"/>
              <w:sz w:val="28"/>
              <w:szCs w:val="28"/>
            </w:rPr>
          </w:rPrChange>
        </w:rPr>
        <w:t xml:space="preserve">ký kiệu chuỗi thời gian là </w:t>
      </w:r>
      <w:ins w:id="1172"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173" w:author="The Si Tran" w:date="2012-12-06T03:50:00Z">
        <w:r w:rsidRPr="0049233F" w:rsidDel="00C16A39">
          <w:rPr>
            <w:rPrChange w:id="1174" w:author="The Si Tran" w:date="2012-12-05T23:02:00Z">
              <w:rPr>
                <w:rFonts w:cs="Arial"/>
                <w:b/>
                <w:bCs/>
                <w:kern w:val="32"/>
                <w:sz w:val="28"/>
                <w:szCs w:val="28"/>
              </w:rPr>
            </w:rPrChange>
          </w:rPr>
          <w:delText>{X</w:delText>
        </w:r>
        <w:r w:rsidRPr="0049233F" w:rsidDel="00C16A39">
          <w:rPr>
            <w:vertAlign w:val="subscript"/>
            <w:rPrChange w:id="1175" w:author="The Si Tran" w:date="2012-12-05T23:02:00Z">
              <w:rPr>
                <w:rFonts w:cs="Arial"/>
                <w:b/>
                <w:bCs/>
                <w:kern w:val="32"/>
                <w:sz w:val="28"/>
                <w:szCs w:val="28"/>
                <w:vertAlign w:val="subscript"/>
              </w:rPr>
            </w:rPrChange>
          </w:rPr>
          <w:delText>t</w:delText>
        </w:r>
        <w:r w:rsidRPr="0049233F" w:rsidDel="00C16A39">
          <w:rPr>
            <w:rPrChange w:id="1176" w:author="The Si Tran" w:date="2012-12-05T23:02:00Z">
              <w:rPr>
                <w:rFonts w:cs="Arial"/>
                <w:b/>
                <w:bCs/>
                <w:kern w:val="32"/>
                <w:sz w:val="28"/>
                <w:szCs w:val="28"/>
              </w:rPr>
            </w:rPrChange>
          </w:rPr>
          <w:delText>}</w:delText>
        </w:r>
      </w:del>
      <w:r w:rsidRPr="0049233F">
        <w:rPr>
          <w:rPrChange w:id="1177" w:author="The Si Tran" w:date="2012-12-05T23:02:00Z">
            <w:rPr>
              <w:rFonts w:cs="Arial"/>
              <w:b/>
              <w:bCs/>
              <w:kern w:val="32"/>
              <w:sz w:val="28"/>
              <w:szCs w:val="28"/>
            </w:rPr>
          </w:rPrChange>
        </w:rPr>
        <w:t xml:space="preserve"> với </w:t>
      </w:r>
      <w:ins w:id="1178" w:author="The Si Tran" w:date="2012-12-06T03:50:00Z">
        <m:oMath>
          <m:r>
            <w:rPr>
              <w:rFonts w:ascii="Cambria Math" w:hAnsi="Cambria Math"/>
            </w:rPr>
            <m:t>t</m:t>
          </m:r>
        </m:oMath>
      </w:ins>
      <w:del w:id="1179" w:author="The Si Tran" w:date="2012-12-06T03:50:00Z">
        <w:r w:rsidRPr="0049233F" w:rsidDel="00C16A39">
          <w:rPr>
            <w:rPrChange w:id="1180" w:author="The Si Tran" w:date="2012-12-05T23:02:00Z">
              <w:rPr>
                <w:rFonts w:cs="Arial"/>
                <w:b/>
                <w:bCs/>
                <w:kern w:val="32"/>
                <w:sz w:val="28"/>
                <w:szCs w:val="28"/>
              </w:rPr>
            </w:rPrChange>
          </w:rPr>
          <w:delText>t</w:delText>
        </w:r>
      </w:del>
      <w:r w:rsidRPr="0049233F">
        <w:rPr>
          <w:rPrChange w:id="1181" w:author="The Si Tran" w:date="2012-12-05T23:02:00Z">
            <w:rPr>
              <w:rFonts w:cs="Arial"/>
              <w:b/>
              <w:bCs/>
              <w:kern w:val="32"/>
              <w:sz w:val="28"/>
              <w:szCs w:val="28"/>
            </w:rPr>
          </w:rPrChange>
        </w:rPr>
        <w:t xml:space="preserve"> là các số tự nhiên. </w:t>
      </w:r>
      <m:oMath>
        <m:sSub>
          <m:sSubPr>
            <m:ctrlPr>
              <w:ins w:id="1182" w:author="The Si Tran" w:date="2012-12-06T03:50:00Z">
                <w:rPr>
                  <w:rFonts w:ascii="Cambria Math" w:hAnsi="Cambria Math"/>
                  <w:i/>
                </w:rPr>
              </w:ins>
            </m:ctrlPr>
          </m:sSubPr>
          <m:e>
            <w:ins w:id="1183" w:author="The Si Tran" w:date="2012-12-06T03:50:00Z">
              <m:r>
                <w:rPr>
                  <w:rFonts w:ascii="Cambria Math" w:hAnsi="Cambria Math"/>
                </w:rPr>
                <m:t>X</m:t>
              </m:r>
            </w:ins>
          </m:e>
          <m:sub>
            <w:ins w:id="1184" w:author="The Si Tran" w:date="2012-12-06T03:50:00Z">
              <m:r>
                <w:rPr>
                  <w:rFonts w:ascii="Cambria Math" w:hAnsi="Cambria Math"/>
                </w:rPr>
                <m:t>t</m:t>
              </m:r>
            </w:ins>
          </m:sub>
        </m:sSub>
      </m:oMath>
      <w:ins w:id="1185" w:author="The Si Tran" w:date="2012-12-06T03:50:00Z">
        <w:r w:rsidR="00C16A39">
          <w:t xml:space="preserve"> </w:t>
        </w:r>
      </w:ins>
      <w:del w:id="1186" w:author="The Si Tran" w:date="2012-12-06T03:50:00Z">
        <w:r w:rsidRPr="0049233F" w:rsidDel="00C16A39">
          <w:rPr>
            <w:rPrChange w:id="1187" w:author="The Si Tran" w:date="2012-12-05T23:02:00Z">
              <w:rPr>
                <w:rFonts w:cs="Arial"/>
                <w:b/>
                <w:bCs/>
                <w:kern w:val="32"/>
                <w:sz w:val="28"/>
                <w:szCs w:val="28"/>
              </w:rPr>
            </w:rPrChange>
          </w:rPr>
          <w:delText>X</w:delText>
        </w:r>
        <w:r w:rsidRPr="0049233F" w:rsidDel="00C16A39">
          <w:rPr>
            <w:vertAlign w:val="subscript"/>
            <w:rPrChange w:id="1188" w:author="The Si Tran" w:date="2012-12-05T23:02:00Z">
              <w:rPr>
                <w:rFonts w:cs="Arial"/>
                <w:b/>
                <w:bCs/>
                <w:kern w:val="32"/>
                <w:sz w:val="28"/>
                <w:szCs w:val="28"/>
                <w:vertAlign w:val="subscript"/>
              </w:rPr>
            </w:rPrChange>
          </w:rPr>
          <w:delText>t</w:delText>
        </w:r>
        <w:r w:rsidRPr="0049233F" w:rsidDel="00C16A39">
          <w:rPr>
            <w:rPrChange w:id="1189" w:author="The Si Tran" w:date="2012-12-05T23:02:00Z">
              <w:rPr>
                <w:rFonts w:cs="Arial"/>
                <w:b/>
                <w:bCs/>
                <w:kern w:val="32"/>
                <w:sz w:val="28"/>
                <w:szCs w:val="28"/>
              </w:rPr>
            </w:rPrChange>
          </w:rPr>
          <w:delText xml:space="preserve"> </w:delText>
        </w:r>
      </w:del>
      <w:r w:rsidRPr="0049233F">
        <w:rPr>
          <w:rPrChange w:id="1190" w:author="The Si Tran" w:date="2012-12-05T23:02:00Z">
            <w:rPr>
              <w:rFonts w:cs="Arial"/>
              <w:b/>
              <w:bCs/>
              <w:kern w:val="32"/>
              <w:sz w:val="28"/>
              <w:szCs w:val="28"/>
            </w:rPr>
          </w:rPrChange>
        </w:rPr>
        <w:t>là các biến ngẫu nhiên rút ra từ một phân bố xác suấ</w:t>
      </w:r>
      <w:r w:rsidR="0084788B">
        <w:t>t nào đó. Hình 2.1</w:t>
      </w:r>
      <w:r w:rsidRPr="0049233F">
        <w:rPr>
          <w:rPrChange w:id="1191"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192" w:author="The Si Tran" w:date="2012-12-05T23:02:00Z">
            <w:rPr>
              <w:rFonts w:cs="Arial"/>
              <w:b/>
              <w:bCs/>
              <w:kern w:val="32"/>
              <w:sz w:val="28"/>
              <w:szCs w:val="28"/>
            </w:rPr>
          </w:rPrChange>
        </w:rPr>
        <w:t xml:space="preserve"> hàng tháng của hãng </w:t>
      </w:r>
      <w:r w:rsidR="005C2C13" w:rsidRPr="0049233F">
        <w:rPr>
          <w:rPrChange w:id="1193" w:author="The Si Tran" w:date="2012-12-05T23:02:00Z">
            <w:rPr>
              <w:rFonts w:cs="Arial"/>
              <w:b/>
              <w:bCs/>
              <w:kern w:val="32"/>
              <w:sz w:val="28"/>
              <w:szCs w:val="28"/>
            </w:rPr>
          </w:rPrChange>
        </w:rPr>
        <w:t xml:space="preserve">hàng không </w:t>
      </w:r>
      <w:r w:rsidRPr="0049233F">
        <w:rPr>
          <w:rPrChange w:id="1194" w:author="The Si Tran" w:date="2012-12-05T23:02:00Z">
            <w:rPr>
              <w:rFonts w:cs="Arial"/>
              <w:b/>
              <w:bCs/>
              <w:kern w:val="32"/>
              <w:sz w:val="28"/>
              <w:szCs w:val="28"/>
            </w:rPr>
          </w:rPrChange>
        </w:rPr>
        <w:t>Pan Am</w:t>
      </w:r>
      <w:r w:rsidR="005C2C13" w:rsidRPr="0049233F">
        <w:rPr>
          <w:rPrChange w:id="1195"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196" w:author="The Si Tran" w:date="2012-12-05T23:02:00Z">
            <w:rPr>
              <w:sz w:val="28"/>
              <w:szCs w:val="28"/>
            </w:rPr>
          </w:rPrChange>
        </w:rPr>
      </w:pPr>
    </w:p>
    <w:p w14:paraId="5045DE3A" w14:textId="77777777" w:rsidR="009526E2" w:rsidRPr="009531AA" w:rsidRDefault="00024D6E">
      <w:pPr>
        <w:pStyle w:val="Canhgiua"/>
        <w:rPr>
          <w:rPrChange w:id="1197" w:author="The Si Tran" w:date="2012-12-11T23:14:00Z">
            <w:rPr>
              <w:sz w:val="28"/>
              <w:szCs w:val="28"/>
            </w:rPr>
          </w:rPrChange>
        </w:rPr>
        <w:pPrChange w:id="1198" w:author="The Si Tran" w:date="2012-12-16T16:45:00Z">
          <w:pPr/>
        </w:pPrChange>
      </w:pPr>
      <w:r w:rsidRPr="0049233F">
        <w:rPr>
          <w:noProof/>
          <w:rPrChange w:id="1199" w:author="Unknown">
            <w:rPr>
              <w:rFonts w:cs="Arial"/>
              <w:b/>
              <w:bCs/>
              <w:noProof/>
              <w:kern w:val="32"/>
              <w:sz w:val="28"/>
              <w:szCs w:val="28"/>
            </w:rPr>
          </w:rPrChange>
        </w:rPr>
        <w:drawing>
          <wp:inline distT="0" distB="0" distL="0" distR="0" wp14:anchorId="3BED6EB7" wp14:editId="38F190D9">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200" w:author="The Si Tran" w:date="2012-12-14T07:21:00Z"/>
        </w:rPr>
        <w:pPrChange w:id="1201" w:author="The Si Tran" w:date="2012-12-16T16:45:00Z">
          <w:pPr>
            <w:pStyle w:val="Caption"/>
            <w:ind w:firstLine="540"/>
          </w:pPr>
        </w:pPrChange>
      </w:pPr>
      <w:bookmarkStart w:id="1202" w:name="_Toc312142075"/>
      <w:bookmarkStart w:id="1203" w:name="_Toc343029950"/>
      <w:bookmarkStart w:id="1204" w:name="_Toc343452734"/>
      <w:r w:rsidRPr="00454DCE">
        <w:rPr>
          <w:bCs w:val="0"/>
          <w:rPrChange w:id="1205" w:author="The Si Tran" w:date="2012-12-16T16:45:00Z">
            <w:rPr>
              <w:b w:val="0"/>
              <w:bCs w:val="0"/>
              <w:sz w:val="28"/>
              <w:szCs w:val="28"/>
            </w:rPr>
          </w:rPrChange>
        </w:rPr>
        <w:t xml:space="preserve">Hình </w:t>
      </w:r>
      <w:del w:id="1206" w:author="The Si Tran" w:date="2012-12-11T23:15:00Z">
        <w:r w:rsidRPr="00454DCE" w:rsidDel="005F761D">
          <w:rPr>
            <w:bCs w:val="0"/>
            <w:rPrChange w:id="1207" w:author="The Si Tran" w:date="2012-12-16T16:45:00Z">
              <w:rPr>
                <w:b w:val="0"/>
                <w:bCs w:val="0"/>
                <w:sz w:val="28"/>
                <w:szCs w:val="28"/>
              </w:rPr>
            </w:rPrChange>
          </w:rPr>
          <w:fldChar w:fldCharType="begin"/>
        </w:r>
        <w:r w:rsidRPr="00454DCE" w:rsidDel="005F761D">
          <w:rPr>
            <w:bCs w:val="0"/>
            <w:rPrChange w:id="1208" w:author="The Si Tran" w:date="2012-12-16T16:45:00Z">
              <w:rPr>
                <w:b w:val="0"/>
                <w:bCs w:val="0"/>
                <w:sz w:val="28"/>
                <w:szCs w:val="28"/>
              </w:rPr>
            </w:rPrChange>
          </w:rPr>
          <w:delInstrText xml:space="preserve"> SEQ Hình \* ARABIC </w:delInstrText>
        </w:r>
        <w:r w:rsidRPr="00454DCE" w:rsidDel="005F761D">
          <w:rPr>
            <w:bCs w:val="0"/>
            <w:rPrChange w:id="1209" w:author="The Si Tran" w:date="2012-12-16T16:45:00Z">
              <w:rPr>
                <w:b w:val="0"/>
                <w:bCs w:val="0"/>
                <w:sz w:val="28"/>
                <w:szCs w:val="28"/>
              </w:rPr>
            </w:rPrChange>
          </w:rPr>
          <w:fldChar w:fldCharType="separate"/>
        </w:r>
        <w:r w:rsidRPr="00454DCE" w:rsidDel="005F761D">
          <w:rPr>
            <w:bCs w:val="0"/>
            <w:rPrChange w:id="1210" w:author="The Si Tran" w:date="2012-12-16T16:45:00Z">
              <w:rPr>
                <w:b w:val="0"/>
                <w:bCs w:val="0"/>
                <w:noProof/>
                <w:sz w:val="28"/>
                <w:szCs w:val="28"/>
              </w:rPr>
            </w:rPrChange>
          </w:rPr>
          <w:delText>1</w:delText>
        </w:r>
        <w:r w:rsidRPr="00454DCE" w:rsidDel="005F761D">
          <w:rPr>
            <w:bCs w:val="0"/>
            <w:rPrChange w:id="1211" w:author="The Si Tran" w:date="2012-12-16T16:45:00Z">
              <w:rPr>
                <w:b w:val="0"/>
                <w:bCs w:val="0"/>
                <w:sz w:val="28"/>
                <w:szCs w:val="28"/>
              </w:rPr>
            </w:rPrChange>
          </w:rPr>
          <w:fldChar w:fldCharType="end"/>
        </w:r>
      </w:del>
      <w:ins w:id="1212" w:author="The Si Tran" w:date="2012-12-11T23:15:00Z">
        <w:r w:rsidR="005F761D" w:rsidRPr="00032D83">
          <w:rPr>
            <w:bCs w:val="0"/>
          </w:rPr>
          <w:t>2</w:t>
        </w:r>
      </w:ins>
      <w:ins w:id="1213" w:author="The Si Tran" w:date="2012-12-11T23:13:00Z">
        <w:r w:rsidR="00FD0D9E" w:rsidRPr="00032D83">
          <w:rPr>
            <w:bCs w:val="0"/>
          </w:rPr>
          <w:t>.1</w:t>
        </w:r>
      </w:ins>
      <w:ins w:id="1214" w:author="The Si Tran" w:date="2012-12-14T04:07:00Z">
        <w:r w:rsidR="00C409EE" w:rsidRPr="006D6C8D">
          <w:t>:</w:t>
        </w:r>
      </w:ins>
      <w:r w:rsidRPr="00454DCE">
        <w:rPr>
          <w:bCs w:val="0"/>
          <w:rPrChange w:id="1215" w:author="The Si Tran" w:date="2012-12-16T16:45:00Z">
            <w:rPr>
              <w:b w:val="0"/>
              <w:bCs w:val="0"/>
              <w:sz w:val="28"/>
              <w:szCs w:val="28"/>
            </w:rPr>
          </w:rPrChange>
        </w:rPr>
        <w:t xml:space="preserve"> Số khách hàng đặt chỗ hàng tháng của hãng Pan Am</w:t>
      </w:r>
      <w:bookmarkEnd w:id="1202"/>
      <w:bookmarkEnd w:id="1203"/>
      <w:bookmarkEnd w:id="1204"/>
    </w:p>
    <w:p w14:paraId="6148F770" w14:textId="77777777" w:rsidR="00024D6E" w:rsidRPr="0049233F" w:rsidRDefault="00024D6E">
      <w:pPr>
        <w:pStyle w:val="Hinh"/>
        <w:rPr>
          <w:rPrChange w:id="1216" w:author="The Si Tran" w:date="2012-12-05T23:02:00Z">
            <w:rPr>
              <w:sz w:val="28"/>
              <w:szCs w:val="28"/>
            </w:rPr>
          </w:rPrChange>
        </w:rPr>
        <w:pPrChange w:id="1217" w:author="The Si Tran" w:date="2012-12-16T16:45:00Z">
          <w:pPr/>
        </w:pPrChange>
      </w:pPr>
    </w:p>
    <w:p w14:paraId="47496638" w14:textId="303FCD55" w:rsidR="0080635D" w:rsidRPr="0049233F" w:rsidRDefault="0080635D">
      <w:pPr>
        <w:rPr>
          <w:rPrChange w:id="1218" w:author="The Si Tran" w:date="2012-12-05T23:02:00Z">
            <w:rPr>
              <w:sz w:val="28"/>
              <w:szCs w:val="28"/>
            </w:rPr>
          </w:rPrChange>
        </w:rPr>
        <w:pPrChange w:id="1219" w:author="The Si Tran" w:date="2012-12-14T07:21:00Z">
          <w:pPr>
            <w:ind w:firstLine="720"/>
          </w:pPr>
        </w:pPrChange>
      </w:pPr>
      <w:del w:id="1220" w:author="The Si Tran" w:date="2012-12-14T04:19:00Z">
        <w:r w:rsidRPr="0049233F" w:rsidDel="00454557">
          <w:rPr>
            <w:rPrChange w:id="1221" w:author="The Si Tran" w:date="2012-12-05T23:02:00Z">
              <w:rPr>
                <w:b/>
                <w:bCs/>
                <w:sz w:val="28"/>
                <w:szCs w:val="28"/>
              </w:rPr>
            </w:rPrChange>
          </w:rPr>
          <w:lastRenderedPageBreak/>
          <w:tab/>
        </w:r>
      </w:del>
      <w:r w:rsidRPr="0049233F">
        <w:rPr>
          <w:rPrChange w:id="1222"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49233F">
        <w:rPr>
          <w:rPrChange w:id="1223" w:author="The Si Tran" w:date="2012-12-05T23:02:00Z">
            <w:rPr>
              <w:b/>
              <w:bCs/>
              <w:sz w:val="28"/>
              <w:szCs w:val="28"/>
            </w:rPr>
          </w:rPrChange>
        </w:rPr>
        <w:t xml:space="preserve"> bất qui tắc </w:t>
      </w:r>
      <w:r w:rsidR="00F518BC" w:rsidRPr="0049233F">
        <w:rPr>
          <w:rPrChange w:id="1224" w:author="The Si Tran" w:date="2012-12-05T23:02:00Z">
            <w:rPr>
              <w:b/>
              <w:bCs/>
              <w:sz w:val="28"/>
              <w:szCs w:val="28"/>
            </w:rPr>
          </w:rPrChange>
        </w:rPr>
        <w:fldChar w:fldCharType="begin"/>
      </w:r>
      <w:r w:rsidR="00F518BC" w:rsidRPr="0049233F">
        <w:rPr>
          <w:rPrChange w:id="1225"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226" w:author="The Si Tran" w:date="2012-12-05T23:02:00Z">
            <w:rPr>
              <w:b/>
              <w:bCs/>
              <w:sz w:val="28"/>
              <w:szCs w:val="28"/>
            </w:rPr>
          </w:rPrChange>
        </w:rPr>
        <w:fldChar w:fldCharType="end"/>
      </w:r>
    </w:p>
    <w:p w14:paraId="65E346B6" w14:textId="17F9BC19" w:rsidR="001F017F" w:rsidRPr="006A5AA2" w:rsidRDefault="00F518BC">
      <w:pPr>
        <w:pStyle w:val="BuletL1"/>
        <w:rPr>
          <w:rPrChange w:id="1227" w:author="The Si Tran" w:date="2012-12-14T04:05:00Z">
            <w:rPr>
              <w:sz w:val="28"/>
              <w:szCs w:val="28"/>
            </w:rPr>
          </w:rPrChange>
        </w:rPr>
        <w:pPrChange w:id="1228" w:author="The Si Tran" w:date="2012-12-16T10:07:00Z">
          <w:pPr>
            <w:pStyle w:val="ListParagraph"/>
            <w:numPr>
              <w:numId w:val="12"/>
            </w:numPr>
            <w:ind w:left="900" w:hanging="360"/>
          </w:pPr>
        </w:pPrChange>
      </w:pPr>
      <w:r w:rsidRPr="006A5AA2">
        <w:rPr>
          <w:rPrChange w:id="1229" w:author="The Si Tran" w:date="2012-12-14T04:05:00Z">
            <w:rPr>
              <w:rFonts w:eastAsiaTheme="minorHAnsi"/>
              <w:b/>
              <w:bCs/>
              <w:sz w:val="28"/>
              <w:szCs w:val="28"/>
            </w:rPr>
          </w:rPrChange>
        </w:rPr>
        <w:t>Thành phần</w:t>
      </w:r>
      <w:r w:rsidR="001F017F" w:rsidRPr="006A5AA2">
        <w:rPr>
          <w:rPrChange w:id="1230" w:author="The Si Tran" w:date="2012-12-14T04:05:00Z">
            <w:rPr>
              <w:rFonts w:eastAsiaTheme="minorHAnsi"/>
              <w:b/>
              <w:bCs/>
              <w:sz w:val="28"/>
              <w:szCs w:val="28"/>
            </w:rPr>
          </w:rPrChange>
        </w:rPr>
        <w:t xml:space="preserve"> xu hướ</w:t>
      </w:r>
      <w:r w:rsidRPr="006A5AA2">
        <w:rPr>
          <w:rPrChange w:id="1231" w:author="The Si Tran" w:date="2012-12-14T04:05:00Z">
            <w:rPr>
              <w:rFonts w:eastAsiaTheme="minorHAnsi"/>
              <w:b/>
              <w:bCs/>
              <w:sz w:val="28"/>
              <w:szCs w:val="28"/>
            </w:rPr>
          </w:rPrChange>
        </w:rPr>
        <w:t>ng (trend)</w:t>
      </w:r>
      <w:r w:rsidR="00246F0B">
        <w:t>: C</w:t>
      </w:r>
      <w:r w:rsidR="001F017F" w:rsidRPr="006A5AA2">
        <w:rPr>
          <w:rPrChange w:id="1232"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233" w:author="The Si Tran" w:date="2012-12-14T04:05:00Z">
            <w:rPr>
              <w:rFonts w:eastAsiaTheme="minorHAnsi"/>
              <w:b/>
              <w:bCs/>
              <w:sz w:val="28"/>
              <w:szCs w:val="28"/>
            </w:rPr>
          </w:rPrChange>
        </w:rPr>
        <w:t>. Đây là thành phần dài hạn (long term)</w:t>
      </w:r>
      <w:r w:rsidR="001F017F" w:rsidRPr="006A5AA2">
        <w:rPr>
          <w:rPrChange w:id="1234"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235" w:author="The Si Tran" w:date="2012-12-14T04:05:00Z">
            <w:rPr>
              <w:sz w:val="28"/>
              <w:szCs w:val="28"/>
            </w:rPr>
          </w:rPrChange>
        </w:rPr>
        <w:pPrChange w:id="1236" w:author="The Si Tran" w:date="2012-12-16T10:07:00Z">
          <w:pPr>
            <w:pStyle w:val="ListParagraph"/>
            <w:numPr>
              <w:numId w:val="12"/>
            </w:numPr>
            <w:ind w:left="900" w:hanging="360"/>
          </w:pPr>
        </w:pPrChange>
      </w:pPr>
      <w:r w:rsidRPr="006A5AA2">
        <w:rPr>
          <w:rPrChange w:id="1237" w:author="The Si Tran" w:date="2012-12-14T04:05:00Z">
            <w:rPr>
              <w:rFonts w:eastAsiaTheme="minorHAnsi"/>
              <w:b/>
              <w:bCs/>
              <w:sz w:val="28"/>
              <w:szCs w:val="28"/>
            </w:rPr>
          </w:rPrChange>
        </w:rPr>
        <w:t>Thành phần</w:t>
      </w:r>
      <w:r w:rsidR="001F017F" w:rsidRPr="006A5AA2">
        <w:rPr>
          <w:rPrChange w:id="1238" w:author="The Si Tran" w:date="2012-12-14T04:05:00Z">
            <w:rPr>
              <w:rFonts w:eastAsiaTheme="minorHAnsi"/>
              <w:b/>
              <w:bCs/>
              <w:sz w:val="28"/>
              <w:szCs w:val="28"/>
            </w:rPr>
          </w:rPrChange>
        </w:rPr>
        <w:t xml:space="preserve"> </w:t>
      </w:r>
      <w:r w:rsidRPr="006A5AA2">
        <w:rPr>
          <w:rPrChange w:id="1239" w:author="The Si Tran" w:date="2012-12-14T04:05:00Z">
            <w:rPr>
              <w:rFonts w:eastAsiaTheme="minorHAnsi"/>
              <w:b/>
              <w:bCs/>
              <w:sz w:val="28"/>
              <w:szCs w:val="28"/>
            </w:rPr>
          </w:rPrChange>
        </w:rPr>
        <w:t>c</w:t>
      </w:r>
      <w:r w:rsidR="00F7259F" w:rsidRPr="006A5AA2">
        <w:rPr>
          <w:rPrChange w:id="1240" w:author="The Si Tran" w:date="2012-12-14T04:05:00Z">
            <w:rPr>
              <w:rFonts w:eastAsiaTheme="minorHAnsi"/>
              <w:b/>
              <w:bCs/>
              <w:sz w:val="28"/>
              <w:szCs w:val="28"/>
            </w:rPr>
          </w:rPrChange>
        </w:rPr>
        <w:t>hu k</w:t>
      </w:r>
      <w:ins w:id="1241" w:author="The Si Tran" w:date="2012-12-14T04:02:00Z">
        <w:r w:rsidR="00C17C95" w:rsidRPr="00EB1298">
          <w:t>ỳ</w:t>
        </w:r>
      </w:ins>
      <w:del w:id="1242" w:author="The Si Tran" w:date="2012-12-14T04:02:00Z">
        <w:r w:rsidR="00F7259F" w:rsidRPr="006A5AA2" w:rsidDel="00C17C95">
          <w:rPr>
            <w:rPrChange w:id="1243" w:author="The Si Tran" w:date="2012-12-14T04:05:00Z">
              <w:rPr>
                <w:rFonts w:eastAsiaTheme="minorHAnsi"/>
                <w:b/>
                <w:bCs/>
                <w:sz w:val="28"/>
                <w:szCs w:val="28"/>
              </w:rPr>
            </w:rPrChange>
          </w:rPr>
          <w:delText>ì</w:delText>
        </w:r>
      </w:del>
      <w:r w:rsidR="00F7259F" w:rsidRPr="006A5AA2">
        <w:rPr>
          <w:rPrChange w:id="1244" w:author="The Si Tran" w:date="2012-12-14T04:05:00Z">
            <w:rPr>
              <w:rFonts w:eastAsiaTheme="minorHAnsi"/>
              <w:b/>
              <w:bCs/>
              <w:sz w:val="28"/>
              <w:szCs w:val="28"/>
            </w:rPr>
          </w:rPrChange>
        </w:rPr>
        <w:t xml:space="preserve"> (cyclical)</w:t>
      </w:r>
      <w:r w:rsidR="00246F0B">
        <w:t>: N</w:t>
      </w:r>
      <w:r w:rsidR="008E2CA2" w:rsidRPr="006A5AA2">
        <w:rPr>
          <w:rPrChange w:id="1245"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246" w:author="The Si Tran" w:date="2012-12-14T04:05:00Z">
            <w:rPr>
              <w:rFonts w:eastAsiaTheme="minorHAnsi"/>
              <w:b/>
              <w:bCs/>
              <w:sz w:val="28"/>
              <w:szCs w:val="28"/>
            </w:rPr>
          </w:rPrChange>
        </w:rPr>
        <w:t>ng só</w:t>
      </w:r>
      <w:r w:rsidR="008E2CA2" w:rsidRPr="006A5AA2">
        <w:rPr>
          <w:rPrChange w:id="1247"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248" w:author="The Si Tran" w:date="2012-12-14T04:04:00Z"/>
        </w:rPr>
        <w:pPrChange w:id="1249" w:author="The Si Tran" w:date="2012-12-16T10:07:00Z">
          <w:pPr>
            <w:pStyle w:val="ListParagraph"/>
            <w:numPr>
              <w:numId w:val="12"/>
            </w:numPr>
            <w:ind w:left="900" w:hanging="360"/>
          </w:pPr>
        </w:pPrChange>
      </w:pPr>
      <w:r w:rsidRPr="006A5AA2">
        <w:rPr>
          <w:rPrChange w:id="1250" w:author="The Si Tran" w:date="2012-12-14T04:05:00Z">
            <w:rPr>
              <w:rFonts w:eastAsiaTheme="minorHAnsi"/>
              <w:b/>
              <w:bCs/>
              <w:sz w:val="28"/>
              <w:szCs w:val="28"/>
            </w:rPr>
          </w:rPrChange>
        </w:rPr>
        <w:t>T</w:t>
      </w:r>
      <w:r w:rsidR="00F518BC" w:rsidRPr="006A5AA2">
        <w:rPr>
          <w:rPrChange w:id="1251" w:author="The Si Tran" w:date="2012-12-14T04:05:00Z">
            <w:rPr>
              <w:rFonts w:eastAsiaTheme="minorHAnsi"/>
              <w:b/>
              <w:bCs/>
              <w:sz w:val="28"/>
              <w:szCs w:val="28"/>
            </w:rPr>
          </w:rPrChange>
        </w:rPr>
        <w:t>hành phần</w:t>
      </w:r>
      <w:r w:rsidRPr="006A5AA2">
        <w:rPr>
          <w:rPrChange w:id="1252" w:author="The Si Tran" w:date="2012-12-14T04:05:00Z">
            <w:rPr>
              <w:rFonts w:eastAsiaTheme="minorHAnsi"/>
              <w:b/>
              <w:bCs/>
              <w:sz w:val="28"/>
              <w:szCs w:val="28"/>
            </w:rPr>
          </w:rPrChange>
        </w:rPr>
        <w:t xml:space="preserve"> mùa (seasonal): </w:t>
      </w:r>
      <w:r w:rsidR="00246F0B">
        <w:t>N</w:t>
      </w:r>
      <w:r w:rsidRPr="006A5AA2">
        <w:rPr>
          <w:rPrChange w:id="1253"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254" w:author="The Si Tran" w:date="2012-12-14T04:05:00Z">
            <w:rPr>
              <w:rFonts w:eastAsiaTheme="minorHAnsi"/>
              <w:b/>
              <w:bCs/>
              <w:sz w:val="28"/>
              <w:szCs w:val="28"/>
            </w:rPr>
          </w:rPrChange>
        </w:rPr>
        <w:t xml:space="preserve"> </w:t>
      </w:r>
      <w:r w:rsidRPr="006A5AA2">
        <w:rPr>
          <w:rPrChange w:id="1255"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256"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257"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258" w:author="The Si Tran" w:date="2012-12-14T04:04:00Z"/>
          <w:rFonts w:ascii="Times New Roman" w:hAnsi="Times New Roman"/>
          <w:sz w:val="26"/>
          <w:szCs w:val="26"/>
          <w:rPrChange w:id="1259" w:author="The Si Tran" w:date="2012-12-14T07:22:00Z">
            <w:rPr>
              <w:del w:id="1260" w:author="The Si Tran" w:date="2012-12-14T04:04:00Z"/>
              <w:sz w:val="28"/>
              <w:szCs w:val="28"/>
            </w:rPr>
          </w:rPrChange>
        </w:rPr>
        <w:pPrChange w:id="1261"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262" w:author="The Si Tran" w:date="2012-12-14T04:02:00Z"/>
          <w:rPrChange w:id="1263" w:author="The Si Tran" w:date="2012-12-14T07:22:00Z">
            <w:rPr>
              <w:del w:id="1264" w:author="The Si Tran" w:date="2012-12-14T04:02:00Z"/>
              <w:sz w:val="28"/>
              <w:szCs w:val="28"/>
            </w:rPr>
          </w:rPrChange>
        </w:rPr>
        <w:pPrChange w:id="1265" w:author="The Si Tran" w:date="2012-12-16T10:07:00Z">
          <w:pPr>
            <w:pStyle w:val="ListParagraph"/>
            <w:numPr>
              <w:numId w:val="12"/>
            </w:numPr>
            <w:ind w:left="900" w:hanging="360"/>
          </w:pPr>
        </w:pPrChange>
      </w:pPr>
      <w:r w:rsidRPr="00011A74">
        <w:rPr>
          <w:rPrChange w:id="1266" w:author="The Si Tran" w:date="2012-12-14T07:22:00Z">
            <w:rPr>
              <w:b/>
              <w:bCs/>
              <w:sz w:val="28"/>
              <w:szCs w:val="28"/>
            </w:rPr>
          </w:rPrChange>
        </w:rPr>
        <w:t>Thành phần bất qui tắc</w:t>
      </w:r>
      <w:ins w:id="1267" w:author="superchickend" w:date="2012-12-16T15:04:00Z">
        <w:r w:rsidR="00AA1483">
          <w:t xml:space="preserve"> (irregular)</w:t>
        </w:r>
      </w:ins>
      <w:r w:rsidRPr="00011A74">
        <w:rPr>
          <w:rPrChange w:id="1268"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269" w:author="The Si Tran" w:date="2012-12-14T04:02:00Z"/>
          <w:sz w:val="22"/>
          <w:szCs w:val="22"/>
          <w:rPrChange w:id="1270" w:author="The Si Tran" w:date="2012-12-14T04:02:00Z">
            <w:rPr>
              <w:del w:id="1271" w:author="The Si Tran" w:date="2012-12-14T04:02:00Z"/>
              <w:sz w:val="28"/>
              <w:szCs w:val="28"/>
            </w:rPr>
          </w:rPrChange>
        </w:rPr>
        <w:pPrChange w:id="1272"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273" w:author="The Si Tran" w:date="2012-12-05T23:02:00Z">
            <w:rPr>
              <w:sz w:val="28"/>
              <w:szCs w:val="28"/>
            </w:rPr>
          </w:rPrChange>
        </w:rPr>
        <w:pPrChange w:id="1274" w:author="The Si Tran" w:date="2012-12-16T10:07:00Z">
          <w:pPr>
            <w:ind w:firstLine="540"/>
          </w:pPr>
        </w:pPrChange>
      </w:pPr>
      <w:moveFromRangeStart w:id="1275" w:author="The Si Tran" w:date="2012-12-12T08:07:00Z" w:name="move343062963"/>
      <w:moveFrom w:id="1276" w:author="The Si Tran" w:date="2012-12-12T08:07:00Z">
        <w:r w:rsidRPr="0049233F" w:rsidDel="00BC6984">
          <w:rPr>
            <w:rFonts w:ascii="Calibri" w:hAnsi="Calibri"/>
            <w:sz w:val="22"/>
            <w:szCs w:val="22"/>
            <w:rPrChange w:id="1277"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278" w:author="The Si Tran" w:date="2012-12-05T23:02:00Z">
              <w:rPr>
                <w:b/>
                <w:bCs/>
                <w:sz w:val="28"/>
                <w:szCs w:val="28"/>
              </w:rPr>
            </w:rPrChange>
          </w:rPr>
          <w:t xml:space="preserve">hi </w:t>
        </w:r>
        <w:r w:rsidRPr="0049233F" w:rsidDel="00BC6984">
          <w:rPr>
            <w:rFonts w:ascii="Calibri" w:hAnsi="Calibri"/>
            <w:sz w:val="22"/>
            <w:szCs w:val="22"/>
            <w:rPrChange w:id="1279" w:author="The Si Tran" w:date="2012-12-05T23:02:00Z">
              <w:rPr>
                <w:b/>
                <w:bCs/>
                <w:sz w:val="28"/>
                <w:szCs w:val="28"/>
              </w:rPr>
            </w:rPrChange>
          </w:rPr>
          <w:t>một</w:t>
        </w:r>
        <w:r w:rsidR="003D4E27" w:rsidRPr="0049233F" w:rsidDel="00BC6984">
          <w:rPr>
            <w:rFonts w:ascii="Calibri" w:hAnsi="Calibri"/>
            <w:sz w:val="22"/>
            <w:szCs w:val="22"/>
            <w:rPrChange w:id="1280" w:author="The Si Tran" w:date="2012-12-05T23:02:00Z">
              <w:rPr>
                <w:b/>
                <w:bCs/>
                <w:sz w:val="28"/>
                <w:szCs w:val="28"/>
              </w:rPr>
            </w:rPrChange>
          </w:rPr>
          <w:t xml:space="preserve"> biến được g</w:t>
        </w:r>
        <w:r w:rsidR="00F361D0" w:rsidRPr="0049233F" w:rsidDel="00BC6984">
          <w:rPr>
            <w:rFonts w:ascii="Calibri" w:hAnsi="Calibri"/>
            <w:sz w:val="22"/>
            <w:szCs w:val="22"/>
            <w:rPrChange w:id="1281" w:author="The Si Tran" w:date="2012-12-05T23:02:00Z">
              <w:rPr>
                <w:b/>
                <w:bCs/>
                <w:sz w:val="28"/>
                <w:szCs w:val="28"/>
              </w:rPr>
            </w:rPrChange>
          </w:rPr>
          <w:t xml:space="preserve">hi nhận giá </w:t>
        </w:r>
        <w:r w:rsidRPr="0049233F" w:rsidDel="00BC6984">
          <w:rPr>
            <w:rFonts w:ascii="Calibri" w:hAnsi="Calibri"/>
            <w:sz w:val="22"/>
            <w:szCs w:val="22"/>
            <w:rPrChange w:id="1282"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283"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284" w:author="The Si Tran" w:date="2012-12-05T23:02:00Z">
              <w:rPr>
                <w:b/>
                <w:bCs/>
                <w:sz w:val="28"/>
                <w:szCs w:val="28"/>
              </w:rPr>
            </w:rPrChange>
          </w:rPr>
          <w:t>này</w:t>
        </w:r>
        <w:r w:rsidR="006D18A1" w:rsidRPr="0049233F" w:rsidDel="00BC6984">
          <w:rPr>
            <w:rFonts w:ascii="Calibri" w:hAnsi="Calibri"/>
            <w:sz w:val="22"/>
            <w:szCs w:val="22"/>
            <w:rPrChange w:id="1285" w:author="The Si Tran" w:date="2012-12-05T23:02:00Z">
              <w:rPr>
                <w:b/>
                <w:bCs/>
                <w:sz w:val="28"/>
                <w:szCs w:val="28"/>
              </w:rPr>
            </w:rPrChange>
          </w:rPr>
          <w:t>, ta sử dụng hệ số tự tương quan (autocorrelation coefficient).</w:t>
        </w:r>
      </w:moveFrom>
    </w:p>
    <w:moveFromRangeEnd w:id="1275"/>
    <w:p w14:paraId="02B258F9" w14:textId="77777777" w:rsidR="00024D6E" w:rsidRPr="0049233F" w:rsidDel="000E6941" w:rsidRDefault="00024D6E" w:rsidP="00024D6E">
      <w:pPr>
        <w:rPr>
          <w:del w:id="1286" w:author="The Si Tran" w:date="2012-12-11T21:27:00Z"/>
          <w:szCs w:val="26"/>
          <w:rPrChange w:id="1287" w:author="The Si Tran" w:date="2012-12-05T23:02:00Z">
            <w:rPr>
              <w:del w:id="1288" w:author="The Si Tran" w:date="2012-12-11T21:27:00Z"/>
              <w:sz w:val="28"/>
              <w:szCs w:val="28"/>
            </w:rPr>
          </w:rPrChange>
        </w:rPr>
      </w:pPr>
      <w:del w:id="1289" w:author="The Si Tran" w:date="2012-12-11T21:27:00Z">
        <w:r w:rsidRPr="0049233F" w:rsidDel="000E6941">
          <w:rPr>
            <w:b/>
            <w:szCs w:val="26"/>
            <w:rPrChange w:id="1290" w:author="The Si Tran" w:date="2012-12-05T23:02:00Z">
              <w:rPr>
                <w:b/>
                <w:bCs/>
                <w:sz w:val="28"/>
                <w:szCs w:val="28"/>
              </w:rPr>
            </w:rPrChange>
          </w:rPr>
          <w:delText>Định nghĩa:</w:delText>
        </w:r>
        <w:r w:rsidRPr="0049233F" w:rsidDel="000E6941">
          <w:rPr>
            <w:szCs w:val="26"/>
            <w:rPrChange w:id="1291"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292" w:author="The Si Tran" w:date="2012-12-05T23:02:00Z">
              <w:rPr>
                <w:b/>
                <w:bCs/>
                <w:sz w:val="28"/>
                <w:szCs w:val="28"/>
              </w:rPr>
            </w:rPrChange>
          </w:rPr>
          <w:delText xml:space="preserve">độ trễ thời gian khác nhau </w:delText>
        </w:r>
        <w:r w:rsidR="00CD217B" w:rsidRPr="0049233F" w:rsidDel="000E6941">
          <w:rPr>
            <w:szCs w:val="26"/>
            <w:rPrChange w:id="1293" w:author="The Si Tran" w:date="2012-12-05T23:02:00Z">
              <w:rPr>
                <w:b/>
                <w:bCs/>
                <w:sz w:val="28"/>
                <w:szCs w:val="28"/>
              </w:rPr>
            </w:rPrChange>
          </w:rPr>
          <w:fldChar w:fldCharType="begin"/>
        </w:r>
        <w:r w:rsidR="00CD217B" w:rsidRPr="0049233F" w:rsidDel="000E6941">
          <w:rPr>
            <w:szCs w:val="26"/>
            <w:rPrChange w:id="1294"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295" w:author="The Si Tran" w:date="2012-12-05T23:02:00Z">
              <w:rPr>
                <w:b/>
                <w:bCs/>
                <w:sz w:val="28"/>
                <w:szCs w:val="28"/>
              </w:rPr>
            </w:rPrChange>
          </w:rPr>
          <w:fldChar w:fldCharType="separate"/>
        </w:r>
        <w:r w:rsidR="00CD217B" w:rsidRPr="0049233F" w:rsidDel="000E6941">
          <w:rPr>
            <w:szCs w:val="26"/>
            <w:rPrChange w:id="1296" w:author="The Si Tran" w:date="2012-12-05T23:02:00Z">
              <w:rPr>
                <w:b/>
                <w:bCs/>
                <w:sz w:val="20"/>
                <w:szCs w:val="20"/>
              </w:rPr>
            </w:rPrChange>
          </w:rPr>
          <w:delText>[1]</w:delText>
        </w:r>
        <w:r w:rsidR="00CD217B" w:rsidRPr="0049233F" w:rsidDel="000E6941">
          <w:rPr>
            <w:szCs w:val="26"/>
            <w:rPrChange w:id="1297" w:author="The Si Tran" w:date="2012-12-05T23:02:00Z">
              <w:rPr>
                <w:b/>
                <w:bCs/>
                <w:sz w:val="28"/>
                <w:szCs w:val="28"/>
              </w:rPr>
            </w:rPrChange>
          </w:rPr>
          <w:fldChar w:fldCharType="end"/>
        </w:r>
        <w:r w:rsidR="007A78B2" w:rsidRPr="0049233F" w:rsidDel="000E6941">
          <w:rPr>
            <w:szCs w:val="26"/>
            <w:rPrChange w:id="1298" w:author="The Si Tran" w:date="2012-12-05T23:02:00Z">
              <w:rPr>
                <w:b/>
                <w:bCs/>
                <w:sz w:val="28"/>
                <w:szCs w:val="28"/>
              </w:rPr>
            </w:rPrChange>
          </w:rPr>
          <w:delText>.</w:delText>
        </w:r>
        <w:bookmarkStart w:id="1299" w:name="_Toc343083539"/>
        <w:bookmarkStart w:id="1300" w:name="_Toc343083753"/>
        <w:bookmarkStart w:id="1301" w:name="_Toc343083964"/>
        <w:bookmarkStart w:id="1302" w:name="_Toc343220723"/>
        <w:bookmarkStart w:id="1303" w:name="_Toc343232227"/>
        <w:bookmarkStart w:id="1304" w:name="_Toc343232640"/>
        <w:bookmarkStart w:id="1305" w:name="_Toc343232925"/>
        <w:bookmarkStart w:id="1306" w:name="_Toc343415430"/>
        <w:bookmarkStart w:id="1307" w:name="_Toc343415726"/>
        <w:bookmarkStart w:id="1308" w:name="_Toc343452385"/>
        <w:bookmarkStart w:id="1309" w:name="_Toc343461175"/>
        <w:bookmarkEnd w:id="1299"/>
        <w:bookmarkEnd w:id="1300"/>
        <w:bookmarkEnd w:id="1301"/>
        <w:bookmarkEnd w:id="1302"/>
        <w:bookmarkEnd w:id="1303"/>
        <w:bookmarkEnd w:id="1304"/>
        <w:bookmarkEnd w:id="1305"/>
        <w:bookmarkEnd w:id="1306"/>
        <w:bookmarkEnd w:id="1307"/>
        <w:bookmarkEnd w:id="1308"/>
        <w:bookmarkEnd w:id="1309"/>
      </w:del>
    </w:p>
    <w:p w14:paraId="0F0BF651" w14:textId="77777777" w:rsidR="00E50A9B" w:rsidRPr="0049233F" w:rsidDel="000E6941" w:rsidRDefault="00024D6E">
      <w:pPr>
        <w:ind w:left="720" w:firstLine="720"/>
        <w:rPr>
          <w:del w:id="1310" w:author="The Si Tran" w:date="2012-12-11T21:27:00Z"/>
          <w:szCs w:val="26"/>
          <w:rPrChange w:id="1311" w:author="The Si Tran" w:date="2012-12-05T23:02:00Z">
            <w:rPr>
              <w:del w:id="1312" w:author="The Si Tran" w:date="2012-12-11T21:27:00Z"/>
              <w:sz w:val="28"/>
              <w:szCs w:val="28"/>
            </w:rPr>
          </w:rPrChange>
        </w:rPr>
        <w:pPrChange w:id="1313" w:author="The Si Tran" w:date="2012-12-05T22:44:00Z">
          <w:pPr>
            <w:ind w:firstLine="540"/>
          </w:pPr>
        </w:pPrChange>
      </w:pPr>
      <w:del w:id="1314" w:author="The Si Tran" w:date="2012-12-11T21:27:00Z">
        <w:r w:rsidRPr="0049233F" w:rsidDel="000E6941">
          <w:rPr>
            <w:szCs w:val="26"/>
            <w:rPrChange w:id="1315" w:author="The Si Tran" w:date="2012-12-05T23:02:00Z">
              <w:rPr>
                <w:sz w:val="28"/>
                <w:szCs w:val="28"/>
              </w:rPr>
            </w:rPrChange>
          </w:rPr>
          <w:delText xml:space="preserve">Ta tính hê số tự tương quan của biến </w:delText>
        </w:r>
      </w:del>
      <w:del w:id="1316" w:author="The Si Tran" w:date="2012-12-05T22:46:00Z">
        <w:r w:rsidRPr="0049233F" w:rsidDel="00E9719E">
          <w:rPr>
            <w:szCs w:val="26"/>
            <w:rPrChange w:id="1317" w:author="The Si Tran" w:date="2012-12-05T23:02:00Z">
              <w:rPr>
                <w:sz w:val="28"/>
                <w:szCs w:val="28"/>
              </w:rPr>
            </w:rPrChange>
          </w:rPr>
          <w:delText>X</w:delText>
        </w:r>
        <w:r w:rsidRPr="0049233F" w:rsidDel="00E9719E">
          <w:rPr>
            <w:szCs w:val="26"/>
            <w:vertAlign w:val="subscript"/>
            <w:rPrChange w:id="1318" w:author="The Si Tran" w:date="2012-12-05T23:02:00Z">
              <w:rPr>
                <w:sz w:val="28"/>
                <w:szCs w:val="28"/>
                <w:vertAlign w:val="subscript"/>
              </w:rPr>
            </w:rPrChange>
          </w:rPr>
          <w:delText>t</w:delText>
        </w:r>
        <w:r w:rsidRPr="0049233F" w:rsidDel="00E9719E">
          <w:rPr>
            <w:szCs w:val="26"/>
            <w:rPrChange w:id="1319" w:author="The Si Tran" w:date="2012-12-05T23:02:00Z">
              <w:rPr>
                <w:sz w:val="28"/>
                <w:szCs w:val="28"/>
              </w:rPr>
            </w:rPrChange>
          </w:rPr>
          <w:delText xml:space="preserve"> </w:delText>
        </w:r>
      </w:del>
      <w:del w:id="1320" w:author="The Si Tran" w:date="2012-12-11T21:27:00Z">
        <w:r w:rsidRPr="0049233F" w:rsidDel="000E6941">
          <w:rPr>
            <w:szCs w:val="26"/>
            <w:rPrChange w:id="1321" w:author="The Si Tran" w:date="2012-12-05T23:02:00Z">
              <w:rPr>
                <w:sz w:val="28"/>
                <w:szCs w:val="28"/>
              </w:rPr>
            </w:rPrChange>
          </w:rPr>
          <w:delText xml:space="preserve">với độ trễ </w:delText>
        </w:r>
      </w:del>
      <w:del w:id="1322" w:author="The Si Tran" w:date="2012-12-06T20:06:00Z">
        <w:r w:rsidRPr="0049233F" w:rsidDel="00263465">
          <w:rPr>
            <w:szCs w:val="26"/>
            <w:rPrChange w:id="1323" w:author="The Si Tran" w:date="2012-12-05T23:02:00Z">
              <w:rPr>
                <w:sz w:val="28"/>
                <w:szCs w:val="28"/>
              </w:rPr>
            </w:rPrChange>
          </w:rPr>
          <w:delText>k</w:delText>
        </w:r>
      </w:del>
      <w:del w:id="1324" w:author="The Si Tran" w:date="2012-12-11T21:27:00Z">
        <w:r w:rsidRPr="0049233F" w:rsidDel="000E6941">
          <w:rPr>
            <w:szCs w:val="26"/>
            <w:rPrChange w:id="1325" w:author="The Si Tran" w:date="2012-12-05T23:02:00Z">
              <w:rPr>
                <w:sz w:val="28"/>
                <w:szCs w:val="28"/>
              </w:rPr>
            </w:rPrChange>
          </w:rPr>
          <w:delText xml:space="preserve"> theo công thức</w:delText>
        </w:r>
        <w:bookmarkStart w:id="1326" w:name="_Toc343083540"/>
        <w:bookmarkStart w:id="1327" w:name="_Toc343083754"/>
        <w:bookmarkStart w:id="1328" w:name="_Toc343083965"/>
        <w:bookmarkStart w:id="1329" w:name="_Toc343220724"/>
        <w:bookmarkStart w:id="1330" w:name="_Toc343232228"/>
        <w:bookmarkStart w:id="1331" w:name="_Toc343232641"/>
        <w:bookmarkStart w:id="1332" w:name="_Toc343232926"/>
        <w:bookmarkStart w:id="1333" w:name="_Toc343415431"/>
        <w:bookmarkStart w:id="1334" w:name="_Toc343415727"/>
        <w:bookmarkStart w:id="1335" w:name="_Toc343452386"/>
        <w:bookmarkStart w:id="1336" w:name="_Toc343461176"/>
        <w:bookmarkEnd w:id="1326"/>
        <w:bookmarkEnd w:id="1327"/>
        <w:bookmarkEnd w:id="1328"/>
        <w:bookmarkEnd w:id="1329"/>
        <w:bookmarkEnd w:id="1330"/>
        <w:bookmarkEnd w:id="1331"/>
        <w:bookmarkEnd w:id="1332"/>
        <w:bookmarkEnd w:id="1333"/>
        <w:bookmarkEnd w:id="1334"/>
        <w:bookmarkEnd w:id="1335"/>
        <w:bookmarkEnd w:id="1336"/>
      </w:del>
    </w:p>
    <w:p w14:paraId="58F53B32" w14:textId="77777777" w:rsidR="00024D6E" w:rsidRPr="0049233F" w:rsidDel="00E9719E" w:rsidRDefault="00024D6E" w:rsidP="00024D6E">
      <w:pPr>
        <w:rPr>
          <w:del w:id="1337" w:author="The Si Tran" w:date="2012-12-05T22:45:00Z"/>
          <w:szCs w:val="26"/>
          <w:rPrChange w:id="1338" w:author="The Si Tran" w:date="2012-12-05T23:02:00Z">
            <w:rPr>
              <w:del w:id="1339" w:author="The Si Tran" w:date="2012-12-05T22:45:00Z"/>
              <w:sz w:val="28"/>
              <w:szCs w:val="28"/>
            </w:rPr>
          </w:rPrChange>
        </w:rPr>
      </w:pPr>
      <w:del w:id="1340" w:author="The Si Tran" w:date="2012-12-05T22:45:00Z">
        <w:r w:rsidRPr="0049233F" w:rsidDel="00E9719E">
          <w:rPr>
            <w:szCs w:val="26"/>
            <w:rPrChange w:id="1341"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75pt;height:60.8pt" o:ole="">
              <v:imagedata r:id="rId11" o:title=""/>
            </v:shape>
            <o:OLEObject Type="Embed" ProgID="Equation.DSMT4" ShapeID="_x0000_i1025" DrawAspect="Content" ObjectID="_1417235428" r:id="rId12"/>
          </w:object>
        </w:r>
        <w:r w:rsidRPr="0049233F" w:rsidDel="00E9719E">
          <w:rPr>
            <w:szCs w:val="26"/>
            <w:rPrChange w:id="1342" w:author="The Si Tran" w:date="2012-12-05T23:02:00Z">
              <w:rPr>
                <w:sz w:val="28"/>
                <w:szCs w:val="28"/>
              </w:rPr>
            </w:rPrChange>
          </w:rPr>
          <w:delText xml:space="preserve">                 (2.1.1)</w:delText>
        </w:r>
        <w:bookmarkStart w:id="1343" w:name="_Toc343083541"/>
        <w:bookmarkStart w:id="1344" w:name="_Toc343083755"/>
        <w:bookmarkStart w:id="1345" w:name="_Toc343083966"/>
        <w:bookmarkStart w:id="1346" w:name="_Toc343220725"/>
        <w:bookmarkStart w:id="1347" w:name="_Toc343232229"/>
        <w:bookmarkStart w:id="1348" w:name="_Toc343232642"/>
        <w:bookmarkStart w:id="1349" w:name="_Toc343232927"/>
        <w:bookmarkStart w:id="1350" w:name="_Toc343415432"/>
        <w:bookmarkStart w:id="1351" w:name="_Toc343415728"/>
        <w:bookmarkStart w:id="1352" w:name="_Toc343452387"/>
        <w:bookmarkStart w:id="1353" w:name="_Toc343461177"/>
        <w:bookmarkEnd w:id="1343"/>
        <w:bookmarkEnd w:id="1344"/>
        <w:bookmarkEnd w:id="1345"/>
        <w:bookmarkEnd w:id="1346"/>
        <w:bookmarkEnd w:id="1347"/>
        <w:bookmarkEnd w:id="1348"/>
        <w:bookmarkEnd w:id="1349"/>
        <w:bookmarkEnd w:id="1350"/>
        <w:bookmarkEnd w:id="1351"/>
        <w:bookmarkEnd w:id="1352"/>
        <w:bookmarkEnd w:id="1353"/>
      </w:del>
    </w:p>
    <w:p w14:paraId="52ECDFBB" w14:textId="77777777" w:rsidR="00024D6E" w:rsidRPr="0049233F" w:rsidDel="000E6941" w:rsidRDefault="00024D6E" w:rsidP="00024D6E">
      <w:pPr>
        <w:ind w:firstLine="540"/>
        <w:rPr>
          <w:del w:id="1354" w:author="The Si Tran" w:date="2012-12-11T21:27:00Z"/>
          <w:szCs w:val="26"/>
          <w:rPrChange w:id="1355" w:author="The Si Tran" w:date="2012-12-05T23:02:00Z">
            <w:rPr>
              <w:del w:id="1356" w:author="The Si Tran" w:date="2012-12-11T21:27:00Z"/>
              <w:sz w:val="28"/>
              <w:szCs w:val="28"/>
            </w:rPr>
          </w:rPrChange>
        </w:rPr>
      </w:pPr>
      <w:del w:id="1357" w:author="The Si Tran" w:date="2012-12-11T21:27:00Z">
        <w:r w:rsidRPr="0049233F" w:rsidDel="000E6941">
          <w:rPr>
            <w:szCs w:val="26"/>
            <w:rPrChange w:id="1358" w:author="The Si Tran" w:date="2012-12-05T23:02:00Z">
              <w:rPr>
                <w:sz w:val="28"/>
                <w:szCs w:val="28"/>
              </w:rPr>
            </w:rPrChange>
          </w:rPr>
          <w:delText xml:space="preserve">Với </w:delText>
        </w:r>
        <w:bookmarkStart w:id="1359" w:name="_Toc343083542"/>
        <w:bookmarkStart w:id="1360" w:name="_Toc343083756"/>
        <w:bookmarkStart w:id="1361" w:name="_Toc343083967"/>
        <w:bookmarkStart w:id="1362" w:name="_Toc343220726"/>
        <w:bookmarkStart w:id="1363" w:name="_Toc343232230"/>
        <w:bookmarkStart w:id="1364" w:name="_Toc343232643"/>
        <w:bookmarkStart w:id="1365" w:name="_Toc343232928"/>
        <w:bookmarkStart w:id="1366" w:name="_Toc343415433"/>
        <w:bookmarkStart w:id="1367" w:name="_Toc343415729"/>
        <w:bookmarkStart w:id="1368" w:name="_Toc343452388"/>
        <w:bookmarkStart w:id="1369" w:name="_Toc343461178"/>
        <w:bookmarkEnd w:id="1359"/>
        <w:bookmarkEnd w:id="1360"/>
        <w:bookmarkEnd w:id="1361"/>
        <w:bookmarkEnd w:id="1362"/>
        <w:bookmarkEnd w:id="1363"/>
        <w:bookmarkEnd w:id="1364"/>
        <w:bookmarkEnd w:id="1365"/>
        <w:bookmarkEnd w:id="1366"/>
        <w:bookmarkEnd w:id="1367"/>
        <w:bookmarkEnd w:id="1368"/>
        <w:bookmarkEnd w:id="1369"/>
      </w:del>
    </w:p>
    <w:p w14:paraId="644FD85B" w14:textId="77777777" w:rsidR="00024D6E" w:rsidRPr="0049233F" w:rsidDel="000E6941" w:rsidRDefault="00024D6E" w:rsidP="00024D6E">
      <w:pPr>
        <w:ind w:firstLine="720"/>
        <w:rPr>
          <w:del w:id="1370" w:author="The Si Tran" w:date="2012-12-11T21:27:00Z"/>
          <w:szCs w:val="26"/>
          <w:rPrChange w:id="1371" w:author="The Si Tran" w:date="2012-12-05T23:02:00Z">
            <w:rPr>
              <w:del w:id="1372" w:author="The Si Tran" w:date="2012-12-11T21:27:00Z"/>
              <w:sz w:val="28"/>
              <w:szCs w:val="28"/>
            </w:rPr>
          </w:rPrChange>
        </w:rPr>
      </w:pPr>
      <w:del w:id="1373" w:author="The Si Tran" w:date="2012-12-11T21:27:00Z">
        <w:r w:rsidRPr="0049233F" w:rsidDel="000E6941">
          <w:rPr>
            <w:szCs w:val="26"/>
            <w:rPrChange w:id="1374" w:author="The Si Tran" w:date="2012-12-05T23:02:00Z">
              <w:rPr>
                <w:sz w:val="28"/>
                <w:szCs w:val="28"/>
              </w:rPr>
            </w:rPrChange>
          </w:rPr>
          <w:delText>*</w:delText>
        </w:r>
      </w:del>
      <w:del w:id="1375" w:author="The Si Tran" w:date="2012-12-05T22:45:00Z">
        <w:r w:rsidRPr="00B312F5" w:rsidDel="00E9719E">
          <w:rPr>
            <w:i/>
            <w:position w:val="-12"/>
            <w:szCs w:val="26"/>
          </w:rPr>
          <w:object w:dxaOrig="300" w:dyaOrig="360" w14:anchorId="1DD27C92">
            <v:shape id="_x0000_i1026" type="#_x0000_t75" style="width:17.75pt;height:21.5pt" o:ole="">
              <v:imagedata r:id="rId13" o:title=""/>
            </v:shape>
            <o:OLEObject Type="Embed" ProgID="Equation.DSMT4" ShapeID="_x0000_i1026" DrawAspect="Content" ObjectID="_1417235429" r:id="rId14"/>
          </w:object>
        </w:r>
      </w:del>
      <w:del w:id="1376" w:author="The Si Tran" w:date="2012-12-11T21:27:00Z">
        <w:r w:rsidRPr="0049233F" w:rsidDel="000E6941">
          <w:rPr>
            <w:szCs w:val="26"/>
            <w:rPrChange w:id="1377" w:author="The Si Tran" w:date="2012-12-05T23:02:00Z">
              <w:rPr>
                <w:sz w:val="28"/>
                <w:szCs w:val="28"/>
              </w:rPr>
            </w:rPrChange>
          </w:rPr>
          <w:delText xml:space="preserve"> là hệ số tự tương quan của </w:delText>
        </w:r>
      </w:del>
      <w:del w:id="1378" w:author="The Si Tran" w:date="2012-12-05T22:47:00Z">
        <w:r w:rsidRPr="0049233F" w:rsidDel="00E9719E">
          <w:rPr>
            <w:szCs w:val="26"/>
            <w:rPrChange w:id="1379" w:author="The Si Tran" w:date="2012-12-05T23:02:00Z">
              <w:rPr>
                <w:sz w:val="28"/>
                <w:szCs w:val="28"/>
              </w:rPr>
            </w:rPrChange>
          </w:rPr>
          <w:delText>X</w:delText>
        </w:r>
      </w:del>
      <w:del w:id="1380" w:author="The Si Tran" w:date="2012-12-11T21:27:00Z">
        <w:r w:rsidRPr="0049233F" w:rsidDel="000E6941">
          <w:rPr>
            <w:szCs w:val="26"/>
            <w:rPrChange w:id="1381" w:author="The Si Tran" w:date="2012-12-05T23:02:00Z">
              <w:rPr>
                <w:sz w:val="28"/>
                <w:szCs w:val="28"/>
              </w:rPr>
            </w:rPrChange>
          </w:rPr>
          <w:delText xml:space="preserve"> ở độ trễ </w:delText>
        </w:r>
      </w:del>
      <w:del w:id="1382" w:author="The Si Tran" w:date="2012-12-06T20:06:00Z">
        <w:r w:rsidRPr="0049233F" w:rsidDel="00263465">
          <w:rPr>
            <w:szCs w:val="26"/>
            <w:rPrChange w:id="1383" w:author="The Si Tran" w:date="2012-12-05T23:02:00Z">
              <w:rPr>
                <w:sz w:val="28"/>
                <w:szCs w:val="28"/>
              </w:rPr>
            </w:rPrChange>
          </w:rPr>
          <w:delText>k</w:delText>
        </w:r>
      </w:del>
      <w:bookmarkStart w:id="1384" w:name="_Toc343083543"/>
      <w:bookmarkStart w:id="1385" w:name="_Toc343083757"/>
      <w:bookmarkStart w:id="1386" w:name="_Toc343083968"/>
      <w:bookmarkStart w:id="1387" w:name="_Toc343220727"/>
      <w:bookmarkStart w:id="1388" w:name="_Toc343232231"/>
      <w:bookmarkStart w:id="1389" w:name="_Toc343232644"/>
      <w:bookmarkStart w:id="1390" w:name="_Toc343232929"/>
      <w:bookmarkStart w:id="1391" w:name="_Toc343415434"/>
      <w:bookmarkStart w:id="1392" w:name="_Toc343415730"/>
      <w:bookmarkStart w:id="1393" w:name="_Toc343452389"/>
      <w:bookmarkStart w:id="1394" w:name="_Toc343461179"/>
      <w:bookmarkEnd w:id="1384"/>
      <w:bookmarkEnd w:id="1385"/>
      <w:bookmarkEnd w:id="1386"/>
      <w:bookmarkEnd w:id="1387"/>
      <w:bookmarkEnd w:id="1388"/>
      <w:bookmarkEnd w:id="1389"/>
      <w:bookmarkEnd w:id="1390"/>
      <w:bookmarkEnd w:id="1391"/>
      <w:bookmarkEnd w:id="1392"/>
      <w:bookmarkEnd w:id="1393"/>
      <w:bookmarkEnd w:id="1394"/>
    </w:p>
    <w:p w14:paraId="662C0993" w14:textId="77777777" w:rsidR="00024D6E" w:rsidRPr="0049233F" w:rsidDel="000E6941" w:rsidRDefault="00024D6E" w:rsidP="00024D6E">
      <w:pPr>
        <w:ind w:firstLine="720"/>
        <w:rPr>
          <w:del w:id="1395" w:author="The Si Tran" w:date="2012-12-11T21:27:00Z"/>
          <w:szCs w:val="26"/>
          <w:rPrChange w:id="1396" w:author="The Si Tran" w:date="2012-12-05T23:02:00Z">
            <w:rPr>
              <w:del w:id="1397" w:author="The Si Tran" w:date="2012-12-11T21:27:00Z"/>
              <w:sz w:val="28"/>
              <w:szCs w:val="28"/>
            </w:rPr>
          </w:rPrChange>
        </w:rPr>
      </w:pPr>
      <w:del w:id="1398" w:author="The Si Tran" w:date="2012-12-11T21:27:00Z">
        <w:r w:rsidRPr="0049233F" w:rsidDel="000E6941">
          <w:rPr>
            <w:szCs w:val="26"/>
            <w:rPrChange w:id="1399" w:author="The Si Tran" w:date="2012-12-05T23:02:00Z">
              <w:rPr>
                <w:sz w:val="28"/>
                <w:szCs w:val="28"/>
              </w:rPr>
            </w:rPrChange>
          </w:rPr>
          <w:delText>*</w:delText>
        </w:r>
      </w:del>
      <w:del w:id="1400" w:author="The Si Tran" w:date="2012-12-05T22:46:00Z">
        <w:r w:rsidRPr="00082976" w:rsidDel="00E9719E">
          <w:rPr>
            <w:position w:val="-10"/>
            <w:szCs w:val="26"/>
          </w:rPr>
          <w:object w:dxaOrig="240" w:dyaOrig="260" w14:anchorId="2F01B6C5">
            <v:shape id="_x0000_i1027" type="#_x0000_t75" style="width:17.75pt;height:17.75pt" o:ole="">
              <v:imagedata r:id="rId15" o:title=""/>
            </v:shape>
            <o:OLEObject Type="Embed" ProgID="Equation.DSMT4" ShapeID="_x0000_i1027" DrawAspect="Content" ObjectID="_1417235430" r:id="rId16"/>
          </w:object>
        </w:r>
      </w:del>
      <w:del w:id="1401" w:author="The Si Tran" w:date="2012-12-11T21:27:00Z">
        <w:r w:rsidRPr="0049233F" w:rsidDel="000E6941">
          <w:rPr>
            <w:szCs w:val="26"/>
            <w:rPrChange w:id="1402" w:author="The Si Tran" w:date="2012-12-05T23:02:00Z">
              <w:rPr>
                <w:sz w:val="28"/>
                <w:szCs w:val="28"/>
              </w:rPr>
            </w:rPrChange>
          </w:rPr>
          <w:delText xml:space="preserve"> là trung bình của </w:delText>
        </w:r>
      </w:del>
      <w:del w:id="1403" w:author="The Si Tran" w:date="2012-12-05T22:47:00Z">
        <w:r w:rsidRPr="0049233F" w:rsidDel="00E9719E">
          <w:rPr>
            <w:szCs w:val="26"/>
            <w:rPrChange w:id="1404" w:author="The Si Tran" w:date="2012-12-05T23:02:00Z">
              <w:rPr>
                <w:sz w:val="28"/>
                <w:szCs w:val="28"/>
              </w:rPr>
            </w:rPrChange>
          </w:rPr>
          <w:delText>X</w:delText>
        </w:r>
        <w:r w:rsidRPr="0049233F" w:rsidDel="00E9719E">
          <w:rPr>
            <w:szCs w:val="26"/>
            <w:vertAlign w:val="subscript"/>
            <w:rPrChange w:id="1405" w:author="The Si Tran" w:date="2012-12-05T23:02:00Z">
              <w:rPr>
                <w:sz w:val="28"/>
                <w:szCs w:val="28"/>
                <w:vertAlign w:val="subscript"/>
              </w:rPr>
            </w:rPrChange>
          </w:rPr>
          <w:delText>t</w:delText>
        </w:r>
      </w:del>
      <w:bookmarkStart w:id="1406" w:name="_Toc343083544"/>
      <w:bookmarkStart w:id="1407" w:name="_Toc343083758"/>
      <w:bookmarkStart w:id="1408" w:name="_Toc343083969"/>
      <w:bookmarkStart w:id="1409" w:name="_Toc343220728"/>
      <w:bookmarkStart w:id="1410" w:name="_Toc343232232"/>
      <w:bookmarkStart w:id="1411" w:name="_Toc343232645"/>
      <w:bookmarkStart w:id="1412" w:name="_Toc343232930"/>
      <w:bookmarkStart w:id="1413" w:name="_Toc343415435"/>
      <w:bookmarkStart w:id="1414" w:name="_Toc343415731"/>
      <w:bookmarkStart w:id="1415" w:name="_Toc343452390"/>
      <w:bookmarkStart w:id="1416" w:name="_Toc343461180"/>
      <w:bookmarkEnd w:id="1406"/>
      <w:bookmarkEnd w:id="1407"/>
      <w:bookmarkEnd w:id="1408"/>
      <w:bookmarkEnd w:id="1409"/>
      <w:bookmarkEnd w:id="1410"/>
      <w:bookmarkEnd w:id="1411"/>
      <w:bookmarkEnd w:id="1412"/>
      <w:bookmarkEnd w:id="1413"/>
      <w:bookmarkEnd w:id="1414"/>
      <w:bookmarkEnd w:id="1415"/>
      <w:bookmarkEnd w:id="1416"/>
    </w:p>
    <w:p w14:paraId="42784988" w14:textId="77777777" w:rsidR="00024D6E" w:rsidRPr="0049233F" w:rsidDel="000E6941" w:rsidRDefault="00024D6E" w:rsidP="00024D6E">
      <w:pPr>
        <w:ind w:firstLine="540"/>
        <w:rPr>
          <w:del w:id="1417" w:author="The Si Tran" w:date="2012-12-11T21:27:00Z"/>
          <w:szCs w:val="26"/>
          <w:rPrChange w:id="1418" w:author="The Si Tran" w:date="2012-12-05T23:02:00Z">
            <w:rPr>
              <w:del w:id="1419" w:author="The Si Tran" w:date="2012-12-11T21:27:00Z"/>
              <w:sz w:val="28"/>
              <w:szCs w:val="28"/>
            </w:rPr>
          </w:rPrChange>
        </w:rPr>
      </w:pPr>
      <w:del w:id="1420" w:author="The Si Tran" w:date="2012-12-11T21:27:00Z">
        <w:r w:rsidRPr="0049233F" w:rsidDel="000E6941">
          <w:rPr>
            <w:szCs w:val="26"/>
            <w:rPrChange w:id="1421" w:author="The Si Tran" w:date="2012-12-05T23:02:00Z">
              <w:rPr>
                <w:sz w:val="28"/>
                <w:szCs w:val="28"/>
              </w:rPr>
            </w:rPrChange>
          </w:rPr>
          <w:delText xml:space="preserve">Nếu </w:delText>
        </w:r>
      </w:del>
      <w:del w:id="1422" w:author="The Si Tran" w:date="2012-12-06T20:07:00Z">
        <w:r w:rsidRPr="00082976" w:rsidDel="00263465">
          <w:rPr>
            <w:position w:val="-12"/>
            <w:szCs w:val="26"/>
          </w:rPr>
          <w:object w:dxaOrig="300" w:dyaOrig="360" w14:anchorId="6FCD7336">
            <v:shape id="_x0000_i1028" type="#_x0000_t75" style="width:17.75pt;height:21.5pt" o:ole="">
              <v:imagedata r:id="rId13" o:title=""/>
            </v:shape>
            <o:OLEObject Type="Embed" ProgID="Equation.DSMT4" ShapeID="_x0000_i1028" DrawAspect="Content" ObjectID="_1417235431" r:id="rId17"/>
          </w:object>
        </w:r>
      </w:del>
      <w:del w:id="1423" w:author="The Si Tran" w:date="2012-12-11T21:27:00Z">
        <w:r w:rsidRPr="0049233F" w:rsidDel="000E6941">
          <w:rPr>
            <w:szCs w:val="26"/>
            <w:rPrChange w:id="1424" w:author="The Si Tran" w:date="2012-12-05T23:02:00Z">
              <w:rPr>
                <w:sz w:val="28"/>
                <w:szCs w:val="28"/>
              </w:rPr>
            </w:rPrChange>
          </w:rPr>
          <w:delText xml:space="preserve"> khác không thì giữa </w:delText>
        </w:r>
      </w:del>
      <w:del w:id="1425" w:author="The Si Tran" w:date="2012-12-05T22:47:00Z">
        <w:r w:rsidRPr="0049233F" w:rsidDel="00E9719E">
          <w:rPr>
            <w:szCs w:val="26"/>
            <w:rPrChange w:id="1426" w:author="The Si Tran" w:date="2012-12-05T23:02:00Z">
              <w:rPr>
                <w:sz w:val="28"/>
                <w:szCs w:val="28"/>
              </w:rPr>
            </w:rPrChange>
          </w:rPr>
          <w:delText>X</w:delText>
        </w:r>
        <w:r w:rsidRPr="0049233F" w:rsidDel="00E9719E">
          <w:rPr>
            <w:szCs w:val="26"/>
            <w:vertAlign w:val="subscript"/>
            <w:rPrChange w:id="1427" w:author="The Si Tran" w:date="2012-12-05T23:02:00Z">
              <w:rPr>
                <w:sz w:val="28"/>
                <w:szCs w:val="28"/>
                <w:vertAlign w:val="subscript"/>
              </w:rPr>
            </w:rPrChange>
          </w:rPr>
          <w:delText>t</w:delText>
        </w:r>
      </w:del>
      <w:del w:id="1428" w:author="The Si Tran" w:date="2012-12-11T21:27:00Z">
        <w:r w:rsidRPr="0049233F" w:rsidDel="000E6941">
          <w:rPr>
            <w:szCs w:val="26"/>
            <w:rPrChange w:id="1429" w:author="The Si Tran" w:date="2012-12-05T23:02:00Z">
              <w:rPr>
                <w:sz w:val="28"/>
                <w:szCs w:val="28"/>
              </w:rPr>
            </w:rPrChange>
          </w:rPr>
          <w:delText xml:space="preserve"> và </w:delText>
        </w:r>
      </w:del>
      <w:del w:id="1430" w:author="The Si Tran" w:date="2012-12-05T22:47:00Z">
        <w:r w:rsidRPr="0049233F" w:rsidDel="00E9719E">
          <w:rPr>
            <w:szCs w:val="26"/>
            <w:rPrChange w:id="1431" w:author="The Si Tran" w:date="2012-12-05T23:02:00Z">
              <w:rPr>
                <w:sz w:val="28"/>
                <w:szCs w:val="28"/>
              </w:rPr>
            </w:rPrChange>
          </w:rPr>
          <w:delText>X</w:delText>
        </w:r>
        <w:r w:rsidRPr="0049233F" w:rsidDel="00E9719E">
          <w:rPr>
            <w:szCs w:val="26"/>
            <w:vertAlign w:val="subscript"/>
            <w:rPrChange w:id="1432" w:author="The Si Tran" w:date="2012-12-05T23:02:00Z">
              <w:rPr>
                <w:sz w:val="28"/>
                <w:szCs w:val="28"/>
                <w:vertAlign w:val="subscript"/>
              </w:rPr>
            </w:rPrChange>
          </w:rPr>
          <w:delText>t+k</w:delText>
        </w:r>
        <w:r w:rsidRPr="0049233F" w:rsidDel="00E9719E">
          <w:rPr>
            <w:szCs w:val="26"/>
            <w:rPrChange w:id="1433" w:author="The Si Tran" w:date="2012-12-05T23:02:00Z">
              <w:rPr>
                <w:sz w:val="28"/>
                <w:szCs w:val="28"/>
              </w:rPr>
            </w:rPrChange>
          </w:rPr>
          <w:delText xml:space="preserve"> </w:delText>
        </w:r>
      </w:del>
      <w:del w:id="1434" w:author="The Si Tran" w:date="2012-12-11T21:27:00Z">
        <w:r w:rsidRPr="0049233F" w:rsidDel="000E6941">
          <w:rPr>
            <w:szCs w:val="26"/>
            <w:rPrChange w:id="1435" w:author="The Si Tran" w:date="2012-12-05T23:02:00Z">
              <w:rPr>
                <w:sz w:val="28"/>
                <w:szCs w:val="28"/>
              </w:rPr>
            </w:rPrChange>
          </w:rPr>
          <w:delText>có sự tương quan với nhau.</w:delText>
        </w:r>
        <w:bookmarkStart w:id="1436" w:name="_Toc343083545"/>
        <w:bookmarkStart w:id="1437" w:name="_Toc343083759"/>
        <w:bookmarkStart w:id="1438" w:name="_Toc343083970"/>
        <w:bookmarkStart w:id="1439" w:name="_Toc343220729"/>
        <w:bookmarkStart w:id="1440" w:name="_Toc343232233"/>
        <w:bookmarkStart w:id="1441" w:name="_Toc343232646"/>
        <w:bookmarkStart w:id="1442" w:name="_Toc343232931"/>
        <w:bookmarkStart w:id="1443" w:name="_Toc343415436"/>
        <w:bookmarkStart w:id="1444" w:name="_Toc343415732"/>
        <w:bookmarkStart w:id="1445" w:name="_Toc343452391"/>
        <w:bookmarkStart w:id="1446" w:name="_Toc343461181"/>
        <w:bookmarkEnd w:id="1436"/>
        <w:bookmarkEnd w:id="1437"/>
        <w:bookmarkEnd w:id="1438"/>
        <w:bookmarkEnd w:id="1439"/>
        <w:bookmarkEnd w:id="1440"/>
        <w:bookmarkEnd w:id="1441"/>
        <w:bookmarkEnd w:id="1442"/>
        <w:bookmarkEnd w:id="1443"/>
        <w:bookmarkEnd w:id="1444"/>
        <w:bookmarkEnd w:id="1445"/>
        <w:bookmarkEnd w:id="1446"/>
      </w:del>
    </w:p>
    <w:p w14:paraId="1BA9CD49" w14:textId="77777777" w:rsidR="00024D6E" w:rsidRPr="0049233F" w:rsidDel="000E6941" w:rsidRDefault="00024D6E" w:rsidP="00024D6E">
      <w:pPr>
        <w:ind w:firstLine="540"/>
        <w:rPr>
          <w:del w:id="1447" w:author="The Si Tran" w:date="2012-12-11T21:27:00Z"/>
          <w:szCs w:val="26"/>
          <w:rPrChange w:id="1448" w:author="The Si Tran" w:date="2012-12-05T23:02:00Z">
            <w:rPr>
              <w:del w:id="1449" w:author="The Si Tran" w:date="2012-12-11T21:27:00Z"/>
              <w:sz w:val="28"/>
              <w:szCs w:val="28"/>
            </w:rPr>
          </w:rPrChange>
        </w:rPr>
      </w:pPr>
      <w:del w:id="1450" w:author="The Si Tran" w:date="2012-12-11T21:27:00Z">
        <w:r w:rsidRPr="0049233F" w:rsidDel="000E6941">
          <w:rPr>
            <w:szCs w:val="26"/>
            <w:rPrChange w:id="1451"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452" w:name="_Toc343083546"/>
        <w:bookmarkStart w:id="1453" w:name="_Toc343083760"/>
        <w:bookmarkStart w:id="1454" w:name="_Toc343083971"/>
        <w:bookmarkStart w:id="1455" w:name="_Toc343220730"/>
        <w:bookmarkStart w:id="1456" w:name="_Toc343232234"/>
        <w:bookmarkStart w:id="1457" w:name="_Toc343232647"/>
        <w:bookmarkStart w:id="1458" w:name="_Toc343232932"/>
        <w:bookmarkStart w:id="1459" w:name="_Toc343415437"/>
        <w:bookmarkStart w:id="1460" w:name="_Toc343415733"/>
        <w:bookmarkStart w:id="1461" w:name="_Toc343452392"/>
        <w:bookmarkStart w:id="1462" w:name="_Toc343461182"/>
        <w:bookmarkEnd w:id="1452"/>
        <w:bookmarkEnd w:id="1453"/>
        <w:bookmarkEnd w:id="1454"/>
        <w:bookmarkEnd w:id="1455"/>
        <w:bookmarkEnd w:id="1456"/>
        <w:bookmarkEnd w:id="1457"/>
        <w:bookmarkEnd w:id="1458"/>
        <w:bookmarkEnd w:id="1459"/>
        <w:bookmarkEnd w:id="1460"/>
        <w:bookmarkEnd w:id="1461"/>
        <w:bookmarkEnd w:id="1462"/>
      </w:del>
    </w:p>
    <w:p w14:paraId="5C352C0E" w14:textId="77777777" w:rsidR="00024D6E" w:rsidRPr="0049233F" w:rsidDel="000E6941" w:rsidRDefault="00024D6E" w:rsidP="00024D6E">
      <w:pPr>
        <w:rPr>
          <w:del w:id="1463" w:author="The Si Tran" w:date="2012-12-11T21:27:00Z"/>
          <w:szCs w:val="26"/>
          <w:rPrChange w:id="1464" w:author="The Si Tran" w:date="2012-12-05T23:02:00Z">
            <w:rPr>
              <w:del w:id="1465" w:author="The Si Tran" w:date="2012-12-11T21:27:00Z"/>
              <w:sz w:val="28"/>
              <w:szCs w:val="28"/>
            </w:rPr>
          </w:rPrChange>
        </w:rPr>
      </w:pPr>
      <w:del w:id="1466" w:author="The Si Tran" w:date="2012-12-11T21:27:00Z">
        <w:r w:rsidRPr="0049233F" w:rsidDel="000E6941">
          <w:rPr>
            <w:b/>
            <w:szCs w:val="26"/>
            <w:rPrChange w:id="1467" w:author="The Si Tran" w:date="2012-12-05T23:02:00Z">
              <w:rPr>
                <w:b/>
                <w:sz w:val="28"/>
                <w:szCs w:val="28"/>
              </w:rPr>
            </w:rPrChange>
          </w:rPr>
          <w:delText>Định nghĩa:</w:delText>
        </w:r>
        <w:r w:rsidRPr="0049233F" w:rsidDel="000E6941">
          <w:rPr>
            <w:szCs w:val="26"/>
            <w:rPrChange w:id="1468" w:author="The Si Tran" w:date="2012-12-05T23:02:00Z">
              <w:rPr>
                <w:sz w:val="28"/>
                <w:szCs w:val="28"/>
              </w:rPr>
            </w:rPrChange>
          </w:rPr>
          <w:delText xml:space="preserve"> Hàm tự tương quan là một đồ thị biểu diễn các hệ số tự tương quan theo các độ trễ khác nhau [1].</w:delText>
        </w:r>
        <w:bookmarkStart w:id="1469" w:name="_Toc343083547"/>
        <w:bookmarkStart w:id="1470" w:name="_Toc343083761"/>
        <w:bookmarkStart w:id="1471" w:name="_Toc343083972"/>
        <w:bookmarkStart w:id="1472" w:name="_Toc343220731"/>
        <w:bookmarkStart w:id="1473" w:name="_Toc343232235"/>
        <w:bookmarkStart w:id="1474" w:name="_Toc343232648"/>
        <w:bookmarkStart w:id="1475" w:name="_Toc343232933"/>
        <w:bookmarkStart w:id="1476" w:name="_Toc343415438"/>
        <w:bookmarkStart w:id="1477" w:name="_Toc343415734"/>
        <w:bookmarkStart w:id="1478" w:name="_Toc343452393"/>
        <w:bookmarkStart w:id="1479" w:name="_Toc343461183"/>
        <w:bookmarkEnd w:id="1469"/>
        <w:bookmarkEnd w:id="1470"/>
        <w:bookmarkEnd w:id="1471"/>
        <w:bookmarkEnd w:id="1472"/>
        <w:bookmarkEnd w:id="1473"/>
        <w:bookmarkEnd w:id="1474"/>
        <w:bookmarkEnd w:id="1475"/>
        <w:bookmarkEnd w:id="1476"/>
        <w:bookmarkEnd w:id="1477"/>
        <w:bookmarkEnd w:id="1478"/>
        <w:bookmarkEnd w:id="1479"/>
      </w:del>
    </w:p>
    <w:p w14:paraId="7EE7FA4F" w14:textId="77777777" w:rsidR="00024D6E" w:rsidRPr="0049233F" w:rsidDel="000E6941" w:rsidRDefault="00024D6E" w:rsidP="00CD217B">
      <w:pPr>
        <w:ind w:firstLine="540"/>
        <w:rPr>
          <w:del w:id="1480" w:author="The Si Tran" w:date="2012-12-11T21:27:00Z"/>
          <w:szCs w:val="26"/>
          <w:rPrChange w:id="1481" w:author="The Si Tran" w:date="2012-12-05T23:02:00Z">
            <w:rPr>
              <w:del w:id="1482" w:author="The Si Tran" w:date="2012-12-11T21:27:00Z"/>
              <w:sz w:val="28"/>
              <w:szCs w:val="28"/>
            </w:rPr>
          </w:rPrChange>
        </w:rPr>
      </w:pPr>
      <w:del w:id="1483" w:author="The Si Tran" w:date="2012-12-11T21:27:00Z">
        <w:r w:rsidRPr="0049233F" w:rsidDel="000E6941">
          <w:rPr>
            <w:szCs w:val="26"/>
            <w:rPrChange w:id="1484" w:author="The Si Tran" w:date="2012-12-05T23:02:00Z">
              <w:rPr>
                <w:sz w:val="28"/>
                <w:szCs w:val="28"/>
              </w:rPr>
            </w:rPrChange>
          </w:rPr>
          <w:delText>Hình 2 là một ví dụ về hàm tự tương quan.</w:delText>
        </w:r>
        <w:bookmarkStart w:id="1485" w:name="_Toc343083548"/>
        <w:bookmarkStart w:id="1486" w:name="_Toc343083762"/>
        <w:bookmarkStart w:id="1487" w:name="_Toc343083973"/>
        <w:bookmarkStart w:id="1488" w:name="_Toc343220732"/>
        <w:bookmarkStart w:id="1489" w:name="_Toc343232236"/>
        <w:bookmarkStart w:id="1490" w:name="_Toc343232649"/>
        <w:bookmarkStart w:id="1491" w:name="_Toc343232934"/>
        <w:bookmarkStart w:id="1492" w:name="_Toc343415439"/>
        <w:bookmarkStart w:id="1493" w:name="_Toc343415735"/>
        <w:bookmarkStart w:id="1494" w:name="_Toc343452394"/>
        <w:bookmarkStart w:id="1495" w:name="_Toc343461184"/>
        <w:bookmarkEnd w:id="1485"/>
        <w:bookmarkEnd w:id="1486"/>
        <w:bookmarkEnd w:id="1487"/>
        <w:bookmarkEnd w:id="1488"/>
        <w:bookmarkEnd w:id="1489"/>
        <w:bookmarkEnd w:id="1490"/>
        <w:bookmarkEnd w:id="1491"/>
        <w:bookmarkEnd w:id="1492"/>
        <w:bookmarkEnd w:id="1493"/>
        <w:bookmarkEnd w:id="1494"/>
        <w:bookmarkEnd w:id="1495"/>
      </w:del>
    </w:p>
    <w:p w14:paraId="247AB81D" w14:textId="77777777" w:rsidR="00024D6E" w:rsidRPr="0049233F" w:rsidDel="000E6941" w:rsidRDefault="00024D6E" w:rsidP="00024D6E">
      <w:pPr>
        <w:rPr>
          <w:del w:id="1496" w:author="The Si Tran" w:date="2012-12-11T21:27:00Z"/>
          <w:szCs w:val="26"/>
          <w:rPrChange w:id="1497" w:author="The Si Tran" w:date="2012-12-05T23:02:00Z">
            <w:rPr>
              <w:del w:id="1498" w:author="The Si Tran" w:date="2012-12-11T21:27:00Z"/>
              <w:sz w:val="28"/>
              <w:szCs w:val="28"/>
            </w:rPr>
          </w:rPrChange>
        </w:rPr>
      </w:pPr>
      <w:del w:id="1499" w:author="The Si Tran" w:date="2012-12-11T21:27:00Z">
        <w:r w:rsidRPr="0049233F" w:rsidDel="000E6941">
          <w:rPr>
            <w:noProof/>
            <w:szCs w:val="26"/>
            <w:rPrChange w:id="1500" w:author="Unknown">
              <w:rPr>
                <w:noProof/>
                <w:sz w:val="28"/>
                <w:szCs w:val="28"/>
              </w:rPr>
            </w:rPrChange>
          </w:rPr>
          <w:drawing>
            <wp:inline distT="0" distB="0" distL="0" distR="0" wp14:anchorId="37C9E20B" wp14:editId="264EAD1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501" w:name="_Toc343083549"/>
        <w:bookmarkStart w:id="1502" w:name="_Toc343083763"/>
        <w:bookmarkStart w:id="1503" w:name="_Toc343083974"/>
        <w:bookmarkStart w:id="1504" w:name="_Toc343220733"/>
        <w:bookmarkStart w:id="1505" w:name="_Toc343232237"/>
        <w:bookmarkStart w:id="1506" w:name="_Toc343232650"/>
        <w:bookmarkStart w:id="1507" w:name="_Toc343232935"/>
        <w:bookmarkStart w:id="1508" w:name="_Toc343415440"/>
        <w:bookmarkStart w:id="1509" w:name="_Toc343415736"/>
        <w:bookmarkStart w:id="1510" w:name="_Toc343452395"/>
        <w:bookmarkStart w:id="1511" w:name="_Toc343461185"/>
        <w:bookmarkEnd w:id="1501"/>
        <w:bookmarkEnd w:id="1502"/>
        <w:bookmarkEnd w:id="1503"/>
        <w:bookmarkEnd w:id="1504"/>
        <w:bookmarkEnd w:id="1505"/>
        <w:bookmarkEnd w:id="1506"/>
        <w:bookmarkEnd w:id="1507"/>
        <w:bookmarkEnd w:id="1508"/>
        <w:bookmarkEnd w:id="1509"/>
        <w:bookmarkEnd w:id="1510"/>
        <w:bookmarkEnd w:id="1511"/>
      </w:del>
    </w:p>
    <w:p w14:paraId="12F5FD7D" w14:textId="77777777" w:rsidR="00024D6E" w:rsidRPr="0049233F" w:rsidDel="000E6941" w:rsidRDefault="00024D6E" w:rsidP="008E6A9A">
      <w:pPr>
        <w:pStyle w:val="Caption"/>
        <w:ind w:firstLine="540"/>
        <w:jc w:val="center"/>
        <w:rPr>
          <w:del w:id="1512" w:author="The Si Tran" w:date="2012-12-11T21:27:00Z"/>
          <w:sz w:val="26"/>
          <w:szCs w:val="26"/>
          <w:rPrChange w:id="1513" w:author="The Si Tran" w:date="2012-12-05T23:02:00Z">
            <w:rPr>
              <w:del w:id="1514" w:author="The Si Tran" w:date="2012-12-11T21:27:00Z"/>
              <w:sz w:val="28"/>
              <w:szCs w:val="28"/>
            </w:rPr>
          </w:rPrChange>
        </w:rPr>
      </w:pPr>
      <w:bookmarkStart w:id="1515" w:name="_Toc312142076"/>
      <w:del w:id="1516" w:author="The Si Tran" w:date="2012-12-11T21:27:00Z">
        <w:r w:rsidRPr="0049233F" w:rsidDel="000E6941">
          <w:rPr>
            <w:b w:val="0"/>
            <w:bCs w:val="0"/>
            <w:sz w:val="26"/>
            <w:szCs w:val="26"/>
            <w:rPrChange w:id="1517" w:author="The Si Tran" w:date="2012-12-05T23:02:00Z">
              <w:rPr>
                <w:b w:val="0"/>
                <w:bCs w:val="0"/>
                <w:sz w:val="28"/>
                <w:szCs w:val="28"/>
              </w:rPr>
            </w:rPrChange>
          </w:rPr>
          <w:delText xml:space="preserve">Hình </w:delText>
        </w:r>
        <w:r w:rsidRPr="0049233F" w:rsidDel="000E6941">
          <w:rPr>
            <w:b w:val="0"/>
            <w:bCs w:val="0"/>
            <w:sz w:val="26"/>
            <w:szCs w:val="26"/>
            <w:rPrChange w:id="1518" w:author="The Si Tran" w:date="2012-12-05T23:02:00Z">
              <w:rPr>
                <w:b w:val="0"/>
                <w:bCs w:val="0"/>
                <w:sz w:val="28"/>
                <w:szCs w:val="28"/>
              </w:rPr>
            </w:rPrChange>
          </w:rPr>
          <w:fldChar w:fldCharType="begin"/>
        </w:r>
        <w:r w:rsidRPr="0049233F" w:rsidDel="000E6941">
          <w:rPr>
            <w:b w:val="0"/>
            <w:bCs w:val="0"/>
            <w:sz w:val="26"/>
            <w:szCs w:val="26"/>
            <w:rPrChange w:id="1519" w:author="The Si Tran" w:date="2012-12-05T23:02:00Z">
              <w:rPr>
                <w:b w:val="0"/>
                <w:bCs w:val="0"/>
                <w:sz w:val="28"/>
                <w:szCs w:val="28"/>
              </w:rPr>
            </w:rPrChange>
          </w:rPr>
          <w:delInstrText xml:space="preserve"> SEQ Hình \* ARABIC </w:delInstrText>
        </w:r>
        <w:r w:rsidRPr="0049233F" w:rsidDel="000E6941">
          <w:rPr>
            <w:b w:val="0"/>
            <w:bCs w:val="0"/>
            <w:sz w:val="26"/>
            <w:szCs w:val="26"/>
            <w:rPrChange w:id="1520" w:author="The Si Tran" w:date="2012-12-05T23:02:00Z">
              <w:rPr>
                <w:b w:val="0"/>
                <w:bCs w:val="0"/>
                <w:sz w:val="28"/>
                <w:szCs w:val="28"/>
              </w:rPr>
            </w:rPrChange>
          </w:rPr>
          <w:fldChar w:fldCharType="separate"/>
        </w:r>
        <w:r w:rsidRPr="0049233F" w:rsidDel="000E6941">
          <w:rPr>
            <w:b w:val="0"/>
            <w:bCs w:val="0"/>
            <w:noProof/>
            <w:sz w:val="26"/>
            <w:szCs w:val="26"/>
            <w:rPrChange w:id="1521" w:author="The Si Tran" w:date="2012-12-05T23:02:00Z">
              <w:rPr>
                <w:b w:val="0"/>
                <w:bCs w:val="0"/>
                <w:noProof/>
                <w:sz w:val="28"/>
                <w:szCs w:val="28"/>
              </w:rPr>
            </w:rPrChange>
          </w:rPr>
          <w:delText>2</w:delText>
        </w:r>
        <w:r w:rsidRPr="0049233F" w:rsidDel="000E6941">
          <w:rPr>
            <w:b w:val="0"/>
            <w:bCs w:val="0"/>
            <w:sz w:val="26"/>
            <w:szCs w:val="26"/>
            <w:rPrChange w:id="1522" w:author="The Si Tran" w:date="2012-12-05T23:02:00Z">
              <w:rPr>
                <w:b w:val="0"/>
                <w:bCs w:val="0"/>
                <w:sz w:val="28"/>
                <w:szCs w:val="28"/>
              </w:rPr>
            </w:rPrChange>
          </w:rPr>
          <w:fldChar w:fldCharType="end"/>
        </w:r>
        <w:r w:rsidRPr="0049233F" w:rsidDel="000E6941">
          <w:rPr>
            <w:b w:val="0"/>
            <w:bCs w:val="0"/>
            <w:sz w:val="26"/>
            <w:szCs w:val="26"/>
            <w:rPrChange w:id="1523" w:author="The Si Tran" w:date="2012-12-05T23:02:00Z">
              <w:rPr>
                <w:b w:val="0"/>
                <w:bCs w:val="0"/>
                <w:sz w:val="28"/>
                <w:szCs w:val="28"/>
              </w:rPr>
            </w:rPrChange>
          </w:rPr>
          <w:delText xml:space="preserve"> Hàm tự tương quan</w:delText>
        </w:r>
        <w:bookmarkStart w:id="1524" w:name="_Toc343083550"/>
        <w:bookmarkStart w:id="1525" w:name="_Toc343083764"/>
        <w:bookmarkStart w:id="1526" w:name="_Toc343083975"/>
        <w:bookmarkStart w:id="1527" w:name="_Toc343220734"/>
        <w:bookmarkStart w:id="1528" w:name="_Toc343232238"/>
        <w:bookmarkStart w:id="1529" w:name="_Toc343232651"/>
        <w:bookmarkStart w:id="1530" w:name="_Toc343232936"/>
        <w:bookmarkStart w:id="1531" w:name="_Toc343415441"/>
        <w:bookmarkStart w:id="1532" w:name="_Toc343415737"/>
        <w:bookmarkStart w:id="1533" w:name="_Toc343452396"/>
        <w:bookmarkStart w:id="1534" w:name="_Toc343461186"/>
        <w:bookmarkEnd w:id="1515"/>
        <w:bookmarkEnd w:id="1524"/>
        <w:bookmarkEnd w:id="1525"/>
        <w:bookmarkEnd w:id="1526"/>
        <w:bookmarkEnd w:id="1527"/>
        <w:bookmarkEnd w:id="1528"/>
        <w:bookmarkEnd w:id="1529"/>
        <w:bookmarkEnd w:id="1530"/>
        <w:bookmarkEnd w:id="1531"/>
        <w:bookmarkEnd w:id="1532"/>
        <w:bookmarkEnd w:id="1533"/>
        <w:bookmarkEnd w:id="1534"/>
      </w:del>
    </w:p>
    <w:p w14:paraId="020A6CCC" w14:textId="77777777" w:rsidR="00024D6E" w:rsidRPr="0049233F" w:rsidDel="000E6941" w:rsidRDefault="00024D6E" w:rsidP="00024D6E">
      <w:pPr>
        <w:rPr>
          <w:del w:id="1535" w:author="The Si Tran" w:date="2012-12-11T21:27:00Z"/>
          <w:szCs w:val="26"/>
          <w:rPrChange w:id="1536" w:author="The Si Tran" w:date="2012-12-05T23:02:00Z">
            <w:rPr>
              <w:del w:id="1537" w:author="The Si Tran" w:date="2012-12-11T21:27:00Z"/>
              <w:sz w:val="28"/>
              <w:szCs w:val="28"/>
            </w:rPr>
          </w:rPrChange>
        </w:rPr>
      </w:pPr>
      <w:del w:id="1538" w:author="The Si Tran" w:date="2012-12-11T21:27:00Z">
        <w:r w:rsidRPr="0049233F" w:rsidDel="000E6941">
          <w:rPr>
            <w:szCs w:val="26"/>
            <w:rPrChange w:id="1539" w:author="The Si Tran" w:date="2012-12-05T23:02:00Z">
              <w:rPr>
                <w:sz w:val="28"/>
                <w:szCs w:val="28"/>
              </w:rPr>
            </w:rPrChange>
          </w:rPr>
          <w:tab/>
        </w:r>
        <w:bookmarkStart w:id="1540" w:name="_Toc343083551"/>
        <w:bookmarkStart w:id="1541" w:name="_Toc343083765"/>
        <w:bookmarkStart w:id="1542" w:name="_Toc343083976"/>
        <w:bookmarkStart w:id="1543" w:name="_Toc343220735"/>
        <w:bookmarkStart w:id="1544" w:name="_Toc343232239"/>
        <w:bookmarkStart w:id="1545" w:name="_Toc343232652"/>
        <w:bookmarkStart w:id="1546" w:name="_Toc343232937"/>
        <w:bookmarkStart w:id="1547" w:name="_Toc343415442"/>
        <w:bookmarkStart w:id="1548" w:name="_Toc343415738"/>
        <w:bookmarkStart w:id="1549" w:name="_Toc343452397"/>
        <w:bookmarkStart w:id="1550" w:name="_Toc343461187"/>
        <w:bookmarkEnd w:id="1540"/>
        <w:bookmarkEnd w:id="1541"/>
        <w:bookmarkEnd w:id="1542"/>
        <w:bookmarkEnd w:id="1543"/>
        <w:bookmarkEnd w:id="1544"/>
        <w:bookmarkEnd w:id="1545"/>
        <w:bookmarkEnd w:id="1546"/>
        <w:bookmarkEnd w:id="1547"/>
        <w:bookmarkEnd w:id="1548"/>
        <w:bookmarkEnd w:id="1549"/>
        <w:bookmarkEnd w:id="1550"/>
      </w:del>
    </w:p>
    <w:p w14:paraId="64FC6D0E" w14:textId="77777777" w:rsidR="00024D6E" w:rsidRPr="0049233F" w:rsidDel="000E6941" w:rsidRDefault="00024D6E" w:rsidP="00024D6E">
      <w:pPr>
        <w:ind w:firstLine="720"/>
        <w:rPr>
          <w:del w:id="1551" w:author="The Si Tran" w:date="2012-12-11T21:27:00Z"/>
          <w:szCs w:val="26"/>
          <w:rPrChange w:id="1552" w:author="The Si Tran" w:date="2012-12-05T23:02:00Z">
            <w:rPr>
              <w:del w:id="1553" w:author="The Si Tran" w:date="2012-12-11T21:27:00Z"/>
              <w:sz w:val="28"/>
              <w:szCs w:val="28"/>
            </w:rPr>
          </w:rPrChange>
        </w:rPr>
      </w:pPr>
      <w:del w:id="1554" w:author="The Si Tran" w:date="2012-12-11T21:27:00Z">
        <w:r w:rsidRPr="0049233F" w:rsidDel="000E6941">
          <w:rPr>
            <w:szCs w:val="26"/>
            <w:rPrChange w:id="1555"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556" w:author="The Si Tran" w:date="2012-12-05T22:50:00Z">
        <w:r w:rsidRPr="0049233F" w:rsidDel="008A2D16">
          <w:rPr>
            <w:szCs w:val="26"/>
            <w:rPrChange w:id="1557" w:author="The Si Tran" w:date="2012-12-05T23:02:00Z">
              <w:rPr>
                <w:sz w:val="28"/>
                <w:szCs w:val="28"/>
              </w:rPr>
            </w:rPrChange>
          </w:rPr>
          <w:delText xml:space="preserve"> </w:delText>
        </w:r>
      </w:del>
      <w:del w:id="1558" w:author="The Si Tran" w:date="2012-12-11T21:27:00Z">
        <w:r w:rsidRPr="0049233F" w:rsidDel="000E6941">
          <w:rPr>
            <w:szCs w:val="26"/>
            <w:rPrChange w:id="1559" w:author="The Si Tran" w:date="2012-12-05T23:02:00Z">
              <w:rPr>
                <w:sz w:val="28"/>
                <w:szCs w:val="28"/>
              </w:rPr>
            </w:rPrChange>
          </w:rPr>
          <w:delText>).</w:delText>
        </w:r>
        <w:bookmarkStart w:id="1560" w:name="_Toc343083552"/>
        <w:bookmarkStart w:id="1561" w:name="_Toc343083766"/>
        <w:bookmarkStart w:id="1562" w:name="_Toc343083977"/>
        <w:bookmarkStart w:id="1563" w:name="_Toc343220736"/>
        <w:bookmarkStart w:id="1564" w:name="_Toc343232240"/>
        <w:bookmarkStart w:id="1565" w:name="_Toc343232653"/>
        <w:bookmarkStart w:id="1566" w:name="_Toc343232938"/>
        <w:bookmarkStart w:id="1567" w:name="_Toc343415443"/>
        <w:bookmarkStart w:id="1568" w:name="_Toc343415739"/>
        <w:bookmarkStart w:id="1569" w:name="_Toc343452398"/>
        <w:bookmarkStart w:id="1570" w:name="_Toc343461188"/>
        <w:bookmarkEnd w:id="1560"/>
        <w:bookmarkEnd w:id="1561"/>
        <w:bookmarkEnd w:id="1562"/>
        <w:bookmarkEnd w:id="1563"/>
        <w:bookmarkEnd w:id="1564"/>
        <w:bookmarkEnd w:id="1565"/>
        <w:bookmarkEnd w:id="1566"/>
        <w:bookmarkEnd w:id="1567"/>
        <w:bookmarkEnd w:id="1568"/>
        <w:bookmarkEnd w:id="1569"/>
        <w:bookmarkEnd w:id="1570"/>
      </w:del>
    </w:p>
    <w:p w14:paraId="42F08C9A" w14:textId="77777777" w:rsidR="008A2D16" w:rsidRPr="0049233F" w:rsidDel="004A3B54" w:rsidRDefault="00024D6E">
      <w:pPr>
        <w:ind w:left="1440" w:firstLine="0"/>
        <w:rPr>
          <w:del w:id="1571" w:author="The Si Tran" w:date="2012-12-05T22:54:00Z"/>
          <w:szCs w:val="26"/>
          <w:rPrChange w:id="1572" w:author="The Si Tran" w:date="2012-12-05T23:02:00Z">
            <w:rPr>
              <w:del w:id="1573" w:author="The Si Tran" w:date="2012-12-05T22:54:00Z"/>
              <w:sz w:val="28"/>
              <w:szCs w:val="28"/>
            </w:rPr>
          </w:rPrChange>
        </w:rPr>
        <w:pPrChange w:id="1574" w:author="The Si Tran" w:date="2012-12-05T22:53:00Z">
          <w:pPr>
            <w:ind w:firstLine="720"/>
          </w:pPr>
        </w:pPrChange>
      </w:pPr>
      <w:del w:id="1575" w:author="The Si Tran" w:date="2012-12-11T21:27:00Z">
        <w:r w:rsidRPr="0049233F" w:rsidDel="000E6941">
          <w:rPr>
            <w:szCs w:val="26"/>
            <w:rPrChange w:id="1576" w:author="The Si Tran" w:date="2012-12-05T23:02:00Z">
              <w:rPr>
                <w:sz w:val="28"/>
                <w:szCs w:val="28"/>
              </w:rPr>
            </w:rPrChange>
          </w:rPr>
          <w:delText>Công thức tính hệ số tự tương quan lấy mẫu:</w:delText>
        </w:r>
      </w:del>
      <w:bookmarkStart w:id="1577" w:name="_Toc343083553"/>
      <w:bookmarkStart w:id="1578" w:name="_Toc343083767"/>
      <w:bookmarkStart w:id="1579" w:name="_Toc343083978"/>
      <w:bookmarkStart w:id="1580" w:name="_Toc343220737"/>
      <w:bookmarkStart w:id="1581" w:name="_Toc343232241"/>
      <w:bookmarkStart w:id="1582" w:name="_Toc343232654"/>
      <w:bookmarkStart w:id="1583" w:name="_Toc343232939"/>
      <w:bookmarkStart w:id="1584" w:name="_Toc343415444"/>
      <w:bookmarkStart w:id="1585" w:name="_Toc343415740"/>
      <w:bookmarkStart w:id="1586" w:name="_Toc343452399"/>
      <w:bookmarkStart w:id="1587" w:name="_Toc343461189"/>
      <w:bookmarkEnd w:id="1577"/>
      <w:bookmarkEnd w:id="1578"/>
      <w:bookmarkEnd w:id="1579"/>
      <w:bookmarkEnd w:id="1580"/>
      <w:bookmarkEnd w:id="1581"/>
      <w:bookmarkEnd w:id="1582"/>
      <w:bookmarkEnd w:id="1583"/>
      <w:bookmarkEnd w:id="1584"/>
      <w:bookmarkEnd w:id="1585"/>
      <w:bookmarkEnd w:id="1586"/>
      <w:bookmarkEnd w:id="1587"/>
    </w:p>
    <w:p w14:paraId="214ECA9C" w14:textId="77777777" w:rsidR="00024D6E" w:rsidRPr="0049233F" w:rsidDel="004A3B54" w:rsidRDefault="00024D6E">
      <w:pPr>
        <w:ind w:firstLine="0"/>
        <w:rPr>
          <w:del w:id="1588" w:author="The Si Tran" w:date="2012-12-05T22:54:00Z"/>
          <w:szCs w:val="26"/>
          <w:rPrChange w:id="1589" w:author="The Si Tran" w:date="2012-12-05T23:02:00Z">
            <w:rPr>
              <w:del w:id="1590" w:author="The Si Tran" w:date="2012-12-05T22:54:00Z"/>
              <w:sz w:val="28"/>
              <w:szCs w:val="28"/>
            </w:rPr>
          </w:rPrChange>
        </w:rPr>
        <w:pPrChange w:id="1591" w:author="The Si Tran" w:date="2012-12-05T22:53:00Z">
          <w:pPr>
            <w:ind w:left="720" w:firstLine="720"/>
          </w:pPr>
        </w:pPrChange>
      </w:pPr>
      <w:del w:id="1592" w:author="The Si Tran" w:date="2012-12-05T22:53:00Z">
        <w:r w:rsidRPr="00082976" w:rsidDel="004A3B54">
          <w:rPr>
            <w:position w:val="-4"/>
            <w:szCs w:val="26"/>
          </w:rPr>
          <w:object w:dxaOrig="180" w:dyaOrig="279" w14:anchorId="0B5D12CD">
            <v:shape id="_x0000_i1029" type="#_x0000_t75" style="width:9.35pt;height:14.05pt" o:ole="">
              <v:imagedata r:id="rId19" o:title=""/>
            </v:shape>
            <o:OLEObject Type="Embed" ProgID="Equation.DSMT4" ShapeID="_x0000_i1029" DrawAspect="Content" ObjectID="_1417235432" r:id="rId20"/>
          </w:object>
        </w:r>
        <w:r w:rsidRPr="00E12D24" w:rsidDel="004A3B54">
          <w:rPr>
            <w:position w:val="-38"/>
            <w:szCs w:val="26"/>
          </w:rPr>
          <w:object w:dxaOrig="2940" w:dyaOrig="880" w14:anchorId="0CA6F235">
            <v:shape id="_x0000_i1030" type="#_x0000_t75" style="width:225.35pt;height:68.25pt" o:ole="">
              <v:imagedata r:id="rId21" o:title=""/>
            </v:shape>
            <o:OLEObject Type="Embed" ProgID="Equation.DSMT4" ShapeID="_x0000_i1030" DrawAspect="Content" ObjectID="_1417235433" r:id="rId22"/>
          </w:object>
        </w:r>
        <w:r w:rsidRPr="0049233F" w:rsidDel="004A3B54">
          <w:rPr>
            <w:szCs w:val="26"/>
            <w:rPrChange w:id="1593" w:author="The Si Tran" w:date="2012-12-05T23:02:00Z">
              <w:rPr>
                <w:sz w:val="28"/>
                <w:szCs w:val="28"/>
              </w:rPr>
            </w:rPrChange>
          </w:rPr>
          <w:delText xml:space="preserve">    </w:delText>
        </w:r>
      </w:del>
      <w:del w:id="1594" w:author="The Si Tran" w:date="2012-12-05T22:54:00Z">
        <w:r w:rsidRPr="0049233F" w:rsidDel="004A3B54">
          <w:rPr>
            <w:szCs w:val="26"/>
            <w:rPrChange w:id="1595" w:author="The Si Tran" w:date="2012-12-05T23:02:00Z">
              <w:rPr>
                <w:sz w:val="28"/>
                <w:szCs w:val="28"/>
              </w:rPr>
            </w:rPrChange>
          </w:rPr>
          <w:delText xml:space="preserve"> (2.1.2)</w:delText>
        </w:r>
        <w:bookmarkStart w:id="1596" w:name="_Toc343083554"/>
        <w:bookmarkStart w:id="1597" w:name="_Toc343083768"/>
        <w:bookmarkStart w:id="1598" w:name="_Toc343083979"/>
        <w:bookmarkStart w:id="1599" w:name="_Toc343220738"/>
        <w:bookmarkStart w:id="1600" w:name="_Toc343232242"/>
        <w:bookmarkStart w:id="1601" w:name="_Toc343232655"/>
        <w:bookmarkStart w:id="1602" w:name="_Toc343232940"/>
        <w:bookmarkStart w:id="1603" w:name="_Toc343415445"/>
        <w:bookmarkStart w:id="1604" w:name="_Toc343415741"/>
        <w:bookmarkStart w:id="1605" w:name="_Toc343452400"/>
        <w:bookmarkStart w:id="1606" w:name="_Toc343461190"/>
        <w:bookmarkEnd w:id="1596"/>
        <w:bookmarkEnd w:id="1597"/>
        <w:bookmarkEnd w:id="1598"/>
        <w:bookmarkEnd w:id="1599"/>
        <w:bookmarkEnd w:id="1600"/>
        <w:bookmarkEnd w:id="1601"/>
        <w:bookmarkEnd w:id="1602"/>
        <w:bookmarkEnd w:id="1603"/>
        <w:bookmarkEnd w:id="1604"/>
        <w:bookmarkEnd w:id="1605"/>
        <w:bookmarkEnd w:id="1606"/>
      </w:del>
    </w:p>
    <w:p w14:paraId="66BF9444" w14:textId="77777777" w:rsidR="00024D6E" w:rsidRPr="0049233F" w:rsidDel="000E6941" w:rsidRDefault="00024D6E">
      <w:pPr>
        <w:ind w:left="1440"/>
        <w:rPr>
          <w:del w:id="1607" w:author="The Si Tran" w:date="2012-12-11T21:27:00Z"/>
          <w:szCs w:val="26"/>
          <w:rPrChange w:id="1608" w:author="The Si Tran" w:date="2012-12-05T23:02:00Z">
            <w:rPr>
              <w:del w:id="1609" w:author="The Si Tran" w:date="2012-12-11T21:27:00Z"/>
              <w:sz w:val="28"/>
              <w:szCs w:val="28"/>
            </w:rPr>
          </w:rPrChange>
        </w:rPr>
        <w:pPrChange w:id="1610" w:author="The Si Tran" w:date="2012-12-05T22:54:00Z">
          <w:pPr/>
        </w:pPrChange>
      </w:pPr>
      <w:bookmarkStart w:id="1611" w:name="_Toc343083555"/>
      <w:bookmarkStart w:id="1612" w:name="_Toc343083769"/>
      <w:bookmarkStart w:id="1613" w:name="_Toc343083980"/>
      <w:bookmarkStart w:id="1614" w:name="_Toc343220739"/>
      <w:bookmarkStart w:id="1615" w:name="_Toc343232243"/>
      <w:bookmarkStart w:id="1616" w:name="_Toc343232656"/>
      <w:bookmarkStart w:id="1617" w:name="_Toc343232941"/>
      <w:bookmarkStart w:id="1618" w:name="_Toc343415446"/>
      <w:bookmarkStart w:id="1619" w:name="_Toc343415742"/>
      <w:bookmarkStart w:id="1620" w:name="_Toc343452401"/>
      <w:bookmarkStart w:id="1621" w:name="_Toc343461191"/>
      <w:bookmarkEnd w:id="1611"/>
      <w:bookmarkEnd w:id="1612"/>
      <w:bookmarkEnd w:id="1613"/>
      <w:bookmarkEnd w:id="1614"/>
      <w:bookmarkEnd w:id="1615"/>
      <w:bookmarkEnd w:id="1616"/>
      <w:bookmarkEnd w:id="1617"/>
      <w:bookmarkEnd w:id="1618"/>
      <w:bookmarkEnd w:id="1619"/>
      <w:bookmarkEnd w:id="1620"/>
      <w:bookmarkEnd w:id="1621"/>
    </w:p>
    <w:p w14:paraId="5EA7ED7C" w14:textId="77777777" w:rsidR="00024D6E" w:rsidRPr="0049233F" w:rsidDel="000E6941" w:rsidRDefault="00024D6E" w:rsidP="00024D6E">
      <w:pPr>
        <w:rPr>
          <w:del w:id="1622" w:author="The Si Tran" w:date="2012-12-11T21:27:00Z"/>
          <w:szCs w:val="26"/>
          <w:rPrChange w:id="1623" w:author="The Si Tran" w:date="2012-12-05T23:02:00Z">
            <w:rPr>
              <w:del w:id="1624" w:author="The Si Tran" w:date="2012-12-11T21:27:00Z"/>
              <w:sz w:val="28"/>
              <w:szCs w:val="28"/>
            </w:rPr>
          </w:rPrChange>
        </w:rPr>
      </w:pPr>
      <w:del w:id="1625" w:author="The Si Tran" w:date="2012-12-11T21:27:00Z">
        <w:r w:rsidRPr="0049233F" w:rsidDel="000E6941">
          <w:rPr>
            <w:szCs w:val="26"/>
            <w:rPrChange w:id="1626" w:author="The Si Tran" w:date="2012-12-05T23:02:00Z">
              <w:rPr>
                <w:sz w:val="28"/>
                <w:szCs w:val="28"/>
              </w:rPr>
            </w:rPrChange>
          </w:rPr>
          <w:delText xml:space="preserve">Với </w:delText>
        </w:r>
        <w:bookmarkStart w:id="1627" w:name="_Toc343083556"/>
        <w:bookmarkStart w:id="1628" w:name="_Toc343083770"/>
        <w:bookmarkStart w:id="1629" w:name="_Toc343083981"/>
        <w:bookmarkStart w:id="1630" w:name="_Toc343220740"/>
        <w:bookmarkStart w:id="1631" w:name="_Toc343232244"/>
        <w:bookmarkStart w:id="1632" w:name="_Toc343232657"/>
        <w:bookmarkStart w:id="1633" w:name="_Toc343232942"/>
        <w:bookmarkStart w:id="1634" w:name="_Toc343415447"/>
        <w:bookmarkStart w:id="1635" w:name="_Toc343415743"/>
        <w:bookmarkStart w:id="1636" w:name="_Toc343452402"/>
        <w:bookmarkStart w:id="1637" w:name="_Toc343461192"/>
        <w:bookmarkEnd w:id="1627"/>
        <w:bookmarkEnd w:id="1628"/>
        <w:bookmarkEnd w:id="1629"/>
        <w:bookmarkEnd w:id="1630"/>
        <w:bookmarkEnd w:id="1631"/>
        <w:bookmarkEnd w:id="1632"/>
        <w:bookmarkEnd w:id="1633"/>
        <w:bookmarkEnd w:id="1634"/>
        <w:bookmarkEnd w:id="1635"/>
        <w:bookmarkEnd w:id="1636"/>
        <w:bookmarkEnd w:id="1637"/>
      </w:del>
    </w:p>
    <w:p w14:paraId="6B4EA6C1" w14:textId="77777777" w:rsidR="00024D6E" w:rsidRPr="0049233F" w:rsidDel="000E6941" w:rsidRDefault="00024D6E" w:rsidP="00024D6E">
      <w:pPr>
        <w:rPr>
          <w:del w:id="1638" w:author="The Si Tran" w:date="2012-12-11T21:27:00Z"/>
          <w:szCs w:val="26"/>
          <w:rPrChange w:id="1639" w:author="The Si Tran" w:date="2012-12-05T23:02:00Z">
            <w:rPr>
              <w:del w:id="1640" w:author="The Si Tran" w:date="2012-12-11T21:27:00Z"/>
              <w:sz w:val="28"/>
              <w:szCs w:val="28"/>
            </w:rPr>
          </w:rPrChange>
        </w:rPr>
      </w:pPr>
      <w:del w:id="1641" w:author="The Si Tran" w:date="2012-12-11T21:27:00Z">
        <w:r w:rsidRPr="0049233F" w:rsidDel="000E6941">
          <w:rPr>
            <w:szCs w:val="26"/>
            <w:rPrChange w:id="1642" w:author="The Si Tran" w:date="2012-12-05T23:02:00Z">
              <w:rPr>
                <w:sz w:val="28"/>
                <w:szCs w:val="28"/>
              </w:rPr>
            </w:rPrChange>
          </w:rPr>
          <w:delText xml:space="preserve">               * </w:delText>
        </w:r>
      </w:del>
      <w:del w:id="1643" w:author="The Si Tran" w:date="2012-12-05T22:54:00Z">
        <w:r w:rsidRPr="00082976" w:rsidDel="004A3B54">
          <w:rPr>
            <w:position w:val="-12"/>
            <w:szCs w:val="26"/>
          </w:rPr>
          <w:object w:dxaOrig="220" w:dyaOrig="360" w14:anchorId="7BA6836A">
            <v:shape id="_x0000_i1031" type="#_x0000_t75" style="width:17.75pt;height:28.05pt" o:ole="">
              <v:imagedata r:id="rId23" o:title=""/>
            </v:shape>
            <o:OLEObject Type="Embed" ProgID="Equation.DSMT4" ShapeID="_x0000_i1031" DrawAspect="Content" ObjectID="_1417235434" r:id="rId24"/>
          </w:object>
        </w:r>
      </w:del>
      <w:del w:id="1644" w:author="The Si Tran" w:date="2012-12-11T21:27:00Z">
        <w:r w:rsidRPr="0049233F" w:rsidDel="000E6941">
          <w:rPr>
            <w:szCs w:val="26"/>
            <w:rPrChange w:id="1645" w:author="The Si Tran" w:date="2012-12-05T23:02:00Z">
              <w:rPr>
                <w:sz w:val="28"/>
                <w:szCs w:val="28"/>
              </w:rPr>
            </w:rPrChange>
          </w:rPr>
          <w:delText xml:space="preserve"> là hệ số tự tương quan lấy mẫu ở độ trễ </w:delText>
        </w:r>
      </w:del>
      <w:del w:id="1646" w:author="The Si Tran" w:date="2012-12-06T03:51:00Z">
        <w:r w:rsidRPr="0049233F" w:rsidDel="008C32B7">
          <w:rPr>
            <w:szCs w:val="26"/>
            <w:rPrChange w:id="1647" w:author="The Si Tran" w:date="2012-12-05T23:02:00Z">
              <w:rPr>
                <w:sz w:val="28"/>
                <w:szCs w:val="28"/>
              </w:rPr>
            </w:rPrChange>
          </w:rPr>
          <w:delText>k</w:delText>
        </w:r>
      </w:del>
      <w:bookmarkStart w:id="1648" w:name="_Toc343083557"/>
      <w:bookmarkStart w:id="1649" w:name="_Toc343083771"/>
      <w:bookmarkStart w:id="1650" w:name="_Toc343083982"/>
      <w:bookmarkStart w:id="1651" w:name="_Toc343220741"/>
      <w:bookmarkStart w:id="1652" w:name="_Toc343232245"/>
      <w:bookmarkStart w:id="1653" w:name="_Toc343232658"/>
      <w:bookmarkStart w:id="1654" w:name="_Toc343232943"/>
      <w:bookmarkStart w:id="1655" w:name="_Toc343415448"/>
      <w:bookmarkStart w:id="1656" w:name="_Toc343415744"/>
      <w:bookmarkStart w:id="1657" w:name="_Toc343452403"/>
      <w:bookmarkStart w:id="1658" w:name="_Toc343461193"/>
      <w:bookmarkEnd w:id="1648"/>
      <w:bookmarkEnd w:id="1649"/>
      <w:bookmarkEnd w:id="1650"/>
      <w:bookmarkEnd w:id="1651"/>
      <w:bookmarkEnd w:id="1652"/>
      <w:bookmarkEnd w:id="1653"/>
      <w:bookmarkEnd w:id="1654"/>
      <w:bookmarkEnd w:id="1655"/>
      <w:bookmarkEnd w:id="1656"/>
      <w:bookmarkEnd w:id="1657"/>
      <w:bookmarkEnd w:id="1658"/>
    </w:p>
    <w:p w14:paraId="43602BDB" w14:textId="77777777" w:rsidR="00024D6E" w:rsidRPr="0049233F" w:rsidDel="000E6941" w:rsidRDefault="00024D6E" w:rsidP="00024D6E">
      <w:pPr>
        <w:rPr>
          <w:del w:id="1659" w:author="The Si Tran" w:date="2012-12-11T21:27:00Z"/>
          <w:szCs w:val="26"/>
          <w:rPrChange w:id="1660" w:author="The Si Tran" w:date="2012-12-05T23:02:00Z">
            <w:rPr>
              <w:del w:id="1661" w:author="The Si Tran" w:date="2012-12-11T21:27:00Z"/>
              <w:sz w:val="28"/>
              <w:szCs w:val="28"/>
            </w:rPr>
          </w:rPrChange>
        </w:rPr>
      </w:pPr>
      <w:del w:id="1662" w:author="The Si Tran" w:date="2012-12-11T21:27:00Z">
        <w:r w:rsidRPr="0049233F" w:rsidDel="000E6941">
          <w:rPr>
            <w:szCs w:val="26"/>
            <w:rPrChange w:id="1663" w:author="The Si Tran" w:date="2012-12-05T23:02:00Z">
              <w:rPr>
                <w:sz w:val="28"/>
                <w:szCs w:val="28"/>
              </w:rPr>
            </w:rPrChange>
          </w:rPr>
          <w:delText xml:space="preserve">               </w:delText>
        </w:r>
      </w:del>
      <w:del w:id="1664" w:author="The Si Tran" w:date="2012-12-05T22:55:00Z">
        <w:r w:rsidRPr="0049233F" w:rsidDel="004A3B54">
          <w:rPr>
            <w:szCs w:val="26"/>
            <w:rPrChange w:id="1665" w:author="The Si Tran" w:date="2012-12-05T23:02:00Z">
              <w:rPr>
                <w:sz w:val="28"/>
                <w:szCs w:val="28"/>
              </w:rPr>
            </w:rPrChange>
          </w:rPr>
          <w:delText xml:space="preserve"> </w:delText>
        </w:r>
      </w:del>
      <w:del w:id="1666" w:author="The Si Tran" w:date="2012-12-11T21:27:00Z">
        <w:r w:rsidRPr="0049233F" w:rsidDel="000E6941">
          <w:rPr>
            <w:szCs w:val="26"/>
            <w:rPrChange w:id="1667" w:author="The Si Tran" w:date="2012-12-05T23:02:00Z">
              <w:rPr>
                <w:sz w:val="28"/>
                <w:szCs w:val="28"/>
              </w:rPr>
            </w:rPrChange>
          </w:rPr>
          <w:delText xml:space="preserve">*  </w:delText>
        </w:r>
      </w:del>
      <w:del w:id="1668" w:author="The Si Tran" w:date="2012-12-05T22:55:00Z">
        <w:r w:rsidRPr="00082976" w:rsidDel="004A3B54">
          <w:rPr>
            <w:position w:val="-4"/>
            <w:szCs w:val="26"/>
          </w:rPr>
          <w:object w:dxaOrig="279" w:dyaOrig="300" w14:anchorId="3E0C6122">
            <v:shape id="_x0000_i1032" type="#_x0000_t75" style="width:17.75pt;height:18.7pt" o:ole="">
              <v:imagedata r:id="rId25" o:title=""/>
            </v:shape>
            <o:OLEObject Type="Embed" ProgID="Equation.DSMT4" ShapeID="_x0000_i1032" DrawAspect="Content" ObjectID="_1417235435" r:id="rId26"/>
          </w:object>
        </w:r>
      </w:del>
      <w:del w:id="1669" w:author="The Si Tran" w:date="2012-12-11T21:27:00Z">
        <w:r w:rsidRPr="0049233F" w:rsidDel="000E6941">
          <w:rPr>
            <w:szCs w:val="26"/>
            <w:rPrChange w:id="1670" w:author="The Si Tran" w:date="2012-12-05T23:02:00Z">
              <w:rPr>
                <w:sz w:val="28"/>
                <w:szCs w:val="28"/>
              </w:rPr>
            </w:rPrChange>
          </w:rPr>
          <w:delText xml:space="preserve"> là trung bình mẫu của </w:delText>
        </w:r>
      </w:del>
      <w:del w:id="1671" w:author="The Si Tran" w:date="2012-12-05T22:55:00Z">
        <w:r w:rsidRPr="00082976" w:rsidDel="004A3B54">
          <w:rPr>
            <w:position w:val="-12"/>
            <w:szCs w:val="26"/>
          </w:rPr>
          <w:object w:dxaOrig="320" w:dyaOrig="360" w14:anchorId="7BF73748">
            <v:shape id="_x0000_i1033" type="#_x0000_t75" style="width:18.7pt;height:22.45pt" o:ole="">
              <v:imagedata r:id="rId27" o:title=""/>
            </v:shape>
            <o:OLEObject Type="Embed" ProgID="Equation.DSMT4" ShapeID="_x0000_i1033" DrawAspect="Content" ObjectID="_1417235436" r:id="rId28"/>
          </w:object>
        </w:r>
      </w:del>
      <w:bookmarkStart w:id="1672" w:name="_Toc343083558"/>
      <w:bookmarkStart w:id="1673" w:name="_Toc343083772"/>
      <w:bookmarkStart w:id="1674" w:name="_Toc343083983"/>
      <w:bookmarkStart w:id="1675" w:name="_Toc343220742"/>
      <w:bookmarkStart w:id="1676" w:name="_Toc343232246"/>
      <w:bookmarkStart w:id="1677" w:name="_Toc343232659"/>
      <w:bookmarkStart w:id="1678" w:name="_Toc343232944"/>
      <w:bookmarkStart w:id="1679" w:name="_Toc343415449"/>
      <w:bookmarkStart w:id="1680" w:name="_Toc343415745"/>
      <w:bookmarkStart w:id="1681" w:name="_Toc343452404"/>
      <w:bookmarkStart w:id="1682" w:name="_Toc343461194"/>
      <w:bookmarkEnd w:id="1672"/>
      <w:bookmarkEnd w:id="1673"/>
      <w:bookmarkEnd w:id="1674"/>
      <w:bookmarkEnd w:id="1675"/>
      <w:bookmarkEnd w:id="1676"/>
      <w:bookmarkEnd w:id="1677"/>
      <w:bookmarkEnd w:id="1678"/>
      <w:bookmarkEnd w:id="1679"/>
      <w:bookmarkEnd w:id="1680"/>
      <w:bookmarkEnd w:id="1681"/>
      <w:bookmarkEnd w:id="1682"/>
    </w:p>
    <w:p w14:paraId="5B7F4035" w14:textId="77777777" w:rsidR="00024D6E" w:rsidRPr="0049233F" w:rsidDel="000E6941" w:rsidRDefault="00024D6E" w:rsidP="00024D6E">
      <w:pPr>
        <w:rPr>
          <w:del w:id="1683" w:author="The Si Tran" w:date="2012-12-11T21:27:00Z"/>
          <w:szCs w:val="26"/>
          <w:lang w:val="fr-FR"/>
          <w:rPrChange w:id="1684" w:author="The Si Tran" w:date="2012-12-05T23:02:00Z">
            <w:rPr>
              <w:del w:id="1685" w:author="The Si Tran" w:date="2012-12-11T21:27:00Z"/>
              <w:sz w:val="28"/>
              <w:szCs w:val="28"/>
              <w:lang w:val="fr-FR"/>
            </w:rPr>
          </w:rPrChange>
        </w:rPr>
      </w:pPr>
      <w:del w:id="1686" w:author="The Si Tran" w:date="2012-12-11T21:27:00Z">
        <w:r w:rsidRPr="0049233F" w:rsidDel="000E6941">
          <w:rPr>
            <w:szCs w:val="26"/>
            <w:rPrChange w:id="1687" w:author="The Si Tran" w:date="2012-12-05T23:02:00Z">
              <w:rPr>
                <w:sz w:val="28"/>
                <w:szCs w:val="28"/>
              </w:rPr>
            </w:rPrChange>
          </w:rPr>
          <w:tab/>
          <w:delText xml:space="preserve">    </w:delText>
        </w:r>
      </w:del>
      <w:del w:id="1688" w:author="The Si Tran" w:date="2012-12-05T22:55:00Z">
        <w:r w:rsidRPr="0049233F" w:rsidDel="004A3B54">
          <w:rPr>
            <w:szCs w:val="26"/>
            <w:rPrChange w:id="1689" w:author="The Si Tran" w:date="2012-12-05T23:02:00Z">
              <w:rPr>
                <w:sz w:val="28"/>
                <w:szCs w:val="28"/>
              </w:rPr>
            </w:rPrChange>
          </w:rPr>
          <w:delText xml:space="preserve">  </w:delText>
        </w:r>
      </w:del>
      <w:del w:id="1690" w:author="The Si Tran" w:date="2012-12-11T21:27:00Z">
        <w:r w:rsidRPr="0049233F" w:rsidDel="000E6941">
          <w:rPr>
            <w:szCs w:val="26"/>
            <w:lang w:val="fr-FR"/>
            <w:rPrChange w:id="1691" w:author="The Si Tran" w:date="2012-12-05T23:02:00Z">
              <w:rPr>
                <w:sz w:val="28"/>
                <w:szCs w:val="28"/>
                <w:lang w:val="fr-FR"/>
              </w:rPr>
            </w:rPrChange>
          </w:rPr>
          <w:delText xml:space="preserve">*  </w:delText>
        </w:r>
      </w:del>
      <w:del w:id="1692" w:author="The Si Tran" w:date="2012-12-05T22:55:00Z">
        <w:r w:rsidRPr="0049233F" w:rsidDel="004A3B54">
          <w:rPr>
            <w:szCs w:val="26"/>
            <w:lang w:val="fr-FR"/>
            <w:rPrChange w:id="1693" w:author="The Si Tran" w:date="2012-12-05T23:02:00Z">
              <w:rPr>
                <w:sz w:val="28"/>
                <w:szCs w:val="28"/>
                <w:lang w:val="fr-FR"/>
              </w:rPr>
            </w:rPrChange>
          </w:rPr>
          <w:delText xml:space="preserve"> T</w:delText>
        </w:r>
      </w:del>
      <w:del w:id="1694" w:author="The Si Tran" w:date="2012-12-11T21:27:00Z">
        <w:r w:rsidRPr="0049233F" w:rsidDel="000E6941">
          <w:rPr>
            <w:szCs w:val="26"/>
            <w:lang w:val="fr-FR"/>
            <w:rPrChange w:id="1695" w:author="The Si Tran" w:date="2012-12-05T23:02:00Z">
              <w:rPr>
                <w:sz w:val="28"/>
                <w:szCs w:val="28"/>
                <w:lang w:val="fr-FR"/>
              </w:rPr>
            </w:rPrChange>
          </w:rPr>
          <w:delText xml:space="preserve"> là số phần tử của mẫu.</w:delText>
        </w:r>
        <w:bookmarkStart w:id="1696" w:name="_Toc343083559"/>
        <w:bookmarkStart w:id="1697" w:name="_Toc343083773"/>
        <w:bookmarkStart w:id="1698" w:name="_Toc343083984"/>
        <w:bookmarkStart w:id="1699" w:name="_Toc343220743"/>
        <w:bookmarkStart w:id="1700" w:name="_Toc343232247"/>
        <w:bookmarkStart w:id="1701" w:name="_Toc343232660"/>
        <w:bookmarkStart w:id="1702" w:name="_Toc343232945"/>
        <w:bookmarkStart w:id="1703" w:name="_Toc343415450"/>
        <w:bookmarkStart w:id="1704" w:name="_Toc343415746"/>
        <w:bookmarkStart w:id="1705" w:name="_Toc343452405"/>
        <w:bookmarkStart w:id="1706" w:name="_Toc343461195"/>
        <w:bookmarkEnd w:id="1696"/>
        <w:bookmarkEnd w:id="1697"/>
        <w:bookmarkEnd w:id="1698"/>
        <w:bookmarkEnd w:id="1699"/>
        <w:bookmarkEnd w:id="1700"/>
        <w:bookmarkEnd w:id="1701"/>
        <w:bookmarkEnd w:id="1702"/>
        <w:bookmarkEnd w:id="1703"/>
        <w:bookmarkEnd w:id="1704"/>
        <w:bookmarkEnd w:id="1705"/>
        <w:bookmarkEnd w:id="1706"/>
      </w:del>
    </w:p>
    <w:p w14:paraId="3BCF0E51" w14:textId="77777777" w:rsidR="00024D6E" w:rsidRPr="0049233F" w:rsidDel="000E6941" w:rsidRDefault="00024D6E" w:rsidP="00024D6E">
      <w:pPr>
        <w:rPr>
          <w:del w:id="1707" w:author="The Si Tran" w:date="2012-12-11T21:27:00Z"/>
          <w:szCs w:val="26"/>
          <w:lang w:val="fr-FR"/>
          <w:rPrChange w:id="1708" w:author="The Si Tran" w:date="2012-12-05T23:02:00Z">
            <w:rPr>
              <w:del w:id="1709" w:author="The Si Tran" w:date="2012-12-11T21:27:00Z"/>
              <w:sz w:val="28"/>
              <w:szCs w:val="28"/>
              <w:lang w:val="fr-FR"/>
            </w:rPr>
          </w:rPrChange>
        </w:rPr>
      </w:pPr>
      <w:bookmarkStart w:id="1710" w:name="_Toc343083560"/>
      <w:bookmarkStart w:id="1711" w:name="_Toc343083774"/>
      <w:bookmarkStart w:id="1712" w:name="_Toc343083985"/>
      <w:bookmarkStart w:id="1713" w:name="_Toc343220744"/>
      <w:bookmarkStart w:id="1714" w:name="_Toc343232248"/>
      <w:bookmarkStart w:id="1715" w:name="_Toc343232661"/>
      <w:bookmarkStart w:id="1716" w:name="_Toc343232946"/>
      <w:bookmarkStart w:id="1717" w:name="_Toc343415451"/>
      <w:bookmarkStart w:id="1718" w:name="_Toc343415747"/>
      <w:bookmarkStart w:id="1719" w:name="_Toc343452406"/>
      <w:bookmarkStart w:id="1720" w:name="_Toc343461196"/>
      <w:bookmarkEnd w:id="1710"/>
      <w:bookmarkEnd w:id="1711"/>
      <w:bookmarkEnd w:id="1712"/>
      <w:bookmarkEnd w:id="1713"/>
      <w:bookmarkEnd w:id="1714"/>
      <w:bookmarkEnd w:id="1715"/>
      <w:bookmarkEnd w:id="1716"/>
      <w:bookmarkEnd w:id="1717"/>
      <w:bookmarkEnd w:id="1718"/>
      <w:bookmarkEnd w:id="1719"/>
      <w:bookmarkEnd w:id="1720"/>
    </w:p>
    <w:p w14:paraId="116503D5" w14:textId="77777777" w:rsidR="00024D6E" w:rsidRPr="0049233F" w:rsidDel="000E6941" w:rsidRDefault="00024D6E" w:rsidP="00024D6E">
      <w:pPr>
        <w:ind w:firstLine="720"/>
        <w:rPr>
          <w:del w:id="1721" w:author="The Si Tran" w:date="2012-12-11T21:27:00Z"/>
          <w:szCs w:val="26"/>
          <w:lang w:val="fr-FR"/>
          <w:rPrChange w:id="1722" w:author="The Si Tran" w:date="2012-12-05T23:02:00Z">
            <w:rPr>
              <w:del w:id="1723" w:author="The Si Tran" w:date="2012-12-11T21:27:00Z"/>
              <w:sz w:val="28"/>
              <w:szCs w:val="28"/>
              <w:lang w:val="fr-FR"/>
            </w:rPr>
          </w:rPrChange>
        </w:rPr>
      </w:pPr>
      <w:del w:id="1724" w:author="The Si Tran" w:date="2012-12-11T21:27:00Z">
        <w:r w:rsidRPr="0049233F" w:rsidDel="000E6941">
          <w:rPr>
            <w:szCs w:val="26"/>
            <w:lang w:val="fr-FR"/>
            <w:rPrChange w:id="1725" w:author="The Si Tran" w:date="2012-12-05T23:02:00Z">
              <w:rPr>
                <w:sz w:val="28"/>
                <w:szCs w:val="28"/>
                <w:lang w:val="fr-FR"/>
              </w:rPr>
            </w:rPrChange>
          </w:rPr>
          <w:delText xml:space="preserve">Để kiểm tra xem hệ số tự tương quan ở độ trễ </w:delText>
        </w:r>
      </w:del>
      <w:del w:id="1726" w:author="The Si Tran" w:date="2012-12-05T22:56:00Z">
        <w:r w:rsidRPr="0049233F" w:rsidDel="002B34FE">
          <w:rPr>
            <w:szCs w:val="26"/>
            <w:lang w:val="fr-FR"/>
            <w:rPrChange w:id="1727" w:author="The Si Tran" w:date="2012-12-05T23:02:00Z">
              <w:rPr>
                <w:sz w:val="28"/>
                <w:szCs w:val="28"/>
                <w:lang w:val="fr-FR"/>
              </w:rPr>
            </w:rPrChange>
          </w:rPr>
          <w:delText xml:space="preserve">k </w:delText>
        </w:r>
      </w:del>
      <w:del w:id="1728" w:author="The Si Tran" w:date="2012-12-11T21:27:00Z">
        <w:r w:rsidRPr="0049233F" w:rsidDel="000E6941">
          <w:rPr>
            <w:szCs w:val="26"/>
            <w:lang w:val="fr-FR"/>
            <w:rPrChange w:id="1729" w:author="The Si Tran" w:date="2012-12-05T23:02:00Z">
              <w:rPr>
                <w:sz w:val="28"/>
                <w:szCs w:val="28"/>
                <w:lang w:val="fr-FR"/>
              </w:rPr>
            </w:rPrChange>
          </w:rPr>
          <w:delText xml:space="preserve">của một chuỗi thời gian có khác không hay không, ta dùng phép thử </w:delText>
        </w:r>
      </w:del>
      <w:del w:id="1730" w:author="The Si Tran" w:date="2012-12-05T22:56:00Z">
        <w:r w:rsidRPr="0049233F" w:rsidDel="002B34FE">
          <w:rPr>
            <w:szCs w:val="26"/>
            <w:lang w:val="fr-FR"/>
            <w:rPrChange w:id="1731" w:author="The Si Tran" w:date="2012-12-05T23:02:00Z">
              <w:rPr>
                <w:sz w:val="28"/>
                <w:szCs w:val="28"/>
                <w:lang w:val="fr-FR"/>
              </w:rPr>
            </w:rPrChange>
          </w:rPr>
          <w:delText>t.</w:delText>
        </w:r>
      </w:del>
      <w:bookmarkStart w:id="1732" w:name="_Toc343083561"/>
      <w:bookmarkStart w:id="1733" w:name="_Toc343083775"/>
      <w:bookmarkStart w:id="1734" w:name="_Toc343083986"/>
      <w:bookmarkStart w:id="1735" w:name="_Toc343220745"/>
      <w:bookmarkStart w:id="1736" w:name="_Toc343232249"/>
      <w:bookmarkStart w:id="1737" w:name="_Toc343232662"/>
      <w:bookmarkStart w:id="1738" w:name="_Toc343232947"/>
      <w:bookmarkStart w:id="1739" w:name="_Toc343415452"/>
      <w:bookmarkStart w:id="1740" w:name="_Toc343415748"/>
      <w:bookmarkStart w:id="1741" w:name="_Toc343452407"/>
      <w:bookmarkStart w:id="1742" w:name="_Toc343461197"/>
      <w:bookmarkEnd w:id="1732"/>
      <w:bookmarkEnd w:id="1733"/>
      <w:bookmarkEnd w:id="1734"/>
      <w:bookmarkEnd w:id="1735"/>
      <w:bookmarkEnd w:id="1736"/>
      <w:bookmarkEnd w:id="1737"/>
      <w:bookmarkEnd w:id="1738"/>
      <w:bookmarkEnd w:id="1739"/>
      <w:bookmarkEnd w:id="1740"/>
      <w:bookmarkEnd w:id="1741"/>
      <w:bookmarkEnd w:id="1742"/>
    </w:p>
    <w:p w14:paraId="6B50C404" w14:textId="77777777" w:rsidR="00024D6E" w:rsidRPr="0049233F" w:rsidDel="00570969" w:rsidRDefault="00024D6E" w:rsidP="00024D6E">
      <w:pPr>
        <w:ind w:firstLine="720"/>
        <w:rPr>
          <w:del w:id="1743" w:author="The Si Tran" w:date="2012-12-05T23:43:00Z"/>
          <w:szCs w:val="26"/>
          <w:lang w:val="fr-FR"/>
          <w:rPrChange w:id="1744" w:author="The Si Tran" w:date="2012-12-05T23:02:00Z">
            <w:rPr>
              <w:del w:id="1745" w:author="The Si Tran" w:date="2012-12-05T23:43:00Z"/>
              <w:sz w:val="28"/>
              <w:szCs w:val="28"/>
              <w:lang w:val="fr-FR"/>
            </w:rPr>
          </w:rPrChange>
        </w:rPr>
      </w:pPr>
      <w:del w:id="1746" w:author="The Si Tran" w:date="2012-12-05T23:43:00Z">
        <w:r w:rsidRPr="0049233F" w:rsidDel="00570969">
          <w:rPr>
            <w:szCs w:val="26"/>
            <w:lang w:val="fr-FR"/>
            <w:rPrChange w:id="1747"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1pt;height:108.45pt" o:ole="">
              <v:imagedata r:id="rId29" o:title=""/>
            </v:shape>
            <o:OLEObject Type="Embed" ProgID="Equation.DSMT4" ShapeID="_x0000_i1034" DrawAspect="Content" ObjectID="_1417235437" r:id="rId30"/>
          </w:object>
        </w:r>
        <w:r w:rsidRPr="0049233F" w:rsidDel="00570969">
          <w:rPr>
            <w:szCs w:val="26"/>
            <w:lang w:val="fr-FR"/>
            <w:rPrChange w:id="1748" w:author="The Si Tran" w:date="2012-12-05T23:02:00Z">
              <w:rPr>
                <w:sz w:val="28"/>
                <w:szCs w:val="28"/>
                <w:lang w:val="fr-FR"/>
              </w:rPr>
            </w:rPrChange>
          </w:rPr>
          <w:delText xml:space="preserve">                    (2.1.3)</w:delText>
        </w:r>
        <w:bookmarkStart w:id="1749" w:name="_Toc343083562"/>
        <w:bookmarkStart w:id="1750" w:name="_Toc343083776"/>
        <w:bookmarkStart w:id="1751" w:name="_Toc343083987"/>
        <w:bookmarkStart w:id="1752" w:name="_Toc343220746"/>
        <w:bookmarkStart w:id="1753" w:name="_Toc343232250"/>
        <w:bookmarkStart w:id="1754" w:name="_Toc343232663"/>
        <w:bookmarkStart w:id="1755" w:name="_Toc343232948"/>
        <w:bookmarkStart w:id="1756" w:name="_Toc343415453"/>
        <w:bookmarkStart w:id="1757" w:name="_Toc343415749"/>
        <w:bookmarkStart w:id="1758" w:name="_Toc343452408"/>
        <w:bookmarkStart w:id="1759" w:name="_Toc343461198"/>
        <w:bookmarkEnd w:id="1749"/>
        <w:bookmarkEnd w:id="1750"/>
        <w:bookmarkEnd w:id="1751"/>
        <w:bookmarkEnd w:id="1752"/>
        <w:bookmarkEnd w:id="1753"/>
        <w:bookmarkEnd w:id="1754"/>
        <w:bookmarkEnd w:id="1755"/>
        <w:bookmarkEnd w:id="1756"/>
        <w:bookmarkEnd w:id="1757"/>
        <w:bookmarkEnd w:id="1758"/>
        <w:bookmarkEnd w:id="1759"/>
      </w:del>
    </w:p>
    <w:p w14:paraId="147CABCA" w14:textId="77777777" w:rsidR="009450BA" w:rsidRPr="00570969" w:rsidDel="000E6941" w:rsidRDefault="009450BA">
      <w:pPr>
        <w:ind w:left="1440" w:firstLine="720"/>
        <w:rPr>
          <w:del w:id="1760" w:author="The Si Tran" w:date="2012-12-11T21:27:00Z"/>
          <w:szCs w:val="26"/>
          <w:lang w:val="fr-FR"/>
          <w:rPrChange w:id="1761" w:author="The Si Tran" w:date="2012-12-05T23:43:00Z">
            <w:rPr>
              <w:del w:id="1762" w:author="The Si Tran" w:date="2012-12-11T21:27:00Z"/>
              <w:sz w:val="28"/>
              <w:szCs w:val="28"/>
              <w:lang w:val="fr-FR"/>
            </w:rPr>
          </w:rPrChange>
        </w:rPr>
        <w:pPrChange w:id="1763" w:author="The Si Tran" w:date="2012-12-05T23:43:00Z">
          <w:pPr/>
        </w:pPrChange>
      </w:pPr>
      <w:bookmarkStart w:id="1764" w:name="_Toc343083563"/>
      <w:bookmarkStart w:id="1765" w:name="_Toc343083777"/>
      <w:bookmarkStart w:id="1766" w:name="_Toc343083988"/>
      <w:bookmarkStart w:id="1767" w:name="_Toc343220747"/>
      <w:bookmarkStart w:id="1768" w:name="_Toc343232251"/>
      <w:bookmarkStart w:id="1769" w:name="_Toc343232664"/>
      <w:bookmarkStart w:id="1770" w:name="_Toc343232949"/>
      <w:bookmarkStart w:id="1771" w:name="_Toc343415454"/>
      <w:bookmarkStart w:id="1772" w:name="_Toc343415750"/>
      <w:bookmarkStart w:id="1773" w:name="_Toc343452409"/>
      <w:bookmarkStart w:id="1774" w:name="_Toc343461199"/>
      <w:bookmarkEnd w:id="1764"/>
      <w:bookmarkEnd w:id="1765"/>
      <w:bookmarkEnd w:id="1766"/>
      <w:bookmarkEnd w:id="1767"/>
      <w:bookmarkEnd w:id="1768"/>
      <w:bookmarkEnd w:id="1769"/>
      <w:bookmarkEnd w:id="1770"/>
      <w:bookmarkEnd w:id="1771"/>
      <w:bookmarkEnd w:id="1772"/>
      <w:bookmarkEnd w:id="1773"/>
      <w:bookmarkEnd w:id="1774"/>
    </w:p>
    <w:p w14:paraId="0DD7323D" w14:textId="77777777" w:rsidR="00024D6E" w:rsidRPr="0049233F" w:rsidDel="000E6941" w:rsidRDefault="00024D6E" w:rsidP="00024D6E">
      <w:pPr>
        <w:rPr>
          <w:del w:id="1775" w:author="The Si Tran" w:date="2012-12-11T21:27:00Z"/>
          <w:szCs w:val="26"/>
          <w:lang w:val="fr-FR"/>
          <w:rPrChange w:id="1776" w:author="The Si Tran" w:date="2012-12-05T23:02:00Z">
            <w:rPr>
              <w:del w:id="1777" w:author="The Si Tran" w:date="2012-12-11T21:27:00Z"/>
              <w:sz w:val="28"/>
              <w:szCs w:val="28"/>
              <w:lang w:val="fr-FR"/>
            </w:rPr>
          </w:rPrChange>
        </w:rPr>
      </w:pPr>
      <w:del w:id="1778" w:author="The Si Tran" w:date="2012-12-11T21:27:00Z">
        <w:r w:rsidRPr="0049233F" w:rsidDel="000E6941">
          <w:rPr>
            <w:szCs w:val="26"/>
            <w:lang w:val="fr-FR"/>
            <w:rPrChange w:id="1779" w:author="The Si Tran" w:date="2012-12-05T23:02:00Z">
              <w:rPr>
                <w:sz w:val="28"/>
                <w:szCs w:val="28"/>
                <w:lang w:val="fr-FR"/>
              </w:rPr>
            </w:rPrChange>
          </w:rPr>
          <w:delText>Với :</w:delText>
        </w:r>
        <w:bookmarkStart w:id="1780" w:name="_Toc343083564"/>
        <w:bookmarkStart w:id="1781" w:name="_Toc343083778"/>
        <w:bookmarkStart w:id="1782" w:name="_Toc343083989"/>
        <w:bookmarkStart w:id="1783" w:name="_Toc343220748"/>
        <w:bookmarkStart w:id="1784" w:name="_Toc343232252"/>
        <w:bookmarkStart w:id="1785" w:name="_Toc343232665"/>
        <w:bookmarkStart w:id="1786" w:name="_Toc343232950"/>
        <w:bookmarkStart w:id="1787" w:name="_Toc343415455"/>
        <w:bookmarkStart w:id="1788" w:name="_Toc343415751"/>
        <w:bookmarkStart w:id="1789" w:name="_Toc343452410"/>
        <w:bookmarkStart w:id="1790" w:name="_Toc343461200"/>
        <w:bookmarkEnd w:id="1780"/>
        <w:bookmarkEnd w:id="1781"/>
        <w:bookmarkEnd w:id="1782"/>
        <w:bookmarkEnd w:id="1783"/>
        <w:bookmarkEnd w:id="1784"/>
        <w:bookmarkEnd w:id="1785"/>
        <w:bookmarkEnd w:id="1786"/>
        <w:bookmarkEnd w:id="1787"/>
        <w:bookmarkEnd w:id="1788"/>
        <w:bookmarkEnd w:id="1789"/>
        <w:bookmarkEnd w:id="1790"/>
      </w:del>
    </w:p>
    <w:p w14:paraId="13AEF713" w14:textId="77777777" w:rsidR="00024D6E" w:rsidRPr="0049233F" w:rsidDel="000E6941" w:rsidRDefault="00024D6E" w:rsidP="00024D6E">
      <w:pPr>
        <w:rPr>
          <w:del w:id="1791" w:author="The Si Tran" w:date="2012-12-11T21:27:00Z"/>
          <w:szCs w:val="26"/>
          <w:lang w:val="fr-FR"/>
          <w:rPrChange w:id="1792" w:author="The Si Tran" w:date="2012-12-05T23:02:00Z">
            <w:rPr>
              <w:del w:id="1793" w:author="The Si Tran" w:date="2012-12-11T21:27:00Z"/>
              <w:sz w:val="28"/>
              <w:szCs w:val="28"/>
              <w:lang w:val="fr-FR"/>
            </w:rPr>
          </w:rPrChange>
        </w:rPr>
      </w:pPr>
      <w:del w:id="1794" w:author="The Si Tran" w:date="2012-12-11T21:27:00Z">
        <w:r w:rsidRPr="0049233F" w:rsidDel="000E6941">
          <w:rPr>
            <w:szCs w:val="26"/>
            <w:lang w:val="fr-FR"/>
            <w:rPrChange w:id="1795" w:author="The Si Tran" w:date="2012-12-05T23:02:00Z">
              <w:rPr>
                <w:sz w:val="28"/>
                <w:szCs w:val="28"/>
                <w:lang w:val="fr-FR"/>
              </w:rPr>
            </w:rPrChange>
          </w:rPr>
          <w:delText xml:space="preserve">           *  </w:delText>
        </w:r>
      </w:del>
      <w:del w:id="1796" w:author="The Si Tran" w:date="2012-12-05T23:44:00Z">
        <w:r w:rsidRPr="00082976" w:rsidDel="00570969">
          <w:rPr>
            <w:position w:val="-12"/>
            <w:szCs w:val="26"/>
            <w:lang w:val="fr-FR"/>
          </w:rPr>
          <w:object w:dxaOrig="180" w:dyaOrig="360" w14:anchorId="590373B0">
            <v:shape id="_x0000_i1035" type="#_x0000_t75" style="width:13.1pt;height:25.25pt" o:ole="">
              <v:imagedata r:id="rId31" o:title=""/>
            </v:shape>
            <o:OLEObject Type="Embed" ProgID="Equation.DSMT4" ShapeID="_x0000_i1035" DrawAspect="Content" ObjectID="_1417235438" r:id="rId32"/>
          </w:object>
        </w:r>
      </w:del>
      <w:del w:id="1797" w:author="The Si Tran" w:date="2012-12-11T21:27:00Z">
        <w:r w:rsidRPr="0049233F" w:rsidDel="000E6941">
          <w:rPr>
            <w:szCs w:val="26"/>
            <w:lang w:val="fr-FR"/>
            <w:rPrChange w:id="1798" w:author="The Si Tran" w:date="2012-12-05T23:02:00Z">
              <w:rPr>
                <w:sz w:val="28"/>
                <w:szCs w:val="28"/>
                <w:lang w:val="fr-FR"/>
              </w:rPr>
            </w:rPrChange>
          </w:rPr>
          <w:delText xml:space="preserve"> là hệ số tự tương quan mẫu ở độ trễ </w:delText>
        </w:r>
      </w:del>
      <w:del w:id="1799" w:author="The Si Tran" w:date="2012-12-06T20:08:00Z">
        <w:r w:rsidRPr="0049233F" w:rsidDel="00263465">
          <w:rPr>
            <w:szCs w:val="26"/>
            <w:lang w:val="fr-FR"/>
            <w:rPrChange w:id="1800" w:author="The Si Tran" w:date="2012-12-05T23:02:00Z">
              <w:rPr>
                <w:sz w:val="28"/>
                <w:szCs w:val="28"/>
                <w:lang w:val="fr-FR"/>
              </w:rPr>
            </w:rPrChange>
          </w:rPr>
          <w:delText>i</w:delText>
        </w:r>
      </w:del>
      <w:bookmarkStart w:id="1801" w:name="_Toc343083565"/>
      <w:bookmarkStart w:id="1802" w:name="_Toc343083779"/>
      <w:bookmarkStart w:id="1803" w:name="_Toc343083990"/>
      <w:bookmarkStart w:id="1804" w:name="_Toc343220749"/>
      <w:bookmarkStart w:id="1805" w:name="_Toc343232253"/>
      <w:bookmarkStart w:id="1806" w:name="_Toc343232666"/>
      <w:bookmarkStart w:id="1807" w:name="_Toc343232951"/>
      <w:bookmarkStart w:id="1808" w:name="_Toc343415456"/>
      <w:bookmarkStart w:id="1809" w:name="_Toc343415752"/>
      <w:bookmarkStart w:id="1810" w:name="_Toc343452411"/>
      <w:bookmarkStart w:id="1811" w:name="_Toc343461201"/>
      <w:bookmarkEnd w:id="1801"/>
      <w:bookmarkEnd w:id="1802"/>
      <w:bookmarkEnd w:id="1803"/>
      <w:bookmarkEnd w:id="1804"/>
      <w:bookmarkEnd w:id="1805"/>
      <w:bookmarkEnd w:id="1806"/>
      <w:bookmarkEnd w:id="1807"/>
      <w:bookmarkEnd w:id="1808"/>
      <w:bookmarkEnd w:id="1809"/>
      <w:bookmarkEnd w:id="1810"/>
      <w:bookmarkEnd w:id="1811"/>
    </w:p>
    <w:p w14:paraId="3A494E1F" w14:textId="77777777" w:rsidR="00024D6E" w:rsidRPr="0049233F" w:rsidDel="000E6941" w:rsidRDefault="00024D6E" w:rsidP="00024D6E">
      <w:pPr>
        <w:rPr>
          <w:del w:id="1812" w:author="The Si Tran" w:date="2012-12-11T21:27:00Z"/>
          <w:szCs w:val="26"/>
          <w:lang w:val="fr-FR"/>
          <w:rPrChange w:id="1813" w:author="The Si Tran" w:date="2012-12-05T23:02:00Z">
            <w:rPr>
              <w:del w:id="1814" w:author="The Si Tran" w:date="2012-12-11T21:27:00Z"/>
              <w:sz w:val="28"/>
              <w:szCs w:val="28"/>
              <w:lang w:val="fr-FR"/>
            </w:rPr>
          </w:rPrChange>
        </w:rPr>
      </w:pPr>
      <w:del w:id="1815" w:author="The Si Tran" w:date="2012-12-11T21:27:00Z">
        <w:r w:rsidRPr="0049233F" w:rsidDel="000E6941">
          <w:rPr>
            <w:szCs w:val="26"/>
            <w:lang w:val="fr-FR"/>
            <w:rPrChange w:id="1816" w:author="The Si Tran" w:date="2012-12-05T23:02:00Z">
              <w:rPr>
                <w:sz w:val="28"/>
                <w:szCs w:val="28"/>
                <w:lang w:val="fr-FR"/>
              </w:rPr>
            </w:rPrChange>
          </w:rPr>
          <w:delText xml:space="preserve">           *  </w:delText>
        </w:r>
      </w:del>
      <w:del w:id="1817" w:author="The Si Tran" w:date="2012-12-05T23:45:00Z">
        <w:r w:rsidRPr="0049233F" w:rsidDel="00570969">
          <w:rPr>
            <w:szCs w:val="26"/>
            <w:lang w:val="fr-FR"/>
            <w:rPrChange w:id="1818" w:author="The Si Tran" w:date="2012-12-05T23:02:00Z">
              <w:rPr>
                <w:sz w:val="28"/>
                <w:szCs w:val="28"/>
                <w:lang w:val="fr-FR"/>
              </w:rPr>
            </w:rPrChange>
          </w:rPr>
          <w:delText>k</w:delText>
        </w:r>
      </w:del>
      <w:del w:id="1819" w:author="The Si Tran" w:date="2012-12-11T21:27:00Z">
        <w:r w:rsidRPr="0049233F" w:rsidDel="000E6941">
          <w:rPr>
            <w:szCs w:val="26"/>
            <w:lang w:val="fr-FR"/>
            <w:rPrChange w:id="1820" w:author="The Si Tran" w:date="2012-12-05T23:02:00Z">
              <w:rPr>
                <w:sz w:val="28"/>
                <w:szCs w:val="28"/>
                <w:lang w:val="fr-FR"/>
              </w:rPr>
            </w:rPrChange>
          </w:rPr>
          <w:delText xml:space="preserve"> là độ trễ</w:delText>
        </w:r>
        <w:bookmarkStart w:id="1821" w:name="_Toc343083566"/>
        <w:bookmarkStart w:id="1822" w:name="_Toc343083780"/>
        <w:bookmarkStart w:id="1823" w:name="_Toc343083991"/>
        <w:bookmarkStart w:id="1824" w:name="_Toc343220750"/>
        <w:bookmarkStart w:id="1825" w:name="_Toc343232254"/>
        <w:bookmarkStart w:id="1826" w:name="_Toc343232667"/>
        <w:bookmarkStart w:id="1827" w:name="_Toc343232952"/>
        <w:bookmarkStart w:id="1828" w:name="_Toc343415457"/>
        <w:bookmarkStart w:id="1829" w:name="_Toc343415753"/>
        <w:bookmarkStart w:id="1830" w:name="_Toc343452412"/>
        <w:bookmarkStart w:id="1831" w:name="_Toc343461202"/>
        <w:bookmarkEnd w:id="1821"/>
        <w:bookmarkEnd w:id="1822"/>
        <w:bookmarkEnd w:id="1823"/>
        <w:bookmarkEnd w:id="1824"/>
        <w:bookmarkEnd w:id="1825"/>
        <w:bookmarkEnd w:id="1826"/>
        <w:bookmarkEnd w:id="1827"/>
        <w:bookmarkEnd w:id="1828"/>
        <w:bookmarkEnd w:id="1829"/>
        <w:bookmarkEnd w:id="1830"/>
        <w:bookmarkEnd w:id="1831"/>
      </w:del>
    </w:p>
    <w:p w14:paraId="2946DA46" w14:textId="77777777" w:rsidR="00024D6E" w:rsidRPr="0049233F" w:rsidDel="000E6941" w:rsidRDefault="00024D6E" w:rsidP="00024D6E">
      <w:pPr>
        <w:rPr>
          <w:del w:id="1832" w:author="The Si Tran" w:date="2012-12-11T21:27:00Z"/>
          <w:szCs w:val="26"/>
          <w:lang w:val="fr-FR"/>
          <w:rPrChange w:id="1833" w:author="The Si Tran" w:date="2012-12-05T23:02:00Z">
            <w:rPr>
              <w:del w:id="1834" w:author="The Si Tran" w:date="2012-12-11T21:27:00Z"/>
              <w:sz w:val="28"/>
              <w:szCs w:val="28"/>
              <w:lang w:val="fr-FR"/>
            </w:rPr>
          </w:rPrChange>
        </w:rPr>
      </w:pPr>
      <w:del w:id="1835" w:author="The Si Tran" w:date="2012-12-11T21:27:00Z">
        <w:r w:rsidRPr="0049233F" w:rsidDel="000E6941">
          <w:rPr>
            <w:szCs w:val="26"/>
            <w:lang w:val="fr-FR"/>
            <w:rPrChange w:id="1836" w:author="The Si Tran" w:date="2012-12-05T23:02:00Z">
              <w:rPr>
                <w:sz w:val="28"/>
                <w:szCs w:val="28"/>
                <w:lang w:val="fr-FR"/>
              </w:rPr>
            </w:rPrChange>
          </w:rPr>
          <w:delText xml:space="preserve">           *  </w:delText>
        </w:r>
      </w:del>
      <w:del w:id="1837" w:author="The Si Tran" w:date="2012-12-05T23:45:00Z">
        <w:r w:rsidRPr="0049233F" w:rsidDel="00570969">
          <w:rPr>
            <w:szCs w:val="26"/>
            <w:lang w:val="fr-FR"/>
            <w:rPrChange w:id="1838" w:author="The Si Tran" w:date="2012-12-05T23:02:00Z">
              <w:rPr>
                <w:sz w:val="28"/>
                <w:szCs w:val="28"/>
                <w:lang w:val="fr-FR"/>
              </w:rPr>
            </w:rPrChange>
          </w:rPr>
          <w:delText>n</w:delText>
        </w:r>
      </w:del>
      <w:del w:id="1839" w:author="The Si Tran" w:date="2012-12-11T21:27:00Z">
        <w:r w:rsidRPr="0049233F" w:rsidDel="000E6941">
          <w:rPr>
            <w:szCs w:val="26"/>
            <w:lang w:val="fr-FR"/>
            <w:rPrChange w:id="1840" w:author="The Si Tran" w:date="2012-12-05T23:02:00Z">
              <w:rPr>
                <w:sz w:val="28"/>
                <w:szCs w:val="28"/>
                <w:lang w:val="fr-FR"/>
              </w:rPr>
            </w:rPrChange>
          </w:rPr>
          <w:delText xml:space="preserve"> là kích cỡ mẫu  </w:delText>
        </w:r>
        <w:bookmarkStart w:id="1841" w:name="_Toc343083567"/>
        <w:bookmarkStart w:id="1842" w:name="_Toc343083781"/>
        <w:bookmarkStart w:id="1843" w:name="_Toc343083992"/>
        <w:bookmarkStart w:id="1844" w:name="_Toc343220751"/>
        <w:bookmarkStart w:id="1845" w:name="_Toc343232255"/>
        <w:bookmarkStart w:id="1846" w:name="_Toc343232668"/>
        <w:bookmarkStart w:id="1847" w:name="_Toc343232953"/>
        <w:bookmarkStart w:id="1848" w:name="_Toc343415458"/>
        <w:bookmarkStart w:id="1849" w:name="_Toc343415754"/>
        <w:bookmarkStart w:id="1850" w:name="_Toc343452413"/>
        <w:bookmarkStart w:id="1851" w:name="_Toc343461203"/>
        <w:bookmarkEnd w:id="1841"/>
        <w:bookmarkEnd w:id="1842"/>
        <w:bookmarkEnd w:id="1843"/>
        <w:bookmarkEnd w:id="1844"/>
        <w:bookmarkEnd w:id="1845"/>
        <w:bookmarkEnd w:id="1846"/>
        <w:bookmarkEnd w:id="1847"/>
        <w:bookmarkEnd w:id="1848"/>
        <w:bookmarkEnd w:id="1849"/>
        <w:bookmarkEnd w:id="1850"/>
        <w:bookmarkEnd w:id="1851"/>
      </w:del>
    </w:p>
    <w:p w14:paraId="1E306F32" w14:textId="77777777" w:rsidR="00024D6E" w:rsidRPr="0049233F" w:rsidDel="000E6941" w:rsidRDefault="00024D6E" w:rsidP="00024D6E">
      <w:pPr>
        <w:rPr>
          <w:del w:id="1852" w:author="The Si Tran" w:date="2012-12-11T21:27:00Z"/>
          <w:szCs w:val="26"/>
          <w:lang w:val="fr-FR"/>
          <w:rPrChange w:id="1853" w:author="The Si Tran" w:date="2012-12-05T23:02:00Z">
            <w:rPr>
              <w:del w:id="1854" w:author="The Si Tran" w:date="2012-12-11T21:27:00Z"/>
              <w:sz w:val="28"/>
              <w:szCs w:val="28"/>
              <w:lang w:val="fr-FR"/>
            </w:rPr>
          </w:rPrChange>
        </w:rPr>
      </w:pPr>
      <w:del w:id="1855" w:author="The Si Tran" w:date="2012-12-11T21:27:00Z">
        <w:r w:rsidRPr="0049233F" w:rsidDel="000E6941">
          <w:rPr>
            <w:szCs w:val="26"/>
            <w:lang w:val="fr-FR"/>
            <w:rPrChange w:id="1856" w:author="The Si Tran" w:date="2012-12-05T23:02:00Z">
              <w:rPr>
                <w:sz w:val="28"/>
                <w:szCs w:val="28"/>
                <w:lang w:val="fr-FR"/>
              </w:rPr>
            </w:rPrChange>
          </w:rPr>
          <w:delText xml:space="preserve">Nếu </w:delText>
        </w:r>
      </w:del>
      <w:del w:id="1857" w:author="The Si Tran" w:date="2012-12-05T23:46:00Z">
        <m:oMath>
          <m:r>
            <m:rPr>
              <m:sty m:val="p"/>
            </m:rPr>
            <w:rPr>
              <w:rFonts w:ascii="Cambria Math" w:hAnsi="Cambria Math"/>
              <w:position w:val="-12"/>
              <w:szCs w:val="26"/>
              <w:lang w:val="fr-FR"/>
            </w:rPr>
            <w:object w:dxaOrig="300" w:dyaOrig="360" w14:anchorId="747A0532">
              <v:shape id="_x0000_i1036" type="#_x0000_t75" style="width:24.3pt;height:28.05pt" o:ole="">
                <v:imagedata r:id="rId33" o:title=""/>
              </v:shape>
              <o:OLEObject Type="Embed" ProgID="Equation.DSMT4" ShapeID="_x0000_i1036" DrawAspect="Content" ObjectID="_1417235439" r:id="rId34"/>
            </w:object>
          </m:r>
        </m:oMath>
        <w:r w:rsidRPr="0049233F" w:rsidDel="00570969">
          <w:rPr>
            <w:szCs w:val="26"/>
            <w:lang w:val="fr-FR"/>
            <w:rPrChange w:id="1858" w:author="The Si Tran" w:date="2012-12-05T23:02:00Z">
              <w:rPr>
                <w:sz w:val="28"/>
                <w:szCs w:val="28"/>
                <w:lang w:val="fr-FR"/>
              </w:rPr>
            </w:rPrChange>
          </w:rPr>
          <w:delText xml:space="preserve">= 0 </w:delText>
        </w:r>
      </w:del>
      <w:del w:id="1859" w:author="The Si Tran" w:date="2012-12-11T21:27:00Z">
        <w:r w:rsidRPr="0049233F" w:rsidDel="000E6941">
          <w:rPr>
            <w:szCs w:val="26"/>
            <w:lang w:val="fr-FR"/>
            <w:rPrChange w:id="1860" w:author="The Si Tran" w:date="2012-12-05T23:02:00Z">
              <w:rPr>
                <w:sz w:val="28"/>
                <w:szCs w:val="28"/>
                <w:lang w:val="fr-FR"/>
              </w:rPr>
            </w:rPrChange>
          </w:rPr>
          <w:delText xml:space="preserve">thì </w:delText>
        </w:r>
      </w:del>
      <w:del w:id="1861" w:author="The Si Tran" w:date="2012-12-05T23:46:00Z">
        <w:r w:rsidRPr="0049233F" w:rsidDel="00570969">
          <w:rPr>
            <w:szCs w:val="26"/>
            <w:lang w:val="fr-FR"/>
            <w:rPrChange w:id="1862" w:author="The Si Tran" w:date="2012-12-05T23:02:00Z">
              <w:rPr>
                <w:sz w:val="28"/>
                <w:szCs w:val="28"/>
                <w:lang w:val="fr-FR"/>
              </w:rPr>
            </w:rPrChange>
          </w:rPr>
          <w:delText>t</w:delText>
        </w:r>
      </w:del>
      <w:del w:id="1863" w:author="The Si Tran" w:date="2012-12-11T21:27:00Z">
        <w:r w:rsidRPr="0049233F" w:rsidDel="000E6941">
          <w:rPr>
            <w:szCs w:val="26"/>
            <w:lang w:val="fr-FR"/>
            <w:rPrChange w:id="1864" w:author="The Si Tran" w:date="2012-12-05T23:02:00Z">
              <w:rPr>
                <w:sz w:val="28"/>
                <w:szCs w:val="28"/>
                <w:lang w:val="fr-FR"/>
              </w:rPr>
            </w:rPrChange>
          </w:rPr>
          <w:delText xml:space="preserve"> sẽ có phân phối student với </w:delText>
        </w:r>
      </w:del>
      <w:del w:id="1865" w:author="The Si Tran" w:date="2012-12-05T23:47:00Z">
        <w:r w:rsidRPr="0049233F" w:rsidDel="00570969">
          <w:rPr>
            <w:szCs w:val="26"/>
            <w:lang w:val="fr-FR"/>
            <w:rPrChange w:id="1866" w:author="The Si Tran" w:date="2012-12-05T23:02:00Z">
              <w:rPr>
                <w:sz w:val="28"/>
                <w:szCs w:val="28"/>
                <w:lang w:val="fr-FR"/>
              </w:rPr>
            </w:rPrChange>
          </w:rPr>
          <w:delText>n -1</w:delText>
        </w:r>
      </w:del>
      <w:del w:id="1867" w:author="The Si Tran" w:date="2012-12-11T21:27:00Z">
        <w:r w:rsidRPr="0049233F" w:rsidDel="000E6941">
          <w:rPr>
            <w:szCs w:val="26"/>
            <w:lang w:val="fr-FR"/>
            <w:rPrChange w:id="1868"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869" w:author="The Si Tran" w:date="2012-12-05T23:47:00Z">
        <w:r w:rsidRPr="00082976" w:rsidDel="005B11DB">
          <w:rPr>
            <w:position w:val="-8"/>
            <w:szCs w:val="26"/>
            <w:lang w:val="fr-FR"/>
          </w:rPr>
          <w:object w:dxaOrig="780" w:dyaOrig="360" w14:anchorId="08263C57">
            <v:shape id="_x0000_i1037" type="#_x0000_t75" style="width:40.2pt;height:17.75pt" o:ole="">
              <v:imagedata r:id="rId35" o:title=""/>
            </v:shape>
            <o:OLEObject Type="Embed" ProgID="Equation.DSMT4" ShapeID="_x0000_i1037" DrawAspect="Content" ObjectID="_1417235440" r:id="rId36"/>
          </w:object>
        </w:r>
      </w:del>
      <w:del w:id="1870" w:author="The Si Tran" w:date="2012-12-11T21:27:00Z">
        <w:r w:rsidRPr="0049233F" w:rsidDel="000E6941">
          <w:rPr>
            <w:szCs w:val="26"/>
            <w:lang w:val="fr-FR"/>
            <w:rPrChange w:id="1871" w:author="The Si Tran" w:date="2012-12-05T23:02:00Z">
              <w:rPr>
                <w:sz w:val="28"/>
                <w:szCs w:val="28"/>
                <w:lang w:val="fr-FR"/>
              </w:rPr>
            </w:rPrChange>
          </w:rPr>
          <w:delText xml:space="preserve"> thì ta có thể kết luận hệ số tự tương quan của đám đông bằng không với mức ý nghĩa 5%.</w:delText>
        </w:r>
        <w:bookmarkStart w:id="1872" w:name="_Toc343083568"/>
        <w:bookmarkStart w:id="1873" w:name="_Toc343083782"/>
        <w:bookmarkStart w:id="1874" w:name="_Toc343083993"/>
        <w:bookmarkStart w:id="1875" w:name="_Toc343220752"/>
        <w:bookmarkStart w:id="1876" w:name="_Toc343232256"/>
        <w:bookmarkStart w:id="1877" w:name="_Toc343232669"/>
        <w:bookmarkStart w:id="1878" w:name="_Toc343232954"/>
        <w:bookmarkStart w:id="1879" w:name="_Toc343415459"/>
        <w:bookmarkStart w:id="1880" w:name="_Toc343415755"/>
        <w:bookmarkStart w:id="1881" w:name="_Toc343452414"/>
        <w:bookmarkStart w:id="1882" w:name="_Toc343461204"/>
        <w:bookmarkEnd w:id="1872"/>
        <w:bookmarkEnd w:id="1873"/>
        <w:bookmarkEnd w:id="1874"/>
        <w:bookmarkEnd w:id="1875"/>
        <w:bookmarkEnd w:id="1876"/>
        <w:bookmarkEnd w:id="1877"/>
        <w:bookmarkEnd w:id="1878"/>
        <w:bookmarkEnd w:id="1879"/>
        <w:bookmarkEnd w:id="1880"/>
        <w:bookmarkEnd w:id="1881"/>
        <w:bookmarkEnd w:id="1882"/>
      </w:del>
    </w:p>
    <w:p w14:paraId="43269ABE" w14:textId="77777777" w:rsidR="004D65BA" w:rsidRPr="0049233F" w:rsidDel="000E6941" w:rsidRDefault="00024D6E">
      <w:pPr>
        <w:rPr>
          <w:del w:id="1883" w:author="The Si Tran" w:date="2012-12-11T21:27:00Z"/>
          <w:szCs w:val="26"/>
          <w:lang w:val="fr-FR"/>
          <w:rPrChange w:id="1884" w:author="The Si Tran" w:date="2012-12-05T23:02:00Z">
            <w:rPr>
              <w:del w:id="1885" w:author="The Si Tran" w:date="2012-12-11T21:27:00Z"/>
              <w:sz w:val="28"/>
              <w:szCs w:val="28"/>
              <w:lang w:val="fr-FR"/>
            </w:rPr>
          </w:rPrChange>
        </w:rPr>
      </w:pPr>
      <w:del w:id="1886" w:author="The Si Tran" w:date="2012-12-11T21:27:00Z">
        <w:r w:rsidRPr="0049233F" w:rsidDel="000E6941">
          <w:rPr>
            <w:szCs w:val="26"/>
            <w:lang w:val="fr-FR"/>
            <w:rPrChange w:id="1887"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888" w:author="The Si Tran" w:date="2012-12-05T23:02:00Z">
              <w:rPr>
                <w:sz w:val="28"/>
                <w:szCs w:val="28"/>
                <w:lang w:val="fr-FR"/>
              </w:rPr>
            </w:rPrChange>
          </w:rPr>
          <w:delText>nh giá tính đầy đủ của mô hình.</w:delText>
        </w:r>
        <w:bookmarkStart w:id="1889" w:name="_Toc343083569"/>
        <w:bookmarkStart w:id="1890" w:name="_Toc343083783"/>
        <w:bookmarkStart w:id="1891" w:name="_Toc343083994"/>
        <w:bookmarkStart w:id="1892" w:name="_Toc343220753"/>
        <w:bookmarkStart w:id="1893" w:name="_Toc343232257"/>
        <w:bookmarkStart w:id="1894" w:name="_Toc343232670"/>
        <w:bookmarkStart w:id="1895" w:name="_Toc343232955"/>
        <w:bookmarkStart w:id="1896" w:name="_Toc343415460"/>
        <w:bookmarkStart w:id="1897" w:name="_Toc343415756"/>
        <w:bookmarkStart w:id="1898" w:name="_Toc343452415"/>
        <w:bookmarkStart w:id="1899" w:name="_Toc343461205"/>
        <w:bookmarkEnd w:id="1889"/>
        <w:bookmarkEnd w:id="1890"/>
        <w:bookmarkEnd w:id="1891"/>
        <w:bookmarkEnd w:id="1892"/>
        <w:bookmarkEnd w:id="1893"/>
        <w:bookmarkEnd w:id="1894"/>
        <w:bookmarkEnd w:id="1895"/>
        <w:bookmarkEnd w:id="1896"/>
        <w:bookmarkEnd w:id="1897"/>
        <w:bookmarkEnd w:id="1898"/>
        <w:bookmarkEnd w:id="1899"/>
      </w:del>
    </w:p>
    <w:p w14:paraId="3B0B5319" w14:textId="77777777" w:rsidR="009F530B" w:rsidRDefault="009F530B" w:rsidP="00024D6E">
      <w:pPr>
        <w:pStyle w:val="Heading2"/>
        <w:rPr>
          <w:ins w:id="1900" w:author="The Si Tran" w:date="2012-12-12T07:36:00Z"/>
          <w:sz w:val="26"/>
          <w:szCs w:val="26"/>
        </w:rPr>
      </w:pPr>
      <w:bookmarkStart w:id="1901" w:name="_Toc343461206"/>
      <w:r w:rsidRPr="0049233F">
        <w:rPr>
          <w:sz w:val="26"/>
          <w:szCs w:val="26"/>
          <w:rPrChange w:id="1902" w:author="The Si Tran" w:date="2012-12-05T23:02:00Z">
            <w:rPr>
              <w:rFonts w:cs="Times New Roman"/>
              <w:b w:val="0"/>
              <w:bCs w:val="0"/>
              <w:iCs w:val="0"/>
              <w:sz w:val="26"/>
              <w:szCs w:val="22"/>
            </w:rPr>
          </w:rPrChange>
        </w:rPr>
        <w:t>Dự báo chuỗi thời gian</w:t>
      </w:r>
      <w:bookmarkEnd w:id="1901"/>
    </w:p>
    <w:p w14:paraId="0ABC4A3D" w14:textId="3894F376" w:rsidR="004174BC" w:rsidRDefault="00925766">
      <w:pPr>
        <w:pPrChange w:id="1903" w:author="The Si Tran" w:date="2012-12-16T10:10:00Z">
          <w:pPr>
            <w:jc w:val="center"/>
          </w:pPr>
        </w:pPrChange>
      </w:pPr>
      <w:ins w:id="1904" w:author="superchickend" w:date="2012-12-12T08:19:00Z">
        <w:r w:rsidRPr="003C57D8">
          <w:t>Như chúng ta đã biế</w:t>
        </w:r>
        <w:r w:rsidRPr="003044F7">
          <w:t>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1905" w:author="superchickend" w:date="2012-12-12T08:19:00Z"/>
        </w:rPr>
      </w:pPr>
    </w:p>
    <w:p w14:paraId="7478A9D3" w14:textId="77777777" w:rsidR="00925766" w:rsidRPr="003044F7" w:rsidRDefault="00925766">
      <w:pPr>
        <w:rPr>
          <w:ins w:id="1906" w:author="superchickend" w:date="2012-12-12T08:19:00Z"/>
        </w:rPr>
      </w:pPr>
      <w:ins w:id="1907"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1908" w:author="superchickend" w:date="2012-12-12T08:19:00Z"/>
        </w:rPr>
        <w:pPrChange w:id="1909" w:author="The Si Tran" w:date="2012-12-16T10:07:00Z">
          <w:pPr>
            <w:pStyle w:val="ListParagraph"/>
            <w:numPr>
              <w:numId w:val="47"/>
            </w:numPr>
            <w:spacing w:line="300" w:lineRule="auto"/>
            <w:ind w:left="1440" w:hanging="360"/>
            <w:jc w:val="both"/>
          </w:pPr>
        </w:pPrChange>
      </w:pPr>
      <w:ins w:id="1910"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1911" w:author="superchickend" w:date="2012-12-12T08:19:00Z"/>
        </w:rPr>
        <w:pPrChange w:id="1912" w:author="The Si Tran" w:date="2012-12-16T10:07:00Z">
          <w:pPr>
            <w:pStyle w:val="ListParagraph"/>
            <w:numPr>
              <w:numId w:val="47"/>
            </w:numPr>
            <w:spacing w:line="300" w:lineRule="auto"/>
            <w:ind w:left="1440" w:hanging="360"/>
            <w:jc w:val="both"/>
          </w:pPr>
        </w:pPrChange>
      </w:pPr>
      <w:ins w:id="1913"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1914" w:author="superchickend" w:date="2012-12-12T08:19:00Z"/>
        </w:rPr>
        <w:pPrChange w:id="1915" w:author="The Si Tran" w:date="2012-12-16T10:07:00Z">
          <w:pPr>
            <w:pStyle w:val="ListParagraph"/>
            <w:numPr>
              <w:numId w:val="47"/>
            </w:numPr>
            <w:spacing w:line="300" w:lineRule="auto"/>
            <w:ind w:left="1440" w:hanging="360"/>
            <w:jc w:val="both"/>
          </w:pPr>
        </w:pPrChange>
      </w:pPr>
      <w:ins w:id="1916"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1917" w:author="superchickend" w:date="2012-12-12T08:19:00Z">
        <w:r w:rsidRPr="003C57D8">
          <w:t>Ngoài ra chúng ta có thể</w:t>
        </w:r>
        <w:r w:rsidRPr="003044F7">
          <w:t xml:space="preserve"> kết hợp hai hoặc nhiều các phương thức nêu trên.</w:t>
        </w:r>
      </w:ins>
    </w:p>
    <w:p w14:paraId="12ED62BE" w14:textId="37F1C1DB" w:rsidR="00FC238C" w:rsidRDefault="00FC238C" w:rsidP="00FC238C">
      <w:pPr>
        <w:ind w:firstLine="0"/>
        <w:jc w:val="center"/>
      </w:pPr>
      <w:ins w:id="1918" w:author="superchickend" w:date="2012-12-12T08:19:00Z">
        <w:r w:rsidRPr="006D6C8D">
          <w:rPr>
            <w:rFonts w:eastAsiaTheme="minorEastAsia"/>
            <w:noProof/>
            <w:rPrChange w:id="1919" w:author="Unknown">
              <w:rPr>
                <w:rFonts w:ascii="Calibri" w:eastAsia="Calibri" w:hAnsi="Calibri"/>
                <w:noProof/>
                <w:sz w:val="22"/>
              </w:rPr>
            </w:rPrChange>
          </w:rPr>
          <w:drawing>
            <wp:inline distT="0" distB="0" distL="0" distR="0" wp14:anchorId="50A6B630" wp14:editId="1832854F">
              <wp:extent cx="5760720" cy="114475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144758"/>
                      </a:xfrm>
                      <a:prstGeom prst="rect">
                        <a:avLst/>
                      </a:prstGeom>
                      <a:noFill/>
                      <a:ln>
                        <a:noFill/>
                      </a:ln>
                    </pic:spPr>
                  </pic:pic>
                </a:graphicData>
              </a:graphic>
            </wp:inline>
          </w:drawing>
        </w:r>
      </w:ins>
    </w:p>
    <w:p w14:paraId="454CBBB3" w14:textId="6EB0844C" w:rsidR="00FC238C" w:rsidRPr="003044F7" w:rsidRDefault="00FC238C" w:rsidP="00F27150">
      <w:pPr>
        <w:pStyle w:val="Hinh"/>
        <w:rPr>
          <w:ins w:id="1920" w:author="superchickend" w:date="2012-12-12T08:19:00Z"/>
        </w:rPr>
      </w:pPr>
      <w:bookmarkStart w:id="1921" w:name="_Toc343452735"/>
      <w:ins w:id="1922" w:author="superchickend" w:date="2012-12-12T08:19:00Z">
        <w:r w:rsidRPr="00032D83">
          <w:t>Hình 2.</w:t>
        </w:r>
      </w:ins>
      <w:ins w:id="1923" w:author="The Si Tran" w:date="2012-12-14T04:06:00Z">
        <w:r w:rsidRPr="006D6C8D">
          <w:t>2</w:t>
        </w:r>
      </w:ins>
      <w:ins w:id="1924" w:author="The Si Tran" w:date="2012-12-14T04:07:00Z">
        <w:r w:rsidRPr="00454DCE">
          <w:rPr>
            <w:rPrChange w:id="1925" w:author="The Si Tran" w:date="2012-12-16T16:46:00Z">
              <w:rPr>
                <w:rFonts w:ascii="Calibri" w:eastAsia="Calibri" w:hAnsi="Calibri"/>
                <w:bCs w:val="0"/>
                <w:sz w:val="22"/>
                <w:szCs w:val="22"/>
              </w:rPr>
            </w:rPrChange>
          </w:rPr>
          <w:t>:</w:t>
        </w:r>
      </w:ins>
      <w:ins w:id="1926" w:author="superchickend" w:date="2012-12-12T08:19:00Z">
        <w:del w:id="1927" w:author="The Si Tran" w:date="2012-12-14T04:06:00Z">
          <w:r w:rsidRPr="00454DCE" w:rsidDel="006A5AA2">
            <w:rPr>
              <w:rPrChange w:id="1928" w:author="The Si Tran" w:date="2012-12-16T16:46:00Z">
                <w:rPr>
                  <w:rFonts w:ascii="Calibri" w:eastAsia="Calibri" w:hAnsi="Calibri"/>
                  <w:bCs w:val="0"/>
                  <w:sz w:val="22"/>
                  <w:szCs w:val="22"/>
                </w:rPr>
              </w:rPrChange>
            </w:rPr>
            <w:delText>1.1</w:delText>
          </w:r>
        </w:del>
        <w:r w:rsidRPr="00454DCE">
          <w:rPr>
            <w:rPrChange w:id="1929" w:author="The Si Tran" w:date="2012-12-16T16:46:00Z">
              <w:rPr>
                <w:rFonts w:ascii="Calibri" w:eastAsia="Calibri" w:hAnsi="Calibri"/>
                <w:bCs w:val="0"/>
                <w:sz w:val="22"/>
                <w:szCs w:val="22"/>
              </w:rPr>
            </w:rPrChange>
          </w:rPr>
          <w:t xml:space="preserve"> Mô hình bài toán dự báo chuỗi thời gian</w:t>
        </w:r>
        <w:bookmarkEnd w:id="1921"/>
      </w:ins>
    </w:p>
    <w:p w14:paraId="4040AFDA" w14:textId="713ED47A" w:rsidR="00925766" w:rsidRPr="003044F7" w:rsidRDefault="00925766">
      <w:pPr>
        <w:rPr>
          <w:ins w:id="1930" w:author="superchickend" w:date="2012-12-12T08:19:00Z"/>
        </w:rPr>
      </w:pPr>
      <w:ins w:id="1931" w:author="superchickend" w:date="2012-12-12T08:19:00Z">
        <w:r w:rsidRPr="003044F7">
          <w:t xml:space="preserve">Theo một số tài liệu khác thì các phương thức dự báo đơn biến và đa biến được gộp chung thành các phương thức mang ý nghĩa thống kê [10]. Hình </w:t>
        </w:r>
      </w:ins>
      <w:ins w:id="1932" w:author="The Si Tran" w:date="2012-12-12T14:00:00Z">
        <w:r w:rsidR="005131C3">
          <w:t>2.3</w:t>
        </w:r>
      </w:ins>
      <w:ins w:id="1933" w:author="superchickend" w:date="2012-12-12T08:19:00Z">
        <w:del w:id="1934" w:author="The Si Tran" w:date="2012-12-12T14:00:00Z">
          <w:r w:rsidRPr="003044F7" w:rsidDel="003A59DB">
            <w:delText>&lt;abc&gt;</w:delText>
          </w:r>
        </w:del>
        <w:r w:rsidRPr="003044F7">
          <w:t xml:space="preserve"> minh họa</w:t>
        </w:r>
      </w:ins>
      <w:r w:rsidR="0090169D">
        <w:t xml:space="preserve"> cây phân loại các mô hình trong bài toán dự báo</w:t>
      </w:r>
      <w:ins w:id="1935" w:author="superchickend" w:date="2012-12-12T08:19:00Z">
        <w:r w:rsidRPr="003044F7">
          <w:t>.</w:t>
        </w:r>
      </w:ins>
    </w:p>
    <w:p w14:paraId="0CA70FF2" w14:textId="77777777" w:rsidR="00925766" w:rsidRDefault="00925766">
      <w:pPr>
        <w:pStyle w:val="Canhgiua"/>
        <w:rPr>
          <w:ins w:id="1936" w:author="superchickend" w:date="2012-12-12T08:19:00Z"/>
        </w:rPr>
        <w:pPrChange w:id="1937" w:author="The Si Tran" w:date="2012-12-16T16:46:00Z">
          <w:pPr/>
        </w:pPrChange>
      </w:pPr>
      <w:ins w:id="1938" w:author="superchickend" w:date="2012-12-12T08:19:00Z">
        <w:r w:rsidRPr="004C2D67">
          <w:rPr>
            <w:noProof/>
          </w:rPr>
          <w:drawing>
            <wp:inline distT="0" distB="0" distL="0" distR="0" wp14:anchorId="67F70ED2" wp14:editId="6479A897">
              <wp:extent cx="5943600" cy="29908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ins>
    </w:p>
    <w:p w14:paraId="001B70EA" w14:textId="065BFC69" w:rsidR="00925766" w:rsidRDefault="00925766">
      <w:pPr>
        <w:pStyle w:val="Hinh"/>
        <w:rPr>
          <w:ins w:id="1939" w:author="The Si Tran" w:date="2012-12-14T04:21:00Z"/>
        </w:rPr>
        <w:pPrChange w:id="1940" w:author="The Si Tran" w:date="2012-12-16T16:46:00Z">
          <w:pPr>
            <w:jc w:val="center"/>
          </w:pPr>
        </w:pPrChange>
      </w:pPr>
      <w:bookmarkStart w:id="1941" w:name="_Toc343452736"/>
      <w:ins w:id="1942" w:author="superchickend" w:date="2012-12-12T08:19:00Z">
        <w:r w:rsidRPr="003044F7">
          <w:t>Hình 2.</w:t>
        </w:r>
      </w:ins>
      <w:ins w:id="1943" w:author="The Si Tran" w:date="2012-12-14T04:06:00Z">
        <w:r w:rsidR="0005561A">
          <w:t>3:</w:t>
        </w:r>
      </w:ins>
      <w:ins w:id="1944" w:author="superchickend" w:date="2012-12-12T08:19:00Z">
        <w:del w:id="1945" w:author="The Si Tran" w:date="2012-12-14T04:06:00Z">
          <w:r w:rsidRPr="003044F7" w:rsidDel="0005561A">
            <w:delText>1.2</w:delText>
          </w:r>
        </w:del>
        <w:r>
          <w:t xml:space="preserve"> </w:t>
        </w:r>
        <w:r w:rsidRPr="00EB1298">
          <w:t>Cây phân lo</w:t>
        </w:r>
        <w:r w:rsidRPr="00032D83">
          <w:t>ạ</w:t>
        </w:r>
        <w:r w:rsidRPr="006D6C8D">
          <w:t>i các mô hình d</w:t>
        </w:r>
        <w:r w:rsidRPr="00C251DA">
          <w:t>ự</w:t>
        </w:r>
        <w:r w:rsidRPr="004C2D67">
          <w:t xml:space="preserve"> báo</w:t>
        </w:r>
      </w:ins>
      <w:bookmarkEnd w:id="1941"/>
    </w:p>
    <w:p w14:paraId="37C764C0" w14:textId="77777777" w:rsidR="00454557" w:rsidRPr="003C57D8" w:rsidRDefault="00454557">
      <w:pPr>
        <w:pStyle w:val="Hinh"/>
        <w:rPr>
          <w:ins w:id="1946" w:author="superchickend" w:date="2012-12-12T08:19:00Z"/>
        </w:rPr>
        <w:pPrChange w:id="1947" w:author="The Si Tran" w:date="2012-12-16T10:10:00Z">
          <w:pPr>
            <w:jc w:val="center"/>
          </w:pPr>
        </w:pPrChange>
      </w:pPr>
    </w:p>
    <w:p w14:paraId="7770E5E0" w14:textId="77777777" w:rsidR="00925766" w:rsidRPr="003044F7" w:rsidDel="002F74DC" w:rsidRDefault="00925766" w:rsidP="00925766">
      <w:pPr>
        <w:rPr>
          <w:ins w:id="1948" w:author="superchickend" w:date="2012-12-12T08:19:00Z"/>
          <w:del w:id="1949" w:author="The Si Tran" w:date="2012-12-16T10:08:00Z"/>
          <w:szCs w:val="26"/>
        </w:rPr>
      </w:pPr>
      <w:ins w:id="1950"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1951" w:author="The Si Tran" w:date="2012-12-12T07:36:00Z"/>
          <w:del w:id="1952" w:author="superchickend" w:date="2012-12-12T08:19:00Z"/>
        </w:rPr>
      </w:pPr>
      <w:ins w:id="1953" w:author="The Si Tran" w:date="2012-12-12T07:36:00Z">
        <w:del w:id="1954"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1955" w:author="The Si Tran" w:date="2012-12-12T07:39:00Z"/>
          <w:del w:id="1956" w:author="superchickend" w:date="2012-12-12T08:19:00Z"/>
        </w:rPr>
      </w:pPr>
      <w:ins w:id="1957" w:author="The Si Tran" w:date="2012-12-12T07:36:00Z">
        <w:del w:id="1958" w:author="superchickend" w:date="2012-12-12T08:19:00Z">
          <w:r w:rsidRPr="00E94DAE" w:rsidDel="00925766">
            <w:rPr>
              <w:noProof/>
            </w:rPr>
            <w:drawing>
              <wp:inline distT="0" distB="0" distL="0" distR="0" wp14:anchorId="0C2AEC2A" wp14:editId="50AE70B3">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1959" w:author="The Si Tran" w:date="2012-12-12T07:39:00Z"/>
          <w:del w:id="1960" w:author="superchickend" w:date="2012-12-12T08:19:00Z"/>
        </w:rPr>
        <w:pPrChange w:id="1961" w:author="The Si Tran" w:date="2012-12-12T07:39:00Z">
          <w:pPr/>
        </w:pPrChange>
      </w:pPr>
      <w:ins w:id="1962" w:author="The Si Tran" w:date="2012-12-12T07:39:00Z">
        <w:del w:id="1963"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1964" w:author="The Si Tran" w:date="2012-12-12T07:36:00Z"/>
          <w:del w:id="1965" w:author="superchickend" w:date="2012-12-12T08:19:00Z"/>
        </w:rPr>
        <w:pPrChange w:id="1966" w:author="The Si Tran" w:date="2012-12-12T07:39:00Z">
          <w:pPr/>
        </w:pPrChange>
      </w:pPr>
    </w:p>
    <w:p w14:paraId="06465EF9" w14:textId="77777777" w:rsidR="00962CF4" w:rsidDel="00925766" w:rsidRDefault="00962CF4" w:rsidP="00962CF4">
      <w:pPr>
        <w:rPr>
          <w:ins w:id="1967" w:author="The Si Tran" w:date="2012-12-12T07:36:00Z"/>
          <w:del w:id="1968" w:author="superchickend" w:date="2012-12-12T08:19:00Z"/>
        </w:rPr>
      </w:pPr>
      <w:ins w:id="1969" w:author="The Si Tran" w:date="2012-12-12T07:36:00Z">
        <w:del w:id="1970"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1971" w:author="The Si Tran" w:date="2012-12-12T07:36:00Z"/>
          <w:del w:id="1972" w:author="superchickend" w:date="2012-12-12T08:19:00Z"/>
          <w:rFonts w:ascii="Times New Roman" w:hAnsi="Times New Roman"/>
          <w:sz w:val="26"/>
          <w:szCs w:val="26"/>
          <w:rPrChange w:id="1973" w:author="The Si Tran" w:date="2012-12-12T07:39:00Z">
            <w:rPr>
              <w:ins w:id="1974" w:author="The Si Tran" w:date="2012-12-12T07:36:00Z"/>
              <w:del w:id="1975" w:author="superchickend" w:date="2012-12-12T08:19:00Z"/>
            </w:rPr>
          </w:rPrChange>
        </w:rPr>
      </w:pPr>
      <w:ins w:id="1976" w:author="The Si Tran" w:date="2012-12-12T07:36:00Z">
        <w:del w:id="197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D22561" w:rsidDel="00925766">
            <w:rPr>
              <w:szCs w:val="26"/>
              <w:rPrChange w:id="1978" w:author="The Si Tran" w:date="2012-12-12T07:39:00Z">
                <w:rPr/>
              </w:rPrChange>
            </w:rPr>
            <w:delText>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1979" w:author="The Si Tran" w:date="2012-12-12T07:36:00Z"/>
          <w:del w:id="1980" w:author="superchickend" w:date="2012-12-12T08:19:00Z"/>
          <w:rFonts w:ascii="Times New Roman" w:hAnsi="Times New Roman"/>
          <w:sz w:val="26"/>
          <w:szCs w:val="26"/>
          <w:rPrChange w:id="1981" w:author="The Si Tran" w:date="2012-12-12T07:39:00Z">
            <w:rPr>
              <w:ins w:id="1982" w:author="The Si Tran" w:date="2012-12-12T07:36:00Z"/>
              <w:del w:id="1983" w:author="superchickend" w:date="2012-12-12T08:19:00Z"/>
            </w:rPr>
          </w:rPrChange>
        </w:rPr>
      </w:pPr>
      <w:ins w:id="1984" w:author="The Si Tran" w:date="2012-12-12T07:36:00Z">
        <w:del w:id="198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D22561" w:rsidDel="00925766">
            <w:rPr>
              <w:szCs w:val="26"/>
              <w:rPrChange w:id="1986" w:author="The Si Tran" w:date="2012-12-12T07:39:00Z">
                <w:rPr/>
              </w:rPrChange>
            </w:rPr>
            <w:delText>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1987" w:author="The Si Tran" w:date="2012-12-12T07:36:00Z"/>
          <w:del w:id="1988" w:author="superchickend" w:date="2012-12-12T08:19:00Z"/>
          <w:rFonts w:ascii="Times New Roman" w:hAnsi="Times New Roman"/>
          <w:sz w:val="26"/>
          <w:szCs w:val="26"/>
          <w:rPrChange w:id="1989" w:author="The Si Tran" w:date="2012-12-12T07:39:00Z">
            <w:rPr>
              <w:ins w:id="1990" w:author="The Si Tran" w:date="2012-12-12T07:36:00Z"/>
              <w:del w:id="1991" w:author="superchickend" w:date="2012-12-12T08:19:00Z"/>
            </w:rPr>
          </w:rPrChange>
        </w:rPr>
      </w:pPr>
      <w:ins w:id="1992" w:author="The Si Tran" w:date="2012-12-12T07:36:00Z">
        <w:del w:id="199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D22561" w:rsidDel="00925766">
            <w:rPr>
              <w:szCs w:val="26"/>
              <w:rPrChange w:id="1994" w:author="The Si Tran" w:date="2012-12-12T07:39:00Z">
                <w:rPr/>
              </w:rPrChange>
            </w:rPr>
            <w:delText>ều chuỗi dữ liệu.</w:delText>
          </w:r>
        </w:del>
      </w:ins>
    </w:p>
    <w:p w14:paraId="4740C896" w14:textId="77777777" w:rsidR="00962CF4" w:rsidDel="00925766" w:rsidRDefault="00962CF4" w:rsidP="00962CF4">
      <w:pPr>
        <w:rPr>
          <w:ins w:id="1995" w:author="The Si Tran" w:date="2012-12-12T07:36:00Z"/>
          <w:del w:id="1996" w:author="superchickend" w:date="2012-12-12T08:19:00Z"/>
        </w:rPr>
      </w:pPr>
      <w:ins w:id="1997" w:author="The Si Tran" w:date="2012-12-12T07:36:00Z">
        <w:del w:id="1998"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1999" w:author="The Si Tran" w:date="2012-12-12T07:36:00Z"/>
          <w:del w:id="2000" w:author="superchickend" w:date="2012-12-12T08:19:00Z"/>
        </w:rPr>
      </w:pPr>
      <w:ins w:id="2001" w:author="The Si Tran" w:date="2012-12-12T07:36:00Z">
        <w:del w:id="2002"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003" w:author="The Si Tran" w:date="2012-12-12T07:40:00Z">
        <w:del w:id="2004" w:author="superchickend" w:date="2012-12-12T08:19:00Z">
          <w:r w:rsidR="00BB5797" w:rsidDel="00925766">
            <w:delText>2.2</w:delText>
          </w:r>
        </w:del>
      </w:ins>
      <w:ins w:id="2005" w:author="The Si Tran" w:date="2012-12-12T07:36:00Z">
        <w:del w:id="2006" w:author="superchickend" w:date="2012-12-12T08:19:00Z">
          <w:r w:rsidDel="00925766">
            <w:delText xml:space="preserve"> minh họa cách phân loại này.</w:delText>
          </w:r>
        </w:del>
      </w:ins>
    </w:p>
    <w:p w14:paraId="34E8E3A9" w14:textId="77777777" w:rsidR="00962CF4" w:rsidDel="00925766" w:rsidRDefault="00962CF4" w:rsidP="00962CF4">
      <w:pPr>
        <w:rPr>
          <w:ins w:id="2007" w:author="The Si Tran" w:date="2012-12-12T07:40:00Z"/>
          <w:del w:id="2008" w:author="superchickend" w:date="2012-12-12T08:19:00Z"/>
        </w:rPr>
      </w:pPr>
      <w:ins w:id="2009" w:author="The Si Tran" w:date="2012-12-12T07:36:00Z">
        <w:del w:id="2010" w:author="superchickend" w:date="2012-12-12T08:19:00Z">
          <w:r w:rsidRPr="00E94DAE" w:rsidDel="00925766">
            <w:rPr>
              <w:noProof/>
            </w:rPr>
            <w:drawing>
              <wp:inline distT="0" distB="0" distL="0" distR="0" wp14:anchorId="1619DFCE" wp14:editId="4F26725F">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011" w:author="The Si Tran" w:date="2012-12-12T07:40:00Z"/>
          <w:del w:id="2012" w:author="superchickend" w:date="2012-12-12T08:19:00Z"/>
          <w:b/>
        </w:rPr>
      </w:pPr>
      <w:ins w:id="2013" w:author="The Si Tran" w:date="2012-12-12T07:40:00Z">
        <w:del w:id="2014"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015" w:author="The Si Tran" w:date="2012-12-12T07:36:00Z"/>
          <w:del w:id="2016" w:author="superchickend" w:date="2012-12-12T08:19:00Z"/>
        </w:rPr>
      </w:pPr>
      <w:ins w:id="2017" w:author="The Si Tran" w:date="2012-12-12T07:36:00Z">
        <w:del w:id="2018"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019" w:author="The Si Tran" w:date="2012-12-12T07:36:00Z">
          <w:pPr>
            <w:pStyle w:val="Heading2"/>
          </w:pPr>
        </w:pPrChange>
      </w:pPr>
    </w:p>
    <w:p w14:paraId="644D3E22" w14:textId="34CD310B" w:rsidR="009F530B" w:rsidRDefault="009F530B" w:rsidP="00024D6E">
      <w:pPr>
        <w:pStyle w:val="Heading2"/>
        <w:rPr>
          <w:ins w:id="2020" w:author="superchickend" w:date="2012-12-16T15:05:00Z"/>
          <w:sz w:val="26"/>
          <w:szCs w:val="26"/>
        </w:rPr>
      </w:pPr>
      <w:bookmarkStart w:id="2021" w:name="_Toc343461207"/>
      <w:r w:rsidRPr="0049233F">
        <w:rPr>
          <w:sz w:val="26"/>
          <w:szCs w:val="26"/>
          <w:rPrChange w:id="2022" w:author="The Si Tran" w:date="2012-12-05T23:02:00Z">
            <w:rPr/>
          </w:rPrChange>
        </w:rPr>
        <w:t>Khái niệm thống kê liên quan</w:t>
      </w:r>
      <w:bookmarkEnd w:id="2021"/>
    </w:p>
    <w:p w14:paraId="04DBB0A5" w14:textId="0B9AA19F" w:rsidR="00D11D23" w:rsidRPr="00032D83" w:rsidRDefault="00D11D23">
      <w:pPr>
        <w:rPr>
          <w:ins w:id="2023" w:author="The Si Tran" w:date="2012-12-11T21:26:00Z"/>
        </w:rPr>
        <w:pPrChange w:id="2024" w:author="The Si Tran" w:date="2012-12-16T16:46:00Z">
          <w:pPr>
            <w:pStyle w:val="Heading2"/>
          </w:pPr>
        </w:pPrChange>
      </w:pPr>
      <w:ins w:id="2025" w:author="superchickend" w:date="2012-12-16T15:07:00Z">
        <w:r>
          <w:t xml:space="preserve">Để nhận dạng ra đặc điểm và các thành phần của chuỗi thời gian, các nhà dự báo thường dùng các </w:t>
        </w:r>
      </w:ins>
      <w:r w:rsidR="0069415C">
        <w:t>công cụ toán học</w:t>
      </w:r>
      <w:ins w:id="2026" w:author="superchickend" w:date="2012-12-16T15:07:00Z">
        <w:r>
          <w:t xml:space="preserve">. Đặc biệt, các </w:t>
        </w:r>
      </w:ins>
      <w:r w:rsidR="0069415C">
        <w:t>công cụ</w:t>
      </w:r>
      <w:ins w:id="2027" w:author="superchickend" w:date="2012-12-16T15:07:00Z">
        <w:r>
          <w:t xml:space="preserve"> này được sử dụng nhiều cho lớp mô hình ARIMA. </w:t>
        </w:r>
      </w:ins>
      <w:ins w:id="2028" w:author="superchickend" w:date="2012-12-16T15:10:00Z">
        <w:r w:rsidR="00156046">
          <w:t>Trong phần này c</w:t>
        </w:r>
      </w:ins>
      <w:ins w:id="2029" w:author="superchickend" w:date="2012-12-16T15:07:00Z">
        <w:r>
          <w:t>húng tôi giới thiệu hai công cụ phổ biến và rất quan trọng là hàm tự tương quan</w:t>
        </w:r>
      </w:ins>
      <w:ins w:id="2030" w:author="superchickend" w:date="2012-12-16T15:10:00Z">
        <w:r>
          <w:t xml:space="preserve"> và hàm tự tương quan bán phần.</w:t>
        </w:r>
      </w:ins>
    </w:p>
    <w:p w14:paraId="025597E4" w14:textId="7C32D678" w:rsidR="00CA1785" w:rsidRDefault="00CA1785">
      <w:pPr>
        <w:pStyle w:val="Heading3"/>
        <w:rPr>
          <w:ins w:id="2031" w:author="The Si Tran" w:date="2012-12-12T08:07:00Z"/>
        </w:rPr>
        <w:pPrChange w:id="2032" w:author="The Si Tran" w:date="2012-12-11T21:26:00Z">
          <w:pPr>
            <w:pStyle w:val="Heading2"/>
          </w:pPr>
        </w:pPrChange>
      </w:pPr>
      <w:bookmarkStart w:id="2033" w:name="_Toc343461208"/>
      <w:ins w:id="2034" w:author="The Si Tran" w:date="2012-12-11T21:26:00Z">
        <w:r>
          <w:t>Hệ số tự tương quan</w:t>
        </w:r>
      </w:ins>
      <w:bookmarkEnd w:id="2033"/>
    </w:p>
    <w:p w14:paraId="28B0AAC5" w14:textId="77777777" w:rsidR="00BC6984" w:rsidRPr="00250D4D" w:rsidDel="00BC6984" w:rsidRDefault="00BC6984">
      <w:pPr>
        <w:rPr>
          <w:del w:id="2035" w:author="The Si Tran" w:date="2012-12-12T08:07:00Z"/>
        </w:rPr>
        <w:pPrChange w:id="2036" w:author="The Si Tran" w:date="2012-12-15T07:52:00Z">
          <w:pPr>
            <w:ind w:firstLine="720"/>
          </w:pPr>
        </w:pPrChange>
      </w:pPr>
      <w:moveToRangeStart w:id="2037" w:author="The Si Tran" w:date="2012-12-12T08:07:00Z" w:name="move343062963"/>
      <w:moveTo w:id="2038"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2037"/>
    <w:p w14:paraId="1C94101A" w14:textId="77777777" w:rsidR="00BC6984" w:rsidRPr="007C782C" w:rsidRDefault="00BC6984">
      <w:pPr>
        <w:rPr>
          <w:ins w:id="2039" w:author="The Si Tran" w:date="2012-12-11T21:28:00Z"/>
        </w:rPr>
        <w:pPrChange w:id="2040" w:author="The Si Tran" w:date="2012-12-15T07:52:00Z">
          <w:pPr>
            <w:pStyle w:val="Heading2"/>
          </w:pPr>
        </w:pPrChange>
      </w:pPr>
    </w:p>
    <w:p w14:paraId="363517AC" w14:textId="13B7EDED" w:rsidR="00011A74" w:rsidRDefault="000E6941">
      <w:pPr>
        <w:rPr>
          <w:ins w:id="2041" w:author="The Si Tran" w:date="2012-12-14T07:22:00Z"/>
          <w:szCs w:val="26"/>
        </w:rPr>
        <w:pPrChange w:id="2042" w:author="The Si Tran" w:date="2012-12-14T07:22:00Z">
          <w:pPr>
            <w:ind w:firstLine="720"/>
          </w:pPr>
        </w:pPrChange>
      </w:pPr>
      <w:ins w:id="2043"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044" w:author="The Si Tran" w:date="2012-12-11T21:28:00Z"/>
          <w:szCs w:val="26"/>
        </w:rPr>
        <w:pPrChange w:id="2045" w:author="The Si Tran" w:date="2012-12-14T07:22:00Z">
          <w:pPr>
            <w:ind w:firstLine="720"/>
          </w:pPr>
        </w:pPrChange>
      </w:pPr>
      <w:ins w:id="2046"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4C2D67">
      <w:pPr>
        <w:pStyle w:val="Canhgiua"/>
        <w:rPr>
          <w:ins w:id="2047" w:author="The Si Tran" w:date="2012-12-11T21:28:00Z"/>
        </w:rPr>
        <w:pPrChange w:id="2048" w:author="The Si Tran" w:date="2012-12-16T16:47:00Z">
          <w:pPr>
            <w:ind w:left="1440" w:firstLine="720"/>
          </w:pPr>
        </w:pPrChange>
      </w:pPr>
      <m:oMathPara>
        <m:oMathParaPr>
          <m:jc m:val="center"/>
        </m:oMathParaPr>
        <m:oMath>
          <m:sSub>
            <m:sSubPr>
              <m:ctrlPr>
                <w:ins w:id="2049" w:author="The Si Tran" w:date="2012-12-11T21:28:00Z">
                  <w:rPr>
                    <w:rFonts w:ascii="Cambria Math" w:hAnsi="Cambria Math"/>
                  </w:rPr>
                </w:ins>
              </m:ctrlPr>
            </m:sSubPr>
            <m:e>
              <w:ins w:id="2050" w:author="The Si Tran" w:date="2012-12-11T21:28:00Z">
                <m:r>
                  <w:rPr>
                    <w:rFonts w:ascii="Cambria Math" w:hAnsi="Cambria Math"/>
                  </w:rPr>
                  <m:t>ρ</m:t>
                </m:r>
              </w:ins>
            </m:e>
            <m:sub>
              <w:ins w:id="2051" w:author="The Si Tran" w:date="2012-12-11T21:28:00Z">
                <m:r>
                  <w:rPr>
                    <w:rFonts w:ascii="Cambria Math" w:hAnsi="Cambria Math"/>
                  </w:rPr>
                  <m:t>k</m:t>
                </m:r>
              </w:ins>
            </m:sub>
          </m:sSub>
          <w:ins w:id="2052" w:author="The Si Tran" w:date="2012-12-11T21:28:00Z">
            <m:r>
              <m:rPr>
                <m:sty m:val="p"/>
              </m:rPr>
              <w:rPr>
                <w:rFonts w:ascii="Cambria Math" w:hAnsi="Cambria Math"/>
              </w:rPr>
              <m:t>=</m:t>
            </m:r>
          </w:ins>
          <m:f>
            <m:fPr>
              <m:ctrlPr>
                <w:ins w:id="2053" w:author="The Si Tran" w:date="2012-12-11T21:28:00Z">
                  <w:rPr>
                    <w:rFonts w:ascii="Cambria Math" w:hAnsi="Cambria Math"/>
                  </w:rPr>
                </w:ins>
              </m:ctrlPr>
            </m:fPr>
            <m:num>
              <w:ins w:id="2054" w:author="The Si Tran" w:date="2012-12-11T21:28:00Z">
                <m:r>
                  <w:rPr>
                    <w:rFonts w:ascii="Cambria Math" w:hAnsi="Cambria Math"/>
                  </w:rPr>
                  <m:t>E</m:t>
                </m:r>
              </w:ins>
              <m:d>
                <m:dPr>
                  <m:begChr m:val="["/>
                  <m:endChr m:val="]"/>
                  <m:ctrlPr>
                    <w:ins w:id="2055" w:author="The Si Tran" w:date="2012-12-11T21:28:00Z">
                      <w:rPr>
                        <w:rFonts w:ascii="Cambria Math" w:hAnsi="Cambria Math"/>
                      </w:rPr>
                    </w:ins>
                  </m:ctrlPr>
                </m:dPr>
                <m:e>
                  <m:d>
                    <m:dPr>
                      <m:ctrlPr>
                        <w:ins w:id="2056" w:author="The Si Tran" w:date="2012-12-11T21:28:00Z">
                          <w:rPr>
                            <w:rFonts w:ascii="Cambria Math" w:hAnsi="Cambria Math"/>
                          </w:rPr>
                        </w:ins>
                      </m:ctrlPr>
                    </m:dPr>
                    <m:e>
                      <m:sSub>
                        <m:sSubPr>
                          <m:ctrlPr>
                            <w:ins w:id="2057" w:author="The Si Tran" w:date="2012-12-11T21:28:00Z">
                              <w:rPr>
                                <w:rFonts w:ascii="Cambria Math" w:hAnsi="Cambria Math"/>
                              </w:rPr>
                            </w:ins>
                          </m:ctrlPr>
                        </m:sSubPr>
                        <m:e>
                          <w:ins w:id="2058" w:author="The Si Tran" w:date="2012-12-11T21:28:00Z">
                            <m:r>
                              <w:rPr>
                                <w:rFonts w:ascii="Cambria Math" w:hAnsi="Cambria Math"/>
                              </w:rPr>
                              <m:t>X</m:t>
                            </m:r>
                          </w:ins>
                        </m:e>
                        <m:sub>
                          <w:ins w:id="2059" w:author="The Si Tran" w:date="2012-12-11T21:28:00Z">
                            <m:r>
                              <w:rPr>
                                <w:rFonts w:ascii="Cambria Math" w:hAnsi="Cambria Math"/>
                              </w:rPr>
                              <m:t>t</m:t>
                            </m:r>
                          </w:ins>
                        </m:sub>
                      </m:sSub>
                      <w:ins w:id="2060" w:author="The Si Tran" w:date="2012-12-11T21:28:00Z">
                        <m:r>
                          <m:rPr>
                            <m:sty m:val="p"/>
                          </m:rPr>
                          <w:rPr>
                            <w:rFonts w:ascii="Cambria Math" w:hAnsi="Cambria Math"/>
                          </w:rPr>
                          <m:t>-</m:t>
                        </m:r>
                        <m:r>
                          <w:rPr>
                            <w:rFonts w:ascii="Cambria Math" w:hAnsi="Cambria Math"/>
                          </w:rPr>
                          <m:t>μ</m:t>
                        </m:r>
                      </w:ins>
                    </m:e>
                  </m:d>
                  <m:d>
                    <m:dPr>
                      <m:ctrlPr>
                        <w:ins w:id="2061" w:author="The Si Tran" w:date="2012-12-11T21:28:00Z">
                          <w:rPr>
                            <w:rFonts w:ascii="Cambria Math" w:hAnsi="Cambria Math"/>
                          </w:rPr>
                        </w:ins>
                      </m:ctrlPr>
                    </m:dPr>
                    <m:e>
                      <m:sSub>
                        <m:sSubPr>
                          <m:ctrlPr>
                            <w:ins w:id="2062" w:author="The Si Tran" w:date="2012-12-11T21:28:00Z">
                              <w:rPr>
                                <w:rFonts w:ascii="Cambria Math" w:hAnsi="Cambria Math"/>
                              </w:rPr>
                            </w:ins>
                          </m:ctrlPr>
                        </m:sSubPr>
                        <m:e>
                          <w:ins w:id="2063" w:author="The Si Tran" w:date="2012-12-11T21:28:00Z">
                            <m:r>
                              <w:rPr>
                                <w:rFonts w:ascii="Cambria Math" w:hAnsi="Cambria Math"/>
                              </w:rPr>
                              <m:t>X</m:t>
                            </m:r>
                          </w:ins>
                        </m:e>
                        <m:sub>
                          <w:ins w:id="2064"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065" w:author="The Si Tran" w:date="2012-12-11T21:28:00Z">
                        <m:r>
                          <m:rPr>
                            <m:sty m:val="p"/>
                          </m:rPr>
                          <w:rPr>
                            <w:rFonts w:ascii="Cambria Math" w:hAnsi="Cambria Math"/>
                          </w:rPr>
                          <m:t>-</m:t>
                        </m:r>
                        <m:r>
                          <w:rPr>
                            <w:rFonts w:ascii="Cambria Math" w:hAnsi="Cambria Math"/>
                          </w:rPr>
                          <m:t>μ</m:t>
                        </m:r>
                      </w:ins>
                    </m:e>
                  </m:d>
                </m:e>
              </m:d>
            </m:num>
            <m:den>
              <m:rad>
                <m:radPr>
                  <m:degHide m:val="1"/>
                  <m:ctrlPr>
                    <w:ins w:id="2066" w:author="The Si Tran" w:date="2012-12-11T21:28:00Z">
                      <w:rPr>
                        <w:rFonts w:ascii="Cambria Math" w:hAnsi="Cambria Math"/>
                      </w:rPr>
                    </w:ins>
                  </m:ctrlPr>
                </m:radPr>
                <m:deg/>
                <m:e>
                  <w:ins w:id="2067" w:author="The Si Tran" w:date="2012-12-11T21:28:00Z">
                    <m:r>
                      <w:rPr>
                        <w:rFonts w:ascii="Cambria Math" w:hAnsi="Cambria Math"/>
                      </w:rPr>
                      <m:t>Var</m:t>
                    </m:r>
                  </w:ins>
                  <m:d>
                    <m:dPr>
                      <m:ctrlPr>
                        <w:ins w:id="2068" w:author="The Si Tran" w:date="2012-12-11T21:28:00Z">
                          <w:rPr>
                            <w:rFonts w:ascii="Cambria Math" w:hAnsi="Cambria Math"/>
                          </w:rPr>
                        </w:ins>
                      </m:ctrlPr>
                    </m:dPr>
                    <m:e>
                      <m:sSub>
                        <m:sSubPr>
                          <m:ctrlPr>
                            <w:ins w:id="2069" w:author="The Si Tran" w:date="2012-12-11T21:28:00Z">
                              <w:rPr>
                                <w:rFonts w:ascii="Cambria Math" w:hAnsi="Cambria Math"/>
                              </w:rPr>
                            </w:ins>
                          </m:ctrlPr>
                        </m:sSubPr>
                        <m:e>
                          <w:ins w:id="2070" w:author="The Si Tran" w:date="2012-12-11T21:28:00Z">
                            <m:r>
                              <w:rPr>
                                <w:rFonts w:ascii="Cambria Math" w:hAnsi="Cambria Math"/>
                              </w:rPr>
                              <m:t>X</m:t>
                            </m:r>
                          </w:ins>
                        </m:e>
                        <m:sub>
                          <w:ins w:id="2071" w:author="The Si Tran" w:date="2012-12-11T21:28:00Z">
                            <m:r>
                              <w:rPr>
                                <w:rFonts w:ascii="Cambria Math" w:hAnsi="Cambria Math"/>
                              </w:rPr>
                              <m:t>t</m:t>
                            </m:r>
                          </w:ins>
                        </m:sub>
                      </m:sSub>
                    </m:e>
                  </m:d>
                  <w:ins w:id="2072" w:author="The Si Tran" w:date="2012-12-11T21:28:00Z">
                    <m:r>
                      <w:rPr>
                        <w:rFonts w:ascii="Cambria Math" w:hAnsi="Cambria Math"/>
                      </w:rPr>
                      <m:t>Var</m:t>
                    </m:r>
                  </w:ins>
                  <m:d>
                    <m:dPr>
                      <m:ctrlPr>
                        <w:ins w:id="2073" w:author="The Si Tran" w:date="2012-12-11T21:28:00Z">
                          <w:rPr>
                            <w:rFonts w:ascii="Cambria Math" w:hAnsi="Cambria Math"/>
                          </w:rPr>
                        </w:ins>
                      </m:ctrlPr>
                    </m:dPr>
                    <m:e>
                      <m:sSub>
                        <m:sSubPr>
                          <m:ctrlPr>
                            <w:ins w:id="2074" w:author="The Si Tran" w:date="2012-12-11T21:28:00Z">
                              <w:rPr>
                                <w:rFonts w:ascii="Cambria Math" w:hAnsi="Cambria Math"/>
                              </w:rPr>
                            </w:ins>
                          </m:ctrlPr>
                        </m:sSubPr>
                        <m:e>
                          <w:ins w:id="2075" w:author="The Si Tran" w:date="2012-12-11T21:28:00Z">
                            <m:r>
                              <w:rPr>
                                <w:rFonts w:ascii="Cambria Math" w:hAnsi="Cambria Math"/>
                              </w:rPr>
                              <m:t>X</m:t>
                            </m:r>
                          </w:ins>
                        </m:e>
                        <m:sub>
                          <w:ins w:id="2076"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077" w:author="The Si Tran" w:date="2012-12-11T21:28:00Z"/>
        </w:rPr>
        <w:pPrChange w:id="2078" w:author="The Si Tran" w:date="2012-12-14T07:23:00Z">
          <w:pPr>
            <w:ind w:firstLine="720"/>
          </w:pPr>
        </w:pPrChange>
      </w:pPr>
      <w:ins w:id="2079" w:author="The Si Tran" w:date="2012-12-11T21:28:00Z">
        <w:r w:rsidRPr="002569E2">
          <w:rPr>
            <w:noProof/>
            <w:szCs w:val="26"/>
            <w:rPrChange w:id="2080" w:author="Unknown">
              <w:rPr>
                <w:rFonts w:cs="Arial"/>
                <w:b/>
                <w:bCs/>
                <w:iCs/>
                <w:noProof/>
                <w:sz w:val="28"/>
                <w:szCs w:val="28"/>
              </w:rPr>
            </w:rPrChange>
          </w:rPr>
          <mc:AlternateContent>
            <mc:Choice Requires="wps">
              <w:drawing>
                <wp:anchor distT="0" distB="0" distL="114300" distR="114300" simplePos="0" relativeHeight="251646976" behindDoc="1" locked="0" layoutInCell="1" allowOverlap="1" wp14:anchorId="49C4EA9E" wp14:editId="10FE7D35">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4C2D67" w:rsidRDefault="004C2D67">
                              <w:pPr>
                                <w:pStyle w:val="EquationIndex"/>
                                <w:pPrChange w:id="2081" w:author="The Si Tran" w:date="2012-12-16T10:23:00Z">
                                  <w:pPr/>
                                </w:pPrChange>
                              </w:pPr>
                              <w:r>
                                <w:t>(2.</w:t>
                              </w:r>
                              <w:ins w:id="2082" w:author="The Si Tran" w:date="2012-12-11T23:15:00Z">
                                <w:r>
                                  <w:t>1</w:t>
                                </w:r>
                              </w:ins>
                              <w:del w:id="2083" w:author="The Si Tran" w:date="2012-12-11T23:15:00Z">
                                <w:r w:rsidDel="00E04C47">
                                  <w:delText>1</w:delText>
                                </w:r>
                              </w:del>
                              <w:del w:id="2084"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4C2D67" w:rsidRDefault="004C2D67">
                        <w:pPr>
                          <w:pStyle w:val="EquationIndex"/>
                          <w:pPrChange w:id="2085" w:author="The Si Tran" w:date="2012-12-16T10:23:00Z">
                            <w:pPr/>
                          </w:pPrChange>
                        </w:pPr>
                        <w:r>
                          <w:t>(2.</w:t>
                        </w:r>
                        <w:ins w:id="2086" w:author="The Si Tran" w:date="2012-12-11T23:15:00Z">
                          <w:r>
                            <w:t>1</w:t>
                          </w:r>
                        </w:ins>
                        <w:del w:id="2087" w:author="The Si Tran" w:date="2012-12-11T23:15:00Z">
                          <w:r w:rsidDel="00E04C47">
                            <w:delText>1</w:delText>
                          </w:r>
                        </w:del>
                        <w:del w:id="2088"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4C2D67">
      <w:pPr>
        <w:pStyle w:val="BuletL2"/>
        <w:rPr>
          <w:ins w:id="2089" w:author="The Si Tran" w:date="2012-12-11T21:28:00Z"/>
        </w:rPr>
        <w:pPrChange w:id="2090" w:author="The Si Tran" w:date="2012-12-16T16:53:00Z">
          <w:pPr>
            <w:ind w:firstLine="720"/>
          </w:pPr>
        </w:pPrChange>
      </w:pPr>
      <m:oMath>
        <m:sSub>
          <m:sSubPr>
            <m:ctrlPr>
              <w:ins w:id="2091" w:author="The Si Tran" w:date="2012-12-11T21:28:00Z">
                <w:rPr>
                  <w:rFonts w:ascii="Cambria Math" w:hAnsi="Cambria Math"/>
                  <w:i/>
                </w:rPr>
              </w:ins>
            </m:ctrlPr>
          </m:sSubPr>
          <m:e>
            <w:ins w:id="2092" w:author="The Si Tran" w:date="2012-12-11T21:28:00Z">
              <m:r>
                <w:rPr>
                  <w:rFonts w:ascii="Cambria Math" w:hAnsi="Cambria Math"/>
                </w:rPr>
                <m:t>ρ</m:t>
              </m:r>
            </w:ins>
          </m:e>
          <m:sub>
            <w:ins w:id="2093" w:author="The Si Tran" w:date="2012-12-11T21:28:00Z">
              <m:r>
                <w:rPr>
                  <w:rFonts w:ascii="Cambria Math" w:hAnsi="Cambria Math"/>
                </w:rPr>
                <m:t>k</m:t>
              </m:r>
            </w:ins>
          </m:sub>
        </m:sSub>
      </m:oMath>
      <w:ins w:id="2094"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A718DF">
          <w:rPr>
            <w:rPrChange w:id="2095" w:author="The Si Tran" w:date="2012-12-16T16:49:00Z">
              <w:rPr/>
            </w:rPrChange>
          </w:rPr>
          <w:t xml:space="preserve"> tự tương quan của </w:t>
        </w:r>
        <m:oMath>
          <m:r>
            <w:rPr>
              <w:rFonts w:ascii="Cambria Math" w:hAnsi="Cambria Math"/>
              <w:rPrChange w:id="2096" w:author="The Si Tran" w:date="2012-12-16T16:49:00Z">
                <w:rPr>
                  <w:rFonts w:ascii="Cambria Math" w:hAnsi="Cambria Math"/>
                </w:rPr>
              </w:rPrChange>
            </w:rPr>
            <m:t>X</m:t>
          </m:r>
        </m:oMath>
        <w:r w:rsidR="000E6941" w:rsidRPr="00A718DF">
          <w:rPr>
            <w:rPrChange w:id="2097" w:author="The Si Tran" w:date="2012-12-16T16:49:00Z">
              <w:rPr/>
            </w:rPrChange>
          </w:rPr>
          <w:t xml:space="preserve"> ở độ trễ </w:t>
        </w:r>
        <m:oMath>
          <m:r>
            <w:rPr>
              <w:rFonts w:ascii="Cambria Math" w:hAnsi="Cambria Math"/>
              <w:rPrChange w:id="2098" w:author="The Si Tran" w:date="2012-12-14T04:23:00Z">
                <w:rPr>
                  <w:rFonts w:ascii="Cambria Math" w:hAnsi="Cambria Math"/>
                </w:rPr>
              </w:rPrChange>
            </w:rPr>
            <m:t>k</m:t>
          </m:r>
        </m:oMath>
      </w:ins>
    </w:p>
    <w:p w14:paraId="52ABF434" w14:textId="77777777" w:rsidR="000E6941" w:rsidRPr="00802E77" w:rsidRDefault="000E6941">
      <w:pPr>
        <w:pStyle w:val="BuletL2"/>
        <w:rPr>
          <w:ins w:id="2099" w:author="The Si Tran" w:date="2012-12-11T21:28:00Z"/>
        </w:rPr>
        <w:pPrChange w:id="2100" w:author="The Si Tran" w:date="2012-12-16T16:53:00Z">
          <w:pPr>
            <w:ind w:firstLine="720"/>
          </w:pPr>
        </w:pPrChange>
      </w:pPr>
      <w:ins w:id="2101"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102" w:author="The Si Tran" w:date="2012-12-11T21:28:00Z"/>
        </w:rPr>
        <w:pPrChange w:id="2103" w:author="The Si Tran" w:date="2012-12-14T07:23:00Z">
          <w:pPr>
            <w:ind w:firstLine="540"/>
          </w:pPr>
        </w:pPrChange>
      </w:pPr>
      <w:ins w:id="2104" w:author="The Si Tran" w:date="2012-12-11T21:28:00Z">
        <w:r w:rsidRPr="004D696B">
          <w:t>Nếu</w:t>
        </w:r>
      </w:ins>
      <w:ins w:id="2105"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106"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107" w:author="The Si Tran" w:date="2012-12-11T21:28:00Z"/>
        </w:rPr>
        <w:pPrChange w:id="2108" w:author="The Si Tran" w:date="2012-12-14T07:23:00Z">
          <w:pPr>
            <w:ind w:firstLine="540"/>
          </w:pPr>
        </w:pPrChange>
      </w:pPr>
      <w:ins w:id="2109" w:author="The Si Tran" w:date="2012-12-11T21:28:00Z">
        <w:r w:rsidRPr="004D696B">
          <w:t xml:space="preserve">Để biểu diễn sự tự tương quan của một biến theo nhiều độ trễ khác nhau một cách trực quan, ta dùng hàm tự tương quan. </w:t>
        </w:r>
      </w:ins>
    </w:p>
    <w:p w14:paraId="4B2B48F3" w14:textId="5C8AB7BC" w:rsidR="000E6941" w:rsidRPr="004A4474" w:rsidRDefault="000E6941">
      <w:pPr>
        <w:rPr>
          <w:ins w:id="2110" w:author="The Si Tran" w:date="2012-12-11T21:28:00Z"/>
          <w:szCs w:val="26"/>
        </w:rPr>
        <w:pPrChange w:id="2111" w:author="The Si Tran" w:date="2012-12-14T07:25:00Z">
          <w:pPr>
            <w:ind w:firstLine="540"/>
          </w:pPr>
        </w:pPrChange>
      </w:pPr>
      <w:ins w:id="2112"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ins>
      <w:r w:rsidR="004A4474">
        <w:rPr>
          <w:szCs w:val="26"/>
        </w:rPr>
        <w:t xml:space="preserve"> </w:t>
      </w:r>
      <w:ins w:id="2113" w:author="The Si Tran" w:date="2012-12-11T21:28:00Z">
        <w:r w:rsidRPr="004D696B">
          <w:t>Hình 2</w:t>
        </w:r>
      </w:ins>
      <w:ins w:id="2114" w:author="The Si Tran" w:date="2012-12-14T04:11:00Z">
        <w:r w:rsidR="008C7DAC">
          <w:t>.4</w:t>
        </w:r>
      </w:ins>
      <w:ins w:id="2115" w:author="The Si Tran" w:date="2012-12-11T21:28:00Z">
        <w:r w:rsidRPr="004D696B">
          <w:t xml:space="preserve"> là một ví dụ về hàm tự tương quan.</w:t>
        </w:r>
      </w:ins>
    </w:p>
    <w:p w14:paraId="569A61C6" w14:textId="77777777" w:rsidR="000E6941" w:rsidRPr="004D696B" w:rsidRDefault="000E6941">
      <w:pPr>
        <w:pStyle w:val="Canhgiua"/>
        <w:rPr>
          <w:ins w:id="2116" w:author="The Si Tran" w:date="2012-12-11T21:28:00Z"/>
        </w:rPr>
        <w:pPrChange w:id="2117" w:author="The Si Tran" w:date="2012-12-16T10:25:00Z">
          <w:pPr/>
        </w:pPrChange>
      </w:pPr>
      <w:ins w:id="2118" w:author="The Si Tran" w:date="2012-12-11T21:28:00Z">
        <w:r w:rsidRPr="002569E2">
          <w:rPr>
            <w:noProof/>
            <w:rPrChange w:id="2119" w:author="Unknown">
              <w:rPr>
                <w:rFonts w:cs="Arial"/>
                <w:b/>
                <w:bCs/>
                <w:iCs/>
                <w:noProof/>
                <w:sz w:val="28"/>
                <w:szCs w:val="28"/>
              </w:rPr>
            </w:rPrChange>
          </w:rPr>
          <w:lastRenderedPageBreak/>
          <w:drawing>
            <wp:inline distT="0" distB="0" distL="0" distR="0" wp14:anchorId="46AE703A" wp14:editId="005DAD8F">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A718DF" w:rsidRDefault="000E6941">
      <w:pPr>
        <w:pStyle w:val="Hinh"/>
        <w:rPr>
          <w:ins w:id="2120" w:author="The Si Tran" w:date="2012-12-11T21:28:00Z"/>
          <w:rPrChange w:id="2121" w:author="The Si Tran" w:date="2012-12-16T16:49:00Z">
            <w:rPr>
              <w:ins w:id="2122" w:author="The Si Tran" w:date="2012-12-11T21:28:00Z"/>
            </w:rPr>
          </w:rPrChange>
        </w:rPr>
        <w:pPrChange w:id="2123" w:author="The Si Tran" w:date="2012-12-16T16:49:00Z">
          <w:pPr>
            <w:pStyle w:val="Caption"/>
            <w:ind w:firstLine="540"/>
            <w:jc w:val="center"/>
          </w:pPr>
        </w:pPrChange>
      </w:pPr>
      <w:bookmarkStart w:id="2124" w:name="_Toc343029951"/>
      <w:bookmarkStart w:id="2125" w:name="_Toc343452737"/>
      <w:ins w:id="2126" w:author="The Si Tran" w:date="2012-12-11T21:28:00Z">
        <w:r w:rsidRPr="00A718DF">
          <w:rPr>
            <w:rStyle w:val="HinhChar"/>
            <w:rFonts w:cs="Times New Roman"/>
            <w:bCs/>
            <w:rPrChange w:id="2127" w:author="The Si Tran" w:date="2012-12-16T16:49:00Z">
              <w:rPr>
                <w:b w:val="0"/>
              </w:rPr>
            </w:rPrChange>
          </w:rPr>
          <w:t xml:space="preserve">Hình </w:t>
        </w:r>
      </w:ins>
      <w:ins w:id="2128" w:author="The Si Tran" w:date="2012-12-14T04:10:00Z">
        <w:r w:rsidR="00E45C52" w:rsidRPr="00032D83">
          <w:rPr>
            <w:rStyle w:val="HinhChar"/>
            <w:rFonts w:cs="Times New Roman"/>
            <w:bCs/>
          </w:rPr>
          <w:t>2.4</w:t>
        </w:r>
        <w:r w:rsidR="00AE7DA7" w:rsidRPr="006D6C8D">
          <w:rPr>
            <w:rStyle w:val="HinhChar"/>
            <w:rFonts w:cs="Times New Roman"/>
            <w:bCs/>
          </w:rPr>
          <w:t>:</w:t>
        </w:r>
      </w:ins>
      <w:ins w:id="2129" w:author="The Si Tran" w:date="2012-12-11T21:28:00Z">
        <w:r w:rsidRPr="00C251DA">
          <w:t xml:space="preserve"> Hàm t</w:t>
        </w:r>
        <w:r w:rsidRPr="004C2D67">
          <w:t>ự</w:t>
        </w:r>
        <w:r w:rsidRPr="00A718DF">
          <w:rPr>
            <w:rPrChange w:id="2130" w:author="The Si Tran" w:date="2012-12-16T16:49:00Z">
              <w:rPr>
                <w:b w:val="0"/>
              </w:rPr>
            </w:rPrChange>
          </w:rPr>
          <w:t xml:space="preserve"> tương quan</w:t>
        </w:r>
        <w:bookmarkEnd w:id="2124"/>
        <w:bookmarkEnd w:id="2125"/>
      </w:ins>
    </w:p>
    <w:p w14:paraId="25528185" w14:textId="77777777" w:rsidR="000E6941" w:rsidRPr="004D696B" w:rsidRDefault="000E6941" w:rsidP="000E6941">
      <w:pPr>
        <w:rPr>
          <w:ins w:id="2131" w:author="The Si Tran" w:date="2012-12-11T21:28:00Z"/>
          <w:szCs w:val="26"/>
        </w:rPr>
      </w:pPr>
      <w:ins w:id="2132" w:author="The Si Tran" w:date="2012-12-11T21:28:00Z">
        <w:r w:rsidRPr="004D696B">
          <w:rPr>
            <w:szCs w:val="26"/>
          </w:rPr>
          <w:tab/>
        </w:r>
      </w:ins>
    </w:p>
    <w:p w14:paraId="693F8C47" w14:textId="77777777" w:rsidR="000E6941" w:rsidRPr="004D696B" w:rsidRDefault="000E6941">
      <w:pPr>
        <w:rPr>
          <w:ins w:id="2133" w:author="The Si Tran" w:date="2012-12-11T21:28:00Z"/>
        </w:rPr>
        <w:pPrChange w:id="2134" w:author="The Si Tran" w:date="2012-12-16T10:09:00Z">
          <w:pPr>
            <w:ind w:firstLine="720"/>
          </w:pPr>
        </w:pPrChange>
      </w:pPr>
      <w:ins w:id="2135"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136" w:author="The Si Tran" w:date="2012-12-11T21:28:00Z"/>
        </w:rPr>
        <w:pPrChange w:id="2137" w:author="The Si Tran" w:date="2012-12-14T07:25:00Z">
          <w:pPr>
            <w:ind w:firstLine="720"/>
          </w:pPr>
        </w:pPrChange>
      </w:pPr>
      <w:ins w:id="2138" w:author="The Si Tran" w:date="2012-12-11T21:28:00Z">
        <w:r w:rsidRPr="004D696B">
          <w:t>Công thức tính hệ số tự tương quan lấy mẫu:</w:t>
        </w:r>
      </w:ins>
    </w:p>
    <w:p w14:paraId="73426D94" w14:textId="77777777" w:rsidR="000E6941" w:rsidRPr="00097101" w:rsidRDefault="004C2D67">
      <w:pPr>
        <w:pStyle w:val="Canhgiua"/>
        <w:rPr>
          <w:ins w:id="2139" w:author="The Si Tran" w:date="2012-12-11T21:28:00Z"/>
        </w:rPr>
        <w:pPrChange w:id="2140" w:author="The Si Tran" w:date="2012-12-16T10:25:00Z">
          <w:pPr>
            <w:ind w:left="1440"/>
          </w:pPr>
        </w:pPrChange>
      </w:pPr>
      <m:oMathPara>
        <m:oMath>
          <m:sSub>
            <m:sSubPr>
              <m:ctrlPr>
                <w:ins w:id="2141" w:author="The Si Tran" w:date="2012-12-11T21:28:00Z">
                  <w:rPr>
                    <w:rFonts w:ascii="Cambria Math" w:hAnsi="Cambria Math"/>
                  </w:rPr>
                </w:ins>
              </m:ctrlPr>
            </m:sSubPr>
            <m:e>
              <w:ins w:id="2142" w:author="The Si Tran" w:date="2012-12-11T21:28:00Z">
                <m:r>
                  <w:rPr>
                    <w:rFonts w:ascii="Cambria Math" w:hAnsi="Cambria Math"/>
                  </w:rPr>
                  <m:t>r</m:t>
                </m:r>
              </w:ins>
            </m:e>
            <m:sub>
              <w:ins w:id="2143" w:author="The Si Tran" w:date="2012-12-11T21:28:00Z">
                <m:r>
                  <w:rPr>
                    <w:rFonts w:ascii="Cambria Math" w:hAnsi="Cambria Math"/>
                  </w:rPr>
                  <m:t>k</m:t>
                </m:r>
              </w:ins>
            </m:sub>
          </m:sSub>
          <w:ins w:id="2144" w:author="The Si Tran" w:date="2012-12-11T21:28:00Z">
            <m:r>
              <m:rPr>
                <m:sty m:val="p"/>
              </m:rPr>
              <w:rPr>
                <w:rFonts w:ascii="Cambria Math" w:hAnsi="Cambria Math"/>
              </w:rPr>
              <m:t>=</m:t>
            </m:r>
          </w:ins>
          <m:f>
            <m:fPr>
              <m:ctrlPr>
                <w:ins w:id="2145" w:author="The Si Tran" w:date="2012-12-11T21:28:00Z">
                  <w:rPr>
                    <w:rFonts w:ascii="Cambria Math" w:hAnsi="Cambria Math"/>
                  </w:rPr>
                </w:ins>
              </m:ctrlPr>
            </m:fPr>
            <m:num>
              <m:nary>
                <m:naryPr>
                  <m:chr m:val="∑"/>
                  <m:limLoc m:val="subSup"/>
                  <m:ctrlPr>
                    <w:ins w:id="2146" w:author="The Si Tran" w:date="2012-12-11T21:28:00Z">
                      <w:rPr>
                        <w:rFonts w:ascii="Cambria Math" w:hAnsi="Cambria Math"/>
                      </w:rPr>
                    </w:ins>
                  </m:ctrlPr>
                </m:naryPr>
                <m:sub>
                  <w:ins w:id="2147" w:author="The Si Tran" w:date="2012-12-11T21:28:00Z">
                    <m:r>
                      <w:rPr>
                        <w:rFonts w:ascii="Cambria Math" w:hAnsi="Cambria Math"/>
                      </w:rPr>
                      <m:t>k</m:t>
                    </m:r>
                    <m:r>
                      <m:rPr>
                        <m:sty m:val="p"/>
                      </m:rPr>
                      <w:rPr>
                        <w:rFonts w:ascii="Cambria Math" w:hAnsi="Cambria Math"/>
                      </w:rPr>
                      <m:t>=1</m:t>
                    </m:r>
                  </w:ins>
                </m:sub>
                <m:sup>
                  <w:ins w:id="2148"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149" w:author="The Si Tran" w:date="2012-12-11T21:28:00Z">
                          <w:rPr>
                            <w:rFonts w:ascii="Cambria Math" w:hAnsi="Cambria Math"/>
                          </w:rPr>
                        </w:ins>
                      </m:ctrlPr>
                    </m:dPr>
                    <m:e>
                      <m:sSub>
                        <m:sSubPr>
                          <m:ctrlPr>
                            <w:ins w:id="2150" w:author="The Si Tran" w:date="2012-12-11T21:28:00Z">
                              <w:rPr>
                                <w:rFonts w:ascii="Cambria Math" w:hAnsi="Cambria Math"/>
                              </w:rPr>
                            </w:ins>
                          </m:ctrlPr>
                        </m:sSubPr>
                        <m:e>
                          <w:ins w:id="2151" w:author="The Si Tran" w:date="2012-12-11T21:28:00Z">
                            <m:r>
                              <w:rPr>
                                <w:rFonts w:ascii="Cambria Math" w:hAnsi="Cambria Math"/>
                              </w:rPr>
                              <m:t>X</m:t>
                            </m:r>
                          </w:ins>
                        </m:e>
                        <m:sub>
                          <w:ins w:id="2152" w:author="The Si Tran" w:date="2012-12-11T21:28:00Z">
                            <m:r>
                              <w:rPr>
                                <w:rFonts w:ascii="Cambria Math" w:hAnsi="Cambria Math"/>
                              </w:rPr>
                              <m:t>t</m:t>
                            </m:r>
                          </w:ins>
                        </m:sub>
                      </m:sSub>
                      <w:ins w:id="2153" w:author="The Si Tran" w:date="2012-12-11T21:28:00Z">
                        <m:r>
                          <m:rPr>
                            <m:sty m:val="p"/>
                          </m:rPr>
                          <w:rPr>
                            <w:rFonts w:ascii="Cambria Math" w:hAnsi="Cambria Math"/>
                          </w:rPr>
                          <m:t>-</m:t>
                        </m:r>
                      </w:ins>
                      <m:acc>
                        <m:accPr>
                          <m:chr m:val="̅"/>
                          <m:ctrlPr>
                            <w:ins w:id="2154" w:author="The Si Tran" w:date="2012-12-11T21:28:00Z">
                              <w:rPr>
                                <w:rFonts w:ascii="Cambria Math" w:hAnsi="Cambria Math"/>
                              </w:rPr>
                            </w:ins>
                          </m:ctrlPr>
                        </m:accPr>
                        <m:e>
                          <w:ins w:id="2155" w:author="The Si Tran" w:date="2012-12-11T21:28:00Z">
                            <m:r>
                              <w:rPr>
                                <w:rFonts w:ascii="Cambria Math" w:hAnsi="Cambria Math"/>
                              </w:rPr>
                              <m:t>X</m:t>
                            </m:r>
                          </w:ins>
                        </m:e>
                      </m:acc>
                    </m:e>
                  </m:d>
                  <m:d>
                    <m:dPr>
                      <m:ctrlPr>
                        <w:ins w:id="2156" w:author="The Si Tran" w:date="2012-12-11T21:28:00Z">
                          <w:rPr>
                            <w:rFonts w:ascii="Cambria Math" w:hAnsi="Cambria Math"/>
                          </w:rPr>
                        </w:ins>
                      </m:ctrlPr>
                    </m:dPr>
                    <m:e>
                      <m:sSub>
                        <m:sSubPr>
                          <m:ctrlPr>
                            <w:ins w:id="2157" w:author="The Si Tran" w:date="2012-12-11T21:28:00Z">
                              <w:rPr>
                                <w:rFonts w:ascii="Cambria Math" w:hAnsi="Cambria Math"/>
                              </w:rPr>
                            </w:ins>
                          </m:ctrlPr>
                        </m:sSubPr>
                        <m:e>
                          <w:ins w:id="2158" w:author="The Si Tran" w:date="2012-12-11T21:28:00Z">
                            <m:r>
                              <w:rPr>
                                <w:rFonts w:ascii="Cambria Math" w:hAnsi="Cambria Math"/>
                              </w:rPr>
                              <m:t>X</m:t>
                            </m:r>
                          </w:ins>
                        </m:e>
                        <m:sub>
                          <w:ins w:id="2159"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160" w:author="The Si Tran" w:date="2012-12-11T21:28:00Z">
                        <m:r>
                          <m:rPr>
                            <m:sty m:val="p"/>
                          </m:rPr>
                          <w:rPr>
                            <w:rFonts w:ascii="Cambria Math" w:hAnsi="Cambria Math"/>
                          </w:rPr>
                          <m:t>-</m:t>
                        </m:r>
                      </w:ins>
                      <m:acc>
                        <m:accPr>
                          <m:chr m:val="̅"/>
                          <m:ctrlPr>
                            <w:ins w:id="2161" w:author="The Si Tran" w:date="2012-12-11T21:28:00Z">
                              <w:rPr>
                                <w:rFonts w:ascii="Cambria Math" w:hAnsi="Cambria Math"/>
                              </w:rPr>
                            </w:ins>
                          </m:ctrlPr>
                        </m:accPr>
                        <m:e>
                          <w:ins w:id="2162" w:author="The Si Tran" w:date="2012-12-11T21:28:00Z">
                            <m:r>
                              <w:rPr>
                                <w:rFonts w:ascii="Cambria Math" w:hAnsi="Cambria Math"/>
                              </w:rPr>
                              <m:t>X</m:t>
                            </m:r>
                          </w:ins>
                        </m:e>
                      </m:acc>
                    </m:e>
                  </m:d>
                </m:e>
              </m:nary>
            </m:num>
            <m:den>
              <m:nary>
                <m:naryPr>
                  <m:chr m:val="∑"/>
                  <m:limLoc m:val="subSup"/>
                  <m:ctrlPr>
                    <w:ins w:id="2163" w:author="The Si Tran" w:date="2012-12-11T21:28:00Z">
                      <w:rPr>
                        <w:rFonts w:ascii="Cambria Math" w:hAnsi="Cambria Math"/>
                      </w:rPr>
                    </w:ins>
                  </m:ctrlPr>
                </m:naryPr>
                <m:sub>
                  <w:ins w:id="2164" w:author="The Si Tran" w:date="2012-12-11T21:28:00Z">
                    <m:r>
                      <w:rPr>
                        <w:rFonts w:ascii="Cambria Math" w:hAnsi="Cambria Math"/>
                      </w:rPr>
                      <m:t>t</m:t>
                    </m:r>
                    <m:r>
                      <m:rPr>
                        <m:sty m:val="p"/>
                      </m:rPr>
                      <w:rPr>
                        <w:rFonts w:ascii="Cambria Math" w:hAnsi="Cambria Math"/>
                      </w:rPr>
                      <m:t>=1</m:t>
                    </m:r>
                  </w:ins>
                </m:sub>
                <m:sup>
                  <w:ins w:id="2165" w:author="The Si Tran" w:date="2012-12-11T21:28:00Z">
                    <m:r>
                      <w:rPr>
                        <w:rFonts w:ascii="Cambria Math" w:hAnsi="Cambria Math"/>
                      </w:rPr>
                      <m:t>T</m:t>
                    </m:r>
                  </w:ins>
                </m:sup>
                <m:e>
                  <m:sSup>
                    <m:sSupPr>
                      <m:ctrlPr>
                        <w:ins w:id="2166" w:author="The Si Tran" w:date="2012-12-11T21:28:00Z">
                          <w:rPr>
                            <w:rFonts w:ascii="Cambria Math" w:hAnsi="Cambria Math"/>
                          </w:rPr>
                        </w:ins>
                      </m:ctrlPr>
                    </m:sSupPr>
                    <m:e>
                      <m:d>
                        <m:dPr>
                          <m:ctrlPr>
                            <w:ins w:id="2167" w:author="The Si Tran" w:date="2012-12-11T21:28:00Z">
                              <w:rPr>
                                <w:rFonts w:ascii="Cambria Math" w:hAnsi="Cambria Math"/>
                              </w:rPr>
                            </w:ins>
                          </m:ctrlPr>
                        </m:dPr>
                        <m:e>
                          <m:sSub>
                            <m:sSubPr>
                              <m:ctrlPr>
                                <w:ins w:id="2168" w:author="The Si Tran" w:date="2012-12-11T21:28:00Z">
                                  <w:rPr>
                                    <w:rFonts w:ascii="Cambria Math" w:hAnsi="Cambria Math"/>
                                  </w:rPr>
                                </w:ins>
                              </m:ctrlPr>
                            </m:sSubPr>
                            <m:e>
                              <w:ins w:id="2169" w:author="The Si Tran" w:date="2012-12-11T21:28:00Z">
                                <m:r>
                                  <w:rPr>
                                    <w:rFonts w:ascii="Cambria Math" w:hAnsi="Cambria Math"/>
                                  </w:rPr>
                                  <m:t>X</m:t>
                                </m:r>
                              </w:ins>
                            </m:e>
                            <m:sub>
                              <w:ins w:id="2170" w:author="The Si Tran" w:date="2012-12-11T21:28:00Z">
                                <m:r>
                                  <w:rPr>
                                    <w:rFonts w:ascii="Cambria Math" w:hAnsi="Cambria Math"/>
                                  </w:rPr>
                                  <m:t>t</m:t>
                                </m:r>
                              </w:ins>
                            </m:sub>
                          </m:sSub>
                          <w:ins w:id="2171" w:author="The Si Tran" w:date="2012-12-11T21:28:00Z">
                            <m:r>
                              <m:rPr>
                                <m:sty m:val="p"/>
                              </m:rPr>
                              <w:rPr>
                                <w:rFonts w:ascii="Cambria Math" w:hAnsi="Cambria Math"/>
                              </w:rPr>
                              <m:t>-</m:t>
                            </m:r>
                          </w:ins>
                          <m:acc>
                            <m:accPr>
                              <m:chr m:val="̅"/>
                              <m:ctrlPr>
                                <w:ins w:id="2172" w:author="The Si Tran" w:date="2012-12-11T21:28:00Z">
                                  <w:rPr>
                                    <w:rFonts w:ascii="Cambria Math" w:hAnsi="Cambria Math"/>
                                  </w:rPr>
                                </w:ins>
                              </m:ctrlPr>
                            </m:accPr>
                            <m:e>
                              <w:ins w:id="2173" w:author="The Si Tran" w:date="2012-12-11T21:28:00Z">
                                <m:r>
                                  <w:rPr>
                                    <w:rFonts w:ascii="Cambria Math" w:hAnsi="Cambria Math"/>
                                  </w:rPr>
                                  <m:t>X</m:t>
                                </m:r>
                              </w:ins>
                            </m:e>
                          </m:acc>
                        </m:e>
                      </m:d>
                    </m:e>
                    <m:sup>
                      <w:ins w:id="2174"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175" w:author="The Si Tran" w:date="2012-12-11T21:28:00Z"/>
        </w:rPr>
      </w:pPr>
      <w:ins w:id="2176" w:author="The Si Tran" w:date="2012-12-11T21:28:00Z">
        <w:r w:rsidRPr="002569E2">
          <w:rPr>
            <w:noProof/>
            <w:rPrChange w:id="2177" w:author="Unknown">
              <w:rPr>
                <w:b/>
                <w:bCs/>
                <w:noProof/>
                <w:sz w:val="20"/>
                <w:szCs w:val="20"/>
              </w:rPr>
            </w:rPrChange>
          </w:rPr>
          <mc:AlternateContent>
            <mc:Choice Requires="wps">
              <w:drawing>
                <wp:anchor distT="0" distB="0" distL="114300" distR="114300" simplePos="0" relativeHeight="251682816" behindDoc="1" locked="0" layoutInCell="1" allowOverlap="1" wp14:anchorId="0D78AAF8" wp14:editId="00026622">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4C2D67" w:rsidRDefault="004C2D67">
                              <w:pPr>
                                <w:pStyle w:val="EquationIndex"/>
                                <w:pPrChange w:id="2178" w:author="The Si Tran" w:date="2012-12-16T16:54:00Z">
                                  <w:pPr/>
                                </w:pPrChange>
                              </w:pPr>
                              <w:r>
                                <w:t>(2.</w:t>
                              </w:r>
                              <w:ins w:id="2179" w:author="The Si Tran" w:date="2012-12-14T04:12:00Z">
                                <w:r>
                                  <w:t>2</w:t>
                                </w:r>
                              </w:ins>
                              <w:del w:id="2180"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4C2D67" w:rsidRDefault="004C2D67">
                        <w:pPr>
                          <w:pStyle w:val="EquationIndex"/>
                          <w:pPrChange w:id="2181" w:author="The Si Tran" w:date="2012-12-16T16:54:00Z">
                            <w:pPr/>
                          </w:pPrChange>
                        </w:pPr>
                        <w:r>
                          <w:t>(2.</w:t>
                        </w:r>
                        <w:ins w:id="2182" w:author="The Si Tran" w:date="2012-12-14T04:12:00Z">
                          <w:r>
                            <w:t>2</w:t>
                          </w:r>
                        </w:ins>
                        <w:del w:id="2183"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4C2D67">
      <w:pPr>
        <w:pStyle w:val="BuletL2"/>
        <w:rPr>
          <w:ins w:id="2184" w:author="The Si Tran" w:date="2012-12-11T21:28:00Z"/>
        </w:rPr>
        <w:pPrChange w:id="2185" w:author="The Si Tran" w:date="2012-12-16T16:53:00Z">
          <w:pPr/>
        </w:pPrChange>
      </w:pPr>
      <m:oMath>
        <m:sSub>
          <m:sSubPr>
            <m:ctrlPr>
              <w:ins w:id="2186" w:author="The Si Tran" w:date="2012-12-11T21:28:00Z">
                <w:rPr>
                  <w:rFonts w:ascii="Cambria Math" w:hAnsi="Cambria Math"/>
                  <w:i/>
                </w:rPr>
              </w:ins>
            </m:ctrlPr>
          </m:sSubPr>
          <m:e>
            <w:ins w:id="2187" w:author="The Si Tran" w:date="2012-12-11T21:28:00Z">
              <m:r>
                <w:rPr>
                  <w:rFonts w:ascii="Cambria Math" w:hAnsi="Cambria Math"/>
                </w:rPr>
                <m:t>r</m:t>
              </m:r>
            </w:ins>
          </m:e>
          <m:sub>
            <w:ins w:id="2188" w:author="The Si Tran" w:date="2012-12-11T21:28:00Z">
              <m:r>
                <w:rPr>
                  <w:rFonts w:ascii="Cambria Math" w:hAnsi="Cambria Math"/>
                </w:rPr>
                <m:t>k</m:t>
              </m:r>
            </w:ins>
          </m:sub>
        </m:sSub>
      </m:oMath>
      <w:ins w:id="2189"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454557">
          <w:rPr>
            <w:rPrChange w:id="2190" w:author="The Si Tran" w:date="2012-12-14T04:24:00Z">
              <w:rPr/>
            </w:rPrChange>
          </w:rPr>
          <w:t xml:space="preserve"> tự tươn</w:t>
        </w:r>
        <w:r w:rsidR="000E6941" w:rsidRPr="00E81674">
          <w:rPr>
            <w:rPrChange w:id="2191" w:author="The Si Tran" w:date="2012-12-16T16:53:00Z">
              <w:rPr/>
            </w:rPrChange>
          </w:rPr>
          <w:t>g</w:t>
        </w:r>
        <w:r w:rsidR="000E6941" w:rsidRPr="00454557">
          <w:rPr>
            <w:rPrChange w:id="2192" w:author="The Si Tran" w:date="2012-12-14T04:24:00Z">
              <w:rPr/>
            </w:rPrChange>
          </w:rPr>
          <w:t xml:space="preserve"> quan lấy mẫu ở độ trễ </w:t>
        </w:r>
        <m:oMath>
          <m:r>
            <w:rPr>
              <w:rFonts w:ascii="Cambria Math" w:hAnsi="Cambria Math"/>
              <w:rPrChange w:id="2193" w:author="The Si Tran" w:date="2012-12-14T04:24:00Z">
                <w:rPr>
                  <w:rFonts w:ascii="Cambria Math" w:hAnsi="Cambria Math"/>
                </w:rPr>
              </w:rPrChange>
            </w:rPr>
            <m:t>k</m:t>
          </m:r>
        </m:oMath>
      </w:ins>
    </w:p>
    <w:p w14:paraId="0F22761A" w14:textId="77777777" w:rsidR="000E6941" w:rsidRPr="00802E77" w:rsidRDefault="004C2D67">
      <w:pPr>
        <w:pStyle w:val="BuletL2"/>
        <w:rPr>
          <w:ins w:id="2194" w:author="The Si Tran" w:date="2012-12-11T21:28:00Z"/>
        </w:rPr>
        <w:pPrChange w:id="2195" w:author="The Si Tran" w:date="2012-12-16T16:53:00Z">
          <w:pPr/>
        </w:pPrChange>
      </w:pPr>
      <m:oMath>
        <m:acc>
          <m:accPr>
            <m:chr m:val="̅"/>
            <m:ctrlPr>
              <w:ins w:id="2196" w:author="The Si Tran" w:date="2012-12-11T21:28:00Z">
                <w:rPr>
                  <w:rFonts w:ascii="Cambria Math" w:hAnsi="Cambria Math"/>
                  <w:i/>
                </w:rPr>
              </w:ins>
            </m:ctrlPr>
          </m:accPr>
          <m:e>
            <w:ins w:id="2197" w:author="The Si Tran" w:date="2012-12-11T21:28:00Z">
              <m:r>
                <w:rPr>
                  <w:rFonts w:ascii="Cambria Math" w:hAnsi="Cambria Math"/>
                </w:rPr>
                <m:t>X</m:t>
              </m:r>
            </w:ins>
          </m:e>
        </m:acc>
      </m:oMath>
      <w:ins w:id="2198"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454557">
          <w:rPr>
            <w:rPrChange w:id="2199" w:author="The Si Tran" w:date="2012-12-14T04:24:00Z">
              <w:rPr/>
            </w:rPrChange>
          </w:rPr>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200" w:author="The Si Tran" w:date="2012-12-11T21:28:00Z"/>
          <w:lang w:val="fr-FR"/>
        </w:rPr>
        <w:pPrChange w:id="2201" w:author="The Si Tran" w:date="2012-12-16T16:53:00Z">
          <w:pPr/>
        </w:pPrChange>
      </w:pPr>
      <w:ins w:id="2202"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454557">
          <w:rPr>
            <w:lang w:val="fr-FR"/>
            <w:rPrChange w:id="2203" w:author="The Si Tran" w:date="2012-12-14T04:24:00Z">
              <w:rPr>
                <w:lang w:val="fr-FR"/>
              </w:rPr>
            </w:rPrChange>
          </w:rPr>
          <w:t>ần tử của mẫu.</w:t>
        </w:r>
      </w:ins>
    </w:p>
    <w:p w14:paraId="7CD95DB3" w14:textId="77777777" w:rsidR="000E6941" w:rsidRPr="004D696B" w:rsidRDefault="00454557">
      <w:pPr>
        <w:rPr>
          <w:ins w:id="2204" w:author="The Si Tran" w:date="2012-12-11T21:28:00Z"/>
          <w:lang w:val="fr-FR"/>
        </w:rPr>
        <w:pPrChange w:id="2205" w:author="The Si Tran" w:date="2012-12-14T07:27:00Z">
          <w:pPr>
            <w:ind w:firstLine="720"/>
          </w:pPr>
        </w:pPrChange>
      </w:pPr>
      <w:ins w:id="2206" w:author="The Si Tran" w:date="2012-12-11T21:28:00Z">
        <w:r w:rsidRPr="002569E2">
          <w:rPr>
            <w:noProof/>
            <w:rPrChange w:id="2207" w:author="Unknown">
              <w:rPr>
                <w:b/>
                <w:bCs/>
                <w:noProof/>
                <w:sz w:val="20"/>
                <w:szCs w:val="20"/>
              </w:rPr>
            </w:rPrChange>
          </w:rPr>
          <mc:AlternateContent>
            <mc:Choice Requires="wps">
              <w:drawing>
                <wp:anchor distT="0" distB="0" distL="114300" distR="114300" simplePos="0" relativeHeight="251648000" behindDoc="0" locked="0" layoutInCell="1" allowOverlap="1" wp14:anchorId="2F103CE2" wp14:editId="7714E4D7">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4C2D67" w:rsidRDefault="004C2D67" w:rsidP="000E6941">
                              <w:r>
                                <w:t>(2.</w:t>
                              </w:r>
                              <w:ins w:id="2208" w:author="The Si Tran" w:date="2012-12-14T04:12:00Z">
                                <w:r>
                                  <w:t>3</w:t>
                                </w:r>
                              </w:ins>
                              <w:del w:id="2209"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4C2D67" w:rsidRDefault="004C2D67" w:rsidP="000E6941">
                        <w:r>
                          <w:t>(2.</w:t>
                        </w:r>
                        <w:ins w:id="2210" w:author="The Si Tran" w:date="2012-12-14T04:12:00Z">
                          <w:r>
                            <w:t>3</w:t>
                          </w:r>
                        </w:ins>
                        <w:del w:id="2211"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212" w:author="The Si Tran" w:date="2012-12-11T21:28:00Z"/>
          <w:lang w:val="fr-FR"/>
        </w:rPr>
        <w:pPrChange w:id="2213" w:author="The Si Tran" w:date="2012-12-16T10:25:00Z">
          <w:pPr>
            <w:ind w:left="1440" w:firstLine="720"/>
          </w:pPr>
        </w:pPrChange>
      </w:pPr>
      <w:ins w:id="2214"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215" w:author="The Si Tran" w:date="2012-12-11T21:28:00Z"/>
          <w:lang w:val="fr-FR"/>
        </w:rPr>
      </w:pPr>
      <w:ins w:id="2216" w:author="The Si Tran" w:date="2012-12-11T21:28:00Z">
        <w:r w:rsidRPr="004D696B">
          <w:rPr>
            <w:lang w:val="fr-FR"/>
          </w:rPr>
          <w:t>Với :</w:t>
        </w:r>
      </w:ins>
    </w:p>
    <w:p w14:paraId="4B1A748A" w14:textId="77777777" w:rsidR="000E6941" w:rsidRPr="00802E77" w:rsidRDefault="004C2D67">
      <w:pPr>
        <w:pStyle w:val="BuletL2"/>
        <w:rPr>
          <w:ins w:id="2217" w:author="The Si Tran" w:date="2012-12-11T21:28:00Z"/>
          <w:lang w:val="fr-FR"/>
        </w:rPr>
        <w:pPrChange w:id="2218" w:author="The Si Tran" w:date="2012-12-16T16:55:00Z">
          <w:pPr/>
        </w:pPrChange>
      </w:pPr>
      <m:oMath>
        <m:sSub>
          <m:sSubPr>
            <m:ctrlPr>
              <w:ins w:id="2219" w:author="The Si Tran" w:date="2012-12-11T21:28:00Z">
                <w:rPr>
                  <w:rFonts w:ascii="Cambria Math" w:hAnsi="Cambria Math"/>
                  <w:i/>
                  <w:lang w:val="fr-FR"/>
                </w:rPr>
              </w:ins>
            </m:ctrlPr>
          </m:sSubPr>
          <m:e>
            <w:ins w:id="2220" w:author="The Si Tran" w:date="2012-12-11T21:28:00Z">
              <m:r>
                <w:rPr>
                  <w:rFonts w:ascii="Cambria Math" w:hAnsi="Cambria Math"/>
                  <w:lang w:val="fr-FR"/>
                </w:rPr>
                <m:t>r</m:t>
              </m:r>
            </w:ins>
          </m:e>
          <m:sub>
            <w:ins w:id="2221" w:author="The Si Tran" w:date="2012-12-11T21:28:00Z">
              <m:r>
                <w:rPr>
                  <w:rFonts w:ascii="Cambria Math" w:hAnsi="Cambria Math"/>
                  <w:lang w:val="fr-FR"/>
                </w:rPr>
                <m:t>k</m:t>
              </m:r>
            </w:ins>
          </m:sub>
        </m:sSub>
      </m:oMath>
      <w:ins w:id="2222"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454557">
          <w:rPr>
            <w:lang w:val="fr-FR"/>
            <w:rPrChange w:id="2223" w:author="The Si Tran" w:date="2012-12-14T04:27:00Z">
              <w:rPr>
                <w:lang w:val="fr-FR"/>
              </w:rPr>
            </w:rPrChange>
          </w:rPr>
          <w:t xml:space="preserve"> tự tương quan mẫu ở độ trễ </w:t>
        </w:r>
        <m:oMath>
          <m:r>
            <w:rPr>
              <w:rFonts w:ascii="Cambria Math" w:hAnsi="Cambria Math"/>
              <w:lang w:val="fr-FR"/>
              <w:rPrChange w:id="2224"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225" w:author="The Si Tran" w:date="2012-12-11T21:28:00Z"/>
          <w:lang w:val="fr-FR"/>
        </w:rPr>
        <w:pPrChange w:id="2226" w:author="The Si Tran" w:date="2012-12-16T16:55:00Z">
          <w:pPr/>
        </w:pPrChange>
      </w:pPr>
      <w:ins w:id="2227"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454557">
          <w:rPr>
            <w:lang w:val="fr-FR"/>
            <w:rPrChange w:id="2228" w:author="The Si Tran" w:date="2012-12-14T04:27:00Z">
              <w:rPr>
                <w:lang w:val="fr-FR"/>
              </w:rPr>
            </w:rPrChange>
          </w:rPr>
          <w:t>ễ</w:t>
        </w:r>
      </w:ins>
    </w:p>
    <w:p w14:paraId="7D76EE3E" w14:textId="77777777" w:rsidR="000E6941" w:rsidRPr="00802E77" w:rsidRDefault="000E6941">
      <w:pPr>
        <w:pStyle w:val="BuletL2"/>
        <w:rPr>
          <w:ins w:id="2229" w:author="The Si Tran" w:date="2012-12-11T21:28:00Z"/>
          <w:lang w:val="fr-FR"/>
        </w:rPr>
        <w:pPrChange w:id="2230" w:author="The Si Tran" w:date="2012-12-16T16:55:00Z">
          <w:pPr/>
        </w:pPrChange>
      </w:pPr>
      <w:ins w:id="2231"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454557">
          <w:rPr>
            <w:lang w:val="fr-FR"/>
            <w:rPrChange w:id="2232" w:author="The Si Tran" w:date="2012-12-14T04:27:00Z">
              <w:rPr>
                <w:lang w:val="fr-FR"/>
              </w:rPr>
            </w:rPrChange>
          </w:rPr>
          <w:t xml:space="preserve">ẫu  </w:t>
        </w:r>
      </w:ins>
    </w:p>
    <w:p w14:paraId="569ECC6A" w14:textId="77777777" w:rsidR="000E6941" w:rsidRPr="004D696B" w:rsidRDefault="000E6941">
      <w:pPr>
        <w:rPr>
          <w:ins w:id="2233" w:author="The Si Tran" w:date="2012-12-11T21:28:00Z"/>
          <w:lang w:val="fr-FR"/>
        </w:rPr>
        <w:pPrChange w:id="2234" w:author="The Si Tran" w:date="2012-12-14T07:27:00Z">
          <w:pPr>
            <w:ind w:firstLine="720"/>
          </w:pPr>
        </w:pPrChange>
      </w:pPr>
      <w:ins w:id="2235" w:author="The Si Tran" w:date="2012-12-11T21:28:00Z">
        <w:r w:rsidRPr="004D696B">
          <w:rPr>
            <w:lang w:val="fr-FR"/>
          </w:rPr>
          <w:lastRenderedPageBreak/>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236" w:author="The Si Tran" w:date="2012-12-11T21:26:00Z"/>
          <w:lang w:val="fr-FR"/>
          <w:rPrChange w:id="2237" w:author="The Si Tran" w:date="2012-12-11T21:40:00Z">
            <w:rPr>
              <w:ins w:id="2238" w:author="The Si Tran" w:date="2012-12-11T21:26:00Z"/>
            </w:rPr>
          </w:rPrChange>
        </w:rPr>
        <w:pPrChange w:id="2239" w:author="The Si Tran" w:date="2012-12-14T07:27:00Z">
          <w:pPr>
            <w:pStyle w:val="Heading2"/>
          </w:pPr>
        </w:pPrChange>
      </w:pPr>
      <w:ins w:id="2240"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241" w:author="The Si Tran" w:date="2012-12-11T23:05:00Z"/>
        </w:rPr>
        <w:pPrChange w:id="2242" w:author="The Si Tran" w:date="2012-12-11T21:26:00Z">
          <w:pPr>
            <w:pStyle w:val="Heading2"/>
          </w:pPr>
        </w:pPrChange>
      </w:pPr>
      <w:bookmarkStart w:id="2243" w:name="_Toc343461209"/>
      <w:ins w:id="2244" w:author="The Si Tran" w:date="2012-12-11T21:26:00Z">
        <w:r>
          <w:t>Hệ số tự tương quan riêng phần</w:t>
        </w:r>
      </w:ins>
      <w:bookmarkEnd w:id="2243"/>
    </w:p>
    <w:p w14:paraId="0FED98C2" w14:textId="30FF7DBE" w:rsidR="00177321" w:rsidRDefault="00177321">
      <w:pPr>
        <w:rPr>
          <w:ins w:id="2245" w:author="The Si Tran" w:date="2012-12-11T23:05:00Z"/>
        </w:rPr>
        <w:pPrChange w:id="2246" w:author="The Si Tran" w:date="2012-12-14T07:27:00Z">
          <w:pPr>
            <w:pStyle w:val="ListParagraph"/>
            <w:ind w:left="0"/>
          </w:pPr>
        </w:pPrChange>
      </w:pPr>
      <w:ins w:id="2247"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2248" w:author="The Si Tran" w:date="2012-12-11T23:05:00Z"/>
        </w:rPr>
        <w:pPrChange w:id="2249" w:author="The Si Tran" w:date="2012-12-16T10:25:00Z">
          <w:pPr>
            <w:pStyle w:val="ListParagraph"/>
            <w:ind w:left="0"/>
          </w:pPr>
        </w:pPrChange>
      </w:pPr>
      <w:ins w:id="2250" w:author="The Si Tran" w:date="2012-12-11T23:06:00Z">
        <w:r>
          <w:tab/>
        </w:r>
      </w:ins>
      <w:ins w:id="2251"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252" w:author="The Si Tran" w:date="2012-12-11T23:05:00Z"/>
          <w:rFonts w:ascii="Times New Roman" w:eastAsiaTheme="minorEastAsia" w:hAnsi="Times New Roman"/>
          <w:sz w:val="26"/>
          <w:szCs w:val="26"/>
        </w:rPr>
      </w:pPr>
      <w:ins w:id="2253"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254" w:author="The Si Tran" w:date="2012-12-16T21:04:00Z">
        <w:r w:rsidR="00A01806">
          <w:rPr>
            <w:rFonts w:ascii="Times New Roman" w:eastAsiaTheme="minorEastAsia" w:hAnsi="Times New Roman"/>
            <w:sz w:val="26"/>
            <w:szCs w:val="26"/>
          </w:rPr>
          <w:t xml:space="preserve"> </w:t>
        </w:r>
      </w:ins>
      <w:ins w:id="2255" w:author="The Si Tran" w:date="2012-12-16T21:03:00Z">
        <w:r w:rsidR="00723164">
          <w:rPr>
            <w:rFonts w:ascii="Times New Roman" w:eastAsiaTheme="minorEastAsia" w:hAnsi="Times New Roman"/>
            <w:sz w:val="26"/>
            <w:szCs w:val="26"/>
          </w:rPr>
          <w:t>[13]</w:t>
        </w:r>
      </w:ins>
      <w:ins w:id="2256" w:author="The Si Tran" w:date="2012-12-11T23:05:00Z">
        <w:r w:rsidR="00A01806">
          <w:rPr>
            <w:rFonts w:ascii="Times New Roman" w:eastAsiaTheme="minorEastAsia" w:hAnsi="Times New Roman"/>
            <w:sz w:val="26"/>
            <w:szCs w:val="26"/>
          </w:rPr>
          <w:t>:</w:t>
        </w:r>
      </w:ins>
    </w:p>
    <w:p w14:paraId="3F985569" w14:textId="424DCCFD" w:rsidR="00177321" w:rsidRPr="001E0FF2" w:rsidRDefault="004C2D67">
      <w:pPr>
        <w:pStyle w:val="Canhgiua"/>
        <w:rPr>
          <w:ins w:id="2257" w:author="The Si Tran" w:date="2012-12-11T23:05:00Z"/>
        </w:rPr>
        <w:pPrChange w:id="2258" w:author="The Si Tran" w:date="2012-12-16T10:25:00Z">
          <w:pPr>
            <w:pStyle w:val="ListParagraph"/>
            <w:ind w:left="0"/>
          </w:pPr>
        </w:pPrChange>
      </w:pPr>
      <m:oMathPara>
        <m:oMath>
          <m:sSub>
            <m:sSubPr>
              <m:ctrlPr>
                <w:ins w:id="2259" w:author="The Si Tran" w:date="2012-12-11T23:05:00Z">
                  <w:rPr>
                    <w:rFonts w:ascii="Cambria Math" w:hAnsi="Cambria Math"/>
                  </w:rPr>
                </w:ins>
              </m:ctrlPr>
            </m:sSubPr>
            <m:e>
              <w:ins w:id="2260" w:author="The Si Tran" w:date="2012-12-11T23:05:00Z">
                <m:r>
                  <w:rPr>
                    <w:rFonts w:ascii="Cambria Math" w:hAnsi="Cambria Math"/>
                  </w:rPr>
                  <m:t>C</m:t>
                </m:r>
              </w:ins>
            </m:e>
            <m:sub>
              <w:ins w:id="2261" w:author="The Si Tran" w:date="2012-12-11T23:05:00Z">
                <m:r>
                  <w:rPr>
                    <w:rFonts w:ascii="Cambria Math" w:hAnsi="Cambria Math"/>
                  </w:rPr>
                  <m:t>kk</m:t>
                </m:r>
              </w:ins>
            </m:sub>
          </m:sSub>
          <w:ins w:id="2262" w:author="The Si Tran" w:date="2012-12-11T23:05:00Z">
            <m:r>
              <m:rPr>
                <m:sty m:val="p"/>
              </m:rPr>
              <w:rPr>
                <w:rFonts w:ascii="Cambria Math" w:hAnsi="Cambria Math"/>
              </w:rPr>
              <m:t>=</m:t>
            </m:r>
          </w:ins>
          <m:f>
            <m:fPr>
              <m:ctrlPr>
                <w:ins w:id="2263" w:author="The Si Tran" w:date="2012-12-11T23:05:00Z">
                  <w:rPr>
                    <w:rFonts w:ascii="Cambria Math" w:hAnsi="Cambria Math"/>
                  </w:rPr>
                </w:ins>
              </m:ctrlPr>
            </m:fPr>
            <m:num>
              <m:sSub>
                <m:sSubPr>
                  <m:ctrlPr>
                    <w:ins w:id="2264" w:author="The Si Tran" w:date="2012-12-11T23:05:00Z">
                      <w:rPr>
                        <w:rFonts w:ascii="Cambria Math" w:hAnsi="Cambria Math"/>
                      </w:rPr>
                    </w:ins>
                  </m:ctrlPr>
                </m:sSubPr>
                <m:e>
                  <w:ins w:id="2265" w:author="The Si Tran" w:date="2012-12-11T23:05:00Z">
                    <m:r>
                      <w:rPr>
                        <w:rFonts w:ascii="Cambria Math" w:hAnsi="Cambria Math"/>
                      </w:rPr>
                      <m:t>r</m:t>
                    </m:r>
                  </w:ins>
                </m:e>
                <m:sub>
                  <w:ins w:id="2266" w:author="The Si Tran" w:date="2012-12-11T23:05:00Z">
                    <m:r>
                      <w:rPr>
                        <w:rFonts w:ascii="Cambria Math" w:hAnsi="Cambria Math"/>
                      </w:rPr>
                      <m:t>k</m:t>
                    </m:r>
                  </w:ins>
                </m:sub>
              </m:sSub>
              <w:ins w:id="2267" w:author="The Si Tran" w:date="2012-12-11T23:05:00Z">
                <m:r>
                  <m:rPr>
                    <m:sty m:val="p"/>
                  </m:rPr>
                  <w:rPr>
                    <w:rFonts w:ascii="Cambria Math" w:hAnsi="Cambria Math"/>
                  </w:rPr>
                  <m:t>-</m:t>
                </m:r>
              </w:ins>
              <m:nary>
                <m:naryPr>
                  <m:chr m:val="∑"/>
                  <m:limLoc m:val="subSup"/>
                  <m:ctrlPr>
                    <w:ins w:id="2268" w:author="The Si Tran" w:date="2012-12-11T23:05:00Z">
                      <w:rPr>
                        <w:rFonts w:ascii="Cambria Math" w:hAnsi="Cambria Math"/>
                      </w:rPr>
                    </w:ins>
                  </m:ctrlPr>
                </m:naryPr>
                <m:sub>
                  <w:ins w:id="2269" w:author="The Si Tran" w:date="2012-12-11T23:05:00Z">
                    <m:r>
                      <w:rPr>
                        <w:rFonts w:ascii="Cambria Math" w:hAnsi="Cambria Math"/>
                      </w:rPr>
                      <m:t>j</m:t>
                    </m:r>
                  </w:ins>
                </m:sub>
                <m:sup>
                  <w:ins w:id="2270" w:author="The Si Tran" w:date="2012-12-11T23:05:00Z">
                    <m:r>
                      <w:rPr>
                        <w:rFonts w:ascii="Cambria Math" w:hAnsi="Cambria Math"/>
                      </w:rPr>
                      <m:t>k</m:t>
                    </m:r>
                    <m:r>
                      <m:rPr>
                        <m:sty m:val="p"/>
                      </m:rPr>
                      <w:rPr>
                        <w:rFonts w:ascii="Cambria Math" w:hAnsi="Cambria Math"/>
                      </w:rPr>
                      <m:t>-1</m:t>
                    </m:r>
                  </w:ins>
                </m:sup>
                <m:e>
                  <m:sSub>
                    <m:sSubPr>
                      <m:ctrlPr>
                        <w:ins w:id="2271" w:author="The Si Tran" w:date="2012-12-11T23:05:00Z">
                          <w:rPr>
                            <w:rFonts w:ascii="Cambria Math" w:hAnsi="Cambria Math"/>
                          </w:rPr>
                        </w:ins>
                      </m:ctrlPr>
                    </m:sSubPr>
                    <m:e>
                      <w:ins w:id="2272" w:author="The Si Tran" w:date="2012-12-11T23:05:00Z">
                        <m:r>
                          <w:rPr>
                            <w:rFonts w:ascii="Cambria Math" w:hAnsi="Cambria Math"/>
                          </w:rPr>
                          <m:t>C</m:t>
                        </m:r>
                      </w:ins>
                    </m:e>
                    <m:sub>
                      <w:ins w:id="2273"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74" w:author="The Si Tran" w:date="2012-12-11T23:05:00Z">
                    <m:r>
                      <m:rPr>
                        <m:sty m:val="p"/>
                      </m:rPr>
                      <w:rPr>
                        <w:rFonts w:ascii="Cambria Math" w:hAnsi="Cambria Math"/>
                      </w:rPr>
                      <m:t>×</m:t>
                    </m:r>
                  </w:ins>
                  <m:sSub>
                    <m:sSubPr>
                      <m:ctrlPr>
                        <w:ins w:id="2275" w:author="The Si Tran" w:date="2012-12-11T23:05:00Z">
                          <w:rPr>
                            <w:rFonts w:ascii="Cambria Math" w:hAnsi="Cambria Math"/>
                          </w:rPr>
                        </w:ins>
                      </m:ctrlPr>
                    </m:sSubPr>
                    <m:e>
                      <w:ins w:id="2276" w:author="The Si Tran" w:date="2012-12-11T23:05:00Z">
                        <m:r>
                          <w:rPr>
                            <w:rFonts w:ascii="Cambria Math" w:hAnsi="Cambria Math"/>
                          </w:rPr>
                          <m:t>r</m:t>
                        </m:r>
                      </w:ins>
                    </m:e>
                    <m:sub>
                      <w:ins w:id="2277"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278" w:author="The Si Tran" w:date="2012-12-11T23:05:00Z">
                <m:r>
                  <m:rPr>
                    <m:sty m:val="p"/>
                  </m:rPr>
                  <w:rPr>
                    <w:rFonts w:ascii="Cambria Math" w:hAnsi="Cambria Math"/>
                  </w:rPr>
                  <m:t>1-</m:t>
                </m:r>
              </w:ins>
              <m:nary>
                <m:naryPr>
                  <m:chr m:val="∑"/>
                  <m:limLoc m:val="subSup"/>
                  <m:ctrlPr>
                    <w:ins w:id="2279" w:author="The Si Tran" w:date="2012-12-11T23:05:00Z">
                      <w:rPr>
                        <w:rFonts w:ascii="Cambria Math" w:hAnsi="Cambria Math"/>
                      </w:rPr>
                    </w:ins>
                  </m:ctrlPr>
                </m:naryPr>
                <m:sub>
                  <w:ins w:id="2280" w:author="The Si Tran" w:date="2012-12-11T23:05:00Z">
                    <m:r>
                      <w:rPr>
                        <w:rFonts w:ascii="Cambria Math" w:hAnsi="Cambria Math"/>
                      </w:rPr>
                      <m:t>j</m:t>
                    </m:r>
                  </w:ins>
                </m:sub>
                <m:sup>
                  <w:ins w:id="2281" w:author="The Si Tran" w:date="2012-12-11T23:05:00Z">
                    <m:r>
                      <w:rPr>
                        <w:rFonts w:ascii="Cambria Math" w:hAnsi="Cambria Math"/>
                      </w:rPr>
                      <m:t>k</m:t>
                    </m:r>
                    <m:r>
                      <m:rPr>
                        <m:sty m:val="p"/>
                      </m:rPr>
                      <w:rPr>
                        <w:rFonts w:ascii="Cambria Math" w:hAnsi="Cambria Math"/>
                      </w:rPr>
                      <m:t>-1</m:t>
                    </m:r>
                  </w:ins>
                </m:sup>
                <m:e>
                  <m:sSub>
                    <m:sSubPr>
                      <m:ctrlPr>
                        <w:ins w:id="2282" w:author="The Si Tran" w:date="2012-12-11T23:05:00Z">
                          <w:rPr>
                            <w:rFonts w:ascii="Cambria Math" w:hAnsi="Cambria Math"/>
                          </w:rPr>
                        </w:ins>
                      </m:ctrlPr>
                    </m:sSubPr>
                    <m:e>
                      <w:ins w:id="2283" w:author="The Si Tran" w:date="2012-12-11T23:05:00Z">
                        <m:r>
                          <w:rPr>
                            <w:rFonts w:ascii="Cambria Math" w:hAnsi="Cambria Math"/>
                          </w:rPr>
                          <m:t>C</m:t>
                        </m:r>
                      </w:ins>
                    </m:e>
                    <m:sub>
                      <w:ins w:id="2284"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85" w:author="The Si Tran" w:date="2012-12-11T23:05:00Z">
                    <m:r>
                      <m:rPr>
                        <m:sty m:val="p"/>
                      </m:rPr>
                      <w:rPr>
                        <w:rFonts w:ascii="Cambria Math" w:hAnsi="Cambria Math"/>
                      </w:rPr>
                      <m:t>×</m:t>
                    </m:r>
                  </w:ins>
                  <m:sSub>
                    <m:sSubPr>
                      <m:ctrlPr>
                        <w:ins w:id="2286" w:author="The Si Tran" w:date="2012-12-11T23:05:00Z">
                          <w:rPr>
                            <w:rFonts w:ascii="Cambria Math" w:hAnsi="Cambria Math"/>
                          </w:rPr>
                        </w:ins>
                      </m:ctrlPr>
                    </m:sSubPr>
                    <m:e>
                      <w:ins w:id="2287" w:author="The Si Tran" w:date="2012-12-11T23:05:00Z">
                        <m:r>
                          <w:rPr>
                            <w:rFonts w:ascii="Cambria Math" w:hAnsi="Cambria Math"/>
                          </w:rPr>
                          <m:t>r</m:t>
                        </m:r>
                      </w:ins>
                    </m:e>
                    <m:sub>
                      <w:ins w:id="2288" w:author="The Si Tran" w:date="2012-12-11T23:05:00Z">
                        <m:r>
                          <w:rPr>
                            <w:rFonts w:ascii="Cambria Math" w:hAnsi="Cambria Math"/>
                          </w:rPr>
                          <m:t>j</m:t>
                        </m:r>
                      </w:ins>
                    </m:sub>
                  </m:sSub>
                </m:e>
              </m:nary>
            </m:den>
          </m:f>
        </m:oMath>
      </m:oMathPara>
    </w:p>
    <w:p w14:paraId="04D4AA41" w14:textId="3DBDE884" w:rsidR="00177321" w:rsidRPr="00891415" w:rsidRDefault="004C2D67">
      <w:pPr>
        <w:pStyle w:val="Canhgiua"/>
        <w:rPr>
          <w:rFonts w:ascii="Calibri" w:hAnsi="Calibri"/>
          <w:rPrChange w:id="2289" w:author="The Si Tran" w:date="2012-12-16T10:25:00Z">
            <w:rPr/>
          </w:rPrChange>
        </w:rPr>
        <w:pPrChange w:id="2290" w:author="The Si Tran" w:date="2012-12-16T10:25:00Z">
          <w:pPr>
            <w:pStyle w:val="Heading2"/>
          </w:pPr>
        </w:pPrChange>
      </w:pPr>
      <m:oMathPara>
        <m:oMathParaPr>
          <m:jc m:val="center"/>
        </m:oMathParaPr>
        <m:oMath>
          <m:sSub>
            <m:sSubPr>
              <m:ctrlPr>
                <w:ins w:id="2291" w:author="The Si Tran" w:date="2012-12-11T23:05:00Z">
                  <w:rPr>
                    <w:rFonts w:ascii="Cambria Math" w:hAnsi="Cambria Math"/>
                  </w:rPr>
                </w:ins>
              </m:ctrlPr>
            </m:sSubPr>
            <m:e>
              <w:ins w:id="2292" w:author="The Si Tran" w:date="2012-12-11T23:05:00Z">
                <m:r>
                  <w:rPr>
                    <w:rFonts w:ascii="Cambria Math" w:hAnsi="Cambria Math"/>
                  </w:rPr>
                  <m:t>C</m:t>
                </m:r>
              </w:ins>
            </m:e>
            <m:sub>
              <w:ins w:id="2293"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94" w:author="The Si Tran" w:date="2012-12-11T23:05:00Z">
            <m:r>
              <m:rPr>
                <m:sty m:val="p"/>
              </m:rPr>
              <w:rPr>
                <w:rFonts w:ascii="Cambria Math" w:hAnsi="Cambria Math"/>
              </w:rPr>
              <m:t>=</m:t>
            </m:r>
          </w:ins>
          <m:sSub>
            <m:sSubPr>
              <m:ctrlPr>
                <w:ins w:id="2295" w:author="The Si Tran" w:date="2012-12-11T23:05:00Z">
                  <w:rPr>
                    <w:rFonts w:ascii="Cambria Math" w:hAnsi="Cambria Math"/>
                  </w:rPr>
                </w:ins>
              </m:ctrlPr>
            </m:sSubPr>
            <m:e>
              <w:ins w:id="2296" w:author="The Si Tran" w:date="2012-12-11T23:05:00Z">
                <m:r>
                  <w:rPr>
                    <w:rFonts w:ascii="Cambria Math" w:hAnsi="Cambria Math"/>
                  </w:rPr>
                  <m:t>C</m:t>
                </m:r>
              </w:ins>
            </m:e>
            <m:sub>
              <w:ins w:id="2297" w:author="The Si Tran" w:date="2012-12-11T23:05:00Z">
                <m:r>
                  <w:rPr>
                    <w:rFonts w:ascii="Cambria Math" w:hAnsi="Cambria Math"/>
                  </w:rPr>
                  <m:t>kj</m:t>
                </m:r>
              </w:ins>
            </m:sub>
          </m:sSub>
          <w:ins w:id="2298" w:author="The Si Tran" w:date="2012-12-11T23:05:00Z">
            <m:r>
              <m:rPr>
                <m:sty m:val="p"/>
              </m:rPr>
              <w:rPr>
                <w:rFonts w:ascii="Cambria Math" w:hAnsi="Cambria Math"/>
              </w:rPr>
              <m:t>-</m:t>
            </m:r>
          </w:ins>
          <m:sSub>
            <m:sSubPr>
              <m:ctrlPr>
                <w:ins w:id="2299" w:author="The Si Tran" w:date="2012-12-11T23:05:00Z">
                  <w:rPr>
                    <w:rFonts w:ascii="Cambria Math" w:hAnsi="Cambria Math"/>
                  </w:rPr>
                </w:ins>
              </m:ctrlPr>
            </m:sSubPr>
            <m:e>
              <w:ins w:id="2300" w:author="The Si Tran" w:date="2012-12-11T23:05:00Z">
                <m:r>
                  <w:rPr>
                    <w:rFonts w:ascii="Cambria Math" w:hAnsi="Cambria Math"/>
                  </w:rPr>
                  <m:t>C</m:t>
                </m:r>
              </w:ins>
            </m:e>
            <m:sub>
              <w:ins w:id="2301"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302" w:author="The Si Tran" w:date="2012-12-11T23:05:00Z">
            <m:r>
              <m:rPr>
                <m:sty m:val="p"/>
              </m:rPr>
              <w:rPr>
                <w:rFonts w:ascii="Cambria Math" w:hAnsi="Cambria Math"/>
              </w:rPr>
              <m:t>×</m:t>
            </m:r>
          </w:ins>
          <m:sSub>
            <m:sSubPr>
              <m:ctrlPr>
                <w:ins w:id="2303" w:author="The Si Tran" w:date="2012-12-11T23:05:00Z">
                  <w:rPr>
                    <w:rFonts w:ascii="Cambria Math" w:hAnsi="Cambria Math"/>
                  </w:rPr>
                </w:ins>
              </m:ctrlPr>
            </m:sSubPr>
            <m:e>
              <w:ins w:id="2304" w:author="The Si Tran" w:date="2012-12-11T23:05:00Z">
                <m:r>
                  <w:rPr>
                    <w:rFonts w:ascii="Cambria Math" w:hAnsi="Cambria Math"/>
                  </w:rPr>
                  <m:t>C</m:t>
                </m:r>
              </w:ins>
            </m:e>
            <m:sub>
              <w:ins w:id="2305"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306" w:author="The Si Tran" w:date="2012-12-05T23:02:00Z">
            <w:rPr/>
          </w:rPrChange>
        </w:rPr>
      </w:pPr>
      <w:bookmarkStart w:id="2307" w:name="_Toc343461210"/>
      <w:r w:rsidRPr="0049233F">
        <w:rPr>
          <w:sz w:val="26"/>
          <w:szCs w:val="26"/>
          <w:rPrChange w:id="2308" w:author="The Si Tran" w:date="2012-12-05T23:02:00Z">
            <w:rPr/>
          </w:rPrChange>
        </w:rPr>
        <w:t>Nhận biết c</w:t>
      </w:r>
      <w:r w:rsidR="00024D6E" w:rsidRPr="0049233F">
        <w:rPr>
          <w:sz w:val="26"/>
          <w:szCs w:val="26"/>
          <w:rPrChange w:id="2309" w:author="The Si Tran" w:date="2012-12-05T23:02:00Z">
            <w:rPr/>
          </w:rPrChange>
        </w:rPr>
        <w:t>ác</w:t>
      </w:r>
      <w:r w:rsidRPr="0049233F">
        <w:rPr>
          <w:sz w:val="26"/>
          <w:szCs w:val="26"/>
          <w:rPrChange w:id="2310" w:author="The Si Tran" w:date="2012-12-05T23:02:00Z">
            <w:rPr/>
          </w:rPrChange>
        </w:rPr>
        <w:t xml:space="preserve"> thành phần của chuỗi thời gian bằng phương pháp phân tích </w:t>
      </w:r>
      <w:r w:rsidR="000E05CE" w:rsidRPr="0049233F">
        <w:rPr>
          <w:sz w:val="26"/>
          <w:szCs w:val="26"/>
          <w:rPrChange w:id="2311" w:author="The Si Tran" w:date="2012-12-05T23:02:00Z">
            <w:rPr/>
          </w:rPrChange>
        </w:rPr>
        <w:t>hệ số tự tương quan:</w:t>
      </w:r>
      <w:bookmarkEnd w:id="2307"/>
    </w:p>
    <w:p w14:paraId="685C37D4" w14:textId="77777777" w:rsidR="005E5CD3" w:rsidRPr="0049233F" w:rsidRDefault="000E05CE">
      <w:pPr>
        <w:rPr>
          <w:lang w:val="fr-FR"/>
          <w:rPrChange w:id="2312" w:author="The Si Tran" w:date="2012-12-05T23:02:00Z">
            <w:rPr>
              <w:sz w:val="28"/>
              <w:szCs w:val="28"/>
              <w:lang w:val="fr-FR"/>
            </w:rPr>
          </w:rPrChange>
        </w:rPr>
      </w:pPr>
      <w:r w:rsidRPr="0049233F">
        <w:rPr>
          <w:lang w:val="fr-FR"/>
          <w:rPrChange w:id="2313"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314" w:author="The Si Tran" w:date="2012-12-05T23:02:00Z">
            <w:rPr>
              <w:rFonts w:cs="Arial"/>
              <w:b/>
              <w:bCs/>
              <w:iCs/>
              <w:sz w:val="28"/>
              <w:szCs w:val="28"/>
              <w:lang w:val="fr-FR"/>
            </w:rPr>
          </w:rPrChange>
        </w:rPr>
        <w:t>xu hướng (trend), chu kỳ (cyclical), mùa (seasonal), bất quy tắc</w:t>
      </w:r>
      <w:ins w:id="2315" w:author="The Si Tran" w:date="2012-12-05T23:48:00Z">
        <w:r w:rsidR="005B11DB">
          <w:rPr>
            <w:lang w:val="fr-FR"/>
          </w:rPr>
          <w:t xml:space="preserve"> </w:t>
        </w:r>
      </w:ins>
      <w:r w:rsidR="005E5CD3" w:rsidRPr="0049233F">
        <w:rPr>
          <w:lang w:val="fr-FR"/>
          <w:rPrChange w:id="2316"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317" w:author="The Si Tran" w:date="2012-12-14T07:28:00Z">
            <w:rPr>
              <w:sz w:val="28"/>
              <w:szCs w:val="28"/>
              <w:lang w:val="fr-FR"/>
            </w:rPr>
          </w:rPrChange>
        </w:rPr>
        <w:pPrChange w:id="2318" w:author="The Si Tran" w:date="2012-12-14T07:28:00Z">
          <w:pPr>
            <w:ind w:firstLine="540"/>
          </w:pPr>
        </w:pPrChange>
      </w:pPr>
      <w:r w:rsidRPr="00444FC1">
        <w:rPr>
          <w:b/>
          <w:lang w:val="fr-FR"/>
          <w:rPrChange w:id="2319" w:author="The Si Tran" w:date="2012-12-14T07:28:00Z">
            <w:rPr>
              <w:rFonts w:cs="Arial"/>
              <w:b/>
              <w:bCs/>
              <w:iCs/>
              <w:sz w:val="28"/>
              <w:szCs w:val="28"/>
              <w:lang w:val="fr-FR"/>
            </w:rPr>
          </w:rPrChange>
        </w:rPr>
        <w:t>Thành phần xu hướng</w:t>
      </w:r>
      <w:ins w:id="2320" w:author="The Si Tran" w:date="2012-12-05T23:48:00Z">
        <w:r w:rsidR="005B11DB" w:rsidRPr="00444FC1">
          <w:rPr>
            <w:b/>
            <w:lang w:val="fr-FR"/>
            <w:rPrChange w:id="2321" w:author="The Si Tran" w:date="2012-12-14T07:28:00Z">
              <w:rPr>
                <w:lang w:val="fr-FR"/>
              </w:rPr>
            </w:rPrChange>
          </w:rPr>
          <w:t xml:space="preserve"> </w:t>
        </w:r>
      </w:ins>
      <w:r w:rsidRPr="00444FC1">
        <w:rPr>
          <w:b/>
          <w:lang w:val="fr-FR"/>
          <w:rPrChange w:id="2322"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323" w:author="The Si Tran" w:date="2012-12-14T04:38:00Z"/>
          <w:lang w:val="fr-FR"/>
          <w:rPrChange w:id="2324" w:author="The Si Tran" w:date="2012-12-05T23:02:00Z">
            <w:rPr>
              <w:del w:id="2325" w:author="The Si Tran" w:date="2012-12-14T04:38:00Z"/>
              <w:sz w:val="28"/>
              <w:szCs w:val="28"/>
              <w:lang w:val="fr-FR"/>
            </w:rPr>
          </w:rPrChange>
        </w:rPr>
        <w:pPrChange w:id="2326" w:author="The Si Tran" w:date="2012-12-16T10:09:00Z">
          <w:pPr>
            <w:ind w:firstLine="540"/>
          </w:pPr>
        </w:pPrChange>
      </w:pPr>
      <w:r w:rsidRPr="0049233F">
        <w:rPr>
          <w:lang w:val="fr-FR"/>
          <w:rPrChange w:id="2327"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328" w:author="The Si Tran" w:date="2012-12-05T23:02:00Z">
            <w:rPr>
              <w:rFonts w:cs="Arial"/>
              <w:b/>
              <w:bCs/>
              <w:iCs/>
              <w:sz w:val="28"/>
              <w:szCs w:val="28"/>
              <w:lang w:val="fr-FR"/>
            </w:rPr>
          </w:rPrChange>
        </w:rPr>
        <w:t>ột giai đoạn dài hạn nào đó [1]</w:t>
      </w:r>
      <w:r w:rsidRPr="0049233F">
        <w:rPr>
          <w:lang w:val="fr-FR"/>
          <w:rPrChange w:id="2329" w:author="The Si Tran" w:date="2012-12-05T23:02:00Z">
            <w:rPr>
              <w:rFonts w:cs="Arial"/>
              <w:b/>
              <w:bCs/>
              <w:iCs/>
              <w:sz w:val="28"/>
              <w:szCs w:val="28"/>
              <w:lang w:val="fr-FR"/>
            </w:rPr>
          </w:rPrChange>
        </w:rPr>
        <w:t xml:space="preserve">. Nếu một chuỗi thời gian có </w:t>
      </w:r>
      <w:r w:rsidR="002702C6" w:rsidRPr="0049233F">
        <w:rPr>
          <w:lang w:val="fr-FR"/>
          <w:rPrChange w:id="2330" w:author="The Si Tran" w:date="2012-12-05T23:02:00Z">
            <w:rPr>
              <w:rFonts w:cs="Arial"/>
              <w:b/>
              <w:bCs/>
              <w:iCs/>
              <w:sz w:val="28"/>
              <w:szCs w:val="28"/>
              <w:lang w:val="fr-FR"/>
            </w:rPr>
          </w:rPrChange>
        </w:rPr>
        <w:t xml:space="preserve">chứa </w:t>
      </w:r>
      <w:r w:rsidRPr="0049233F">
        <w:rPr>
          <w:lang w:val="fr-FR"/>
          <w:rPrChange w:id="2331" w:author="The Si Tran" w:date="2012-12-05T23:02:00Z">
            <w:rPr>
              <w:rFonts w:cs="Arial"/>
              <w:b/>
              <w:bCs/>
              <w:iCs/>
              <w:sz w:val="28"/>
              <w:szCs w:val="28"/>
              <w:lang w:val="fr-FR"/>
            </w:rPr>
          </w:rPrChange>
        </w:rPr>
        <w:t xml:space="preserve">thành phần xu hướng sẽ có hệ số tự tương quan rất lớn ở những độ trễ đầu tiên và giảm dần về 0 khi độ trễ tăng </w:t>
      </w:r>
      <w:r w:rsidRPr="0049233F">
        <w:rPr>
          <w:lang w:val="fr-FR"/>
          <w:rPrChange w:id="2332" w:author="The Si Tran" w:date="2012-12-05T23:02:00Z">
            <w:rPr>
              <w:rFonts w:cs="Arial"/>
              <w:b/>
              <w:bCs/>
              <w:iCs/>
              <w:sz w:val="28"/>
              <w:szCs w:val="28"/>
              <w:lang w:val="fr-FR"/>
            </w:rPr>
          </w:rPrChange>
        </w:rPr>
        <w:lastRenderedPageBreak/>
        <w:t>lên.</w:t>
      </w:r>
      <w:r w:rsidR="000E05CE" w:rsidRPr="0049233F">
        <w:rPr>
          <w:lang w:val="fr-FR"/>
          <w:rPrChange w:id="2333" w:author="The Si Tran" w:date="2012-12-05T23:02:00Z">
            <w:rPr>
              <w:rFonts w:cs="Arial"/>
              <w:b/>
              <w:bCs/>
              <w:iCs/>
              <w:sz w:val="28"/>
              <w:szCs w:val="28"/>
              <w:lang w:val="fr-FR"/>
            </w:rPr>
          </w:rPrChange>
        </w:rPr>
        <w:t xml:space="preserve"> Hình </w:t>
      </w:r>
      <w:ins w:id="2334" w:author="The Si Tran" w:date="2012-12-14T04:29:00Z">
        <w:r w:rsidR="007F6AD1">
          <w:rPr>
            <w:lang w:val="fr-FR"/>
          </w:rPr>
          <w:t>2.5</w:t>
        </w:r>
      </w:ins>
      <w:del w:id="2335" w:author="The Si Tran" w:date="2012-12-14T04:29:00Z">
        <w:r w:rsidR="000E05CE" w:rsidRPr="0049233F" w:rsidDel="007F6AD1">
          <w:rPr>
            <w:lang w:val="fr-FR"/>
            <w:rPrChange w:id="2336" w:author="The Si Tran" w:date="2012-12-05T23:02:00Z">
              <w:rPr>
                <w:rFonts w:cs="Arial"/>
                <w:b/>
                <w:bCs/>
                <w:iCs/>
                <w:sz w:val="28"/>
                <w:szCs w:val="28"/>
                <w:lang w:val="fr-FR"/>
              </w:rPr>
            </w:rPrChange>
          </w:rPr>
          <w:delText>3</w:delText>
        </w:r>
      </w:del>
      <w:r w:rsidR="000E05CE" w:rsidRPr="0049233F">
        <w:rPr>
          <w:lang w:val="fr-FR"/>
          <w:rPrChange w:id="2337" w:author="The Si Tran" w:date="2012-12-05T23:02:00Z">
            <w:rPr>
              <w:rFonts w:cs="Arial"/>
              <w:b/>
              <w:bCs/>
              <w:iCs/>
              <w:sz w:val="28"/>
              <w:szCs w:val="28"/>
              <w:lang w:val="fr-FR"/>
            </w:rPr>
          </w:rPrChange>
        </w:rPr>
        <w:t xml:space="preserve"> và </w:t>
      </w:r>
      <w:ins w:id="2338" w:author="The Si Tran" w:date="2012-12-14T04:29:00Z">
        <w:r w:rsidR="007F6AD1">
          <w:rPr>
            <w:lang w:val="fr-FR"/>
          </w:rPr>
          <w:t>2.6</w:t>
        </w:r>
      </w:ins>
      <w:del w:id="2339" w:author="The Si Tran" w:date="2012-12-14T04:29:00Z">
        <w:r w:rsidR="000E05CE" w:rsidRPr="0049233F" w:rsidDel="007F6AD1">
          <w:rPr>
            <w:lang w:val="fr-FR"/>
            <w:rPrChange w:id="2340" w:author="The Si Tran" w:date="2012-12-05T23:02:00Z">
              <w:rPr>
                <w:rFonts w:cs="Arial"/>
                <w:b/>
                <w:bCs/>
                <w:iCs/>
                <w:sz w:val="28"/>
                <w:szCs w:val="28"/>
                <w:lang w:val="fr-FR"/>
              </w:rPr>
            </w:rPrChange>
          </w:rPr>
          <w:delText>4</w:delText>
        </w:r>
      </w:del>
      <w:r w:rsidR="000E05CE" w:rsidRPr="0049233F">
        <w:rPr>
          <w:lang w:val="fr-FR"/>
          <w:rPrChange w:id="2341" w:author="The Si Tran" w:date="2012-12-05T23:02:00Z">
            <w:rPr>
              <w:rFonts w:cs="Arial"/>
              <w:b/>
              <w:bCs/>
              <w:iCs/>
              <w:sz w:val="28"/>
              <w:szCs w:val="28"/>
              <w:lang w:val="fr-FR"/>
            </w:rPr>
          </w:rPrChange>
        </w:rPr>
        <w:t xml:space="preserve"> là một minh họa </w:t>
      </w:r>
      <w:r w:rsidRPr="0049233F">
        <w:rPr>
          <w:lang w:val="fr-FR"/>
          <w:rPrChange w:id="2342"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343"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344" w:author="The Si Tran" w:date="2012-12-05T23:02:00Z">
            <w:rPr>
              <w:sz w:val="28"/>
              <w:szCs w:val="28"/>
              <w:lang w:val="fr-FR"/>
            </w:rPr>
          </w:rPrChange>
        </w:rPr>
      </w:pPr>
    </w:p>
    <w:p w14:paraId="397695C3" w14:textId="77777777" w:rsidR="005E5CD3" w:rsidDel="00B14D71" w:rsidRDefault="005E5CD3">
      <w:pPr>
        <w:pStyle w:val="Canhgiua"/>
        <w:rPr>
          <w:del w:id="2345" w:author="The Si Tran" w:date="2012-12-11T23:19:00Z"/>
          <w:lang w:val="fr-FR"/>
        </w:rPr>
        <w:pPrChange w:id="2346" w:author="The Si Tran" w:date="2012-12-16T16:58:00Z">
          <w:pPr/>
        </w:pPrChange>
      </w:pPr>
      <w:r w:rsidRPr="0049233F">
        <w:rPr>
          <w:noProof/>
          <w:rPrChange w:id="2347" w:author="Unknown">
            <w:rPr>
              <w:noProof/>
              <w:sz w:val="28"/>
              <w:szCs w:val="28"/>
            </w:rPr>
          </w:rPrChange>
        </w:rPr>
        <w:drawing>
          <wp:inline distT="0" distB="0" distL="0" distR="0" wp14:anchorId="1ABE0FFF" wp14:editId="779BF8A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348" w:author="The Si Tran" w:date="2012-12-11T23:19:00Z"/>
          <w:lang w:val="fr-FR"/>
          <w:rPrChange w:id="2349" w:author="The Si Tran" w:date="2012-12-05T23:02:00Z">
            <w:rPr>
              <w:del w:id="2350" w:author="The Si Tran" w:date="2012-12-11T23:19:00Z"/>
              <w:sz w:val="28"/>
              <w:szCs w:val="28"/>
              <w:lang w:val="fr-FR"/>
            </w:rPr>
          </w:rPrChange>
        </w:rPr>
        <w:pPrChange w:id="2351" w:author="The Si Tran" w:date="2012-12-16T16:58:00Z">
          <w:pPr/>
        </w:pPrChange>
      </w:pPr>
    </w:p>
    <w:p w14:paraId="0EB2DAD1" w14:textId="77777777" w:rsidR="005E5CD3" w:rsidRPr="0049233F" w:rsidRDefault="005E5CD3">
      <w:pPr>
        <w:pStyle w:val="Canhgiua"/>
        <w:rPr>
          <w:lang w:val="fr-FR"/>
          <w:rPrChange w:id="2352" w:author="The Si Tran" w:date="2012-12-05T23:02:00Z">
            <w:rPr>
              <w:sz w:val="28"/>
              <w:szCs w:val="28"/>
              <w:lang w:val="fr-FR"/>
            </w:rPr>
          </w:rPrChange>
        </w:rPr>
        <w:pPrChange w:id="2353" w:author="The Si Tran" w:date="2012-12-16T16:58:00Z">
          <w:pPr/>
        </w:pPrChange>
      </w:pPr>
    </w:p>
    <w:p w14:paraId="7E81300E" w14:textId="52AFD164" w:rsidR="005E5CD3" w:rsidRPr="00032D83" w:rsidDel="00B14D71" w:rsidRDefault="005E5CD3">
      <w:pPr>
        <w:pStyle w:val="Hinh"/>
        <w:rPr>
          <w:del w:id="2354" w:author="The Si Tran" w:date="2012-12-14T04:39:00Z"/>
        </w:rPr>
        <w:pPrChange w:id="2355" w:author="The Si Tran" w:date="2012-12-16T16:58:00Z">
          <w:pPr/>
        </w:pPrChange>
      </w:pPr>
      <w:bookmarkStart w:id="2356" w:name="_Toc312142077"/>
      <w:bookmarkStart w:id="2357" w:name="_Toc343029952"/>
      <w:bookmarkStart w:id="2358" w:name="_Toc343452738"/>
      <w:r w:rsidRPr="00BA1F80">
        <w:rPr>
          <w:rPrChange w:id="2359" w:author="The Si Tran" w:date="2012-12-16T16:58:00Z">
            <w:rPr>
              <w:sz w:val="28"/>
              <w:szCs w:val="28"/>
              <w:lang w:val="fr-FR"/>
            </w:rPr>
          </w:rPrChange>
        </w:rPr>
        <w:t xml:space="preserve">Hình </w:t>
      </w:r>
      <w:del w:id="2360" w:author="The Si Tran" w:date="2012-12-11T23:18:00Z">
        <w:r w:rsidRPr="00BA1F80" w:rsidDel="00D9284D">
          <w:rPr>
            <w:rPrChange w:id="2361" w:author="The Si Tran" w:date="2012-12-16T16:58:00Z">
              <w:rPr>
                <w:sz w:val="28"/>
                <w:szCs w:val="28"/>
              </w:rPr>
            </w:rPrChange>
          </w:rPr>
          <w:fldChar w:fldCharType="begin"/>
        </w:r>
        <w:r w:rsidRPr="00BA1F80" w:rsidDel="00D9284D">
          <w:rPr>
            <w:rPrChange w:id="2362" w:author="The Si Tran" w:date="2012-12-16T16:58:00Z">
              <w:rPr>
                <w:sz w:val="28"/>
                <w:szCs w:val="28"/>
                <w:lang w:val="fr-FR"/>
              </w:rPr>
            </w:rPrChange>
          </w:rPr>
          <w:delInstrText xml:space="preserve"> SEQ Hình \* ARABIC </w:delInstrText>
        </w:r>
        <w:r w:rsidRPr="00BA1F80" w:rsidDel="00D9284D">
          <w:rPr>
            <w:rPrChange w:id="2363" w:author="The Si Tran" w:date="2012-12-16T16:58:00Z">
              <w:rPr>
                <w:sz w:val="28"/>
                <w:szCs w:val="28"/>
              </w:rPr>
            </w:rPrChange>
          </w:rPr>
          <w:fldChar w:fldCharType="separate"/>
        </w:r>
        <w:r w:rsidRPr="00BA1F80" w:rsidDel="00D9284D">
          <w:rPr>
            <w:rPrChange w:id="2364" w:author="The Si Tran" w:date="2012-12-16T16:58:00Z">
              <w:rPr>
                <w:noProof/>
                <w:sz w:val="28"/>
                <w:szCs w:val="28"/>
                <w:lang w:val="fr-FR"/>
              </w:rPr>
            </w:rPrChange>
          </w:rPr>
          <w:delText>3</w:delText>
        </w:r>
        <w:r w:rsidRPr="00BA1F80" w:rsidDel="00D9284D">
          <w:rPr>
            <w:rPrChange w:id="2365" w:author="The Si Tran" w:date="2012-12-16T16:58:00Z">
              <w:rPr>
                <w:sz w:val="28"/>
                <w:szCs w:val="28"/>
              </w:rPr>
            </w:rPrChange>
          </w:rPr>
          <w:fldChar w:fldCharType="end"/>
        </w:r>
        <w:r w:rsidRPr="00BA1F80" w:rsidDel="00D9284D">
          <w:rPr>
            <w:rPrChange w:id="2366" w:author="The Si Tran" w:date="2012-12-16T16:58:00Z">
              <w:rPr>
                <w:sz w:val="28"/>
                <w:szCs w:val="28"/>
                <w:lang w:val="fr-FR"/>
              </w:rPr>
            </w:rPrChange>
          </w:rPr>
          <w:delText xml:space="preserve"> </w:delText>
        </w:r>
      </w:del>
      <w:ins w:id="2367" w:author="The Si Tran" w:date="2012-12-11T23:18:00Z">
        <w:r w:rsidR="00D9284D" w:rsidRPr="00032D83">
          <w:t>2.</w:t>
        </w:r>
        <w:r w:rsidR="007F6AD1" w:rsidRPr="006D6C8D">
          <w:t>5:</w:t>
        </w:r>
        <w:r w:rsidR="00D9284D" w:rsidRPr="00BA1F80">
          <w:rPr>
            <w:rPrChange w:id="2368" w:author="The Si Tran" w:date="2012-12-16T16:58:00Z">
              <w:rPr>
                <w:sz w:val="28"/>
                <w:szCs w:val="28"/>
                <w:lang w:val="fr-FR"/>
              </w:rPr>
            </w:rPrChange>
          </w:rPr>
          <w:t xml:space="preserve"> </w:t>
        </w:r>
      </w:ins>
      <w:r w:rsidRPr="00BA1F80">
        <w:rPr>
          <w:rPrChange w:id="2369" w:author="The Si Tran" w:date="2012-12-16T16:58:00Z">
            <w:rPr>
              <w:sz w:val="28"/>
              <w:szCs w:val="28"/>
              <w:lang w:val="fr-FR"/>
            </w:rPr>
          </w:rPrChange>
        </w:rPr>
        <w:t>Độ tăng nhiệt độ trung bình hàng năm từ 1856 đến 2005</w:t>
      </w:r>
      <w:bookmarkEnd w:id="2356"/>
      <w:bookmarkEnd w:id="2357"/>
      <w:bookmarkEnd w:id="2358"/>
    </w:p>
    <w:p w14:paraId="3D1D88C4" w14:textId="77777777" w:rsidR="00B14D71" w:rsidRPr="00D9284D" w:rsidRDefault="00B14D71">
      <w:pPr>
        <w:pStyle w:val="Hinh"/>
        <w:rPr>
          <w:ins w:id="2370" w:author="The Si Tran" w:date="2012-12-14T04:39:00Z"/>
          <w:rPrChange w:id="2371" w:author="The Si Tran" w:date="2012-12-11T23:18:00Z">
            <w:rPr>
              <w:ins w:id="2372" w:author="The Si Tran" w:date="2012-12-14T04:39:00Z"/>
              <w:sz w:val="28"/>
              <w:szCs w:val="28"/>
              <w:lang w:val="fr-FR"/>
            </w:rPr>
          </w:rPrChange>
        </w:rPr>
        <w:pPrChange w:id="2373" w:author="The Si Tran" w:date="2012-12-16T16:58:00Z">
          <w:pPr>
            <w:pStyle w:val="Caption"/>
            <w:ind w:firstLine="540"/>
          </w:pPr>
        </w:pPrChange>
      </w:pPr>
    </w:p>
    <w:p w14:paraId="31148E76" w14:textId="77777777" w:rsidR="005E5CD3" w:rsidRPr="0049233F" w:rsidDel="00B14D71" w:rsidRDefault="005E5CD3">
      <w:pPr>
        <w:pStyle w:val="Hinh"/>
        <w:rPr>
          <w:del w:id="2374" w:author="The Si Tran" w:date="2012-12-14T04:39:00Z"/>
          <w:lang w:val="fr-FR"/>
          <w:rPrChange w:id="2375" w:author="The Si Tran" w:date="2012-12-05T23:02:00Z">
            <w:rPr>
              <w:del w:id="2376" w:author="The Si Tran" w:date="2012-12-14T04:39:00Z"/>
              <w:sz w:val="28"/>
              <w:szCs w:val="28"/>
              <w:lang w:val="fr-FR"/>
            </w:rPr>
          </w:rPrChange>
        </w:rPr>
        <w:pPrChange w:id="2377" w:author="The Si Tran" w:date="2012-12-16T10:10:00Z">
          <w:pPr/>
        </w:pPrChange>
      </w:pPr>
    </w:p>
    <w:p w14:paraId="7CAA14BD" w14:textId="77777777" w:rsidR="005E5CD3" w:rsidRPr="0049233F" w:rsidRDefault="005E5CD3">
      <w:pPr>
        <w:pStyle w:val="Hinh"/>
        <w:rPr>
          <w:lang w:val="fr-FR"/>
          <w:rPrChange w:id="2378" w:author="The Si Tran" w:date="2012-12-05T23:02:00Z">
            <w:rPr>
              <w:sz w:val="28"/>
              <w:szCs w:val="28"/>
              <w:lang w:val="fr-FR"/>
            </w:rPr>
          </w:rPrChange>
        </w:rPr>
        <w:pPrChange w:id="2379" w:author="The Si Tran" w:date="2012-12-16T10:10:00Z">
          <w:pPr/>
        </w:pPrChange>
      </w:pPr>
    </w:p>
    <w:p w14:paraId="23EA88A1" w14:textId="77777777" w:rsidR="005E5CD3" w:rsidRPr="0049233F" w:rsidRDefault="005E5CD3">
      <w:pPr>
        <w:pStyle w:val="Canhgiua"/>
        <w:rPr>
          <w:lang w:val="fr-FR"/>
          <w:rPrChange w:id="2380" w:author="The Si Tran" w:date="2012-12-05T23:02:00Z">
            <w:rPr>
              <w:sz w:val="28"/>
              <w:szCs w:val="28"/>
              <w:lang w:val="fr-FR"/>
            </w:rPr>
          </w:rPrChange>
        </w:rPr>
        <w:pPrChange w:id="2381" w:author="The Si Tran" w:date="2012-12-16T10:43:00Z">
          <w:pPr/>
        </w:pPrChange>
      </w:pPr>
      <w:r w:rsidRPr="0049233F">
        <w:rPr>
          <w:noProof/>
          <w:rPrChange w:id="2382" w:author="Unknown">
            <w:rPr>
              <w:b/>
              <w:bCs/>
              <w:noProof/>
              <w:sz w:val="28"/>
              <w:szCs w:val="28"/>
            </w:rPr>
          </w:rPrChange>
        </w:rPr>
        <w:drawing>
          <wp:inline distT="0" distB="0" distL="0" distR="0" wp14:anchorId="1089E5D1" wp14:editId="359FF41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383" w:author="The Si Tran" w:date="2012-12-11T23:21:00Z"/>
          <w:lang w:val="fr-FR"/>
        </w:rPr>
        <w:pPrChange w:id="2384" w:author="The Si Tran" w:date="2012-12-16T10:10:00Z">
          <w:pPr/>
        </w:pPrChange>
      </w:pPr>
      <w:bookmarkStart w:id="2385" w:name="_Toc343452739"/>
      <w:bookmarkStart w:id="2386" w:name="_Toc312142078"/>
      <w:bookmarkStart w:id="2387" w:name="_Toc343029953"/>
      <w:r w:rsidRPr="0049233F">
        <w:rPr>
          <w:lang w:val="fr-FR"/>
          <w:rPrChange w:id="2388" w:author="The Si Tran" w:date="2012-12-05T23:02:00Z">
            <w:rPr>
              <w:sz w:val="28"/>
              <w:szCs w:val="28"/>
              <w:lang w:val="fr-FR"/>
            </w:rPr>
          </w:rPrChange>
        </w:rPr>
        <w:t xml:space="preserve">Hình </w:t>
      </w:r>
      <w:del w:id="2389" w:author="The Si Tran" w:date="2012-12-11T23:21:00Z">
        <w:r w:rsidRPr="0049233F" w:rsidDel="00F9196F">
          <w:rPr>
            <w:rPrChange w:id="2390" w:author="The Si Tran" w:date="2012-12-05T23:02:00Z">
              <w:rPr>
                <w:sz w:val="28"/>
                <w:szCs w:val="28"/>
              </w:rPr>
            </w:rPrChange>
          </w:rPr>
          <w:fldChar w:fldCharType="begin"/>
        </w:r>
        <w:r w:rsidRPr="0049233F" w:rsidDel="00F9196F">
          <w:rPr>
            <w:lang w:val="fr-FR"/>
            <w:rPrChange w:id="2391" w:author="The Si Tran" w:date="2012-12-05T23:02:00Z">
              <w:rPr>
                <w:sz w:val="28"/>
                <w:szCs w:val="28"/>
                <w:lang w:val="fr-FR"/>
              </w:rPr>
            </w:rPrChange>
          </w:rPr>
          <w:delInstrText xml:space="preserve"> SEQ Hình \* ARABIC </w:delInstrText>
        </w:r>
        <w:r w:rsidRPr="0049233F" w:rsidDel="00F9196F">
          <w:rPr>
            <w:rPrChange w:id="2392" w:author="The Si Tran" w:date="2012-12-05T23:02:00Z">
              <w:rPr>
                <w:sz w:val="28"/>
                <w:szCs w:val="28"/>
              </w:rPr>
            </w:rPrChange>
          </w:rPr>
          <w:fldChar w:fldCharType="separate"/>
        </w:r>
        <w:r w:rsidRPr="0049233F" w:rsidDel="00F9196F">
          <w:rPr>
            <w:noProof/>
            <w:lang w:val="fr-FR"/>
            <w:rPrChange w:id="2393" w:author="The Si Tran" w:date="2012-12-05T23:02:00Z">
              <w:rPr>
                <w:noProof/>
                <w:sz w:val="28"/>
                <w:szCs w:val="28"/>
                <w:lang w:val="fr-FR"/>
              </w:rPr>
            </w:rPrChange>
          </w:rPr>
          <w:delText>4</w:delText>
        </w:r>
        <w:r w:rsidRPr="0049233F" w:rsidDel="00F9196F">
          <w:rPr>
            <w:rPrChange w:id="2394" w:author="The Si Tran" w:date="2012-12-05T23:02:00Z">
              <w:rPr>
                <w:sz w:val="28"/>
                <w:szCs w:val="28"/>
              </w:rPr>
            </w:rPrChange>
          </w:rPr>
          <w:fldChar w:fldCharType="end"/>
        </w:r>
        <w:r w:rsidRPr="0049233F" w:rsidDel="00F9196F">
          <w:rPr>
            <w:lang w:val="fr-FR"/>
            <w:rPrChange w:id="2395" w:author="The Si Tran" w:date="2012-12-05T23:02:00Z">
              <w:rPr>
                <w:sz w:val="28"/>
                <w:szCs w:val="28"/>
                <w:lang w:val="fr-FR"/>
              </w:rPr>
            </w:rPrChange>
          </w:rPr>
          <w:delText xml:space="preserve"> </w:delText>
        </w:r>
      </w:del>
      <w:ins w:id="2396" w:author="The Si Tran" w:date="2012-12-11T23:21:00Z">
        <w:r w:rsidR="00F9196F">
          <w:t>2.</w:t>
        </w:r>
        <w:r w:rsidR="007F6AD1">
          <w:t>6:</w:t>
        </w:r>
        <w:r w:rsidR="00F9196F" w:rsidRPr="0049233F">
          <w:rPr>
            <w:lang w:val="fr-FR"/>
            <w:rPrChange w:id="2397" w:author="The Si Tran" w:date="2012-12-05T23:02:00Z">
              <w:rPr>
                <w:sz w:val="28"/>
                <w:szCs w:val="28"/>
                <w:lang w:val="fr-FR"/>
              </w:rPr>
            </w:rPrChange>
          </w:rPr>
          <w:t xml:space="preserve"> </w:t>
        </w:r>
      </w:ins>
      <w:r w:rsidRPr="00444FC1">
        <w:rPr>
          <w:lang w:val="fr-FR"/>
          <w:rPrChange w:id="2398" w:author="The Si Tran" w:date="2012-12-14T07:28:00Z">
            <w:rPr>
              <w:sz w:val="28"/>
              <w:szCs w:val="28"/>
              <w:lang w:val="fr-FR"/>
            </w:rPr>
          </w:rPrChange>
        </w:rPr>
        <w:t>Hàm tự tương quan của chuỗi tăng nhiệt độ trung bình hàng năm từ 1856 đến 2005</w:t>
      </w:r>
      <w:bookmarkEnd w:id="2385"/>
      <w:del w:id="2399" w:author="The Si Tran" w:date="2012-12-11T23:21:00Z">
        <w:r w:rsidRPr="00F9196F" w:rsidDel="00CF6224">
          <w:rPr>
            <w:lang w:val="fr-FR"/>
            <w:rPrChange w:id="2400" w:author="The Si Tran" w:date="2012-12-11T23:20:00Z">
              <w:rPr>
                <w:sz w:val="28"/>
                <w:szCs w:val="28"/>
                <w:lang w:val="fr-FR"/>
              </w:rPr>
            </w:rPrChange>
          </w:rPr>
          <w:delText>.</w:delText>
        </w:r>
        <w:bookmarkEnd w:id="2386"/>
        <w:bookmarkEnd w:id="2387"/>
      </w:del>
    </w:p>
    <w:p w14:paraId="4209720A" w14:textId="77777777" w:rsidR="00CF6224" w:rsidRPr="0049233F" w:rsidRDefault="00CF6224">
      <w:pPr>
        <w:pStyle w:val="Hinh"/>
        <w:rPr>
          <w:ins w:id="2401" w:author="The Si Tran" w:date="2012-12-11T23:21:00Z"/>
          <w:lang w:val="fr-FR"/>
          <w:rPrChange w:id="2402" w:author="The Si Tran" w:date="2012-12-05T23:02:00Z">
            <w:rPr>
              <w:ins w:id="2403" w:author="The Si Tran" w:date="2012-12-11T23:21:00Z"/>
              <w:sz w:val="28"/>
              <w:szCs w:val="28"/>
              <w:lang w:val="fr-FR"/>
            </w:rPr>
          </w:rPrChange>
        </w:rPr>
        <w:pPrChange w:id="2404" w:author="The Si Tran" w:date="2012-12-16T10:10:00Z">
          <w:pPr>
            <w:pStyle w:val="Caption"/>
            <w:ind w:firstLine="540"/>
          </w:pPr>
        </w:pPrChange>
      </w:pPr>
    </w:p>
    <w:p w14:paraId="7F68B947" w14:textId="77777777" w:rsidR="005E5CD3" w:rsidRPr="0049233F" w:rsidDel="00B14D71" w:rsidRDefault="005E5CD3">
      <w:pPr>
        <w:pStyle w:val="Hinh"/>
        <w:rPr>
          <w:del w:id="2405" w:author="The Si Tran" w:date="2012-12-14T04:39:00Z"/>
          <w:b/>
          <w:lang w:val="fr-FR"/>
          <w:rPrChange w:id="2406" w:author="The Si Tran" w:date="2012-12-05T23:02:00Z">
            <w:rPr>
              <w:del w:id="2407" w:author="The Si Tran" w:date="2012-12-14T04:39:00Z"/>
              <w:sz w:val="28"/>
              <w:szCs w:val="28"/>
              <w:lang w:val="fr-FR"/>
            </w:rPr>
          </w:rPrChange>
        </w:rPr>
        <w:pPrChange w:id="2408" w:author="The Si Tran" w:date="2012-12-11T23:21:00Z">
          <w:pPr/>
        </w:pPrChange>
      </w:pPr>
    </w:p>
    <w:p w14:paraId="6F98DC37" w14:textId="77777777" w:rsidR="000E05CE" w:rsidDel="00444FC1" w:rsidRDefault="000E05CE">
      <w:pPr>
        <w:rPr>
          <w:del w:id="2409" w:author="The Si Tran" w:date="2012-12-14T07:29:00Z"/>
          <w:szCs w:val="26"/>
          <w:lang w:val="fr-FR"/>
        </w:rPr>
        <w:pPrChange w:id="2410" w:author="The Si Tran" w:date="2012-12-14T07:29:00Z">
          <w:pPr>
            <w:ind w:firstLine="720"/>
          </w:pPr>
        </w:pPrChange>
      </w:pPr>
      <w:del w:id="2411" w:author="The Si Tran" w:date="2012-12-14T07:29:00Z">
        <w:r w:rsidRPr="0049233F" w:rsidDel="00444FC1">
          <w:rPr>
            <w:lang w:val="fr-FR"/>
            <w:rPrChange w:id="2412" w:author="The Si Tran" w:date="2012-12-05T23:02:00Z">
              <w:rPr>
                <w:sz w:val="28"/>
                <w:szCs w:val="28"/>
                <w:lang w:val="fr-FR"/>
              </w:rPr>
            </w:rPrChange>
          </w:rPr>
          <w:tab/>
        </w:r>
      </w:del>
      <w:r w:rsidRPr="0049233F">
        <w:rPr>
          <w:lang w:val="fr-FR"/>
          <w:rPrChange w:id="2413" w:author="The Si Tran" w:date="2012-12-05T23:02:00Z">
            <w:rPr>
              <w:sz w:val="28"/>
              <w:szCs w:val="28"/>
              <w:lang w:val="fr-FR"/>
            </w:rPr>
          </w:rPrChange>
        </w:rPr>
        <w:t>Chuỗi thời gian tĩnh (stationary time series) là chuỗi thời gian có trung bình và phương sai độc lập với thời gian</w:t>
      </w:r>
      <w:del w:id="2414" w:author="The Si Tran" w:date="2012-12-16T21:05:00Z">
        <w:r w:rsidRPr="0049233F" w:rsidDel="006D7A41">
          <w:rPr>
            <w:lang w:val="fr-FR"/>
            <w:rPrChange w:id="2415" w:author="The Si Tran" w:date="2012-12-05T23:02:00Z">
              <w:rPr>
                <w:sz w:val="28"/>
                <w:szCs w:val="28"/>
                <w:lang w:val="fr-FR"/>
              </w:rPr>
            </w:rPrChange>
          </w:rPr>
          <w:delText xml:space="preserve"> </w:delText>
        </w:r>
      </w:del>
      <w:r w:rsidRPr="0049233F">
        <w:rPr>
          <w:lang w:val="fr-FR"/>
          <w:rPrChange w:id="2416" w:author="The Si Tran" w:date="2012-12-05T23:02:00Z">
            <w:rPr>
              <w:sz w:val="28"/>
              <w:szCs w:val="28"/>
              <w:lang w:val="fr-FR"/>
            </w:rPr>
          </w:rPrChange>
        </w:rPr>
        <w:fldChar w:fldCharType="begin"/>
      </w:r>
      <w:r w:rsidRPr="0049233F">
        <w:rPr>
          <w:lang w:val="fr-FR"/>
          <w:rPrChange w:id="2417"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418" w:author="The Si Tran" w:date="2012-12-05T23:02:00Z">
            <w:rPr>
              <w:sz w:val="28"/>
              <w:szCs w:val="28"/>
              <w:lang w:val="fr-FR"/>
            </w:rPr>
          </w:rPrChange>
        </w:rPr>
        <w:fldChar w:fldCharType="end"/>
      </w:r>
      <w:r w:rsidRPr="0049233F">
        <w:rPr>
          <w:lang w:val="fr-FR"/>
          <w:rPrChange w:id="2419" w:author="The Si Tran" w:date="2012-12-05T23:02:00Z">
            <w:rPr>
              <w:sz w:val="28"/>
              <w:szCs w:val="28"/>
              <w:lang w:val="fr-FR"/>
            </w:rPr>
          </w:rPrChange>
        </w:rPr>
        <w:t xml:space="preserve">. Có nghĩa rằng, </w:t>
      </w:r>
      <w:del w:id="2420" w:author="The Si Tran" w:date="2012-12-14T07:29:00Z">
        <w:r w:rsidRPr="0049233F" w:rsidDel="00444FC1">
          <w:rPr>
            <w:lang w:val="fr-FR"/>
            <w:rPrChange w:id="2421" w:author="The Si Tran" w:date="2012-12-05T23:02:00Z">
              <w:rPr>
                <w:sz w:val="28"/>
                <w:szCs w:val="28"/>
                <w:lang w:val="fr-FR"/>
              </w:rPr>
            </w:rPrChange>
          </w:rPr>
          <w:delText xml:space="preserve"> </w:delText>
        </w:r>
      </w:del>
      <w:r w:rsidRPr="0049233F">
        <w:rPr>
          <w:lang w:val="fr-FR"/>
          <w:rPrChange w:id="2422"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423" w:author="The Si Tran" w:date="2012-12-14T07:29:00Z"/>
          <w:lang w:val="fr-FR"/>
          <w:rPrChange w:id="2424" w:author="The Si Tran" w:date="2012-12-05T23:02:00Z">
            <w:rPr>
              <w:ins w:id="2425" w:author="The Si Tran" w:date="2012-12-14T07:29:00Z"/>
              <w:sz w:val="28"/>
              <w:szCs w:val="28"/>
              <w:lang w:val="fr-FR"/>
            </w:rPr>
          </w:rPrChange>
        </w:rPr>
      </w:pPr>
    </w:p>
    <w:p w14:paraId="56451AE5" w14:textId="77777777" w:rsidR="00024E93" w:rsidRPr="0049233F" w:rsidRDefault="00024E93">
      <w:pPr>
        <w:rPr>
          <w:szCs w:val="26"/>
          <w:lang w:val="fr-FR"/>
          <w:rPrChange w:id="2426" w:author="The Si Tran" w:date="2012-12-05T23:02:00Z">
            <w:rPr>
              <w:sz w:val="28"/>
              <w:szCs w:val="28"/>
              <w:lang w:val="fr-FR"/>
            </w:rPr>
          </w:rPrChange>
        </w:rPr>
        <w:pPrChange w:id="2427" w:author="The Si Tran" w:date="2012-12-14T07:29:00Z">
          <w:pPr>
            <w:ind w:firstLine="720"/>
          </w:pPr>
        </w:pPrChange>
      </w:pPr>
      <w:r w:rsidRPr="0049233F">
        <w:rPr>
          <w:szCs w:val="26"/>
          <w:lang w:val="fr-FR"/>
          <w:rPrChange w:id="2428"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429" w:author="The Si Tran" w:date="2012-12-05T23:02:00Z">
            <w:rPr>
              <w:sz w:val="28"/>
              <w:szCs w:val="28"/>
              <w:lang w:val="fr-FR"/>
            </w:rPr>
          </w:rPrChange>
        </w:rPr>
      </w:pPr>
      <w:r w:rsidRPr="0049233F">
        <w:rPr>
          <w:b/>
          <w:szCs w:val="26"/>
          <w:lang w:val="fr-FR"/>
          <w:rPrChange w:id="2430" w:author="The Si Tran" w:date="2012-12-05T23:02:00Z">
            <w:rPr>
              <w:b/>
              <w:sz w:val="28"/>
              <w:szCs w:val="28"/>
              <w:lang w:val="fr-FR"/>
            </w:rPr>
          </w:rPrChange>
        </w:rPr>
        <w:lastRenderedPageBreak/>
        <w:t xml:space="preserve">Định </w:t>
      </w:r>
      <w:ins w:id="2431" w:author="The Si Tran" w:date="2012-12-16T21:05:00Z">
        <w:r w:rsidR="006D7A41">
          <w:rPr>
            <w:b/>
            <w:szCs w:val="26"/>
            <w:lang w:val="fr-FR"/>
          </w:rPr>
          <w:t>n</w:t>
        </w:r>
      </w:ins>
      <w:del w:id="2432" w:author="The Si Tran" w:date="2012-12-16T21:05:00Z">
        <w:r w:rsidRPr="0049233F" w:rsidDel="006D7A41">
          <w:rPr>
            <w:b/>
            <w:szCs w:val="26"/>
            <w:lang w:val="fr-FR"/>
            <w:rPrChange w:id="2433" w:author="The Si Tran" w:date="2012-12-05T23:02:00Z">
              <w:rPr>
                <w:b/>
                <w:sz w:val="28"/>
                <w:szCs w:val="28"/>
                <w:lang w:val="fr-FR"/>
              </w:rPr>
            </w:rPrChange>
          </w:rPr>
          <w:delText>N</w:delText>
        </w:r>
      </w:del>
      <w:r w:rsidRPr="0049233F">
        <w:rPr>
          <w:b/>
          <w:szCs w:val="26"/>
          <w:lang w:val="fr-FR"/>
          <w:rPrChange w:id="2434" w:author="The Si Tran" w:date="2012-12-05T23:02:00Z">
            <w:rPr>
              <w:b/>
              <w:sz w:val="28"/>
              <w:szCs w:val="28"/>
              <w:lang w:val="fr-FR"/>
            </w:rPr>
          </w:rPrChange>
        </w:rPr>
        <w:t>ghĩa :</w:t>
      </w:r>
      <w:r w:rsidRPr="0049233F">
        <w:rPr>
          <w:szCs w:val="26"/>
          <w:lang w:val="fr-FR"/>
          <w:rPrChange w:id="2435" w:author="The Si Tran" w:date="2012-12-05T23:02:00Z">
            <w:rPr>
              <w:sz w:val="28"/>
              <w:szCs w:val="28"/>
              <w:lang w:val="fr-FR"/>
            </w:rPr>
          </w:rPrChange>
        </w:rPr>
        <w:t xml:space="preserve"> Một chuỗi thời gian </w:t>
      </w:r>
      <m:oMath>
        <m:d>
          <m:dPr>
            <m:begChr m:val="{"/>
            <m:endChr m:val="}"/>
            <m:ctrlPr>
              <w:ins w:id="2436" w:author="The Si Tran" w:date="2012-12-05T23:48:00Z">
                <w:rPr>
                  <w:rFonts w:ascii="Cambria Math" w:hAnsi="Cambria Math"/>
                  <w:i/>
                  <w:szCs w:val="26"/>
                  <w:lang w:val="fr-FR"/>
                </w:rPr>
              </w:ins>
            </m:ctrlPr>
          </m:dPr>
          <m:e>
            <m:sSub>
              <m:sSubPr>
                <m:ctrlPr>
                  <w:ins w:id="2437" w:author="The Si Tran" w:date="2012-12-05T23:48:00Z">
                    <w:rPr>
                      <w:rFonts w:ascii="Cambria Math" w:hAnsi="Cambria Math"/>
                      <w:i/>
                      <w:szCs w:val="26"/>
                      <w:lang w:val="fr-FR"/>
                    </w:rPr>
                  </w:ins>
                </m:ctrlPr>
              </m:sSubPr>
              <m:e>
                <w:ins w:id="2438" w:author="The Si Tran" w:date="2012-12-05T23:48:00Z">
                  <m:r>
                    <w:rPr>
                      <w:rFonts w:ascii="Cambria Math" w:hAnsi="Cambria Math"/>
                      <w:szCs w:val="26"/>
                      <w:lang w:val="fr-FR"/>
                    </w:rPr>
                    <m:t>X</m:t>
                  </m:r>
                </w:ins>
              </m:e>
              <m:sub>
                <w:ins w:id="2439" w:author="The Si Tran" w:date="2012-12-05T23:48:00Z">
                  <m:r>
                    <w:rPr>
                      <w:rFonts w:ascii="Cambria Math" w:hAnsi="Cambria Math"/>
                      <w:szCs w:val="26"/>
                      <w:lang w:val="fr-FR"/>
                    </w:rPr>
                    <m:t>t</m:t>
                  </m:r>
                </w:ins>
              </m:sub>
            </m:sSub>
          </m:e>
        </m:d>
      </m:oMath>
      <w:del w:id="2440" w:author="The Si Tran" w:date="2012-12-05T23:48:00Z">
        <w:r w:rsidRPr="0049233F" w:rsidDel="005B11DB">
          <w:rPr>
            <w:szCs w:val="26"/>
            <w:lang w:val="fr-FR"/>
            <w:rPrChange w:id="2441" w:author="The Si Tran" w:date="2012-12-05T23:02:00Z">
              <w:rPr>
                <w:sz w:val="28"/>
                <w:szCs w:val="28"/>
                <w:lang w:val="fr-FR"/>
              </w:rPr>
            </w:rPrChange>
          </w:rPr>
          <w:delText>{X</w:delText>
        </w:r>
        <w:r w:rsidRPr="0049233F" w:rsidDel="005B11DB">
          <w:rPr>
            <w:szCs w:val="26"/>
            <w:vertAlign w:val="subscript"/>
            <w:lang w:val="fr-FR"/>
            <w:rPrChange w:id="2442" w:author="The Si Tran" w:date="2012-12-05T23:02:00Z">
              <w:rPr>
                <w:sz w:val="28"/>
                <w:szCs w:val="28"/>
                <w:vertAlign w:val="subscript"/>
                <w:lang w:val="fr-FR"/>
              </w:rPr>
            </w:rPrChange>
          </w:rPr>
          <w:delText>t</w:delText>
        </w:r>
        <w:r w:rsidRPr="0049233F" w:rsidDel="005B11DB">
          <w:rPr>
            <w:szCs w:val="26"/>
            <w:lang w:val="fr-FR"/>
            <w:rPrChange w:id="2443" w:author="The Si Tran" w:date="2012-12-05T23:02:00Z">
              <w:rPr>
                <w:sz w:val="28"/>
                <w:szCs w:val="28"/>
                <w:lang w:val="fr-FR"/>
              </w:rPr>
            </w:rPrChange>
          </w:rPr>
          <w:delText>}</w:delText>
        </w:r>
      </w:del>
      <w:r w:rsidRPr="0049233F">
        <w:rPr>
          <w:szCs w:val="26"/>
          <w:lang w:val="fr-FR"/>
          <w:rPrChange w:id="2444" w:author="The Si Tran" w:date="2012-12-05T23:02:00Z">
            <w:rPr>
              <w:sz w:val="28"/>
              <w:szCs w:val="28"/>
              <w:lang w:val="fr-FR"/>
            </w:rPr>
          </w:rPrChange>
        </w:rPr>
        <w:t xml:space="preserve"> có tính chất tĩnh hay gọi là chuỗi thời gian tĩnh nếu nó thỏa mãn hai tính chất sau</w:t>
      </w:r>
      <w:ins w:id="2445" w:author="The Si Tran" w:date="2012-12-16T21:05:00Z">
        <w:r w:rsidR="006D7A41">
          <w:rPr>
            <w:szCs w:val="26"/>
            <w:lang w:val="fr-FR"/>
          </w:rPr>
          <w:t>:</w:t>
        </w:r>
      </w:ins>
      <w:del w:id="2446" w:author="The Si Tran" w:date="2012-12-16T21:05:00Z">
        <w:r w:rsidRPr="0049233F" w:rsidDel="006D7A41">
          <w:rPr>
            <w:szCs w:val="26"/>
            <w:lang w:val="fr-FR"/>
            <w:rPrChange w:id="2447"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448" w:author="The Si Tran" w:date="2012-12-05T23:02:00Z">
            <w:rPr>
              <w:sz w:val="28"/>
              <w:szCs w:val="28"/>
              <w:lang w:val="fr-FR"/>
            </w:rPr>
          </w:rPrChange>
        </w:rPr>
      </w:pPr>
      <w:r w:rsidRPr="0049233F">
        <w:rPr>
          <w:szCs w:val="26"/>
          <w:lang w:val="fr-FR"/>
          <w:rPrChange w:id="2449" w:author="The Si Tran" w:date="2012-12-05T23:02:00Z">
            <w:rPr>
              <w:sz w:val="28"/>
              <w:szCs w:val="28"/>
              <w:lang w:val="fr-FR"/>
            </w:rPr>
          </w:rPrChange>
        </w:rPr>
        <w:t xml:space="preserve">         (1) </w:t>
      </w:r>
      <w:ins w:id="2450"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451" w:author="The Si Tran" w:date="2012-12-05T23:49:00Z">
        <m:oMath>
          <m:r>
            <w:rPr>
              <w:rFonts w:ascii="Cambria Math" w:hAnsi="Cambria Math"/>
              <w:szCs w:val="26"/>
              <w:lang w:val="fr-FR"/>
            </w:rPr>
            <m:t>=μ ∀t</m:t>
          </m:r>
        </m:oMath>
      </w:ins>
      <w:r w:rsidRPr="0049233F">
        <w:rPr>
          <w:szCs w:val="26"/>
          <w:lang w:val="fr-FR"/>
          <w:rPrChange w:id="2452" w:author="The Si Tran" w:date="2012-12-05T23:02:00Z">
            <w:rPr>
              <w:sz w:val="28"/>
              <w:szCs w:val="28"/>
              <w:lang w:val="fr-FR"/>
            </w:rPr>
          </w:rPrChange>
        </w:rPr>
        <w:t xml:space="preserve"> </w:t>
      </w:r>
      <w:del w:id="2453" w:author="The Si Tran" w:date="2012-12-05T23:49:00Z">
        <w:r w:rsidRPr="00082976" w:rsidDel="00CB56EB">
          <w:rPr>
            <w:position w:val="-12"/>
            <w:szCs w:val="26"/>
            <w:lang w:val="fr-FR"/>
          </w:rPr>
          <w:object w:dxaOrig="1400" w:dyaOrig="360" w14:anchorId="29CEAC57">
            <v:shape id="_x0000_i1038" type="#_x0000_t75" style="width:89.75pt;height:24.3pt" o:ole="">
              <v:imagedata r:id="rId41" o:title=""/>
            </v:shape>
            <o:OLEObject Type="Embed" ProgID="Equation.DSMT4" ShapeID="_x0000_i1038" DrawAspect="Content" ObjectID="_1417235441" r:id="rId42"/>
          </w:object>
        </w:r>
      </w:del>
    </w:p>
    <w:p w14:paraId="54AF470B" w14:textId="77777777" w:rsidR="00024E93" w:rsidRPr="0049233F" w:rsidRDefault="00024E93" w:rsidP="00024E93">
      <w:pPr>
        <w:rPr>
          <w:szCs w:val="26"/>
          <w:lang w:val="fr-FR"/>
          <w:rPrChange w:id="2454" w:author="The Si Tran" w:date="2012-12-05T23:02:00Z">
            <w:rPr>
              <w:sz w:val="28"/>
              <w:szCs w:val="28"/>
              <w:lang w:val="fr-FR"/>
            </w:rPr>
          </w:rPrChange>
        </w:rPr>
      </w:pPr>
      <w:r w:rsidRPr="0049233F">
        <w:rPr>
          <w:szCs w:val="26"/>
          <w:lang w:val="fr-FR"/>
          <w:rPrChange w:id="2455" w:author="The Si Tran" w:date="2012-12-05T23:02:00Z">
            <w:rPr>
              <w:sz w:val="28"/>
              <w:szCs w:val="28"/>
              <w:lang w:val="fr-FR"/>
            </w:rPr>
          </w:rPrChange>
        </w:rPr>
        <w:t xml:space="preserve">         (2)</w:t>
      </w:r>
      <w:del w:id="2456" w:author="The Si Tran" w:date="2012-12-05T23:51:00Z">
        <w:r w:rsidRPr="0049233F" w:rsidDel="00187396">
          <w:rPr>
            <w:szCs w:val="26"/>
            <w:lang w:val="fr-FR"/>
            <w:rPrChange w:id="2457" w:author="The Si Tran" w:date="2012-12-05T23:02:00Z">
              <w:rPr>
                <w:sz w:val="28"/>
                <w:szCs w:val="28"/>
                <w:lang w:val="fr-FR"/>
              </w:rPr>
            </w:rPrChange>
          </w:rPr>
          <w:delText xml:space="preserve"> </w:delText>
        </w:r>
        <w:r w:rsidRPr="0049233F" w:rsidDel="00623920">
          <w:rPr>
            <w:szCs w:val="26"/>
            <w:lang w:val="fr-FR"/>
            <w:rPrChange w:id="2458" w:author="The Si Tran" w:date="2012-12-05T23:02:00Z">
              <w:rPr>
                <w:sz w:val="28"/>
                <w:szCs w:val="28"/>
                <w:lang w:val="fr-FR"/>
              </w:rPr>
            </w:rPrChange>
          </w:rPr>
          <w:delText xml:space="preserve"> </w:delText>
        </w:r>
      </w:del>
      <w:r w:rsidRPr="0049233F">
        <w:rPr>
          <w:szCs w:val="26"/>
          <w:lang w:val="fr-FR"/>
          <w:rPrChange w:id="2459" w:author="The Si Tran" w:date="2012-12-05T23:02:00Z">
            <w:rPr>
              <w:sz w:val="28"/>
              <w:szCs w:val="28"/>
              <w:lang w:val="fr-FR"/>
            </w:rPr>
          </w:rPrChange>
        </w:rPr>
        <w:t xml:space="preserve"> </w:t>
      </w:r>
      <w:ins w:id="2460"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461" w:author="The Si Tran" w:date="2012-12-05T23:51:00Z">
        <w:r w:rsidRPr="00082976" w:rsidDel="003019D0">
          <w:rPr>
            <w:position w:val="-12"/>
            <w:szCs w:val="26"/>
            <w:lang w:val="fr-FR"/>
          </w:rPr>
          <w:object w:dxaOrig="2200" w:dyaOrig="360" w14:anchorId="78B648E3">
            <v:shape id="_x0000_i1039" type="#_x0000_t75" style="width:168.3pt;height:28.05pt" o:ole="">
              <v:imagedata r:id="rId43" o:title=""/>
            </v:shape>
            <o:OLEObject Type="Embed" ProgID="Equation.DSMT4" ShapeID="_x0000_i1039" DrawAspect="Content" ObjectID="_1417235442" r:id="rId44"/>
          </w:object>
        </w:r>
      </w:del>
      <w:r w:rsidRPr="00B312F5">
        <w:rPr>
          <w:position w:val="-4"/>
          <w:szCs w:val="26"/>
          <w:lang w:val="fr-FR"/>
        </w:rPr>
        <w:object w:dxaOrig="180" w:dyaOrig="279" w14:anchorId="04173104">
          <v:shape id="_x0000_i1040" type="#_x0000_t75" style="width:9.35pt;height:14.05pt" o:ole="">
            <v:imagedata r:id="rId19" o:title=""/>
          </v:shape>
          <o:OLEObject Type="Embed" ProgID="Equation.DSMT4" ShapeID="_x0000_i1040" DrawAspect="Content" ObjectID="_1417235443" r:id="rId45"/>
        </w:object>
      </w:r>
    </w:p>
    <w:p w14:paraId="634558FF" w14:textId="65831145" w:rsidR="00AC34B6" w:rsidRPr="0049233F" w:rsidRDefault="00024E93">
      <w:pPr>
        <w:rPr>
          <w:lang w:val="fr-FR"/>
          <w:rPrChange w:id="2462" w:author="The Si Tran" w:date="2012-12-05T23:02:00Z">
            <w:rPr>
              <w:sz w:val="28"/>
              <w:szCs w:val="28"/>
              <w:lang w:val="fr-FR"/>
            </w:rPr>
          </w:rPrChange>
        </w:rPr>
      </w:pPr>
      <w:del w:id="2463" w:author="The Si Tran" w:date="2012-12-16T16:59:00Z">
        <w:r w:rsidRPr="0049233F" w:rsidDel="00C5193F">
          <w:rPr>
            <w:lang w:val="fr-FR"/>
            <w:rPrChange w:id="2464" w:author="The Si Tran" w:date="2012-12-05T23:02:00Z">
              <w:rPr>
                <w:sz w:val="28"/>
                <w:szCs w:val="28"/>
                <w:lang w:val="fr-FR"/>
              </w:rPr>
            </w:rPrChange>
          </w:rPr>
          <w:tab/>
        </w:r>
      </w:del>
      <w:r w:rsidRPr="0049233F">
        <w:rPr>
          <w:lang w:val="fr-FR"/>
          <w:rPrChange w:id="2465" w:author="The Si Tran" w:date="2012-12-05T23:02:00Z">
            <w:rPr>
              <w:sz w:val="28"/>
              <w:szCs w:val="28"/>
              <w:lang w:val="fr-FR"/>
            </w:rPr>
          </w:rPrChange>
        </w:rPr>
        <w:t xml:space="preserve">Ngược lại, một chuỗi thời gian có chứa thành phần </w:t>
      </w:r>
      <w:del w:id="2466" w:author="The Si Tran" w:date="2012-12-16T21:10:00Z">
        <w:r w:rsidRPr="0049233F" w:rsidDel="006D7A41">
          <w:rPr>
            <w:lang w:val="fr-FR"/>
            <w:rPrChange w:id="2467" w:author="The Si Tran" w:date="2012-12-05T23:02:00Z">
              <w:rPr>
                <w:sz w:val="28"/>
                <w:szCs w:val="28"/>
                <w:lang w:val="fr-FR"/>
              </w:rPr>
            </w:rPrChange>
          </w:rPr>
          <w:delText xml:space="preserve">mùa </w:delText>
        </w:r>
      </w:del>
      <w:ins w:id="2468" w:author="The Si Tran" w:date="2012-12-16T21:10:00Z">
        <w:r w:rsidR="006D7A41">
          <w:rPr>
            <w:lang w:val="fr-FR"/>
          </w:rPr>
          <w:t>xu hướng</w:t>
        </w:r>
        <w:r w:rsidR="006D7A41" w:rsidRPr="0049233F">
          <w:rPr>
            <w:lang w:val="fr-FR"/>
            <w:rPrChange w:id="2469" w:author="The Si Tran" w:date="2012-12-05T23:02:00Z">
              <w:rPr>
                <w:sz w:val="28"/>
                <w:szCs w:val="28"/>
                <w:lang w:val="fr-FR"/>
              </w:rPr>
            </w:rPrChange>
          </w:rPr>
          <w:t xml:space="preserve"> </w:t>
        </w:r>
      </w:ins>
      <w:r w:rsidRPr="0049233F">
        <w:rPr>
          <w:lang w:val="fr-FR"/>
          <w:rPrChange w:id="2470"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471" w:author="The Si Tran" w:date="2012-12-05T23:02:00Z">
            <w:rPr>
              <w:sz w:val="28"/>
              <w:szCs w:val="28"/>
              <w:lang w:val="fr-FR"/>
            </w:rPr>
          </w:rPrChange>
        </w:rPr>
        <w:pPrChange w:id="2472" w:author="The Si Tran" w:date="2012-12-16T10:25:00Z">
          <w:pPr/>
        </w:pPrChange>
      </w:pPr>
      <w:r w:rsidRPr="0049233F">
        <w:rPr>
          <w:noProof/>
          <w:rPrChange w:id="2473" w:author="Unknown">
            <w:rPr>
              <w:noProof/>
              <w:sz w:val="28"/>
              <w:szCs w:val="28"/>
            </w:rPr>
          </w:rPrChange>
        </w:rPr>
        <w:drawing>
          <wp:inline distT="0" distB="0" distL="0" distR="0" wp14:anchorId="08C0265F" wp14:editId="5464F2B2">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474" w:author="The Si Tran" w:date="2012-12-05T23:02:00Z">
            <w:rPr>
              <w:sz w:val="28"/>
              <w:szCs w:val="28"/>
              <w:lang w:val="fr-FR"/>
            </w:rPr>
          </w:rPrChange>
        </w:rPr>
      </w:pPr>
      <w:r w:rsidRPr="0049233F">
        <w:rPr>
          <w:szCs w:val="26"/>
          <w:lang w:val="fr-FR"/>
          <w:rPrChange w:id="2475"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476" w:author="The Si Tran" w:date="2012-12-05T23:02:00Z">
            <w:rPr>
              <w:sz w:val="28"/>
              <w:szCs w:val="28"/>
              <w:lang w:val="fr-FR"/>
            </w:rPr>
          </w:rPrChange>
        </w:rPr>
        <w:pPrChange w:id="2477" w:author="The Si Tran" w:date="2012-12-16T10:26:00Z">
          <w:pPr/>
        </w:pPrChange>
      </w:pPr>
      <w:r w:rsidRPr="0049233F">
        <w:rPr>
          <w:lang w:val="fr-FR"/>
          <w:rPrChange w:id="2478" w:author="The Si Tran" w:date="2012-12-05T23:02:00Z">
            <w:rPr>
              <w:sz w:val="28"/>
              <w:szCs w:val="28"/>
              <w:lang w:val="fr-FR"/>
            </w:rPr>
          </w:rPrChange>
        </w:rPr>
        <w:t xml:space="preserve">   </w:t>
      </w:r>
      <w:r w:rsidRPr="0049233F">
        <w:rPr>
          <w:noProof/>
          <w:rPrChange w:id="2479" w:author="Unknown">
            <w:rPr>
              <w:noProof/>
              <w:sz w:val="28"/>
              <w:szCs w:val="28"/>
            </w:rPr>
          </w:rPrChange>
        </w:rPr>
        <w:drawing>
          <wp:inline distT="0" distB="0" distL="0" distR="0" wp14:anchorId="08084898" wp14:editId="3FBF81A9">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480" w:author="The Si Tran" w:date="2012-12-05T23:02:00Z">
            <w:rPr>
              <w:sz w:val="28"/>
              <w:szCs w:val="28"/>
              <w:lang w:val="fr-FR"/>
            </w:rPr>
          </w:rPrChange>
        </w:rPr>
      </w:pPr>
      <w:r w:rsidRPr="0049233F">
        <w:rPr>
          <w:szCs w:val="26"/>
          <w:lang w:val="fr-FR"/>
          <w:rPrChange w:id="2481"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482" w:author="The Si Tran" w:date="2012-12-05T23:02:00Z">
            <w:rPr>
              <w:sz w:val="28"/>
              <w:szCs w:val="28"/>
              <w:lang w:val="fr-FR"/>
            </w:rPr>
          </w:rPrChange>
        </w:rPr>
        <w:pPrChange w:id="2483" w:author="The Si Tran" w:date="2012-12-16T10:10:00Z">
          <w:pPr>
            <w:pStyle w:val="Caption"/>
            <w:ind w:firstLine="540"/>
          </w:pPr>
        </w:pPrChange>
      </w:pPr>
      <w:r w:rsidRPr="0049233F">
        <w:rPr>
          <w:lang w:val="fr-FR"/>
          <w:rPrChange w:id="2484" w:author="The Si Tran" w:date="2012-12-05T23:02:00Z">
            <w:rPr>
              <w:b w:val="0"/>
              <w:sz w:val="28"/>
              <w:szCs w:val="28"/>
              <w:lang w:val="fr-FR"/>
            </w:rPr>
          </w:rPrChange>
        </w:rPr>
        <w:t xml:space="preserve">    </w:t>
      </w:r>
      <w:bookmarkStart w:id="2485" w:name="_Toc312142080"/>
      <w:bookmarkStart w:id="2486" w:name="_Toc343029954"/>
      <w:bookmarkStart w:id="2487" w:name="_Toc343452740"/>
      <w:r w:rsidRPr="0049233F">
        <w:rPr>
          <w:lang w:val="fr-FR"/>
          <w:rPrChange w:id="2488" w:author="The Si Tran" w:date="2012-12-05T23:02:00Z">
            <w:rPr>
              <w:b w:val="0"/>
              <w:sz w:val="32"/>
              <w:szCs w:val="32"/>
              <w:lang w:val="fr-FR"/>
            </w:rPr>
          </w:rPrChange>
        </w:rPr>
        <w:t xml:space="preserve">Hình </w:t>
      </w:r>
      <w:del w:id="2489" w:author="The Si Tran" w:date="2012-12-11T23:21:00Z">
        <w:r w:rsidRPr="0049233F" w:rsidDel="004F02C0">
          <w:rPr>
            <w:rPrChange w:id="2490" w:author="The Si Tran" w:date="2012-12-05T23:02:00Z">
              <w:rPr>
                <w:b w:val="0"/>
                <w:sz w:val="32"/>
                <w:szCs w:val="32"/>
              </w:rPr>
            </w:rPrChange>
          </w:rPr>
          <w:fldChar w:fldCharType="begin"/>
        </w:r>
        <w:r w:rsidRPr="0049233F" w:rsidDel="004F02C0">
          <w:rPr>
            <w:lang w:val="fr-FR"/>
            <w:rPrChange w:id="2491" w:author="The Si Tran" w:date="2012-12-05T23:02:00Z">
              <w:rPr>
                <w:b w:val="0"/>
                <w:sz w:val="32"/>
                <w:szCs w:val="32"/>
                <w:lang w:val="fr-FR"/>
              </w:rPr>
            </w:rPrChange>
          </w:rPr>
          <w:delInstrText xml:space="preserve"> SEQ Hình \* ARABIC </w:delInstrText>
        </w:r>
        <w:r w:rsidRPr="0049233F" w:rsidDel="004F02C0">
          <w:rPr>
            <w:rPrChange w:id="2492" w:author="The Si Tran" w:date="2012-12-05T23:02:00Z">
              <w:rPr>
                <w:b w:val="0"/>
                <w:sz w:val="32"/>
                <w:szCs w:val="32"/>
              </w:rPr>
            </w:rPrChange>
          </w:rPr>
          <w:fldChar w:fldCharType="separate"/>
        </w:r>
        <w:r w:rsidRPr="0049233F" w:rsidDel="004F02C0">
          <w:rPr>
            <w:noProof/>
            <w:lang w:val="fr-FR"/>
            <w:rPrChange w:id="2493" w:author="The Si Tran" w:date="2012-12-05T23:02:00Z">
              <w:rPr>
                <w:b w:val="0"/>
                <w:noProof/>
                <w:sz w:val="32"/>
                <w:szCs w:val="32"/>
                <w:lang w:val="fr-FR"/>
              </w:rPr>
            </w:rPrChange>
          </w:rPr>
          <w:delText>6</w:delText>
        </w:r>
        <w:r w:rsidRPr="0049233F" w:rsidDel="004F02C0">
          <w:rPr>
            <w:rPrChange w:id="2494" w:author="The Si Tran" w:date="2012-12-05T23:02:00Z">
              <w:rPr>
                <w:b w:val="0"/>
                <w:sz w:val="32"/>
                <w:szCs w:val="32"/>
              </w:rPr>
            </w:rPrChange>
          </w:rPr>
          <w:fldChar w:fldCharType="end"/>
        </w:r>
        <w:r w:rsidRPr="0049233F" w:rsidDel="004F02C0">
          <w:rPr>
            <w:lang w:val="fr-FR"/>
            <w:rPrChange w:id="2495" w:author="The Si Tran" w:date="2012-12-05T23:02:00Z">
              <w:rPr>
                <w:b w:val="0"/>
                <w:sz w:val="28"/>
                <w:szCs w:val="28"/>
                <w:lang w:val="fr-FR"/>
              </w:rPr>
            </w:rPrChange>
          </w:rPr>
          <w:delText xml:space="preserve"> </w:delText>
        </w:r>
      </w:del>
      <w:ins w:id="2496" w:author="The Si Tran" w:date="2012-12-11T23:21:00Z">
        <w:r w:rsidR="004F02C0">
          <w:t>2.</w:t>
        </w:r>
        <w:r w:rsidR="00B14D71">
          <w:t>7</w:t>
        </w:r>
        <w:r w:rsidR="004F02C0" w:rsidRPr="0049233F">
          <w:rPr>
            <w:lang w:val="fr-FR"/>
            <w:rPrChange w:id="2497" w:author="The Si Tran" w:date="2012-12-05T23:02:00Z">
              <w:rPr>
                <w:b w:val="0"/>
                <w:sz w:val="28"/>
                <w:szCs w:val="28"/>
                <w:lang w:val="fr-FR"/>
              </w:rPr>
            </w:rPrChange>
          </w:rPr>
          <w:t xml:space="preserve"> </w:t>
        </w:r>
      </w:ins>
      <w:r w:rsidRPr="004F02C0">
        <w:rPr>
          <w:lang w:val="fr-FR"/>
          <w:rPrChange w:id="2498" w:author="The Si Tran" w:date="2012-12-11T23:21:00Z">
            <w:rPr>
              <w:b w:val="0"/>
              <w:sz w:val="28"/>
              <w:szCs w:val="28"/>
              <w:lang w:val="fr-FR"/>
            </w:rPr>
          </w:rPrChange>
        </w:rPr>
        <w:t>(a)</w:t>
      </w:r>
      <w:r w:rsidRPr="0049233F">
        <w:rPr>
          <w:lang w:val="fr-FR"/>
          <w:rPrChange w:id="2499" w:author="The Si Tran" w:date="2012-12-05T23:02:00Z">
            <w:rPr>
              <w:b w:val="0"/>
              <w:sz w:val="28"/>
              <w:szCs w:val="28"/>
              <w:lang w:val="fr-FR"/>
            </w:rPr>
          </w:rPrChange>
        </w:rPr>
        <w:t xml:space="preserve"> </w:t>
      </w:r>
      <w:r w:rsidRPr="004F02C0">
        <w:rPr>
          <w:lang w:val="fr-FR"/>
          <w:rPrChange w:id="2500" w:author="The Si Tran" w:date="2012-12-11T23:21:00Z">
            <w:rPr>
              <w:b w:val="0"/>
              <w:sz w:val="28"/>
              <w:szCs w:val="28"/>
              <w:lang w:val="fr-FR"/>
            </w:rPr>
          </w:rPrChange>
        </w:rPr>
        <w:t>Chuỗi thời gian tĩnh, (b) chuỗi thời gian không tĩnh.</w:t>
      </w:r>
      <w:bookmarkEnd w:id="2485"/>
      <w:bookmarkEnd w:id="2486"/>
      <w:bookmarkEnd w:id="2487"/>
    </w:p>
    <w:p w14:paraId="787DB4BD" w14:textId="77777777" w:rsidR="00AC34B6" w:rsidRPr="0049233F" w:rsidRDefault="00AC34B6" w:rsidP="005E5CD3">
      <w:pPr>
        <w:rPr>
          <w:szCs w:val="26"/>
          <w:lang w:val="fr-FR"/>
          <w:rPrChange w:id="2501" w:author="The Si Tran" w:date="2012-12-05T23:02:00Z">
            <w:rPr>
              <w:sz w:val="28"/>
              <w:szCs w:val="28"/>
              <w:lang w:val="fr-FR"/>
            </w:rPr>
          </w:rPrChange>
        </w:rPr>
      </w:pPr>
      <w:r w:rsidRPr="0049233F">
        <w:rPr>
          <w:szCs w:val="26"/>
          <w:lang w:val="fr-FR"/>
          <w:rPrChange w:id="2502" w:author="The Si Tran" w:date="2012-12-05T23:02:00Z">
            <w:rPr>
              <w:b/>
              <w:bCs/>
              <w:sz w:val="28"/>
              <w:szCs w:val="28"/>
              <w:lang w:val="fr-FR"/>
            </w:rPr>
          </w:rPrChange>
        </w:rPr>
        <w:tab/>
      </w:r>
    </w:p>
    <w:p w14:paraId="098BB42B" w14:textId="06DC6B39" w:rsidR="00AC34B6" w:rsidRPr="0049233F" w:rsidRDefault="00AC34B6">
      <w:pPr>
        <w:rPr>
          <w:lang w:val="fr-FR"/>
          <w:rPrChange w:id="2503" w:author="The Si Tran" w:date="2012-12-05T23:02:00Z">
            <w:rPr>
              <w:sz w:val="28"/>
              <w:szCs w:val="28"/>
              <w:lang w:val="fr-FR"/>
            </w:rPr>
          </w:rPrChange>
        </w:rPr>
      </w:pPr>
      <w:del w:id="2504" w:author="The Si Tran" w:date="2012-12-16T16:59:00Z">
        <w:r w:rsidRPr="0049233F" w:rsidDel="00C5193F">
          <w:rPr>
            <w:lang w:val="fr-FR"/>
            <w:rPrChange w:id="2505" w:author="The Si Tran" w:date="2012-12-05T23:02:00Z">
              <w:rPr>
                <w:b/>
                <w:bCs/>
                <w:sz w:val="28"/>
                <w:szCs w:val="28"/>
                <w:lang w:val="fr-FR"/>
              </w:rPr>
            </w:rPrChange>
          </w:rPr>
          <w:tab/>
        </w:r>
      </w:del>
      <w:r w:rsidR="00B87EB5" w:rsidRPr="0049233F">
        <w:rPr>
          <w:lang w:val="fr-FR"/>
          <w:rPrChange w:id="2506" w:author="The Si Tran" w:date="2012-12-05T23:02:00Z">
            <w:rPr>
              <w:b/>
              <w:bCs/>
              <w:sz w:val="28"/>
              <w:szCs w:val="28"/>
              <w:lang w:val="fr-FR"/>
            </w:rPr>
          </w:rPrChange>
        </w:rPr>
        <w:t>C</w:t>
      </w:r>
      <w:r w:rsidRPr="0049233F">
        <w:rPr>
          <w:lang w:val="fr-FR"/>
          <w:rPrChange w:id="2507" w:author="The Si Tran" w:date="2012-12-05T23:02:00Z">
            <w:rPr>
              <w:b/>
              <w:bCs/>
              <w:sz w:val="28"/>
              <w:szCs w:val="28"/>
              <w:lang w:val="fr-FR"/>
            </w:rPr>
          </w:rPrChange>
        </w:rPr>
        <w:t xml:space="preserve">huỗi thời gian không tĩnh </w:t>
      </w:r>
      <w:r w:rsidR="00B87EB5" w:rsidRPr="0049233F">
        <w:rPr>
          <w:lang w:val="fr-FR"/>
          <w:rPrChange w:id="2508" w:author="The Si Tran" w:date="2012-12-05T23:02:00Z">
            <w:rPr>
              <w:b/>
              <w:bCs/>
              <w:sz w:val="28"/>
              <w:szCs w:val="28"/>
              <w:lang w:val="fr-FR"/>
            </w:rPr>
          </w:rPrChange>
        </w:rPr>
        <w:t xml:space="preserve">rất khó để biểu diễn </w:t>
      </w:r>
      <w:r w:rsidRPr="0049233F">
        <w:rPr>
          <w:lang w:val="fr-FR"/>
          <w:rPrChange w:id="2509" w:author="The Si Tran" w:date="2012-12-05T23:02:00Z">
            <w:rPr>
              <w:b/>
              <w:bCs/>
              <w:sz w:val="28"/>
              <w:szCs w:val="28"/>
              <w:lang w:val="fr-FR"/>
            </w:rPr>
          </w:rPrChange>
        </w:rPr>
        <w:t>bằng mô hình toán học</w:t>
      </w:r>
      <w:r w:rsidR="00B87EB5" w:rsidRPr="0049233F">
        <w:rPr>
          <w:lang w:val="fr-FR"/>
          <w:rPrChange w:id="2510" w:author="The Si Tran" w:date="2012-12-05T23:02:00Z">
            <w:rPr>
              <w:b/>
              <w:bCs/>
              <w:sz w:val="28"/>
              <w:szCs w:val="28"/>
              <w:lang w:val="fr-FR"/>
            </w:rPr>
          </w:rPrChange>
        </w:rPr>
        <w:t xml:space="preserve"> và thực hiên dự báo</w:t>
      </w:r>
      <w:del w:id="2511" w:author="The Si Tran" w:date="2012-12-16T21:09:00Z">
        <w:r w:rsidR="00B87EB5" w:rsidRPr="0049233F" w:rsidDel="006D7A41">
          <w:rPr>
            <w:lang w:val="fr-FR"/>
            <w:rPrChange w:id="2512" w:author="The Si Tran" w:date="2012-12-05T23:02:00Z">
              <w:rPr>
                <w:b/>
                <w:bCs/>
                <w:sz w:val="28"/>
                <w:szCs w:val="28"/>
                <w:lang w:val="fr-FR"/>
              </w:rPr>
            </w:rPrChange>
          </w:rPr>
          <w:delText xml:space="preserve"> </w:delText>
        </w:r>
      </w:del>
      <w:r w:rsidR="00B87EB5" w:rsidRPr="0049233F">
        <w:rPr>
          <w:lang w:val="fr-FR"/>
          <w:rPrChange w:id="2513" w:author="The Si Tran" w:date="2012-12-05T23:02:00Z">
            <w:rPr>
              <w:b/>
              <w:bCs/>
              <w:sz w:val="28"/>
              <w:szCs w:val="28"/>
              <w:lang w:val="fr-FR"/>
            </w:rPr>
          </w:rPrChange>
        </w:rPr>
        <w:fldChar w:fldCharType="begin"/>
      </w:r>
      <w:r w:rsidR="00B87EB5" w:rsidRPr="0049233F">
        <w:rPr>
          <w:lang w:val="fr-FR"/>
          <w:rPrChange w:id="2514"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515" w:author="The Si Tran" w:date="2012-12-05T23:02:00Z">
            <w:rPr>
              <w:b/>
              <w:bCs/>
              <w:sz w:val="28"/>
              <w:szCs w:val="28"/>
              <w:lang w:val="fr-FR"/>
            </w:rPr>
          </w:rPrChange>
        </w:rPr>
        <w:fldChar w:fldCharType="end"/>
      </w:r>
      <w:r w:rsidR="00B87EB5" w:rsidRPr="0049233F">
        <w:rPr>
          <w:lang w:val="fr-FR"/>
          <w:rPrChange w:id="2516" w:author="The Si Tran" w:date="2012-12-05T23:02:00Z">
            <w:rPr>
              <w:b/>
              <w:bCs/>
              <w:sz w:val="28"/>
              <w:szCs w:val="28"/>
              <w:lang w:val="fr-FR"/>
            </w:rPr>
          </w:rPrChange>
        </w:rPr>
        <w:t>. Tuy nhiên,</w:t>
      </w:r>
      <w:r w:rsidRPr="0049233F">
        <w:rPr>
          <w:lang w:val="fr-FR"/>
          <w:rPrChange w:id="2517" w:author="The Si Tran" w:date="2012-12-05T23:02:00Z">
            <w:rPr>
              <w:b/>
              <w:bCs/>
              <w:sz w:val="28"/>
              <w:szCs w:val="28"/>
              <w:lang w:val="fr-FR"/>
            </w:rPr>
          </w:rPrChange>
        </w:rPr>
        <w:t xml:space="preserve"> </w:t>
      </w:r>
      <w:r w:rsidR="00B87EB5" w:rsidRPr="0049233F">
        <w:rPr>
          <w:lang w:val="fr-FR"/>
          <w:rPrChange w:id="2518"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519"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520" w:author="The Si Tran" w:date="2012-12-05T23:02:00Z">
            <w:rPr>
              <w:b/>
              <w:bCs/>
              <w:sz w:val="28"/>
              <w:szCs w:val="28"/>
              <w:lang w:val="fr-FR"/>
            </w:rPr>
          </w:rPrChange>
        </w:rPr>
        <w:t xml:space="preserve">. </w:t>
      </w:r>
      <w:r w:rsidR="00B87EB5" w:rsidRPr="0049233F">
        <w:rPr>
          <w:lang w:val="fr-FR"/>
          <w:rPrChange w:id="2521" w:author="The Si Tran" w:date="2012-12-05T23:02:00Z">
            <w:rPr>
              <w:b/>
              <w:bCs/>
              <w:sz w:val="28"/>
              <w:szCs w:val="28"/>
              <w:lang w:val="fr-FR"/>
            </w:rPr>
          </w:rPrChange>
        </w:rPr>
        <w:lastRenderedPageBreak/>
        <w:t xml:space="preserve">Một trong những phương </w:t>
      </w:r>
      <w:r w:rsidR="000F1F6F" w:rsidRPr="0049233F">
        <w:rPr>
          <w:lang w:val="fr-FR"/>
          <w:rPrChange w:id="2522"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523" w:author="The Si Tran" w:date="2012-12-16T10:27:00Z"/>
          <w:lang w:val="fr-FR"/>
        </w:rPr>
      </w:pPr>
      <w:del w:id="2524" w:author="The Si Tran" w:date="2012-12-16T16:59:00Z">
        <w:r w:rsidRPr="0049233F" w:rsidDel="00C5193F">
          <w:rPr>
            <w:lang w:val="fr-FR"/>
            <w:rPrChange w:id="2525" w:author="The Si Tran" w:date="2012-12-05T23:02:00Z">
              <w:rPr>
                <w:b/>
                <w:bCs/>
                <w:sz w:val="28"/>
                <w:szCs w:val="28"/>
                <w:lang w:val="fr-FR"/>
              </w:rPr>
            </w:rPrChange>
          </w:rPr>
          <w:tab/>
        </w:r>
      </w:del>
      <w:r w:rsidR="003219CB" w:rsidRPr="0049233F">
        <w:rPr>
          <w:lang w:val="fr-FR"/>
          <w:rPrChange w:id="2526" w:author="The Si Tran" w:date="2012-12-05T23:02:00Z">
            <w:rPr>
              <w:b/>
              <w:bCs/>
              <w:sz w:val="28"/>
              <w:szCs w:val="28"/>
              <w:lang w:val="fr-FR"/>
            </w:rPr>
          </w:rPrChange>
        </w:rPr>
        <w:t xml:space="preserve">Đối với một chuỗi thời gian không tĩnh </w:t>
      </w:r>
      <m:oMath>
        <m:d>
          <m:dPr>
            <m:begChr m:val="{"/>
            <m:endChr m:val="}"/>
            <m:ctrlPr>
              <w:ins w:id="2527" w:author="The Si Tran" w:date="2012-12-05T23:52:00Z">
                <w:rPr>
                  <w:rFonts w:ascii="Cambria Math" w:hAnsi="Cambria Math"/>
                  <w:i/>
                  <w:lang w:val="fr-FR"/>
                </w:rPr>
              </w:ins>
            </m:ctrlPr>
          </m:dPr>
          <m:e>
            <m:sSub>
              <m:sSubPr>
                <m:ctrlPr>
                  <w:ins w:id="2528" w:author="The Si Tran" w:date="2012-12-05T23:52:00Z">
                    <w:rPr>
                      <w:rFonts w:ascii="Cambria Math" w:hAnsi="Cambria Math"/>
                      <w:i/>
                      <w:lang w:val="fr-FR"/>
                    </w:rPr>
                  </w:ins>
                </m:ctrlPr>
              </m:sSubPr>
              <m:e>
                <w:ins w:id="2529" w:author="The Si Tran" w:date="2012-12-05T23:52:00Z">
                  <m:r>
                    <w:rPr>
                      <w:rFonts w:ascii="Cambria Math" w:hAnsi="Cambria Math"/>
                      <w:lang w:val="fr-FR"/>
                    </w:rPr>
                    <m:t>X</m:t>
                  </m:r>
                </w:ins>
              </m:e>
              <m:sub>
                <w:ins w:id="2530" w:author="The Si Tran" w:date="2012-12-05T23:52:00Z">
                  <m:r>
                    <w:rPr>
                      <w:rFonts w:ascii="Cambria Math" w:hAnsi="Cambria Math"/>
                      <w:lang w:val="fr-FR"/>
                    </w:rPr>
                    <m:t>t</m:t>
                  </m:r>
                </w:ins>
              </m:sub>
            </m:sSub>
          </m:e>
        </m:d>
      </m:oMath>
      <w:ins w:id="2531" w:author="The Si Tran" w:date="2012-12-05T23:52:00Z">
        <w:r w:rsidR="00623920" w:rsidRPr="00100B8E">
          <w:rPr>
            <w:lang w:val="fr-FR"/>
          </w:rPr>
          <w:t xml:space="preserve"> </w:t>
        </w:r>
      </w:ins>
      <w:del w:id="2532" w:author="The Si Tran" w:date="2012-12-05T23:51:00Z">
        <w:r w:rsidR="003219CB" w:rsidRPr="0049233F" w:rsidDel="00623920">
          <w:rPr>
            <w:lang w:val="fr-FR"/>
            <w:rPrChange w:id="2533" w:author="The Si Tran" w:date="2012-12-05T23:02:00Z">
              <w:rPr>
                <w:b/>
                <w:bCs/>
                <w:sz w:val="28"/>
                <w:szCs w:val="28"/>
                <w:lang w:val="fr-FR"/>
              </w:rPr>
            </w:rPrChange>
          </w:rPr>
          <w:delText>{X</w:delText>
        </w:r>
        <w:r w:rsidR="003219CB" w:rsidRPr="0049233F" w:rsidDel="00623920">
          <w:rPr>
            <w:vertAlign w:val="subscript"/>
            <w:lang w:val="fr-FR"/>
            <w:rPrChange w:id="2534" w:author="The Si Tran" w:date="2012-12-05T23:02:00Z">
              <w:rPr>
                <w:b/>
                <w:bCs/>
                <w:sz w:val="28"/>
                <w:szCs w:val="28"/>
                <w:vertAlign w:val="subscript"/>
                <w:lang w:val="fr-FR"/>
              </w:rPr>
            </w:rPrChange>
          </w:rPr>
          <w:delText>t</w:delText>
        </w:r>
        <w:r w:rsidR="003219CB" w:rsidRPr="0049233F" w:rsidDel="00623920">
          <w:rPr>
            <w:lang w:val="fr-FR"/>
            <w:rPrChange w:id="2535" w:author="The Si Tran" w:date="2012-12-05T23:02:00Z">
              <w:rPr>
                <w:b/>
                <w:bCs/>
                <w:sz w:val="28"/>
                <w:szCs w:val="28"/>
                <w:lang w:val="fr-FR"/>
              </w:rPr>
            </w:rPrChange>
          </w:rPr>
          <w:delText>}</w:delText>
        </w:r>
      </w:del>
      <w:r w:rsidR="003219CB" w:rsidRPr="0049233F">
        <w:rPr>
          <w:lang w:val="fr-FR"/>
          <w:rPrChange w:id="2536" w:author="The Si Tran" w:date="2012-12-05T23:02:00Z">
            <w:rPr>
              <w:b/>
              <w:bCs/>
              <w:sz w:val="28"/>
              <w:szCs w:val="28"/>
              <w:lang w:val="fr-FR"/>
            </w:rPr>
          </w:rPrChange>
        </w:rPr>
        <w:t xml:space="preserve">, ta áp dụng toán tử lấy hiệu </w:t>
      </w:r>
      <w:ins w:id="2537" w:author="The Si Tran" w:date="2012-12-05T23:52:00Z">
        <m:oMath>
          <m:r>
            <w:rPr>
              <w:rFonts w:ascii="Cambria Math" w:hAnsi="Cambria Math"/>
              <w:lang w:val="fr-FR"/>
            </w:rPr>
            <m:t>∆</m:t>
          </m:r>
        </m:oMath>
      </w:ins>
      <w:del w:id="2538" w:author="The Si Tran" w:date="2012-12-05T23:52:00Z">
        <w:r w:rsidR="003219CB" w:rsidRPr="0049233F" w:rsidDel="00623920">
          <w:rPr>
            <w:lang w:val="fr-FR"/>
            <w:rPrChange w:id="2539" w:author="The Si Tran" w:date="2012-12-05T23:02:00Z">
              <w:rPr>
                <w:b/>
                <w:bCs/>
                <w:sz w:val="28"/>
                <w:szCs w:val="28"/>
                <w:lang w:val="fr-FR"/>
              </w:rPr>
            </w:rPrChange>
          </w:rPr>
          <w:delText>∆</w:delText>
        </w:r>
      </w:del>
      <w:r w:rsidR="003219CB" w:rsidRPr="0049233F">
        <w:rPr>
          <w:lang w:val="fr-FR"/>
          <w:rPrChange w:id="2540" w:author="The Si Tran" w:date="2012-12-05T23:02:00Z">
            <w:rPr>
              <w:b/>
              <w:bCs/>
              <w:sz w:val="28"/>
              <w:szCs w:val="28"/>
              <w:lang w:val="fr-FR"/>
            </w:rPr>
          </w:rPrChange>
        </w:rPr>
        <w:t xml:space="preserve"> lên </w:t>
      </w:r>
      <m:oMath>
        <m:sSub>
          <m:sSubPr>
            <m:ctrlPr>
              <w:ins w:id="2541" w:author="The Si Tran" w:date="2012-12-05T23:52:00Z">
                <w:rPr>
                  <w:rFonts w:ascii="Cambria Math" w:hAnsi="Cambria Math"/>
                  <w:i/>
                  <w:lang w:val="fr-FR"/>
                </w:rPr>
              </w:ins>
            </m:ctrlPr>
          </m:sSubPr>
          <m:e>
            <w:ins w:id="2542" w:author="The Si Tran" w:date="2012-12-05T23:52:00Z">
              <m:r>
                <w:rPr>
                  <w:rFonts w:ascii="Cambria Math" w:hAnsi="Cambria Math"/>
                  <w:lang w:val="fr-FR"/>
                </w:rPr>
                <m:t>X</m:t>
              </m:r>
            </w:ins>
          </m:e>
          <m:sub>
            <w:ins w:id="2543" w:author="The Si Tran" w:date="2012-12-05T23:52:00Z">
              <m:r>
                <w:rPr>
                  <w:rFonts w:ascii="Cambria Math" w:hAnsi="Cambria Math"/>
                  <w:lang w:val="fr-FR"/>
                </w:rPr>
                <m:t>t</m:t>
              </m:r>
            </w:ins>
          </m:sub>
        </m:sSub>
      </m:oMath>
      <w:del w:id="2544" w:author="The Si Tran" w:date="2012-12-05T23:52:00Z">
        <w:r w:rsidR="003219CB" w:rsidRPr="0049233F" w:rsidDel="00623920">
          <w:rPr>
            <w:lang w:val="fr-FR"/>
            <w:rPrChange w:id="2545" w:author="The Si Tran" w:date="2012-12-05T23:02:00Z">
              <w:rPr>
                <w:b/>
                <w:bCs/>
                <w:sz w:val="28"/>
                <w:szCs w:val="28"/>
                <w:lang w:val="fr-FR"/>
              </w:rPr>
            </w:rPrChange>
          </w:rPr>
          <w:delText>X</w:delText>
        </w:r>
        <w:r w:rsidR="003219CB" w:rsidRPr="0049233F" w:rsidDel="00623920">
          <w:rPr>
            <w:vertAlign w:val="subscript"/>
            <w:lang w:val="fr-FR"/>
            <w:rPrChange w:id="2546" w:author="The Si Tran" w:date="2012-12-05T23:02:00Z">
              <w:rPr>
                <w:b/>
                <w:bCs/>
                <w:sz w:val="28"/>
                <w:szCs w:val="28"/>
                <w:vertAlign w:val="subscript"/>
                <w:lang w:val="fr-FR"/>
              </w:rPr>
            </w:rPrChange>
          </w:rPr>
          <w:delText>t</w:delText>
        </w:r>
      </w:del>
      <w:r w:rsidR="003219CB" w:rsidRPr="0049233F">
        <w:rPr>
          <w:lang w:val="fr-FR"/>
          <w:rPrChange w:id="2547" w:author="The Si Tran" w:date="2012-12-05T23:02:00Z">
            <w:rPr>
              <w:b/>
              <w:bCs/>
              <w:sz w:val="28"/>
              <w:szCs w:val="28"/>
              <w:lang w:val="fr-FR"/>
            </w:rPr>
          </w:rPrChange>
        </w:rPr>
        <w:t xml:space="preserve"> để được một chuỗi thời gian mới </w:t>
      </w:r>
      <w:ins w:id="2548" w:author="The Si Tran" w:date="2012-12-05T23:52:00Z">
        <m:oMath>
          <m:r>
            <w:rPr>
              <w:rFonts w:ascii="Cambria Math" w:hAnsi="Cambria Math"/>
              <w:lang w:val="fr-FR"/>
            </w:rPr>
            <m:t>∆</m:t>
          </m:r>
        </m:oMath>
      </w:ins>
      <m:oMath>
        <m:sSub>
          <m:sSubPr>
            <m:ctrlPr>
              <w:ins w:id="2549" w:author="The Si Tran" w:date="2012-12-05T23:53:00Z">
                <w:rPr>
                  <w:rFonts w:ascii="Cambria Math" w:hAnsi="Cambria Math"/>
                  <w:i/>
                  <w:lang w:val="fr-FR"/>
                </w:rPr>
              </w:ins>
            </m:ctrlPr>
          </m:sSubPr>
          <m:e>
            <w:ins w:id="2550" w:author="The Si Tran" w:date="2012-12-05T23:53:00Z">
              <m:r>
                <w:rPr>
                  <w:rFonts w:ascii="Cambria Math" w:hAnsi="Cambria Math"/>
                  <w:lang w:val="fr-FR"/>
                </w:rPr>
                <m:t>X</m:t>
              </m:r>
            </w:ins>
          </m:e>
          <m:sub>
            <w:ins w:id="2551" w:author="The Si Tran" w:date="2012-12-05T23:53:00Z">
              <m:r>
                <w:rPr>
                  <w:rFonts w:ascii="Cambria Math" w:hAnsi="Cambria Math"/>
                  <w:lang w:val="fr-FR"/>
                </w:rPr>
                <m:t>t</m:t>
              </m:r>
            </w:ins>
          </m:sub>
        </m:sSub>
      </m:oMath>
      <w:del w:id="2552" w:author="The Si Tran" w:date="2012-12-05T23:52:00Z">
        <w:r w:rsidR="003219CB" w:rsidRPr="0049233F" w:rsidDel="00623920">
          <w:rPr>
            <w:lang w:val="fr-FR"/>
            <w:rPrChange w:id="2553" w:author="The Si Tran" w:date="2012-12-05T23:02:00Z">
              <w:rPr>
                <w:b/>
                <w:bCs/>
                <w:sz w:val="28"/>
                <w:szCs w:val="28"/>
                <w:lang w:val="fr-FR"/>
              </w:rPr>
            </w:rPrChange>
          </w:rPr>
          <w:delText>∆X</w:delText>
        </w:r>
        <w:r w:rsidR="003219CB" w:rsidRPr="0049233F" w:rsidDel="00623920">
          <w:rPr>
            <w:vertAlign w:val="subscript"/>
            <w:lang w:val="fr-FR"/>
            <w:rPrChange w:id="2554" w:author="The Si Tran" w:date="2012-12-05T23:02:00Z">
              <w:rPr>
                <w:b/>
                <w:bCs/>
                <w:sz w:val="28"/>
                <w:szCs w:val="28"/>
                <w:vertAlign w:val="subscript"/>
                <w:lang w:val="fr-FR"/>
              </w:rPr>
            </w:rPrChange>
          </w:rPr>
          <w:delText>t</w:delText>
        </w:r>
      </w:del>
      <w:r w:rsidR="003219CB" w:rsidRPr="0049233F">
        <w:rPr>
          <w:lang w:val="fr-FR"/>
          <w:rPrChange w:id="2555" w:author="The Si Tran" w:date="2012-12-05T23:02:00Z">
            <w:rPr>
              <w:b/>
              <w:bCs/>
              <w:sz w:val="28"/>
              <w:szCs w:val="28"/>
              <w:lang w:val="fr-FR"/>
            </w:rPr>
          </w:rPrChange>
        </w:rPr>
        <w:t xml:space="preserve"> với </w:t>
      </w:r>
      <w:del w:id="2556" w:author="The Si Tran" w:date="2012-12-05T23:52:00Z">
        <w:r w:rsidR="003219CB" w:rsidRPr="0049233F" w:rsidDel="00623920">
          <w:rPr>
            <w:lang w:val="fr-FR"/>
            <w:rPrChange w:id="2557" w:author="The Si Tran" w:date="2012-12-05T23:02:00Z">
              <w:rPr>
                <w:b/>
                <w:bCs/>
                <w:sz w:val="28"/>
                <w:szCs w:val="28"/>
                <w:lang w:val="fr-FR"/>
              </w:rPr>
            </w:rPrChange>
          </w:rPr>
          <w:delText>:</w:delText>
        </w:r>
      </w:del>
    </w:p>
    <w:p w14:paraId="0A6C57D4" w14:textId="77777777" w:rsidR="00891415" w:rsidRPr="0049233F" w:rsidRDefault="00891415">
      <w:pPr>
        <w:rPr>
          <w:ins w:id="2558" w:author="The Si Tran" w:date="2012-12-16T10:27:00Z"/>
          <w:lang w:val="fr-FR"/>
          <w:rPrChange w:id="2559" w:author="The Si Tran" w:date="2012-12-05T23:02:00Z">
            <w:rPr>
              <w:ins w:id="2560" w:author="The Si Tran" w:date="2012-12-16T10:27:00Z"/>
              <w:sz w:val="28"/>
              <w:szCs w:val="28"/>
              <w:lang w:val="fr-FR"/>
            </w:rPr>
          </w:rPrChange>
        </w:rPr>
      </w:pPr>
    </w:p>
    <w:p w14:paraId="38874533" w14:textId="25A7AA5D" w:rsidR="003219CB" w:rsidRPr="00891415" w:rsidRDefault="003219CB">
      <w:pPr>
        <w:pStyle w:val="Canhgiua"/>
        <w:rPr>
          <w:rPrChange w:id="2561" w:author="The Si Tran" w:date="2012-12-16T10:26:00Z">
            <w:rPr>
              <w:sz w:val="28"/>
              <w:szCs w:val="28"/>
              <w:lang w:val="fr-FR"/>
            </w:rPr>
          </w:rPrChange>
        </w:rPr>
        <w:pPrChange w:id="2562" w:author="The Si Tran" w:date="2012-12-16T10:27:00Z">
          <w:pPr/>
        </w:pPrChange>
      </w:pPr>
      <w:del w:id="2563" w:author="The Si Tran" w:date="2012-12-16T10:27:00Z">
        <w:r w:rsidRPr="0049233F" w:rsidDel="00891415">
          <w:rPr>
            <w:lang w:val="fr-FR"/>
            <w:rPrChange w:id="2564" w:author="The Si Tran" w:date="2012-12-05T23:02:00Z">
              <w:rPr>
                <w:b/>
                <w:bCs/>
                <w:sz w:val="28"/>
                <w:szCs w:val="28"/>
                <w:lang w:val="fr-FR"/>
              </w:rPr>
            </w:rPrChange>
          </w:rPr>
          <w:delText xml:space="preserve">                        </w:delText>
        </w:r>
      </w:del>
      <w:del w:id="2565" w:author="The Si Tran" w:date="2012-12-16T10:26:00Z">
        <w:r w:rsidRPr="0049233F" w:rsidDel="00891415">
          <w:rPr>
            <w:lang w:val="fr-FR"/>
            <w:rPrChange w:id="2566" w:author="The Si Tran" w:date="2012-12-05T23:02:00Z">
              <w:rPr>
                <w:b/>
                <w:bCs/>
                <w:sz w:val="28"/>
                <w:szCs w:val="28"/>
                <w:lang w:val="fr-FR"/>
              </w:rPr>
            </w:rPrChange>
          </w:rPr>
          <w:delText xml:space="preserve">  </w:delText>
        </w:r>
      </w:del>
      <w:ins w:id="2567" w:author="The Si Tran" w:date="2012-12-05T23:53:00Z">
        <m:oMath>
          <m:r>
            <m:rPr>
              <m:sty m:val="p"/>
            </m:rPr>
            <w:rPr>
              <w:rFonts w:ascii="Cambria Math" w:hAnsi="Cambria Math"/>
              <w:rPrChange w:id="2568"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69" w:author="The Si Tran" w:date="2012-12-16T10:26:00Z">
                    <w:rPr>
                      <w:rFonts w:ascii="Cambria Math" w:hAnsi="Cambria Math"/>
                      <w:lang w:val="fr-FR"/>
                    </w:rPr>
                  </w:rPrChange>
                </w:rPr>
                <m:t>X</m:t>
              </m:r>
            </m:e>
            <m:sub>
              <m:r>
                <w:rPr>
                  <w:rFonts w:ascii="Cambria Math" w:hAnsi="Cambria Math"/>
                  <w:rPrChange w:id="2570" w:author="The Si Tran" w:date="2012-12-16T10:26:00Z">
                    <w:rPr>
                      <w:rFonts w:ascii="Cambria Math" w:hAnsi="Cambria Math"/>
                      <w:lang w:val="fr-FR"/>
                    </w:rPr>
                  </w:rPrChange>
                </w:rPr>
                <m:t>t</m:t>
              </m:r>
            </m:sub>
          </m:sSub>
          <m:r>
            <m:rPr>
              <m:sty m:val="p"/>
            </m:rPr>
            <w:rPr>
              <w:rFonts w:ascii="Cambria Math" w:hAnsi="Cambria Math"/>
              <w:rPrChange w:id="2571"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72" w:author="The Si Tran" w:date="2012-12-16T10:26:00Z">
                    <w:rPr>
                      <w:rFonts w:ascii="Cambria Math" w:hAnsi="Cambria Math"/>
                      <w:lang w:val="fr-FR"/>
                    </w:rPr>
                  </w:rPrChange>
                </w:rPr>
                <m:t>X</m:t>
              </m:r>
            </m:e>
            <m:sub>
              <m:r>
                <w:rPr>
                  <w:rFonts w:ascii="Cambria Math" w:hAnsi="Cambria Math"/>
                  <w:rPrChange w:id="2573" w:author="The Si Tran" w:date="2012-12-16T10:26:00Z">
                    <w:rPr>
                      <w:rFonts w:ascii="Cambria Math" w:hAnsi="Cambria Math"/>
                      <w:lang w:val="fr-FR"/>
                    </w:rPr>
                  </w:rPrChange>
                </w:rPr>
                <m:t>t</m:t>
              </m:r>
            </m:sub>
          </m:sSub>
          <m:r>
            <m:rPr>
              <m:sty m:val="p"/>
            </m:rPr>
            <w:rPr>
              <w:rFonts w:ascii="Cambria Math" w:hAnsi="Cambria Math"/>
              <w:rPrChange w:id="2574"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75" w:author="The Si Tran" w:date="2012-12-16T10:26:00Z">
                    <w:rPr>
                      <w:rFonts w:ascii="Cambria Math" w:hAnsi="Cambria Math"/>
                      <w:lang w:val="fr-FR"/>
                    </w:rPr>
                  </w:rPrChange>
                </w:rPr>
                <m:t>X</m:t>
              </m:r>
            </m:e>
            <m:sub>
              <m:r>
                <w:rPr>
                  <w:rFonts w:ascii="Cambria Math" w:hAnsi="Cambria Math"/>
                  <w:rPrChange w:id="2576" w:author="The Si Tran" w:date="2012-12-16T10:26:00Z">
                    <w:rPr>
                      <w:rFonts w:ascii="Cambria Math" w:hAnsi="Cambria Math"/>
                      <w:lang w:val="fr-FR"/>
                    </w:rPr>
                  </w:rPrChange>
                </w:rPr>
                <m:t>t</m:t>
              </m:r>
              <m:r>
                <m:rPr>
                  <m:sty m:val="p"/>
                </m:rPr>
                <w:rPr>
                  <w:rFonts w:ascii="Cambria Math" w:hAnsi="Cambria Math"/>
                  <w:rPrChange w:id="2577" w:author="The Si Tran" w:date="2012-12-16T10:26:00Z">
                    <w:rPr>
                      <w:rFonts w:ascii="Cambria Math" w:hAnsi="Cambria Math"/>
                      <w:lang w:val="fr-FR"/>
                    </w:rPr>
                  </w:rPrChange>
                </w:rPr>
                <m:t>-1</m:t>
              </m:r>
            </m:sub>
          </m:sSub>
        </m:oMath>
      </w:ins>
      <w:del w:id="2578" w:author="The Si Tran" w:date="2012-12-05T23:53:00Z">
        <w:r w:rsidRPr="00891415" w:rsidDel="003967AA">
          <w:rPr>
            <w:rPrChange w:id="2579"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580" w:author="The Si Tran" w:date="2012-12-05T23:02:00Z">
            <w:rPr>
              <w:sz w:val="28"/>
              <w:szCs w:val="28"/>
              <w:vertAlign w:val="subscript"/>
              <w:lang w:val="fr-FR"/>
            </w:rPr>
          </w:rPrChange>
        </w:rPr>
      </w:pPr>
      <w:r w:rsidRPr="0049233F">
        <w:rPr>
          <w:szCs w:val="26"/>
          <w:lang w:val="fr-FR"/>
          <w:rPrChange w:id="2581" w:author="The Si Tran" w:date="2012-12-05T23:02:00Z">
            <w:rPr>
              <w:b/>
              <w:bCs/>
              <w:sz w:val="28"/>
              <w:szCs w:val="28"/>
              <w:lang w:val="fr-FR"/>
            </w:rPr>
          </w:rPrChange>
        </w:rPr>
        <w:t xml:space="preserve">Nếu </w:t>
      </w:r>
      <w:ins w:id="2582"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583" w:author="The Si Tran" w:date="2012-12-05T23:54:00Z">
        <w:r w:rsidRPr="0049233F" w:rsidDel="00D10148">
          <w:rPr>
            <w:szCs w:val="26"/>
            <w:lang w:val="fr-FR"/>
            <w:rPrChange w:id="2584" w:author="The Si Tran" w:date="2012-12-05T23:02:00Z">
              <w:rPr>
                <w:b/>
                <w:bCs/>
                <w:sz w:val="28"/>
                <w:szCs w:val="28"/>
                <w:lang w:val="fr-FR"/>
              </w:rPr>
            </w:rPrChange>
          </w:rPr>
          <w:delText>∆X</w:delText>
        </w:r>
        <w:r w:rsidRPr="0049233F" w:rsidDel="00D10148">
          <w:rPr>
            <w:szCs w:val="26"/>
            <w:vertAlign w:val="subscript"/>
            <w:lang w:val="fr-FR"/>
            <w:rPrChange w:id="2585" w:author="The Si Tran" w:date="2012-12-05T23:02:00Z">
              <w:rPr>
                <w:b/>
                <w:bCs/>
                <w:sz w:val="28"/>
                <w:szCs w:val="28"/>
                <w:vertAlign w:val="subscript"/>
                <w:lang w:val="fr-FR"/>
              </w:rPr>
            </w:rPrChange>
          </w:rPr>
          <w:delText>t</w:delText>
        </w:r>
        <w:r w:rsidRPr="0049233F" w:rsidDel="00D10148">
          <w:rPr>
            <w:szCs w:val="26"/>
            <w:lang w:val="fr-FR"/>
            <w:rPrChange w:id="2586" w:author="The Si Tran" w:date="2012-12-05T23:02:00Z">
              <w:rPr>
                <w:b/>
                <w:bCs/>
                <w:sz w:val="28"/>
                <w:szCs w:val="28"/>
                <w:lang w:val="fr-FR"/>
              </w:rPr>
            </w:rPrChange>
          </w:rPr>
          <w:delText xml:space="preserve"> </w:delText>
        </w:r>
      </w:del>
      <w:r w:rsidRPr="0049233F">
        <w:rPr>
          <w:szCs w:val="26"/>
          <w:lang w:val="fr-FR"/>
          <w:rPrChange w:id="2587" w:author="The Si Tran" w:date="2012-12-05T23:02:00Z">
            <w:rPr>
              <w:b/>
              <w:bCs/>
              <w:sz w:val="28"/>
              <w:szCs w:val="28"/>
              <w:lang w:val="fr-FR"/>
            </w:rPr>
          </w:rPrChange>
        </w:rPr>
        <w:t xml:space="preserve">là chuỗi tĩnh thì ta xây dựng mô hình mô tả </w:t>
      </w:r>
      <w:del w:id="2588" w:author="The Si Tran" w:date="2012-12-05T23:54:00Z">
        <w:r w:rsidRPr="0049233F" w:rsidDel="00271306">
          <w:rPr>
            <w:szCs w:val="26"/>
            <w:lang w:val="fr-FR"/>
            <w:rPrChange w:id="2589" w:author="The Si Tran" w:date="2012-12-05T23:02:00Z">
              <w:rPr>
                <w:b/>
                <w:bCs/>
                <w:sz w:val="28"/>
                <w:szCs w:val="28"/>
                <w:lang w:val="fr-FR"/>
              </w:rPr>
            </w:rPrChange>
          </w:rPr>
          <w:delText>∆X</w:delText>
        </w:r>
        <w:r w:rsidRPr="0049233F" w:rsidDel="00271306">
          <w:rPr>
            <w:szCs w:val="26"/>
            <w:vertAlign w:val="subscript"/>
            <w:lang w:val="fr-FR"/>
            <w:rPrChange w:id="2590" w:author="The Si Tran" w:date="2012-12-05T23:02:00Z">
              <w:rPr>
                <w:b/>
                <w:bCs/>
                <w:sz w:val="28"/>
                <w:szCs w:val="28"/>
                <w:vertAlign w:val="subscript"/>
                <w:lang w:val="fr-FR"/>
              </w:rPr>
            </w:rPrChange>
          </w:rPr>
          <w:delText>t</w:delText>
        </w:r>
        <w:r w:rsidRPr="0049233F" w:rsidDel="00271306">
          <w:rPr>
            <w:szCs w:val="26"/>
            <w:lang w:val="fr-FR"/>
            <w:rPrChange w:id="2591" w:author="The Si Tran" w:date="2012-12-05T23:02:00Z">
              <w:rPr>
                <w:b/>
                <w:bCs/>
                <w:sz w:val="28"/>
                <w:szCs w:val="28"/>
                <w:lang w:val="fr-FR"/>
              </w:rPr>
            </w:rPrChange>
          </w:rPr>
          <w:delText xml:space="preserve"> </w:delText>
        </w:r>
      </w:del>
      <w:ins w:id="2592"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593" w:author="The Si Tran" w:date="2012-12-05T23:02:00Z">
            <w:rPr>
              <w:b/>
              <w:bCs/>
              <w:sz w:val="28"/>
              <w:szCs w:val="28"/>
              <w:lang w:val="fr-FR"/>
            </w:rPr>
          </w:rPrChange>
        </w:rPr>
        <w:t xml:space="preserve">rồi từ đó suy ra </w:t>
      </w:r>
      <m:oMath>
        <m:sSub>
          <m:sSubPr>
            <m:ctrlPr>
              <w:ins w:id="2594" w:author="The Si Tran" w:date="2012-12-05T23:54:00Z">
                <w:rPr>
                  <w:rFonts w:ascii="Cambria Math" w:hAnsi="Cambria Math"/>
                  <w:i/>
                  <w:szCs w:val="26"/>
                  <w:lang w:val="fr-FR"/>
                </w:rPr>
              </w:ins>
            </m:ctrlPr>
          </m:sSubPr>
          <m:e>
            <w:ins w:id="2595" w:author="The Si Tran" w:date="2012-12-05T23:54:00Z">
              <m:r>
                <w:rPr>
                  <w:rFonts w:ascii="Cambria Math" w:hAnsi="Cambria Math"/>
                  <w:szCs w:val="26"/>
                  <w:lang w:val="fr-FR"/>
                </w:rPr>
                <m:t>X</m:t>
              </m:r>
            </w:ins>
          </m:e>
          <m:sub>
            <w:ins w:id="2596" w:author="The Si Tran" w:date="2012-12-05T23:54:00Z">
              <m:r>
                <w:rPr>
                  <w:rFonts w:ascii="Cambria Math" w:hAnsi="Cambria Math"/>
                  <w:szCs w:val="26"/>
                  <w:lang w:val="fr-FR"/>
                </w:rPr>
                <m:t>t</m:t>
              </m:r>
            </w:ins>
          </m:sub>
        </m:sSub>
      </m:oMath>
      <w:del w:id="2597" w:author="The Si Tran" w:date="2012-12-05T23:54:00Z">
        <w:r w:rsidRPr="0049233F" w:rsidDel="00271306">
          <w:rPr>
            <w:szCs w:val="26"/>
            <w:lang w:val="fr-FR"/>
            <w:rPrChange w:id="2598" w:author="The Si Tran" w:date="2012-12-05T23:02:00Z">
              <w:rPr>
                <w:b/>
                <w:bCs/>
                <w:sz w:val="28"/>
                <w:szCs w:val="28"/>
                <w:lang w:val="fr-FR"/>
              </w:rPr>
            </w:rPrChange>
          </w:rPr>
          <w:delText>X</w:delText>
        </w:r>
        <w:r w:rsidRPr="0049233F" w:rsidDel="00271306">
          <w:rPr>
            <w:szCs w:val="26"/>
            <w:vertAlign w:val="subscript"/>
            <w:lang w:val="fr-FR"/>
            <w:rPrChange w:id="2599" w:author="The Si Tran" w:date="2012-12-05T23:02:00Z">
              <w:rPr>
                <w:b/>
                <w:bCs/>
                <w:sz w:val="28"/>
                <w:szCs w:val="28"/>
                <w:vertAlign w:val="subscript"/>
                <w:lang w:val="fr-FR"/>
              </w:rPr>
            </w:rPrChange>
          </w:rPr>
          <w:delText>t</w:delText>
        </w:r>
      </w:del>
      <w:r w:rsidRPr="0049233F">
        <w:rPr>
          <w:szCs w:val="26"/>
          <w:lang w:val="fr-FR"/>
          <w:rPrChange w:id="2600" w:author="The Si Tran" w:date="2012-12-05T23:02:00Z">
            <w:rPr>
              <w:b/>
              <w:bCs/>
              <w:sz w:val="28"/>
              <w:szCs w:val="28"/>
              <w:lang w:val="fr-FR"/>
            </w:rPr>
          </w:rPrChange>
        </w:rPr>
        <w:t>. Nếu</w:t>
      </w:r>
      <w:ins w:id="2601"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602" w:author="The Si Tran" w:date="2012-12-05T23:54:00Z">
        <w:r w:rsidRPr="0049233F" w:rsidDel="0023677B">
          <w:rPr>
            <w:szCs w:val="26"/>
            <w:lang w:val="fr-FR"/>
            <w:rPrChange w:id="2603" w:author="The Si Tran" w:date="2012-12-05T23:02:00Z">
              <w:rPr>
                <w:b/>
                <w:bCs/>
                <w:sz w:val="28"/>
                <w:szCs w:val="28"/>
                <w:lang w:val="fr-FR"/>
              </w:rPr>
            </w:rPrChange>
          </w:rPr>
          <w:delText xml:space="preserve"> ∆X</w:delText>
        </w:r>
        <w:r w:rsidRPr="0049233F" w:rsidDel="0023677B">
          <w:rPr>
            <w:szCs w:val="26"/>
            <w:vertAlign w:val="subscript"/>
            <w:lang w:val="fr-FR"/>
            <w:rPrChange w:id="2604" w:author="The Si Tran" w:date="2012-12-05T23:02:00Z">
              <w:rPr>
                <w:b/>
                <w:bCs/>
                <w:sz w:val="28"/>
                <w:szCs w:val="28"/>
                <w:vertAlign w:val="subscript"/>
                <w:lang w:val="fr-FR"/>
              </w:rPr>
            </w:rPrChange>
          </w:rPr>
          <w:delText>t</w:delText>
        </w:r>
      </w:del>
      <w:r w:rsidRPr="0049233F">
        <w:rPr>
          <w:szCs w:val="26"/>
          <w:lang w:val="fr-FR"/>
          <w:rPrChange w:id="2605" w:author="The Si Tran" w:date="2012-12-05T23:02:00Z">
            <w:rPr>
              <w:b/>
              <w:bCs/>
              <w:sz w:val="28"/>
              <w:szCs w:val="28"/>
              <w:lang w:val="fr-FR"/>
            </w:rPr>
          </w:rPrChange>
        </w:rPr>
        <w:t xml:space="preserve"> vẫn là chuỗi không tĩnh, ta tiếp tục áp dụng toán tử </w:t>
      </w:r>
      <w:ins w:id="2606" w:author="The Si Tran" w:date="2012-12-05T23:54:00Z">
        <m:oMath>
          <m:r>
            <w:rPr>
              <w:rFonts w:ascii="Cambria Math" w:hAnsi="Cambria Math"/>
              <w:szCs w:val="26"/>
              <w:lang w:val="fr-FR"/>
            </w:rPr>
            <m:t>∆</m:t>
          </m:r>
        </m:oMath>
      </w:ins>
      <w:ins w:id="2607" w:author="The Si Tran" w:date="2012-12-05T23:55:00Z">
        <w:r w:rsidR="00013058">
          <w:rPr>
            <w:szCs w:val="26"/>
            <w:lang w:val="fr-FR"/>
          </w:rPr>
          <w:t xml:space="preserve"> </w:t>
        </w:r>
      </w:ins>
      <w:del w:id="2608" w:author="The Si Tran" w:date="2012-12-05T23:54:00Z">
        <w:r w:rsidRPr="0049233F" w:rsidDel="0023677B">
          <w:rPr>
            <w:szCs w:val="26"/>
            <w:lang w:val="fr-FR"/>
            <w:rPrChange w:id="2609" w:author="The Si Tran" w:date="2012-12-05T23:02:00Z">
              <w:rPr>
                <w:b/>
                <w:bCs/>
                <w:sz w:val="28"/>
                <w:szCs w:val="28"/>
                <w:lang w:val="fr-FR"/>
              </w:rPr>
            </w:rPrChange>
          </w:rPr>
          <w:delText xml:space="preserve">∆ </w:delText>
        </w:r>
      </w:del>
      <w:r w:rsidRPr="0049233F">
        <w:rPr>
          <w:szCs w:val="26"/>
          <w:lang w:val="fr-FR"/>
          <w:rPrChange w:id="2610" w:author="The Si Tran" w:date="2012-12-05T23:02:00Z">
            <w:rPr>
              <w:b/>
              <w:bCs/>
              <w:sz w:val="28"/>
              <w:szCs w:val="28"/>
              <w:lang w:val="fr-FR"/>
            </w:rPr>
          </w:rPrChange>
        </w:rPr>
        <w:t xml:space="preserve">cho chuỗi </w:t>
      </w:r>
      <w:ins w:id="2611"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612" w:author="The Si Tran" w:date="2012-12-05T23:54:00Z">
        <w:r w:rsidRPr="0049233F" w:rsidDel="0023677B">
          <w:rPr>
            <w:szCs w:val="26"/>
            <w:lang w:val="fr-FR"/>
            <w:rPrChange w:id="2613" w:author="The Si Tran" w:date="2012-12-05T23:02:00Z">
              <w:rPr>
                <w:b/>
                <w:bCs/>
                <w:sz w:val="28"/>
                <w:szCs w:val="28"/>
                <w:lang w:val="fr-FR"/>
              </w:rPr>
            </w:rPrChange>
          </w:rPr>
          <w:delText>∆X</w:delText>
        </w:r>
        <w:r w:rsidRPr="0049233F" w:rsidDel="0023677B">
          <w:rPr>
            <w:szCs w:val="26"/>
            <w:vertAlign w:val="subscript"/>
            <w:lang w:val="fr-FR"/>
            <w:rPrChange w:id="2614"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615" w:author="The Si Tran" w:date="2012-12-16T16:59:00Z"/>
          <w:szCs w:val="26"/>
          <w:lang w:val="fr-FR"/>
        </w:rPr>
        <w:pPrChange w:id="2616" w:author="The Si Tran" w:date="2012-12-16T16:59:00Z">
          <w:pPr>
            <w:ind w:firstLine="540"/>
          </w:pPr>
        </w:pPrChange>
      </w:pPr>
      <w:r w:rsidRPr="004E0A08">
        <w:rPr>
          <w:b/>
          <w:lang w:val="fr-FR"/>
          <w:rPrChange w:id="2617" w:author="The Si Tran" w:date="2012-12-16T16:59:00Z">
            <w:rPr>
              <w:b/>
              <w:bCs/>
              <w:sz w:val="28"/>
              <w:szCs w:val="28"/>
              <w:lang w:val="fr-FR"/>
            </w:rPr>
          </w:rPrChange>
        </w:rPr>
        <w:t>Thành phần chu kỳ (cyclical)</w:t>
      </w:r>
    </w:p>
    <w:p w14:paraId="56DC27CA" w14:textId="77777777" w:rsidR="004E0A08" w:rsidRPr="004E0A08" w:rsidRDefault="004E0A08">
      <w:pPr>
        <w:rPr>
          <w:ins w:id="2618" w:author="The Si Tran" w:date="2012-12-16T16:59:00Z"/>
          <w:b/>
          <w:lang w:val="fr-FR"/>
          <w:rPrChange w:id="2619" w:author="The Si Tran" w:date="2012-12-16T16:59:00Z">
            <w:rPr>
              <w:ins w:id="2620" w:author="The Si Tran" w:date="2012-12-16T16:59:00Z"/>
              <w:b/>
              <w:sz w:val="28"/>
              <w:szCs w:val="28"/>
              <w:lang w:val="fr-FR"/>
            </w:rPr>
          </w:rPrChange>
        </w:rPr>
        <w:pPrChange w:id="2621" w:author="The Si Tran" w:date="2012-12-16T16:59:00Z">
          <w:pPr>
            <w:ind w:firstLine="540"/>
          </w:pPr>
        </w:pPrChange>
      </w:pPr>
    </w:p>
    <w:p w14:paraId="0D73FA58" w14:textId="77777777" w:rsidR="005E5CD3" w:rsidRPr="0049233F" w:rsidRDefault="005E5CD3">
      <w:pPr>
        <w:rPr>
          <w:szCs w:val="26"/>
          <w:lang w:val="fr-FR"/>
          <w:rPrChange w:id="2622" w:author="The Si Tran" w:date="2012-12-05T23:02:00Z">
            <w:rPr>
              <w:sz w:val="28"/>
              <w:szCs w:val="28"/>
              <w:lang w:val="fr-FR"/>
            </w:rPr>
          </w:rPrChange>
        </w:rPr>
        <w:pPrChange w:id="2623" w:author="The Si Tran" w:date="2012-12-16T16:59:00Z">
          <w:pPr>
            <w:ind w:firstLine="540"/>
          </w:pPr>
        </w:pPrChange>
      </w:pPr>
      <w:r w:rsidRPr="0049233F">
        <w:rPr>
          <w:szCs w:val="26"/>
          <w:lang w:val="fr-FR"/>
          <w:rPrChange w:id="2624"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625"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626"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627" w:author="The Si Tran" w:date="2012-12-16T16:59:00Z">
            <w:rPr>
              <w:b/>
              <w:sz w:val="28"/>
              <w:szCs w:val="28"/>
              <w:lang w:val="fr-FR"/>
            </w:rPr>
          </w:rPrChange>
        </w:rPr>
        <w:pPrChange w:id="2628" w:author="The Si Tran" w:date="2012-12-16T16:59:00Z">
          <w:pPr>
            <w:ind w:firstLine="540"/>
          </w:pPr>
        </w:pPrChange>
      </w:pPr>
      <w:r w:rsidRPr="004E0A08">
        <w:rPr>
          <w:b/>
          <w:lang w:val="fr-FR"/>
          <w:rPrChange w:id="2629"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630" w:author="The Si Tran" w:date="2012-12-05T23:02:00Z">
            <w:rPr>
              <w:sz w:val="28"/>
              <w:szCs w:val="28"/>
              <w:lang w:val="fr-FR"/>
            </w:rPr>
          </w:rPrChange>
        </w:rPr>
        <w:pPrChange w:id="2631" w:author="The Si Tran" w:date="2012-12-16T17:00:00Z">
          <w:pPr>
            <w:ind w:firstLine="540"/>
          </w:pPr>
        </w:pPrChange>
      </w:pPr>
      <w:r w:rsidRPr="0049233F">
        <w:rPr>
          <w:lang w:val="fr-FR"/>
          <w:rPrChange w:id="2632"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633" w:author="The Si Tran" w:date="2012-12-16T17:00:00Z">
            <w:rPr>
              <w:b/>
              <w:sz w:val="28"/>
              <w:szCs w:val="28"/>
              <w:lang w:val="fr-FR"/>
            </w:rPr>
          </w:rPrChange>
        </w:rPr>
        <w:pPrChange w:id="2634" w:author="The Si Tran" w:date="2012-12-16T17:00:00Z">
          <w:pPr>
            <w:ind w:firstLine="540"/>
          </w:pPr>
        </w:pPrChange>
      </w:pPr>
      <w:r w:rsidRPr="004E0A08">
        <w:rPr>
          <w:b/>
          <w:lang w:val="fr-FR"/>
          <w:rPrChange w:id="2635" w:author="The Si Tran" w:date="2012-12-16T17:00:00Z">
            <w:rPr>
              <w:b/>
              <w:bCs/>
              <w:sz w:val="28"/>
              <w:szCs w:val="28"/>
              <w:lang w:val="fr-FR"/>
            </w:rPr>
          </w:rPrChange>
        </w:rPr>
        <w:t>Thành phần mùa (Seasonal)</w:t>
      </w:r>
    </w:p>
    <w:p w14:paraId="0F9CFB46" w14:textId="50027214" w:rsidR="005E5CD3" w:rsidRDefault="005E5CD3">
      <w:pPr>
        <w:rPr>
          <w:lang w:val="fr-FR"/>
        </w:rPr>
        <w:pPrChange w:id="2636" w:author="The Si Tran" w:date="2012-12-16T17:00:00Z">
          <w:pPr>
            <w:ind w:firstLine="540"/>
          </w:pPr>
        </w:pPrChange>
      </w:pPr>
      <w:r w:rsidRPr="0049233F">
        <w:rPr>
          <w:lang w:val="fr-FR"/>
          <w:rPrChange w:id="2637" w:author="The Si Tran" w:date="2012-12-05T23:02:00Z">
            <w:rPr>
              <w:b/>
              <w:bCs/>
              <w:sz w:val="28"/>
              <w:szCs w:val="28"/>
              <w:lang w:val="fr-FR"/>
            </w:rPr>
          </w:rPrChange>
        </w:rPr>
        <w:t xml:space="preserve"> </w:t>
      </w:r>
      <w:r w:rsidR="00E26A6D" w:rsidRPr="0049233F">
        <w:rPr>
          <w:lang w:val="fr-FR"/>
          <w:rPrChange w:id="2638" w:author="The Si Tran" w:date="2012-12-05T23:02:00Z">
            <w:rPr>
              <w:b/>
              <w:bCs/>
              <w:sz w:val="28"/>
              <w:szCs w:val="28"/>
              <w:lang w:val="fr-FR"/>
            </w:rPr>
          </w:rPrChange>
        </w:rPr>
        <w:t>Theo như định nghĩa bên trên thì đây l</w:t>
      </w:r>
      <w:r w:rsidRPr="0049233F">
        <w:rPr>
          <w:lang w:val="fr-FR"/>
          <w:rPrChange w:id="2639"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640" w:author="The Si Tran" w:date="2012-12-14T04:30:00Z">
        <w:r w:rsidR="00D20536">
          <w:rPr>
            <w:lang w:val="fr-FR"/>
          </w:rPr>
          <w:t>2.</w:t>
        </w:r>
        <w:r w:rsidR="00891415">
          <w:rPr>
            <w:lang w:val="fr-FR"/>
          </w:rPr>
          <w:t>8</w:t>
        </w:r>
      </w:ins>
      <w:del w:id="2641" w:author="The Si Tran" w:date="2012-12-14T04:30:00Z">
        <w:r w:rsidRPr="0049233F" w:rsidDel="00D20536">
          <w:rPr>
            <w:lang w:val="fr-FR"/>
            <w:rPrChange w:id="2642" w:author="The Si Tran" w:date="2012-12-05T23:02:00Z">
              <w:rPr>
                <w:b/>
                <w:bCs/>
                <w:sz w:val="28"/>
                <w:szCs w:val="28"/>
                <w:lang w:val="fr-FR"/>
              </w:rPr>
            </w:rPrChange>
          </w:rPr>
          <w:delText>5</w:delText>
        </w:r>
      </w:del>
      <w:r w:rsidRPr="0049233F">
        <w:rPr>
          <w:lang w:val="fr-FR"/>
          <w:rPrChange w:id="2643" w:author="The Si Tran" w:date="2012-12-05T23:02:00Z">
            <w:rPr>
              <w:b/>
              <w:bCs/>
              <w:sz w:val="28"/>
              <w:szCs w:val="28"/>
              <w:lang w:val="fr-FR"/>
            </w:rPr>
          </w:rPrChange>
        </w:rPr>
        <w:t xml:space="preserve"> là đồ thị của một chuỗi thời gian có tính mùa</w:t>
      </w:r>
      <w:ins w:id="2644"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645" w:author="The Si Tran" w:date="2012-12-05T23:02:00Z">
            <w:rPr>
              <w:sz w:val="28"/>
              <w:szCs w:val="28"/>
              <w:lang w:val="fr-FR"/>
            </w:rPr>
          </w:rPrChange>
        </w:rPr>
        <w:pPrChange w:id="2646" w:author="The Si Tran" w:date="2012-12-16T17:00:00Z">
          <w:pPr>
            <w:ind w:firstLine="720"/>
          </w:pPr>
        </w:pPrChange>
      </w:pPr>
      <w:del w:id="2647" w:author="The Si Tran" w:date="2012-12-14T04:33:00Z">
        <w:r w:rsidRPr="0049233F" w:rsidDel="00565563">
          <w:rPr>
            <w:lang w:val="fr-FR"/>
            <w:rPrChange w:id="2648" w:author="The Si Tran" w:date="2012-12-05T23:02:00Z">
              <w:rPr>
                <w:b/>
                <w:bCs/>
                <w:sz w:val="28"/>
                <w:szCs w:val="28"/>
                <w:lang w:val="fr-FR"/>
              </w:rPr>
            </w:rPrChange>
          </w:rPr>
          <w:tab/>
        </w:r>
      </w:del>
      <w:r w:rsidRPr="0049233F">
        <w:rPr>
          <w:lang w:val="fr-FR"/>
          <w:rPrChange w:id="2649"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650"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538F8938" w14:textId="449006C8" w:rsidR="00CE67EE" w:rsidRDefault="00CE67EE" w:rsidP="00CE67EE">
      <w:pPr>
        <w:rPr>
          <w:szCs w:val="26"/>
          <w:lang w:val="fr-FR"/>
        </w:rPr>
      </w:pPr>
      <w:r w:rsidRPr="0049233F">
        <w:rPr>
          <w:szCs w:val="26"/>
          <w:lang w:val="fr-FR"/>
          <w:rPrChange w:id="2651"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652" w:author="The Si Tran" w:date="2012-12-05T23:02:00Z">
            <w:rPr>
              <w:b/>
              <w:bCs/>
              <w:sz w:val="28"/>
              <w:szCs w:val="28"/>
              <w:lang w:val="fr-FR"/>
            </w:rPr>
          </w:rPrChange>
        </w:rPr>
        <w:t xml:space="preserve">tóm tắt một số kĩ thuật dự đoán cho từng thành phần của chuỗi thời gian </w:t>
      </w:r>
      <w:r w:rsidRPr="0049233F">
        <w:rPr>
          <w:szCs w:val="26"/>
          <w:lang w:val="fr-FR"/>
          <w:rPrChange w:id="2653" w:author="The Si Tran" w:date="2012-12-05T23:02:00Z">
            <w:rPr>
              <w:b/>
              <w:bCs/>
              <w:sz w:val="28"/>
              <w:szCs w:val="28"/>
              <w:lang w:val="fr-FR"/>
            </w:rPr>
          </w:rPrChange>
        </w:rPr>
        <w:fldChar w:fldCharType="begin"/>
      </w:r>
      <w:r w:rsidRPr="0049233F">
        <w:rPr>
          <w:szCs w:val="26"/>
          <w:lang w:val="fr-FR"/>
          <w:rPrChange w:id="2654"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655" w:author="The Si Tran" w:date="2012-12-05T23:02:00Z">
            <w:rPr>
              <w:b/>
              <w:bCs/>
              <w:sz w:val="28"/>
              <w:szCs w:val="28"/>
              <w:lang w:val="fr-FR"/>
            </w:rPr>
          </w:rPrChange>
        </w:rPr>
        <w:fldChar w:fldCharType="end"/>
      </w:r>
      <w:r w:rsidRPr="0049233F">
        <w:rPr>
          <w:szCs w:val="26"/>
          <w:lang w:val="fr-FR"/>
          <w:rPrChange w:id="2656" w:author="The Si Tran" w:date="2012-12-05T23:02:00Z">
            <w:rPr>
              <w:b/>
              <w:bCs/>
              <w:sz w:val="28"/>
              <w:szCs w:val="28"/>
              <w:lang w:val="fr-FR"/>
            </w:rPr>
          </w:rPrChange>
        </w:rPr>
        <w:t>.</w:t>
      </w:r>
    </w:p>
    <w:p w14:paraId="16F0A85D" w14:textId="77777777" w:rsidR="00CE67EE" w:rsidRPr="0049233F" w:rsidRDefault="00CE67EE" w:rsidP="00CE67EE">
      <w:pPr>
        <w:rPr>
          <w:lang w:val="fr-FR"/>
          <w:rPrChange w:id="2657" w:author="The Si Tran" w:date="2012-12-05T23:02:00Z">
            <w:rPr>
              <w:sz w:val="28"/>
              <w:szCs w:val="28"/>
              <w:lang w:val="fr-FR"/>
            </w:rPr>
          </w:rPrChange>
        </w:rPr>
      </w:pPr>
    </w:p>
    <w:p w14:paraId="1460691C" w14:textId="77777777" w:rsidR="005E5CD3" w:rsidRPr="0049233F" w:rsidRDefault="005E5CD3">
      <w:pPr>
        <w:pStyle w:val="Canhgiua"/>
        <w:rPr>
          <w:lang w:val="fr-FR"/>
          <w:rPrChange w:id="2658" w:author="The Si Tran" w:date="2012-12-05T23:02:00Z">
            <w:rPr>
              <w:sz w:val="28"/>
              <w:szCs w:val="28"/>
              <w:lang w:val="fr-FR"/>
            </w:rPr>
          </w:rPrChange>
        </w:rPr>
        <w:pPrChange w:id="2659" w:author="The Si Tran" w:date="2012-12-16T17:00:00Z">
          <w:pPr/>
        </w:pPrChange>
      </w:pPr>
      <w:r w:rsidRPr="0049233F">
        <w:rPr>
          <w:noProof/>
          <w:rPrChange w:id="2660" w:author="Unknown">
            <w:rPr>
              <w:noProof/>
              <w:sz w:val="28"/>
              <w:szCs w:val="28"/>
            </w:rPr>
          </w:rPrChange>
        </w:rPr>
        <w:lastRenderedPageBreak/>
        <w:drawing>
          <wp:inline distT="0" distB="0" distL="0" distR="0" wp14:anchorId="60A3E341" wp14:editId="40E97F71">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4B97C9A5" w:rsidR="005E5CD3" w:rsidRPr="004E0A08" w:rsidDel="00565563" w:rsidRDefault="005E5CD3">
      <w:pPr>
        <w:pStyle w:val="Hinh"/>
        <w:rPr>
          <w:del w:id="2661" w:author="The Si Tran" w:date="2012-12-14T04:34:00Z"/>
          <w:rPrChange w:id="2662" w:author="The Si Tran" w:date="2012-12-16T17:00:00Z">
            <w:rPr>
              <w:del w:id="2663" w:author="The Si Tran" w:date="2012-12-14T04:34:00Z"/>
              <w:sz w:val="28"/>
              <w:szCs w:val="28"/>
              <w:lang w:val="fr-FR"/>
            </w:rPr>
          </w:rPrChange>
        </w:rPr>
        <w:pPrChange w:id="2664" w:author="The Si Tran" w:date="2012-12-16T17:00:00Z">
          <w:pPr>
            <w:pStyle w:val="Caption"/>
            <w:ind w:left="720" w:firstLine="720"/>
          </w:pPr>
        </w:pPrChange>
      </w:pPr>
      <w:bookmarkStart w:id="2665" w:name="_Toc343452741"/>
      <w:bookmarkStart w:id="2666" w:name="_Toc312142079"/>
      <w:bookmarkStart w:id="2667" w:name="_Toc343029955"/>
      <w:r w:rsidRPr="004E0A08">
        <w:rPr>
          <w:bCs w:val="0"/>
          <w:rPrChange w:id="2668" w:author="The Si Tran" w:date="2012-12-16T17:00:00Z">
            <w:rPr>
              <w:b w:val="0"/>
              <w:bCs w:val="0"/>
              <w:sz w:val="28"/>
              <w:szCs w:val="28"/>
              <w:lang w:val="fr-FR"/>
            </w:rPr>
          </w:rPrChange>
        </w:rPr>
        <w:t xml:space="preserve">Hình </w:t>
      </w:r>
      <w:del w:id="2669" w:author="The Si Tran" w:date="2012-12-11T23:22:00Z">
        <w:r w:rsidRPr="004E0A08" w:rsidDel="000D0624">
          <w:rPr>
            <w:bCs w:val="0"/>
            <w:rPrChange w:id="2670" w:author="The Si Tran" w:date="2012-12-16T17:00:00Z">
              <w:rPr>
                <w:b w:val="0"/>
                <w:bCs w:val="0"/>
                <w:sz w:val="28"/>
                <w:szCs w:val="28"/>
              </w:rPr>
            </w:rPrChange>
          </w:rPr>
          <w:fldChar w:fldCharType="begin"/>
        </w:r>
        <w:r w:rsidRPr="004E0A08" w:rsidDel="000D0624">
          <w:rPr>
            <w:bCs w:val="0"/>
            <w:rPrChange w:id="2671" w:author="The Si Tran" w:date="2012-12-16T17:00:00Z">
              <w:rPr>
                <w:b w:val="0"/>
                <w:bCs w:val="0"/>
                <w:sz w:val="28"/>
                <w:szCs w:val="28"/>
                <w:lang w:val="fr-FR"/>
              </w:rPr>
            </w:rPrChange>
          </w:rPr>
          <w:delInstrText xml:space="preserve"> SEQ Hình \* ARABIC </w:delInstrText>
        </w:r>
        <w:r w:rsidRPr="004E0A08" w:rsidDel="000D0624">
          <w:rPr>
            <w:bCs w:val="0"/>
            <w:rPrChange w:id="2672" w:author="The Si Tran" w:date="2012-12-16T17:00:00Z">
              <w:rPr>
                <w:b w:val="0"/>
                <w:bCs w:val="0"/>
                <w:sz w:val="28"/>
                <w:szCs w:val="28"/>
              </w:rPr>
            </w:rPrChange>
          </w:rPr>
          <w:fldChar w:fldCharType="separate"/>
        </w:r>
        <w:r w:rsidRPr="004E0A08" w:rsidDel="000D0624">
          <w:rPr>
            <w:bCs w:val="0"/>
            <w:rPrChange w:id="2673" w:author="The Si Tran" w:date="2012-12-16T17:00:00Z">
              <w:rPr>
                <w:b w:val="0"/>
                <w:bCs w:val="0"/>
                <w:noProof/>
                <w:sz w:val="28"/>
                <w:szCs w:val="28"/>
                <w:lang w:val="fr-FR"/>
              </w:rPr>
            </w:rPrChange>
          </w:rPr>
          <w:delText>5</w:delText>
        </w:r>
        <w:r w:rsidRPr="004E0A08" w:rsidDel="000D0624">
          <w:rPr>
            <w:bCs w:val="0"/>
            <w:rPrChange w:id="2674" w:author="The Si Tran" w:date="2012-12-16T17:00:00Z">
              <w:rPr>
                <w:b w:val="0"/>
                <w:bCs w:val="0"/>
                <w:sz w:val="28"/>
                <w:szCs w:val="28"/>
              </w:rPr>
            </w:rPrChange>
          </w:rPr>
          <w:fldChar w:fldCharType="end"/>
        </w:r>
        <w:r w:rsidRPr="004E0A08" w:rsidDel="000D0624">
          <w:rPr>
            <w:bCs w:val="0"/>
            <w:rPrChange w:id="2675" w:author="The Si Tran" w:date="2012-12-16T17:00:00Z">
              <w:rPr>
                <w:b w:val="0"/>
                <w:bCs w:val="0"/>
                <w:sz w:val="28"/>
                <w:szCs w:val="28"/>
                <w:lang w:val="fr-FR"/>
              </w:rPr>
            </w:rPrChange>
          </w:rPr>
          <w:delText xml:space="preserve"> </w:delText>
        </w:r>
      </w:del>
      <w:ins w:id="2676" w:author="The Si Tran" w:date="2012-12-11T23:22:00Z">
        <w:r w:rsidR="00891415" w:rsidRPr="00032D83">
          <w:rPr>
            <w:bCs w:val="0"/>
          </w:rPr>
          <w:t>2.8</w:t>
        </w:r>
      </w:ins>
      <w:ins w:id="2677" w:author="The Si Tran" w:date="2012-12-14T04:30:00Z">
        <w:r w:rsidR="00D20536" w:rsidRPr="00032D83">
          <w:rPr>
            <w:bCs w:val="0"/>
          </w:rPr>
          <w:t>:</w:t>
        </w:r>
      </w:ins>
      <w:ins w:id="2678" w:author="The Si Tran" w:date="2012-12-11T23:22:00Z">
        <w:r w:rsidR="000D0624" w:rsidRPr="004E0A08">
          <w:rPr>
            <w:bCs w:val="0"/>
            <w:rPrChange w:id="2679" w:author="The Si Tran" w:date="2012-12-16T17:00:00Z">
              <w:rPr>
                <w:b w:val="0"/>
                <w:bCs w:val="0"/>
                <w:sz w:val="28"/>
                <w:szCs w:val="28"/>
                <w:lang w:val="fr-FR"/>
              </w:rPr>
            </w:rPrChange>
          </w:rPr>
          <w:t xml:space="preserve"> </w:t>
        </w:r>
      </w:ins>
      <w:r w:rsidRPr="004E0A08">
        <w:rPr>
          <w:bCs w:val="0"/>
          <w:rPrChange w:id="2680" w:author="The Si Tran" w:date="2012-12-16T17:00:00Z">
            <w:rPr>
              <w:b w:val="0"/>
              <w:bCs w:val="0"/>
              <w:sz w:val="28"/>
              <w:szCs w:val="28"/>
              <w:lang w:val="fr-FR"/>
            </w:rPr>
          </w:rPrChange>
        </w:rPr>
        <w:t>Chuỗi thời gian có tính mùa</w:t>
      </w:r>
      <w:bookmarkEnd w:id="2665"/>
      <w:del w:id="2681" w:author="The Si Tran" w:date="2012-12-14T04:34:00Z">
        <w:r w:rsidRPr="004E0A08" w:rsidDel="00565563">
          <w:rPr>
            <w:bCs w:val="0"/>
            <w:rPrChange w:id="2682" w:author="The Si Tran" w:date="2012-12-16T17:00:00Z">
              <w:rPr>
                <w:b w:val="0"/>
                <w:bCs w:val="0"/>
                <w:sz w:val="28"/>
                <w:szCs w:val="28"/>
                <w:lang w:val="fr-FR"/>
              </w:rPr>
            </w:rPrChange>
          </w:rPr>
          <w:delText>.</w:delText>
        </w:r>
        <w:bookmarkEnd w:id="2666"/>
        <w:bookmarkEnd w:id="2667"/>
      </w:del>
    </w:p>
    <w:p w14:paraId="5959B91B" w14:textId="6B486675" w:rsidR="00BE19A7" w:rsidRDefault="005E5CD3" w:rsidP="00CE67EE">
      <w:pPr>
        <w:pStyle w:val="Hinh"/>
        <w:rPr>
          <w:lang w:val="fr-FR"/>
        </w:rPr>
      </w:pPr>
      <w:del w:id="2683" w:author="The Si Tran" w:date="2012-12-14T04:34:00Z">
        <w:r w:rsidRPr="0049233F" w:rsidDel="00565563">
          <w:rPr>
            <w:lang w:val="fr-FR"/>
            <w:rPrChange w:id="2684"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685" w:author="The Si Tran" w:date="2012-12-14T04:35:00Z"/>
          <w:szCs w:val="26"/>
          <w:lang w:val="fr-FR"/>
        </w:rPr>
      </w:pPr>
    </w:p>
    <w:p w14:paraId="6B00FEF5" w14:textId="77777777" w:rsidR="00B828F5" w:rsidRPr="0049233F" w:rsidRDefault="00B828F5" w:rsidP="001A7D30">
      <w:pPr>
        <w:ind w:firstLine="0"/>
        <w:rPr>
          <w:ins w:id="2686" w:author="The Si Tran" w:date="2012-12-14T04:35:00Z"/>
          <w:szCs w:val="26"/>
          <w:lang w:val="fr-FR"/>
          <w:rPrChange w:id="2687" w:author="The Si Tran" w:date="2012-12-05T23:02:00Z">
            <w:rPr>
              <w:ins w:id="2688" w:author="The Si Tran" w:date="2012-12-14T04:35:00Z"/>
              <w:sz w:val="28"/>
              <w:szCs w:val="28"/>
              <w:lang w:val="fr-FR"/>
            </w:rPr>
          </w:rPrChange>
        </w:rPr>
      </w:pPr>
    </w:p>
    <w:p w14:paraId="2041ECB9" w14:textId="2DE0448B" w:rsidR="008D6389" w:rsidRPr="0049233F" w:rsidDel="00565563" w:rsidRDefault="00565563">
      <w:pPr>
        <w:pStyle w:val="Bang"/>
        <w:rPr>
          <w:del w:id="2689" w:author="The Si Tran" w:date="2012-12-14T04:33:00Z"/>
          <w:lang w:val="fr-FR"/>
          <w:rPrChange w:id="2690" w:author="The Si Tran" w:date="2012-12-05T23:02:00Z">
            <w:rPr>
              <w:del w:id="2691" w:author="The Si Tran" w:date="2012-12-14T04:33:00Z"/>
              <w:sz w:val="28"/>
              <w:szCs w:val="28"/>
              <w:lang w:val="fr-FR"/>
            </w:rPr>
          </w:rPrChange>
        </w:rPr>
        <w:pPrChange w:id="2692" w:author="The Si Tran" w:date="2012-12-16T10:03:00Z">
          <w:pPr/>
        </w:pPrChange>
      </w:pPr>
      <w:bookmarkStart w:id="2693" w:name="_Toc343415624"/>
      <w:ins w:id="2694" w:author="The Si Tran" w:date="2012-12-14T04:34:00Z">
        <w:r w:rsidRPr="00565563">
          <w:rPr>
            <w:b/>
            <w:lang w:val="fr-FR"/>
            <w:rPrChange w:id="2695" w:author="The Si Tran" w:date="2012-12-14T04:35:00Z">
              <w:rPr>
                <w:lang w:val="fr-FR"/>
              </w:rPr>
            </w:rPrChange>
          </w:rPr>
          <w:t>Bảng 2.1</w:t>
        </w:r>
      </w:ins>
      <w:ins w:id="2696" w:author="The Si Tran" w:date="2012-12-14T04:35:00Z">
        <w:r w:rsidRPr="00565563">
          <w:rPr>
            <w:b/>
            <w:lang w:val="fr-FR"/>
            <w:rPrChange w:id="2697" w:author="The Si Tran" w:date="2012-12-14T04:35:00Z">
              <w:rPr>
                <w:lang w:val="fr-FR"/>
              </w:rPr>
            </w:rPrChange>
          </w:rPr>
          <w:t> :</w:t>
        </w:r>
      </w:ins>
      <w:ins w:id="2698" w:author="The Si Tran" w:date="2012-12-14T04:34:00Z">
        <w:r>
          <w:rPr>
            <w:lang w:val="fr-FR"/>
          </w:rPr>
          <w:t xml:space="preserve"> M</w:t>
        </w:r>
        <w:r w:rsidRPr="004A02BE">
          <w:rPr>
            <w:lang w:val="fr-FR"/>
          </w:rPr>
          <w:t>ột số kĩ thuật dự đoán cho từng thành phần của chuỗi thời gian</w:t>
        </w:r>
      </w:ins>
      <w:bookmarkEnd w:id="2693"/>
    </w:p>
    <w:p w14:paraId="1C234874" w14:textId="77777777" w:rsidR="008D6389" w:rsidRPr="0049233F" w:rsidRDefault="008D6389">
      <w:pPr>
        <w:pStyle w:val="Bang"/>
        <w:rPr>
          <w:lang w:val="fr-FR"/>
          <w:rPrChange w:id="2699" w:author="The Si Tran" w:date="2012-12-05T23:02:00Z">
            <w:rPr>
              <w:sz w:val="28"/>
              <w:szCs w:val="28"/>
              <w:lang w:val="fr-FR"/>
            </w:rPr>
          </w:rPrChange>
        </w:rPr>
        <w:pPrChange w:id="2700" w:author="The Si Tran" w:date="2012-12-16T10:03:00Z">
          <w:pPr/>
        </w:pPrChange>
      </w:pPr>
      <w:del w:id="2701" w:author="The Si Tran" w:date="2012-12-14T04:33:00Z">
        <w:r w:rsidRPr="0049233F" w:rsidDel="00565563">
          <w:rPr>
            <w:lang w:val="fr-FR"/>
            <w:rPrChange w:id="2702"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703"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704">
          <w:tblGrid>
            <w:gridCol w:w="1638"/>
            <w:gridCol w:w="1444"/>
            <w:gridCol w:w="2516"/>
            <w:gridCol w:w="613"/>
            <w:gridCol w:w="3077"/>
            <w:gridCol w:w="33"/>
          </w:tblGrid>
        </w:tblGridChange>
      </w:tblGrid>
      <w:tr w:rsidR="008D6389" w:rsidRPr="00565563" w:rsidDel="006B12AA" w14:paraId="0E2BA307" w14:textId="1D95D6F1" w:rsidTr="00B828F5">
        <w:trPr>
          <w:del w:id="2705" w:author="The Si Tran" w:date="2012-12-16T17:03:00Z"/>
        </w:trPr>
        <w:tc>
          <w:tcPr>
            <w:tcW w:w="1638" w:type="dxa"/>
            <w:tcPrChange w:id="2706" w:author="The Si Tran" w:date="2012-12-14T04:36:00Z">
              <w:tcPr>
                <w:tcW w:w="3192" w:type="dxa"/>
                <w:gridSpan w:val="2"/>
              </w:tcPr>
            </w:tcPrChange>
          </w:tcPr>
          <w:p w14:paraId="109F5C6A" w14:textId="32452574" w:rsidR="008D6389" w:rsidRPr="00DC2B95" w:rsidDel="006B12AA" w:rsidRDefault="008D6389">
            <w:pPr>
              <w:pStyle w:val="BangBody"/>
              <w:jc w:val="center"/>
              <w:rPr>
                <w:del w:id="2707" w:author="The Si Tran" w:date="2012-12-16T17:03:00Z"/>
                <w:b/>
                <w:sz w:val="26"/>
                <w:szCs w:val="26"/>
                <w:lang w:val="fr-FR"/>
                <w:rPrChange w:id="2708" w:author="The Si Tran" w:date="2012-12-16T10:44:00Z">
                  <w:rPr>
                    <w:del w:id="2709" w:author="The Si Tran" w:date="2012-12-16T17:03:00Z"/>
                    <w:sz w:val="28"/>
                    <w:szCs w:val="28"/>
                    <w:lang w:val="fr-FR"/>
                  </w:rPr>
                </w:rPrChange>
              </w:rPr>
              <w:pPrChange w:id="2710" w:author="The Si Tran" w:date="2012-12-16T10:44:00Z">
                <w:pPr/>
              </w:pPrChange>
            </w:pPr>
            <w:del w:id="2711" w:author="The Si Tran" w:date="2012-12-16T17:03:00Z">
              <w:r w:rsidRPr="00DC2B95" w:rsidDel="006B12AA">
                <w:rPr>
                  <w:b/>
                  <w:sz w:val="26"/>
                  <w:szCs w:val="26"/>
                  <w:lang w:val="fr-FR"/>
                  <w:rPrChange w:id="2712" w:author="The Si Tran" w:date="2012-12-16T10:44:00Z">
                    <w:rPr>
                      <w:b/>
                      <w:bCs/>
                      <w:sz w:val="28"/>
                      <w:szCs w:val="28"/>
                      <w:lang w:val="fr-FR"/>
                    </w:rPr>
                  </w:rPrChange>
                </w:rPr>
                <w:delText>Thành ph t</w:delText>
              </w:r>
            </w:del>
          </w:p>
        </w:tc>
        <w:tc>
          <w:tcPr>
            <w:tcW w:w="3960" w:type="dxa"/>
            <w:tcPrChange w:id="2713" w:author="The Si Tran" w:date="2012-12-14T04:36:00Z">
              <w:tcPr>
                <w:tcW w:w="3192" w:type="dxa"/>
                <w:gridSpan w:val="2"/>
              </w:tcPr>
            </w:tcPrChange>
          </w:tcPr>
          <w:p w14:paraId="4CA912EB" w14:textId="0DFE93BA" w:rsidR="008D6389" w:rsidRPr="00DC2B95" w:rsidDel="006B12AA" w:rsidRDefault="008D6389">
            <w:pPr>
              <w:pStyle w:val="BangBody"/>
              <w:jc w:val="center"/>
              <w:rPr>
                <w:del w:id="2714" w:author="The Si Tran" w:date="2012-12-16T17:03:00Z"/>
                <w:b/>
                <w:sz w:val="26"/>
                <w:szCs w:val="26"/>
                <w:lang w:val="fr-FR"/>
                <w:rPrChange w:id="2715" w:author="The Si Tran" w:date="2012-12-16T10:44:00Z">
                  <w:rPr>
                    <w:del w:id="2716" w:author="The Si Tran" w:date="2012-12-16T17:03:00Z"/>
                    <w:sz w:val="28"/>
                    <w:szCs w:val="28"/>
                    <w:lang w:val="fr-FR"/>
                  </w:rPr>
                </w:rPrChange>
              </w:rPr>
              <w:pPrChange w:id="2717" w:author="The Si Tran" w:date="2012-12-16T10:44:00Z">
                <w:pPr/>
              </w:pPrChange>
            </w:pPr>
            <w:del w:id="2718" w:author="The Si Tran" w:date="2012-12-16T17:03:00Z">
              <w:r w:rsidRPr="00DC2B95" w:rsidDel="006B12AA">
                <w:rPr>
                  <w:b/>
                  <w:sz w:val="26"/>
                  <w:szCs w:val="26"/>
                  <w:lang w:val="fr-FR"/>
                  <w:rPrChange w:id="2719" w:author="The Si Tran" w:date="2012-12-16T10:44:00Z">
                    <w:rPr>
                      <w:b/>
                      <w:bCs/>
                      <w:sz w:val="28"/>
                      <w:szCs w:val="28"/>
                      <w:lang w:val="fr-FR"/>
                    </w:rPr>
                  </w:rPrChange>
                </w:rPr>
                <w:delText xml:space="preserve">Kĩ thuph thuật </w:delText>
              </w:r>
            </w:del>
          </w:p>
        </w:tc>
        <w:tc>
          <w:tcPr>
            <w:tcW w:w="3690" w:type="dxa"/>
            <w:tcPrChange w:id="2720" w:author="The Si Tran" w:date="2012-12-14T04:36:00Z">
              <w:tcPr>
                <w:tcW w:w="3192" w:type="dxa"/>
                <w:gridSpan w:val="2"/>
              </w:tcPr>
            </w:tcPrChange>
          </w:tcPr>
          <w:p w14:paraId="0D4794FF" w14:textId="3BAAAC04" w:rsidR="008D6389" w:rsidRPr="00DC2B95" w:rsidDel="006B12AA" w:rsidRDefault="00075CBD">
            <w:pPr>
              <w:pStyle w:val="BangBody"/>
              <w:jc w:val="center"/>
              <w:rPr>
                <w:del w:id="2721" w:author="The Si Tran" w:date="2012-12-16T17:03:00Z"/>
                <w:b/>
                <w:sz w:val="26"/>
                <w:szCs w:val="26"/>
                <w:lang w:val="fr-FR"/>
                <w:rPrChange w:id="2722" w:author="The Si Tran" w:date="2012-12-16T10:44:00Z">
                  <w:rPr>
                    <w:del w:id="2723" w:author="The Si Tran" w:date="2012-12-16T17:03:00Z"/>
                    <w:sz w:val="28"/>
                    <w:szCs w:val="28"/>
                    <w:lang w:val="fr-FR"/>
                  </w:rPr>
                </w:rPrChange>
              </w:rPr>
              <w:pPrChange w:id="2724" w:author="The Si Tran" w:date="2012-12-16T10:44:00Z">
                <w:pPr/>
              </w:pPrChange>
            </w:pPr>
            <w:del w:id="2725" w:author="The Si Tran" w:date="2012-12-12T13:59:00Z">
              <w:r w:rsidRPr="00DC2B95" w:rsidDel="000064E1">
                <w:rPr>
                  <w:b/>
                  <w:sz w:val="26"/>
                  <w:szCs w:val="26"/>
                  <w:lang w:val="fr-FR"/>
                  <w:rPrChange w:id="2726"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727" w:author="The Si Tran" w:date="2012-12-16T17:03:00Z"/>
          <w:trPrChange w:id="2728" w:author="The Si Tran" w:date="2012-12-16T10:45:00Z">
            <w:trPr>
              <w:gridAfter w:val="1"/>
            </w:trPr>
          </w:trPrChange>
        </w:trPr>
        <w:tc>
          <w:tcPr>
            <w:tcW w:w="1638" w:type="dxa"/>
            <w:vAlign w:val="center"/>
            <w:tcPrChange w:id="2729" w:author="The Si Tran" w:date="2012-12-16T10:45:00Z">
              <w:tcPr>
                <w:tcW w:w="3192" w:type="dxa"/>
                <w:gridSpan w:val="2"/>
              </w:tcPr>
            </w:tcPrChange>
          </w:tcPr>
          <w:p w14:paraId="3B19F359" w14:textId="42C85F4C" w:rsidR="008D6389" w:rsidRPr="00DC2B95" w:rsidDel="006B12AA" w:rsidRDefault="002A35A8">
            <w:pPr>
              <w:pStyle w:val="BangBody"/>
              <w:jc w:val="center"/>
              <w:rPr>
                <w:del w:id="2730" w:author="The Si Tran" w:date="2012-12-16T17:03:00Z"/>
                <w:sz w:val="26"/>
                <w:szCs w:val="26"/>
                <w:lang w:val="fr-FR"/>
                <w:rPrChange w:id="2731" w:author="The Si Tran" w:date="2012-12-16T10:43:00Z">
                  <w:rPr>
                    <w:del w:id="2732" w:author="The Si Tran" w:date="2012-12-16T17:03:00Z"/>
                    <w:sz w:val="28"/>
                    <w:szCs w:val="28"/>
                    <w:lang w:val="fr-FR"/>
                  </w:rPr>
                </w:rPrChange>
              </w:rPr>
              <w:pPrChange w:id="2733" w:author="The Si Tran" w:date="2012-12-16T10:45:00Z">
                <w:pPr/>
              </w:pPrChange>
            </w:pPr>
            <w:del w:id="2734" w:author="The Si Tran" w:date="2012-12-16T17:03:00Z">
              <w:r w:rsidRPr="00DC2B95" w:rsidDel="006B12AA">
                <w:rPr>
                  <w:sz w:val="26"/>
                  <w:szCs w:val="26"/>
                  <w:lang w:val="fr-FR"/>
                  <w:rPrChange w:id="2735" w:author="The Si Tran" w:date="2012-12-16T10:43:00Z">
                    <w:rPr>
                      <w:b/>
                      <w:bCs/>
                      <w:sz w:val="28"/>
                      <w:szCs w:val="28"/>
                      <w:lang w:val="fr-FR"/>
                    </w:rPr>
                  </w:rPrChange>
                </w:rPr>
                <w:delText>Chunever ?</w:delText>
              </w:r>
            </w:del>
          </w:p>
        </w:tc>
        <w:tc>
          <w:tcPr>
            <w:tcW w:w="3960" w:type="dxa"/>
            <w:tcPrChange w:id="2736" w:author="The Si Tran" w:date="2012-12-16T10:45:00Z">
              <w:tcPr>
                <w:tcW w:w="3192" w:type="dxa"/>
                <w:gridSpan w:val="2"/>
              </w:tcPr>
            </w:tcPrChange>
          </w:tcPr>
          <w:p w14:paraId="6D9972D3" w14:textId="47B26D01" w:rsidR="008D6389" w:rsidRPr="00DC2B95" w:rsidDel="006B12AA" w:rsidRDefault="002A35A8">
            <w:pPr>
              <w:pStyle w:val="BangBody"/>
              <w:rPr>
                <w:del w:id="2737" w:author="The Si Tran" w:date="2012-12-16T17:03:00Z"/>
                <w:sz w:val="26"/>
                <w:szCs w:val="26"/>
                <w:lang w:val="fr-FR"/>
                <w:rPrChange w:id="2738" w:author="The Si Tran" w:date="2012-12-16T10:43:00Z">
                  <w:rPr>
                    <w:del w:id="2739" w:author="The Si Tran" w:date="2012-12-16T17:03:00Z"/>
                    <w:sz w:val="28"/>
                    <w:szCs w:val="28"/>
                    <w:lang w:val="fr-FR"/>
                  </w:rPr>
                </w:rPrChange>
              </w:rPr>
              <w:pPrChange w:id="2740" w:author="The Si Tran" w:date="2012-12-16T10:28:00Z">
                <w:pPr>
                  <w:spacing w:before="0"/>
                </w:pPr>
              </w:pPrChange>
            </w:pPr>
            <w:del w:id="2741" w:author="The Si Tran" w:date="2012-12-16T17:03:00Z">
              <w:r w:rsidRPr="00DC2B95" w:rsidDel="006B12AA">
                <w:rPr>
                  <w:sz w:val="26"/>
                  <w:szCs w:val="26"/>
                  <w:lang w:val="fr-FR"/>
                  <w:rPrChange w:id="2742" w:author="The Si Tran" w:date="2012-12-16T10:43:00Z">
                    <w:rPr>
                      <w:sz w:val="28"/>
                      <w:szCs w:val="28"/>
                      <w:lang w:val="fr-FR"/>
                    </w:rPr>
                  </w:rPrChange>
                </w:rPr>
                <w:delText xml:space="preserve">Trung bình đơn gi đoán cho từng thành phần </w:delText>
              </w:r>
            </w:del>
          </w:p>
          <w:p w14:paraId="32D6EC29" w14:textId="6360CE4C" w:rsidR="002A35A8" w:rsidRPr="00DC2B95" w:rsidDel="006B12AA" w:rsidRDefault="002A35A8">
            <w:pPr>
              <w:pStyle w:val="BangBody"/>
              <w:rPr>
                <w:del w:id="2743" w:author="The Si Tran" w:date="2012-12-16T17:03:00Z"/>
                <w:sz w:val="26"/>
                <w:szCs w:val="26"/>
                <w:lang w:val="fr-FR"/>
                <w:rPrChange w:id="2744" w:author="The Si Tran" w:date="2012-12-16T10:43:00Z">
                  <w:rPr>
                    <w:del w:id="2745" w:author="The Si Tran" w:date="2012-12-16T17:03:00Z"/>
                    <w:sz w:val="28"/>
                    <w:szCs w:val="28"/>
                    <w:lang w:val="fr-FR"/>
                  </w:rPr>
                </w:rPrChange>
              </w:rPr>
              <w:pPrChange w:id="2746" w:author="The Si Tran" w:date="2012-12-16T10:28:00Z">
                <w:pPr>
                  <w:spacing w:before="0"/>
                </w:pPr>
              </w:pPrChange>
            </w:pPr>
            <w:del w:id="2747" w:author="The Si Tran" w:date="2012-12-16T17:03:00Z">
              <w:r w:rsidRPr="00DC2B95" w:rsidDel="006B12AA">
                <w:rPr>
                  <w:sz w:val="26"/>
                  <w:szCs w:val="26"/>
                  <w:lang w:val="fr-FR"/>
                  <w:rPrChange w:id="2748" w:author="The Si Tran" w:date="2012-12-16T10:43:00Z">
                    <w:rPr>
                      <w:sz w:val="28"/>
                      <w:szCs w:val="28"/>
                      <w:lang w:val="fr-FR"/>
                    </w:rPr>
                  </w:rPrChange>
                </w:rPr>
                <w:delText xml:space="preserve">Trung bình di đgi đoán cho từng thành phần của chuỗi thời gianthời gian ình dự đoán phù hợp hay giúp cải tiến mô hình </w:delText>
              </w:r>
              <w:r w:rsidR="0040359E" w:rsidRPr="00DC2B95" w:rsidDel="006B12AA">
                <w:rPr>
                  <w:sz w:val="26"/>
                  <w:szCs w:val="26"/>
                  <w:lang w:val="fr-FR"/>
                  <w:rPrChange w:id="2749" w:author="The Si Tran" w:date="2012-12-16T10:43:00Z">
                    <w:rPr>
                      <w:sz w:val="28"/>
                      <w:szCs w:val="28"/>
                      <w:lang w:val="fr-FR"/>
                    </w:rPr>
                  </w:rPrChange>
                </w:rPr>
                <w:delText>Mô hình đơn giđgi đoán cho từng thành phần của chuỗi thời gianthời gian ình dự đoán phù hợp hay giúp cải tiến mô hình đã có chính xác hơn. ta lựa chọn được mô hình dự đ</w:delText>
              </w:r>
            </w:del>
          </w:p>
        </w:tc>
      </w:tr>
      <w:tr w:rsidR="00572933" w:rsidRPr="00565563" w:rsidDel="006B12AA" w14:paraId="144C77CF" w14:textId="7392D3A9" w:rsidTr="00DC2B95">
        <w:trPr>
          <w:gridAfter w:val="1"/>
          <w:wAfter w:w="3690" w:type="dxa"/>
          <w:del w:id="2750" w:author="The Si Tran" w:date="2012-12-16T17:03:00Z"/>
          <w:trPrChange w:id="2751" w:author="The Si Tran" w:date="2012-12-16T10:45:00Z">
            <w:trPr>
              <w:gridAfter w:val="1"/>
            </w:trPr>
          </w:trPrChange>
        </w:trPr>
        <w:tc>
          <w:tcPr>
            <w:tcW w:w="1638" w:type="dxa"/>
            <w:vAlign w:val="center"/>
            <w:tcPrChange w:id="2752" w:author="The Si Tran" w:date="2012-12-16T10:45:00Z">
              <w:tcPr>
                <w:tcW w:w="3192" w:type="dxa"/>
                <w:gridSpan w:val="2"/>
              </w:tcPr>
            </w:tcPrChange>
          </w:tcPr>
          <w:p w14:paraId="4CB62FE8" w14:textId="3E9EA29A" w:rsidR="00572933" w:rsidRPr="00DC2B95" w:rsidDel="006B12AA" w:rsidRDefault="00572933">
            <w:pPr>
              <w:pStyle w:val="BangBody"/>
              <w:jc w:val="center"/>
              <w:rPr>
                <w:del w:id="2753" w:author="The Si Tran" w:date="2012-12-16T17:03:00Z"/>
                <w:sz w:val="26"/>
                <w:szCs w:val="26"/>
                <w:lang w:val="fr-FR"/>
                <w:rPrChange w:id="2754" w:author="The Si Tran" w:date="2012-12-16T10:43:00Z">
                  <w:rPr>
                    <w:del w:id="2755" w:author="The Si Tran" w:date="2012-12-16T17:03:00Z"/>
                    <w:sz w:val="28"/>
                    <w:szCs w:val="28"/>
                    <w:lang w:val="fr-FR"/>
                  </w:rPr>
                </w:rPrChange>
              </w:rPr>
              <w:pPrChange w:id="2756" w:author="The Si Tran" w:date="2012-12-16T10:45:00Z">
                <w:pPr/>
              </w:pPrChange>
            </w:pPr>
            <w:del w:id="2757" w:author="The Si Tran" w:date="2012-12-16T17:03:00Z">
              <w:r w:rsidRPr="00DC2B95" w:rsidDel="006B12AA">
                <w:rPr>
                  <w:sz w:val="26"/>
                  <w:szCs w:val="26"/>
                  <w:lang w:val="fr-FR"/>
                  <w:rPrChange w:id="2758" w:author="The Si Tran" w:date="2012-12-16T10:43:00Z">
                    <w:rPr>
                      <w:sz w:val="28"/>
                      <w:szCs w:val="28"/>
                      <w:lang w:val="fr-FR"/>
                    </w:rPr>
                  </w:rPrChange>
                </w:rPr>
                <w:delText xml:space="preserve">Xu hưnh </w:delText>
              </w:r>
            </w:del>
          </w:p>
        </w:tc>
        <w:tc>
          <w:tcPr>
            <w:tcW w:w="3960" w:type="dxa"/>
            <w:tcPrChange w:id="2759" w:author="The Si Tran" w:date="2012-12-16T10:45:00Z">
              <w:tcPr>
                <w:tcW w:w="3192" w:type="dxa"/>
                <w:gridSpan w:val="2"/>
              </w:tcPr>
            </w:tcPrChange>
          </w:tcPr>
          <w:p w14:paraId="0458B685" w14:textId="200B7BA3" w:rsidR="00572933" w:rsidRPr="00DC2B95" w:rsidDel="006B12AA" w:rsidRDefault="00572933">
            <w:pPr>
              <w:pStyle w:val="BangBody"/>
              <w:rPr>
                <w:del w:id="2760" w:author="The Si Tran" w:date="2012-12-16T17:03:00Z"/>
                <w:sz w:val="26"/>
                <w:szCs w:val="26"/>
                <w:lang w:val="fr-FR"/>
                <w:rPrChange w:id="2761" w:author="The Si Tran" w:date="2012-12-16T10:43:00Z">
                  <w:rPr>
                    <w:del w:id="2762" w:author="The Si Tran" w:date="2012-12-16T17:03:00Z"/>
                    <w:sz w:val="28"/>
                    <w:szCs w:val="28"/>
                    <w:lang w:val="fr-FR"/>
                  </w:rPr>
                </w:rPrChange>
              </w:rPr>
              <w:pPrChange w:id="2763" w:author="The Si Tran" w:date="2012-12-16T10:28:00Z">
                <w:pPr>
                  <w:spacing w:before="0"/>
                </w:pPr>
              </w:pPrChange>
            </w:pPr>
            <w:del w:id="2764" w:author="The Si Tran" w:date="2012-12-16T17:03:00Z">
              <w:r w:rsidRPr="00DC2B95" w:rsidDel="006B12AA">
                <w:rPr>
                  <w:sz w:val="26"/>
                  <w:szCs w:val="26"/>
                  <w:lang w:val="fr-FR"/>
                  <w:rPrChange w:id="2765" w:author="The Si Tran" w:date="2012-12-16T10:43:00Z">
                    <w:rPr>
                      <w:sz w:val="28"/>
                      <w:szCs w:val="28"/>
                      <w:lang w:val="fr-FR"/>
                    </w:rPr>
                  </w:rPrChange>
                </w:rPr>
                <w:delText>Trung bình di đgi đoán cTrung bình di đgi đoán cho t thời gianthời gian ình dự đoán phù hợp hay giúp cải tiến mô h</w:delText>
              </w:r>
              <w:r w:rsidR="006C1D46" w:rsidRPr="00DC2B95" w:rsidDel="006B12AA">
                <w:rPr>
                  <w:sz w:val="26"/>
                  <w:szCs w:val="26"/>
                  <w:lang w:val="fr-FR"/>
                  <w:rPrChange w:id="2766" w:author="The Si Tran" w:date="2012-12-16T10:43:00Z">
                    <w:rPr>
                      <w:sz w:val="28"/>
                      <w:szCs w:val="28"/>
                      <w:lang w:val="fr-FR"/>
                    </w:rPr>
                  </w:rPrChange>
                </w:rPr>
                <w:delText>Xuung bình di đgi đoán cho tg bình di đgi đoán cho t thời gianthời gian ình dự đoán phù hợp hay giúp toán dự ất quan ti thời gian. Nó giúp ta lựa chọn được mô hình dự đ tại những thời</w:delText>
              </w:r>
            </w:del>
          </w:p>
        </w:tc>
      </w:tr>
      <w:tr w:rsidR="00F077A6" w:rsidRPr="00565563" w:rsidDel="006B12AA" w14:paraId="2E2BF25E" w14:textId="29C25E62" w:rsidTr="00DC2B95">
        <w:trPr>
          <w:del w:id="2767" w:author="The Si Tran" w:date="2012-12-16T17:03:00Z"/>
        </w:trPr>
        <w:tc>
          <w:tcPr>
            <w:tcW w:w="1638" w:type="dxa"/>
            <w:vAlign w:val="center"/>
            <w:tcPrChange w:id="2768" w:author="The Si Tran" w:date="2012-12-16T10:45:00Z">
              <w:tcPr>
                <w:tcW w:w="3192" w:type="dxa"/>
                <w:gridSpan w:val="2"/>
              </w:tcPr>
            </w:tcPrChange>
          </w:tcPr>
          <w:p w14:paraId="549CF493" w14:textId="62CEE41E" w:rsidR="00F077A6" w:rsidRPr="00DC2B95" w:rsidDel="006B12AA" w:rsidRDefault="00F077A6">
            <w:pPr>
              <w:pStyle w:val="BangBody"/>
              <w:jc w:val="center"/>
              <w:rPr>
                <w:del w:id="2769" w:author="The Si Tran" w:date="2012-12-16T17:03:00Z"/>
                <w:sz w:val="26"/>
                <w:szCs w:val="26"/>
                <w:lang w:val="fr-FR"/>
                <w:rPrChange w:id="2770" w:author="The Si Tran" w:date="2012-12-16T10:43:00Z">
                  <w:rPr>
                    <w:del w:id="2771" w:author="The Si Tran" w:date="2012-12-16T17:03:00Z"/>
                    <w:sz w:val="28"/>
                    <w:szCs w:val="28"/>
                    <w:lang w:val="fr-FR"/>
                  </w:rPr>
                </w:rPrChange>
              </w:rPr>
              <w:pPrChange w:id="2772" w:author="The Si Tran" w:date="2012-12-16T10:45:00Z">
                <w:pPr/>
              </w:pPrChange>
            </w:pPr>
            <w:del w:id="2773" w:author="The Si Tran" w:date="2012-12-16T17:03:00Z">
              <w:r w:rsidRPr="00DC2B95" w:rsidDel="006B12AA">
                <w:rPr>
                  <w:sz w:val="26"/>
                  <w:szCs w:val="26"/>
                  <w:lang w:val="fr-FR"/>
                  <w:rPrChange w:id="2774" w:author="The Si Tran" w:date="2012-12-16T10:43:00Z">
                    <w:rPr>
                      <w:sz w:val="28"/>
                      <w:szCs w:val="28"/>
                      <w:lang w:val="fr-FR"/>
                    </w:rPr>
                  </w:rPrChange>
                </w:rPr>
                <w:delText>Mùa</w:delText>
              </w:r>
            </w:del>
          </w:p>
        </w:tc>
        <w:tc>
          <w:tcPr>
            <w:tcW w:w="3960" w:type="dxa"/>
            <w:tcPrChange w:id="2775" w:author="The Si Tran" w:date="2012-12-16T10:45:00Z">
              <w:tcPr>
                <w:tcW w:w="3192" w:type="dxa"/>
                <w:gridSpan w:val="2"/>
              </w:tcPr>
            </w:tcPrChange>
          </w:tcPr>
          <w:p w14:paraId="245F83F8" w14:textId="48926230" w:rsidR="00F077A6" w:rsidRPr="00DC2B95" w:rsidDel="006B12AA" w:rsidRDefault="00F077A6">
            <w:pPr>
              <w:pStyle w:val="BangBody"/>
              <w:rPr>
                <w:del w:id="2776" w:author="The Si Tran" w:date="2012-12-16T17:03:00Z"/>
                <w:sz w:val="26"/>
                <w:szCs w:val="26"/>
                <w:lang w:val="fr-FR"/>
                <w:rPrChange w:id="2777" w:author="The Si Tran" w:date="2012-12-16T10:43:00Z">
                  <w:rPr>
                    <w:del w:id="2778" w:author="The Si Tran" w:date="2012-12-16T17:03:00Z"/>
                    <w:sz w:val="28"/>
                    <w:szCs w:val="28"/>
                    <w:lang w:val="fr-FR"/>
                  </w:rPr>
                </w:rPrChange>
              </w:rPr>
              <w:pPrChange w:id="2779" w:author="The Si Tran" w:date="2012-12-16T10:28:00Z">
                <w:pPr>
                  <w:spacing w:before="0"/>
                </w:pPr>
              </w:pPrChange>
            </w:pPr>
            <w:del w:id="2780" w:author="The Si Tran" w:date="2012-12-16T17:03:00Z">
              <w:r w:rsidRPr="00DC2B95" w:rsidDel="006B12AA">
                <w:rPr>
                  <w:sz w:val="26"/>
                  <w:szCs w:val="26"/>
                  <w:lang w:val="fr-FR"/>
                  <w:rPrChange w:id="2781" w:author="The Si Tran" w:date="2012-12-16T10:43:00Z">
                    <w:rPr>
                      <w:sz w:val="28"/>
                      <w:szCs w:val="28"/>
                      <w:lang w:val="fr-FR"/>
                    </w:rPr>
                  </w:rPrChange>
                </w:rPr>
                <w:delText>Mô hình làm trơn theo hàm mũ cg thành phi đoán cho t th phgianhuời gian ì</w:delText>
              </w:r>
              <w:r w:rsidR="00CF32C5" w:rsidRPr="00DC2B95" w:rsidDel="006B12AA">
                <w:rPr>
                  <w:sz w:val="26"/>
                  <w:szCs w:val="26"/>
                  <w:lang w:val="fr-FR"/>
                  <w:rPrChange w:id="2782" w:author="The Si Tran" w:date="2012-12-16T10:43:00Z">
                    <w:rPr>
                      <w:sz w:val="28"/>
                      <w:szCs w:val="28"/>
                      <w:lang w:val="fr-FR"/>
                    </w:rPr>
                  </w:rPrChange>
                </w:rPr>
                <w:delText>Tô hình làm trơn theo hàm mũ cg thành  (ARIMA)</w:delText>
              </w:r>
            </w:del>
          </w:p>
        </w:tc>
        <w:tc>
          <w:tcPr>
            <w:tcW w:w="3690" w:type="dxa"/>
            <w:tcPrChange w:id="2783" w:author="The Si Tran" w:date="2012-12-16T10:45:00Z">
              <w:tcPr>
                <w:tcW w:w="3192" w:type="dxa"/>
                <w:gridSpan w:val="2"/>
              </w:tcPr>
            </w:tcPrChange>
          </w:tcPr>
          <w:p w14:paraId="36C7E86A" w14:textId="157E4FA6" w:rsidR="00F077A6" w:rsidRPr="00DC2B95" w:rsidDel="006B12AA" w:rsidRDefault="00AC4149">
            <w:pPr>
              <w:pStyle w:val="BangBody"/>
              <w:rPr>
                <w:del w:id="2784" w:author="The Si Tran" w:date="2012-12-16T17:03:00Z"/>
                <w:sz w:val="26"/>
                <w:szCs w:val="26"/>
                <w:lang w:val="fr-FR"/>
                <w:rPrChange w:id="2785" w:author="The Si Tran" w:date="2012-12-16T10:43:00Z">
                  <w:rPr>
                    <w:del w:id="2786" w:author="The Si Tran" w:date="2012-12-16T17:03:00Z"/>
                    <w:sz w:val="28"/>
                    <w:szCs w:val="28"/>
                    <w:lang w:val="fr-FR"/>
                  </w:rPr>
                </w:rPrChange>
              </w:rPr>
              <w:pPrChange w:id="2787" w:author="The Si Tran" w:date="2012-12-16T10:28:00Z">
                <w:pPr/>
              </w:pPrChange>
            </w:pPr>
            <w:del w:id="2788" w:author="The Si Tran" w:date="2012-12-16T17:03:00Z">
              <w:r w:rsidRPr="00DC2B95" w:rsidDel="006B12AA">
                <w:rPr>
                  <w:sz w:val="26"/>
                  <w:szCs w:val="26"/>
                  <w:lang w:val="fr-FR"/>
                  <w:rPrChange w:id="2789" w:author="The Si Tran" w:date="2012-12-16T10:43:00Z">
                    <w:rPr>
                      <w:sz w:val="28"/>
                      <w:szCs w:val="28"/>
                      <w:lang w:val="fr-FR"/>
                    </w:rPr>
                  </w:rPrChange>
                </w:rPr>
                <w:delText>Nh hình làm trơn theo hàm mũ cg thành  (ARIMA)đcho t th phgianhuỗi thời gnh dự đoán phù hợp hang bài toán dự ất quan ti thời gian</w:delText>
              </w:r>
            </w:del>
          </w:p>
        </w:tc>
      </w:tr>
      <w:tr w:rsidR="006B12AA" w:rsidRPr="0049233F" w14:paraId="0753914B" w14:textId="77777777" w:rsidTr="006B12AA">
        <w:trPr>
          <w:ins w:id="2790" w:author="The Si Tran" w:date="2012-12-16T17:03:00Z"/>
        </w:trPr>
        <w:tc>
          <w:tcPr>
            <w:tcW w:w="1638" w:type="dxa"/>
          </w:tcPr>
          <w:p w14:paraId="20ABAF98" w14:textId="77777777" w:rsidR="006B12AA" w:rsidRPr="001625BA" w:rsidRDefault="006B12AA" w:rsidP="00276DB6">
            <w:pPr>
              <w:pStyle w:val="NoFormat"/>
              <w:jc w:val="center"/>
              <w:rPr>
                <w:ins w:id="2791" w:author="The Si Tran" w:date="2012-12-16T17:03:00Z"/>
                <w:b/>
              </w:rPr>
            </w:pPr>
            <w:ins w:id="2792"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2793" w:author="The Si Tran" w:date="2012-12-16T17:03:00Z"/>
                <w:b/>
              </w:rPr>
            </w:pPr>
            <w:ins w:id="2794"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2795" w:author="The Si Tran" w:date="2012-12-16T17:03:00Z"/>
                <w:b/>
              </w:rPr>
            </w:pPr>
            <w:ins w:id="2796" w:author="The Si Tran" w:date="2012-12-16T17:03:00Z">
              <w:r w:rsidRPr="001625BA">
                <w:rPr>
                  <w:b/>
                </w:rPr>
                <w:t>Áp dụng</w:t>
              </w:r>
            </w:ins>
          </w:p>
        </w:tc>
      </w:tr>
      <w:tr w:rsidR="006B12AA" w:rsidRPr="0049233F" w14:paraId="1C85701C" w14:textId="77777777" w:rsidTr="00BE19A7">
        <w:trPr>
          <w:ins w:id="2797" w:author="The Si Tran" w:date="2012-12-16T17:03:00Z"/>
        </w:trPr>
        <w:tc>
          <w:tcPr>
            <w:tcW w:w="1638" w:type="dxa"/>
            <w:vAlign w:val="center"/>
          </w:tcPr>
          <w:p w14:paraId="2BF98F90" w14:textId="77777777" w:rsidR="006B12AA" w:rsidRPr="00BE19A7" w:rsidRDefault="006B12AA" w:rsidP="00BE19A7">
            <w:pPr>
              <w:pStyle w:val="NoFormat"/>
              <w:jc w:val="center"/>
              <w:rPr>
                <w:ins w:id="2798" w:author="The Si Tran" w:date="2012-12-16T17:03:00Z"/>
                <w:b/>
              </w:rPr>
            </w:pPr>
            <w:ins w:id="2799"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2800" w:author="The Si Tran" w:date="2012-12-16T17:03:00Z"/>
              </w:rPr>
            </w:pPr>
            <w:ins w:id="2801"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2802" w:author="The Si Tran" w:date="2012-12-16T17:03:00Z"/>
              </w:rPr>
            </w:pPr>
            <w:ins w:id="2803"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2804" w:author="The Si Tran" w:date="2012-12-16T17:03:00Z"/>
              </w:rPr>
            </w:pPr>
            <w:ins w:id="2805"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2806" w:author="The Si Tran" w:date="2012-12-16T17:03:00Z"/>
              </w:rPr>
            </w:pPr>
            <w:ins w:id="2807"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2808" w:author="The Si Tran" w:date="2012-12-16T17:03:00Z"/>
        </w:trPr>
        <w:tc>
          <w:tcPr>
            <w:tcW w:w="1638" w:type="dxa"/>
            <w:vAlign w:val="center"/>
          </w:tcPr>
          <w:p w14:paraId="462AA1F0" w14:textId="77777777" w:rsidR="006B12AA" w:rsidRPr="00BE19A7" w:rsidRDefault="006B12AA" w:rsidP="00BE19A7">
            <w:pPr>
              <w:pStyle w:val="NoFormat"/>
              <w:jc w:val="center"/>
              <w:rPr>
                <w:ins w:id="2809" w:author="The Si Tran" w:date="2012-12-16T17:03:00Z"/>
                <w:b/>
              </w:rPr>
            </w:pPr>
            <w:ins w:id="2810"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2811" w:author="The Si Tran" w:date="2012-12-16T17:03:00Z"/>
              </w:rPr>
            </w:pPr>
            <w:ins w:id="2812" w:author="The Si Tran" w:date="2012-12-16T17:03:00Z">
              <w:r w:rsidRPr="004B1D5C">
                <w:t xml:space="preserve"> Trung bình di động (MA)</w:t>
              </w:r>
            </w:ins>
          </w:p>
          <w:p w14:paraId="67B57047" w14:textId="77777777" w:rsidR="006B12AA" w:rsidRPr="004B1D5C" w:rsidRDefault="006B12AA" w:rsidP="00276DB6">
            <w:pPr>
              <w:pStyle w:val="NoFormat"/>
              <w:rPr>
                <w:ins w:id="2813" w:author="The Si Tran" w:date="2012-12-16T17:03:00Z"/>
              </w:rPr>
            </w:pPr>
            <w:ins w:id="2814"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2815" w:author="The Si Tran" w:date="2012-12-16T17:03:00Z"/>
              </w:rPr>
            </w:pPr>
            <w:ins w:id="2816"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2817" w:author="The Si Tran" w:date="2012-12-16T17:03:00Z"/>
        </w:trPr>
        <w:tc>
          <w:tcPr>
            <w:tcW w:w="1638" w:type="dxa"/>
            <w:vAlign w:val="center"/>
          </w:tcPr>
          <w:p w14:paraId="454BAE3B" w14:textId="77777777" w:rsidR="006B12AA" w:rsidRPr="00BE19A7" w:rsidRDefault="006B12AA" w:rsidP="00BE19A7">
            <w:pPr>
              <w:pStyle w:val="NoFormat"/>
              <w:jc w:val="center"/>
              <w:rPr>
                <w:ins w:id="2818" w:author="The Si Tran" w:date="2012-12-16T17:03:00Z"/>
                <w:b/>
              </w:rPr>
            </w:pPr>
            <w:ins w:id="2819"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2820" w:author="The Si Tran" w:date="2012-12-16T17:03:00Z"/>
              </w:rPr>
            </w:pPr>
            <w:ins w:id="2821"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2822" w:author="The Si Tran" w:date="2012-12-16T17:03:00Z"/>
              </w:rPr>
            </w:pPr>
            <w:ins w:id="2823"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2824" w:author="The Si Tran" w:date="2012-12-16T17:03:00Z"/>
              </w:rPr>
            </w:pPr>
            <w:ins w:id="2825"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2826" w:author="The Si Tran" w:date="2012-12-14T04:33:00Z">
            <w:rPr>
              <w:sz w:val="28"/>
              <w:szCs w:val="28"/>
              <w:lang w:val="fr-FR"/>
            </w:rPr>
          </w:rPrChange>
        </w:rPr>
      </w:pPr>
    </w:p>
    <w:p w14:paraId="2EFD65FF" w14:textId="77777777" w:rsidR="00B35C7A" w:rsidRPr="0049233F" w:rsidRDefault="00B35C7A">
      <w:pPr>
        <w:rPr>
          <w:lang w:val="fr-FR"/>
          <w:rPrChange w:id="2827" w:author="The Si Tran" w:date="2012-12-05T23:02:00Z">
            <w:rPr>
              <w:sz w:val="28"/>
              <w:szCs w:val="28"/>
              <w:lang w:val="fr-FR"/>
            </w:rPr>
          </w:rPrChange>
        </w:rPr>
      </w:pPr>
      <w:del w:id="2828" w:author="The Si Tran" w:date="2012-12-16T17:03:00Z">
        <w:r w:rsidRPr="0049233F" w:rsidDel="006B12AA">
          <w:rPr>
            <w:lang w:val="fr-FR"/>
            <w:rPrChange w:id="2829" w:author="The Si Tran" w:date="2012-12-05T23:02:00Z">
              <w:rPr>
                <w:sz w:val="28"/>
                <w:szCs w:val="28"/>
                <w:lang w:val="fr-FR"/>
              </w:rPr>
            </w:rPrChange>
          </w:rPr>
          <w:tab/>
        </w:r>
      </w:del>
      <w:r w:rsidRPr="0049233F">
        <w:rPr>
          <w:lang w:val="fr-FR"/>
          <w:rPrChange w:id="2830"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831" w:author="The Si Tran" w:date="2012-12-05T23:02:00Z">
            <w:rPr>
              <w:sz w:val="28"/>
              <w:szCs w:val="28"/>
              <w:lang w:val="fr-FR"/>
            </w:rPr>
          </w:rPrChange>
        </w:rPr>
      </w:pPr>
      <w:r w:rsidRPr="0049233F">
        <w:rPr>
          <w:szCs w:val="26"/>
          <w:lang w:val="fr-FR"/>
          <w:rPrChange w:id="2832"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833" w:author="The Si Tran" w:date="2012-12-05T23:02:00Z">
            <w:rPr>
              <w:sz w:val="28"/>
              <w:szCs w:val="28"/>
              <w:lang w:val="fr-FR"/>
            </w:rPr>
          </w:rPrChange>
        </w:rPr>
      </w:pPr>
      <w:del w:id="2834" w:author="The Si Tran" w:date="2012-12-16T17:03:00Z">
        <w:r w:rsidRPr="0049233F" w:rsidDel="006B12AA">
          <w:rPr>
            <w:szCs w:val="26"/>
            <w:lang w:val="fr-FR"/>
            <w:rPrChange w:id="2835" w:author="The Si Tran" w:date="2012-12-05T23:02:00Z">
              <w:rPr>
                <w:sz w:val="28"/>
                <w:szCs w:val="28"/>
                <w:lang w:val="fr-FR"/>
              </w:rPr>
            </w:rPrChange>
          </w:rPr>
          <w:tab/>
        </w:r>
      </w:del>
      <w:r w:rsidRPr="0049233F">
        <w:rPr>
          <w:szCs w:val="26"/>
          <w:lang w:val="fr-FR"/>
          <w:rPrChange w:id="2836"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2837" w:author="The Si Tran" w:date="2012-12-16T10:29:00Z">
          <w:pPr>
            <w:ind w:left="1440"/>
          </w:pPr>
        </w:pPrChange>
      </w:pPr>
      <w:del w:id="2838" w:author="The Si Tran" w:date="2012-12-14T04:42:00Z">
        <w:r w:rsidRPr="0049233F" w:rsidDel="001E051F">
          <w:rPr>
            <w:lang w:val="fr-FR"/>
            <w:rPrChange w:id="2839" w:author="The Si Tran" w:date="2012-12-05T23:02:00Z">
              <w:rPr>
                <w:sz w:val="28"/>
                <w:szCs w:val="28"/>
                <w:lang w:val="fr-FR"/>
              </w:rPr>
            </w:rPrChange>
          </w:rPr>
          <w:tab/>
        </w:r>
        <w:r w:rsidRPr="0049233F" w:rsidDel="001E051F">
          <w:rPr>
            <w:lang w:val="fr-FR"/>
            <w:rPrChange w:id="2840" w:author="The Si Tran" w:date="2012-12-05T23:02:00Z">
              <w:rPr>
                <w:sz w:val="28"/>
                <w:szCs w:val="28"/>
                <w:lang w:val="fr-FR"/>
              </w:rPr>
            </w:rPrChange>
          </w:rPr>
          <w:tab/>
        </w:r>
        <w:r w:rsidRPr="0049233F" w:rsidDel="001E051F">
          <w:rPr>
            <w:lang w:val="fr-FR"/>
            <w:rPrChange w:id="2841" w:author="The Si Tran" w:date="2012-12-05T23:02:00Z">
              <w:rPr>
                <w:sz w:val="28"/>
                <w:szCs w:val="28"/>
                <w:lang w:val="fr-FR"/>
              </w:rPr>
            </w:rPrChange>
          </w:rPr>
          <w:tab/>
        </w:r>
      </w:del>
      <m:oMath>
        <m:sSub>
          <m:sSubPr>
            <m:ctrlPr>
              <w:ins w:id="2842" w:author="The Si Tran" w:date="2012-12-05T23:55:00Z">
                <w:rPr>
                  <w:rFonts w:ascii="Cambria Math" w:hAnsi="Cambria Math"/>
                  <w:i/>
                  <w:lang w:val="fr-FR"/>
                </w:rPr>
              </w:ins>
            </m:ctrlPr>
          </m:sSubPr>
          <m:e>
            <w:ins w:id="2843" w:author="The Si Tran" w:date="2012-12-05T23:55:00Z">
              <m:r>
                <w:rPr>
                  <w:rFonts w:ascii="Cambria Math" w:hAnsi="Cambria Math"/>
                  <w:lang w:val="fr-FR"/>
                </w:rPr>
                <m:t>e</m:t>
              </m:r>
            </w:ins>
          </m:e>
          <m:sub>
            <w:ins w:id="2844" w:author="The Si Tran" w:date="2012-12-05T23:55:00Z">
              <m:r>
                <w:rPr>
                  <w:rFonts w:ascii="Cambria Math" w:hAnsi="Cambria Math"/>
                  <w:lang w:val="fr-FR"/>
                </w:rPr>
                <m:t>t</m:t>
              </m:r>
            </w:ins>
          </m:sub>
        </m:sSub>
        <w:ins w:id="2845" w:author="The Si Tran" w:date="2012-12-05T23:55:00Z">
          <m:r>
            <w:rPr>
              <w:rFonts w:ascii="Cambria Math" w:hAnsi="Cambria Math"/>
              <w:lang w:val="fr-FR"/>
            </w:rPr>
            <m:t>=</m:t>
          </m:r>
        </w:ins>
        <m:sSub>
          <m:sSubPr>
            <m:ctrlPr>
              <w:ins w:id="2846" w:author="The Si Tran" w:date="2012-12-05T23:55:00Z">
                <w:rPr>
                  <w:rFonts w:ascii="Cambria Math" w:hAnsi="Cambria Math"/>
                  <w:i/>
                  <w:lang w:val="fr-FR"/>
                </w:rPr>
              </w:ins>
            </m:ctrlPr>
          </m:sSubPr>
          <m:e>
            <w:ins w:id="2847" w:author="The Si Tran" w:date="2012-12-05T23:55:00Z">
              <m:r>
                <w:rPr>
                  <w:rFonts w:ascii="Cambria Math" w:hAnsi="Cambria Math"/>
                  <w:lang w:val="fr-FR"/>
                </w:rPr>
                <m:t>Y</m:t>
              </m:r>
            </w:ins>
          </m:e>
          <m:sub>
            <w:ins w:id="2848" w:author="The Si Tran" w:date="2012-12-05T23:55:00Z">
              <m:r>
                <w:rPr>
                  <w:rFonts w:ascii="Cambria Math" w:hAnsi="Cambria Math"/>
                  <w:lang w:val="fr-FR"/>
                </w:rPr>
                <m:t>t</m:t>
              </m:r>
            </w:ins>
          </m:sub>
        </m:sSub>
        <w:ins w:id="2849" w:author="The Si Tran" w:date="2012-12-05T23:55:00Z">
          <m:r>
            <w:rPr>
              <w:rFonts w:ascii="Cambria Math" w:hAnsi="Cambria Math"/>
              <w:lang w:val="fr-FR"/>
            </w:rPr>
            <m:t>-</m:t>
          </m:r>
        </w:ins>
        <m:sSub>
          <m:sSubPr>
            <m:ctrlPr>
              <w:ins w:id="2850" w:author="The Si Tran" w:date="2012-12-05T23:56:00Z">
                <w:rPr>
                  <w:rFonts w:ascii="Cambria Math" w:hAnsi="Cambria Math"/>
                  <w:i/>
                  <w:lang w:val="fr-FR"/>
                </w:rPr>
              </w:ins>
            </m:ctrlPr>
          </m:sSubPr>
          <m:e>
            <m:acc>
              <m:accPr>
                <m:ctrlPr>
                  <w:ins w:id="2851" w:author="The Si Tran" w:date="2012-12-05T23:56:00Z">
                    <w:rPr>
                      <w:rFonts w:ascii="Cambria Math" w:hAnsi="Cambria Math"/>
                      <w:i/>
                      <w:lang w:val="fr-FR"/>
                    </w:rPr>
                  </w:ins>
                </m:ctrlPr>
              </m:accPr>
              <m:e>
                <w:ins w:id="2852" w:author="The Si Tran" w:date="2012-12-05T23:56:00Z">
                  <m:r>
                    <w:rPr>
                      <w:rFonts w:ascii="Cambria Math" w:hAnsi="Cambria Math"/>
                      <w:lang w:val="fr-FR"/>
                    </w:rPr>
                    <m:t>Y</m:t>
                  </m:r>
                </w:ins>
              </m:e>
            </m:acc>
          </m:e>
          <m:sub>
            <w:ins w:id="2853" w:author="The Si Tran" w:date="2012-12-05T23:56:00Z">
              <m:r>
                <w:rPr>
                  <w:rFonts w:ascii="Cambria Math" w:hAnsi="Cambria Math"/>
                  <w:lang w:val="fr-FR"/>
                </w:rPr>
                <m:t>t</m:t>
              </m:r>
            </w:ins>
          </m:sub>
        </m:sSub>
      </m:oMath>
      <w:del w:id="2854" w:author="The Si Tran" w:date="2012-12-05T23:56:00Z">
        <w:r w:rsidRPr="0049233F" w:rsidDel="009F0701">
          <w:rPr>
            <w:lang w:val="fr-FR"/>
            <w:rPrChange w:id="2855" w:author="The Si Tran" w:date="2012-12-05T23:02:00Z">
              <w:rPr>
                <w:sz w:val="28"/>
                <w:szCs w:val="28"/>
                <w:lang w:val="fr-FR"/>
              </w:rPr>
            </w:rPrChange>
          </w:rPr>
          <w:delText>e</w:delText>
        </w:r>
        <w:r w:rsidRPr="0049233F" w:rsidDel="009F0701">
          <w:rPr>
            <w:vertAlign w:val="subscript"/>
            <w:lang w:val="fr-FR"/>
            <w:rPrChange w:id="2856" w:author="The Si Tran" w:date="2012-12-05T23:02:00Z">
              <w:rPr>
                <w:sz w:val="28"/>
                <w:szCs w:val="28"/>
                <w:vertAlign w:val="subscript"/>
                <w:lang w:val="fr-FR"/>
              </w:rPr>
            </w:rPrChange>
          </w:rPr>
          <w:delText xml:space="preserve">t  </w:delText>
        </w:r>
        <w:r w:rsidRPr="0049233F" w:rsidDel="009F0701">
          <w:rPr>
            <w:lang w:val="fr-FR"/>
            <w:rPrChange w:id="2857" w:author="The Si Tran" w:date="2012-12-05T23:02:00Z">
              <w:rPr>
                <w:sz w:val="28"/>
                <w:szCs w:val="28"/>
                <w:lang w:val="fr-FR"/>
              </w:rPr>
            </w:rPrChange>
          </w:rPr>
          <w:delText>= Υ</w:delText>
        </w:r>
        <w:r w:rsidR="003176F1" w:rsidRPr="0049233F" w:rsidDel="009F0701">
          <w:rPr>
            <w:vertAlign w:val="subscript"/>
            <w:lang w:val="fr-FR"/>
            <w:rPrChange w:id="2858" w:author="The Si Tran" w:date="2012-12-05T23:02:00Z">
              <w:rPr>
                <w:sz w:val="28"/>
                <w:szCs w:val="28"/>
                <w:vertAlign w:val="subscript"/>
                <w:lang w:val="fr-FR"/>
              </w:rPr>
            </w:rPrChange>
          </w:rPr>
          <w:delText>t</w:delText>
        </w:r>
        <w:r w:rsidRPr="0049233F" w:rsidDel="009F0701">
          <w:rPr>
            <w:lang w:val="fr-FR"/>
            <w:rPrChange w:id="2859"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35pt;height:14.95pt" o:ole="">
              <v:imagedata r:id="rId49" o:title=""/>
            </v:shape>
            <o:OLEObject Type="Embed" ProgID="Equation.DSMT4" ShapeID="_x0000_i1041" DrawAspect="Content" ObjectID="_1417235444" r:id="rId50"/>
          </w:object>
        </w:r>
        <w:r w:rsidR="003176F1" w:rsidRPr="002B1464" w:rsidDel="009F0701">
          <w:rPr>
            <w:vertAlign w:val="subscript"/>
          </w:rPr>
          <w:delText>t</w:delText>
        </w:r>
      </w:del>
    </w:p>
    <w:p w14:paraId="3C709FDE" w14:textId="77777777" w:rsidR="00B14D71" w:rsidRDefault="00926939" w:rsidP="005A22B0">
      <w:pPr>
        <w:rPr>
          <w:ins w:id="2860" w:author="The Si Tran" w:date="2012-12-14T04:41:00Z"/>
          <w:rFonts w:eastAsiaTheme="minorEastAsia"/>
          <w:szCs w:val="26"/>
        </w:rPr>
      </w:pPr>
      <w:del w:id="2861" w:author="The Si Tran" w:date="2012-12-16T17:03:00Z">
        <w:r w:rsidRPr="005947EE" w:rsidDel="006B12AA">
          <w:rPr>
            <w:szCs w:val="26"/>
          </w:rPr>
          <w:tab/>
        </w:r>
      </w:del>
      <w:ins w:id="2862" w:author="The Si Tran" w:date="2012-12-14T04:41:00Z">
        <w:r w:rsidR="00B14D71">
          <w:rPr>
            <w:szCs w:val="26"/>
          </w:rPr>
          <w:t>T</w:t>
        </w:r>
      </w:ins>
      <w:del w:id="2863"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4C2D67">
      <w:pPr>
        <w:pStyle w:val="BuletL2"/>
        <w:pPrChange w:id="2864" w:author="The Si Tran" w:date="2012-12-16T17:03:00Z">
          <w:pPr/>
        </w:pPrChange>
      </w:pPr>
      <m:oMath>
        <m:sSub>
          <m:sSubPr>
            <m:ctrlPr>
              <w:ins w:id="2865" w:author="The Si Tran" w:date="2012-12-05T23:56:00Z">
                <w:rPr>
                  <w:rFonts w:ascii="Cambria Math" w:hAnsi="Cambria Math"/>
                  <w:i/>
                  <w:lang w:val="fr-FR"/>
                </w:rPr>
              </w:ins>
            </m:ctrlPr>
          </m:sSubPr>
          <m:e>
            <w:ins w:id="2866" w:author="The Si Tran" w:date="2012-12-05T23:56:00Z">
              <m:r>
                <w:rPr>
                  <w:rFonts w:ascii="Cambria Math" w:hAnsi="Cambria Math"/>
                  <w:lang w:val="fr-FR"/>
                </w:rPr>
                <m:t>e</m:t>
              </m:r>
            </w:ins>
          </m:e>
          <m:sub>
            <w:ins w:id="2867" w:author="The Si Tran" w:date="2012-12-05T23:56:00Z">
              <m:r>
                <w:rPr>
                  <w:rFonts w:ascii="Cambria Math" w:hAnsi="Cambria Math"/>
                  <w:lang w:val="fr-FR"/>
                </w:rPr>
                <m:t>t</m:t>
              </m:r>
            </w:ins>
          </m:sub>
        </m:sSub>
      </m:oMath>
      <w:del w:id="2868"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1E051F">
        <w:rPr>
          <w:rPrChange w:id="2869" w:author="The Si Tran" w:date="2012-12-14T04:43:00Z">
            <w:rPr/>
          </w:rPrChange>
        </w:rPr>
        <w:t>i</w:t>
      </w:r>
    </w:p>
    <w:p w14:paraId="0E3E28EC" w14:textId="77777777" w:rsidR="00926939" w:rsidRPr="00F445BC" w:rsidRDefault="00926939">
      <w:pPr>
        <w:pStyle w:val="BuletL2"/>
        <w:pPrChange w:id="2870" w:author="The Si Tran" w:date="2012-12-16T17:03:00Z">
          <w:pPr/>
        </w:pPrChange>
      </w:pPr>
      <w:del w:id="2871" w:author="The Si Tran" w:date="2012-12-14T04:42:00Z">
        <w:r w:rsidRPr="00032D83" w:rsidDel="001E051F">
          <w:tab/>
        </w:r>
        <w:r w:rsidRPr="00032D83" w:rsidDel="001E051F">
          <w:tab/>
        </w:r>
        <w:r w:rsidRPr="00032D83" w:rsidDel="001E051F">
          <w:tab/>
        </w:r>
      </w:del>
      <m:oMath>
        <m:sSub>
          <m:sSubPr>
            <m:ctrlPr>
              <w:ins w:id="2872" w:author="The Si Tran" w:date="2012-12-05T23:57:00Z">
                <w:rPr>
                  <w:rFonts w:ascii="Cambria Math" w:hAnsi="Cambria Math"/>
                  <w:i/>
                  <w:lang w:val="fr-FR"/>
                </w:rPr>
              </w:ins>
            </m:ctrlPr>
          </m:sSubPr>
          <m:e>
            <w:ins w:id="2873" w:author="The Si Tran" w:date="2012-12-05T23:57:00Z">
              <m:r>
                <w:rPr>
                  <w:rFonts w:ascii="Cambria Math" w:hAnsi="Cambria Math"/>
                  <w:lang w:val="fr-FR"/>
                </w:rPr>
                <m:t>Y</m:t>
              </m:r>
            </w:ins>
          </m:e>
          <m:sub>
            <w:ins w:id="2874" w:author="The Si Tran" w:date="2012-12-05T23:57:00Z">
              <m:r>
                <w:rPr>
                  <w:rFonts w:ascii="Cambria Math" w:hAnsi="Cambria Math"/>
                  <w:lang w:val="fr-FR"/>
                </w:rPr>
                <m:t>t</m:t>
              </m:r>
            </w:ins>
          </m:sub>
        </m:sSub>
      </m:oMath>
      <w:del w:id="2875" w:author="The Si Tran" w:date="2012-12-05T23:57:00Z">
        <w:r w:rsidRPr="00032D83" w:rsidDel="009F0701">
          <w:delText>Y</w:delText>
        </w:r>
      </w:del>
      <w:r w:rsidRPr="006D6C8D">
        <w:t xml:space="preserve"> : giá tr</w:t>
      </w:r>
      <w:r w:rsidRPr="00C251DA">
        <w:t>ị</w:t>
      </w:r>
      <w:r w:rsidRPr="004C2D67">
        <w:t xml:space="preserve"> th</w:t>
      </w:r>
      <w:r w:rsidRPr="001E051F">
        <w:rPr>
          <w:rPrChange w:id="2876" w:author="The Si Tran" w:date="2012-12-14T04:43:00Z">
            <w:rPr/>
          </w:rPrChange>
        </w:rPr>
        <w:t>ực của biến quan sát</w:t>
      </w:r>
    </w:p>
    <w:p w14:paraId="01B49A0A" w14:textId="77777777" w:rsidR="00926939" w:rsidRPr="00F445BC" w:rsidRDefault="00926939">
      <w:pPr>
        <w:pStyle w:val="BuletL2"/>
        <w:pPrChange w:id="2877" w:author="The Si Tran" w:date="2012-12-16T17:03:00Z">
          <w:pPr/>
        </w:pPrChange>
      </w:pPr>
      <w:del w:id="2878" w:author="The Si Tran" w:date="2012-12-14T04:42:00Z">
        <w:r w:rsidRPr="00032D83" w:rsidDel="001E051F">
          <w:tab/>
        </w:r>
        <w:r w:rsidRPr="00032D83" w:rsidDel="001E051F">
          <w:tab/>
        </w:r>
        <w:r w:rsidRPr="00032D83" w:rsidDel="001E051F">
          <w:tab/>
        </w:r>
      </w:del>
      <w:del w:id="2879" w:author="The Si Tran" w:date="2012-12-05T23:57:00Z">
        <w:r w:rsidRPr="001E051F" w:rsidDel="009F0701">
          <w:rPr>
            <w:position w:val="-4"/>
            <w:rPrChange w:id="2880" w:author="The Si Tran" w:date="2012-12-14T04:43:00Z">
              <w:rPr>
                <w:position w:val="-4"/>
              </w:rPr>
            </w:rPrChange>
          </w:rPr>
          <w:object w:dxaOrig="240" w:dyaOrig="300" w14:anchorId="1ADCE12B">
            <v:shape id="_x0000_i1042" type="#_x0000_t75" style="width:9.35pt;height:14.95pt" o:ole="">
              <v:imagedata r:id="rId49" o:title=""/>
            </v:shape>
            <o:OLEObject Type="Embed" ProgID="Equation.DSMT4" ShapeID="_x0000_i1042" DrawAspect="Content" ObjectID="_1417235445" r:id="rId51"/>
          </w:object>
        </w:r>
      </w:del>
      <m:oMath>
        <m:sSub>
          <m:sSubPr>
            <m:ctrlPr>
              <w:ins w:id="2881" w:author="The Si Tran" w:date="2012-12-05T23:57:00Z">
                <w:rPr>
                  <w:rFonts w:ascii="Cambria Math" w:hAnsi="Cambria Math"/>
                  <w:i/>
                  <w:lang w:val="fr-FR"/>
                </w:rPr>
              </w:ins>
            </m:ctrlPr>
          </m:sSubPr>
          <m:e>
            <m:acc>
              <m:accPr>
                <m:ctrlPr>
                  <w:ins w:id="2882" w:author="The Si Tran" w:date="2012-12-05T23:57:00Z">
                    <w:rPr>
                      <w:rFonts w:ascii="Cambria Math" w:hAnsi="Cambria Math"/>
                      <w:i/>
                      <w:lang w:val="fr-FR"/>
                    </w:rPr>
                  </w:ins>
                </m:ctrlPr>
              </m:accPr>
              <m:e>
                <w:ins w:id="2883" w:author="The Si Tran" w:date="2012-12-05T23:57:00Z">
                  <m:r>
                    <w:rPr>
                      <w:rFonts w:ascii="Cambria Math" w:hAnsi="Cambria Math"/>
                      <w:lang w:val="fr-FR"/>
                    </w:rPr>
                    <m:t>Y</m:t>
                  </m:r>
                </w:ins>
              </m:e>
            </m:acc>
          </m:e>
          <m:sub>
            <w:ins w:id="2884"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1E051F">
        <w:rPr>
          <w:rPrChange w:id="2885" w:author="The Si Tran" w:date="2012-12-14T04:43:00Z">
            <w:rPr/>
          </w:rPrChange>
        </w:rPr>
        <w:t xml:space="preserve"> đoán được của biến quan sát</w:t>
      </w:r>
    </w:p>
    <w:p w14:paraId="08861CDF" w14:textId="77777777" w:rsidR="00926939" w:rsidRPr="001E051F" w:rsidRDefault="00926939">
      <w:pPr>
        <w:pStyle w:val="BuletL2"/>
        <w:rPr>
          <w:lang w:val="fr-FR"/>
          <w:rPrChange w:id="2886" w:author="The Si Tran" w:date="2012-12-14T04:43:00Z">
            <w:rPr>
              <w:sz w:val="28"/>
              <w:szCs w:val="28"/>
              <w:lang w:val="fr-FR"/>
            </w:rPr>
          </w:rPrChange>
        </w:rPr>
        <w:pPrChange w:id="2887" w:author="The Si Tran" w:date="2012-12-16T17:03:00Z">
          <w:pPr/>
        </w:pPrChange>
      </w:pPr>
      <w:del w:id="2888" w:author="The Si Tran" w:date="2012-12-14T04:42:00Z">
        <w:r w:rsidRPr="00032D83" w:rsidDel="001E051F">
          <w:tab/>
        </w:r>
        <w:r w:rsidRPr="00032D83" w:rsidDel="001E051F">
          <w:tab/>
        </w:r>
        <w:r w:rsidRPr="00032D83" w:rsidDel="001E051F">
          <w:tab/>
        </w:r>
      </w:del>
      <w:ins w:id="2889" w:author="The Si Tran" w:date="2012-12-05T23:57:00Z">
        <m:oMath>
          <m:r>
            <w:rPr>
              <w:rFonts w:ascii="Cambria Math" w:hAnsi="Cambria Math"/>
            </w:rPr>
            <m:t>t</m:t>
          </m:r>
        </m:oMath>
      </w:ins>
      <w:del w:id="2890" w:author="The Si Tran" w:date="2012-12-05T23:57:00Z">
        <w:r w:rsidRPr="00C251DA" w:rsidDel="009F0701">
          <w:delText>t</w:delText>
        </w:r>
      </w:del>
      <w:r w:rsidRPr="004C2D67">
        <w:t xml:space="preserve"> : bi</w:t>
      </w:r>
      <w:r w:rsidRPr="001E051F">
        <w:rPr>
          <w:rPrChange w:id="2891" w:author="The Si Tran" w:date="2012-12-14T04:43:00Z">
            <w:rPr/>
          </w:rPrChange>
        </w:rPr>
        <w:t>ến giá trị thời gian</w:t>
      </w:r>
    </w:p>
    <w:p w14:paraId="1C0E4313" w14:textId="77777777" w:rsidR="00926939" w:rsidDel="00B9548F" w:rsidRDefault="00926939">
      <w:pPr>
        <w:rPr>
          <w:del w:id="2892" w:author="The Si Tran" w:date="2012-12-16T10:29:00Z"/>
          <w:szCs w:val="26"/>
          <w:lang w:val="fr-FR"/>
        </w:rPr>
      </w:pPr>
      <w:del w:id="2893" w:author="The Si Tran" w:date="2012-12-16T17:03:00Z">
        <w:r w:rsidRPr="0049233F" w:rsidDel="006B12AA">
          <w:rPr>
            <w:szCs w:val="26"/>
            <w:lang w:val="fr-FR"/>
            <w:rPrChange w:id="2894" w:author="The Si Tran" w:date="2012-12-05T23:02:00Z">
              <w:rPr>
                <w:sz w:val="28"/>
                <w:szCs w:val="28"/>
                <w:lang w:val="fr-FR"/>
              </w:rPr>
            </w:rPrChange>
          </w:rPr>
          <w:tab/>
        </w:r>
      </w:del>
      <w:r w:rsidRPr="0049233F">
        <w:rPr>
          <w:szCs w:val="26"/>
          <w:lang w:val="fr-FR"/>
          <w:rPrChange w:id="2895" w:author="The Si Tran" w:date="2012-12-05T23:02:00Z">
            <w:rPr>
              <w:sz w:val="28"/>
              <w:szCs w:val="28"/>
              <w:lang w:val="fr-FR"/>
            </w:rPr>
          </w:rPrChange>
        </w:rPr>
        <w:t>Phương thức đánh giá phổ biến là trung bình lỗi tuyệt đối.</w:t>
      </w:r>
      <w:r w:rsidR="003176F1" w:rsidRPr="0049233F">
        <w:rPr>
          <w:szCs w:val="26"/>
          <w:lang w:val="fr-FR"/>
          <w:rPrChange w:id="2896" w:author="The Si Tran" w:date="2012-12-05T23:02:00Z">
            <w:rPr>
              <w:sz w:val="28"/>
              <w:szCs w:val="28"/>
              <w:lang w:val="fr-FR"/>
            </w:rPr>
          </w:rPrChange>
        </w:rPr>
        <w:t xml:space="preserve"> </w:t>
      </w:r>
    </w:p>
    <w:p w14:paraId="26A7DD6F" w14:textId="77777777" w:rsidR="00B9548F" w:rsidRPr="0049233F" w:rsidRDefault="00B9548F" w:rsidP="005A22B0">
      <w:pPr>
        <w:rPr>
          <w:ins w:id="2897" w:author="The Si Tran" w:date="2012-12-16T10:29:00Z"/>
          <w:szCs w:val="26"/>
          <w:lang w:val="fr-FR"/>
          <w:rPrChange w:id="2898" w:author="The Si Tran" w:date="2012-12-05T23:02:00Z">
            <w:rPr>
              <w:ins w:id="2899" w:author="The Si Tran" w:date="2012-12-16T10:29:00Z"/>
              <w:sz w:val="28"/>
              <w:szCs w:val="28"/>
              <w:lang w:val="fr-FR"/>
            </w:rPr>
          </w:rPrChange>
        </w:rPr>
      </w:pPr>
    </w:p>
    <w:p w14:paraId="6D6BE701" w14:textId="77777777" w:rsidR="00B9548F" w:rsidRDefault="007B0D12">
      <w:pPr>
        <w:pStyle w:val="Canhgiua"/>
        <w:rPr>
          <w:ins w:id="2900" w:author="The Si Tran" w:date="2012-12-16T10:30:00Z"/>
          <w:lang w:val="fr-FR"/>
        </w:rPr>
        <w:pPrChange w:id="2901" w:author="The Si Tran" w:date="2012-12-16T10:30:00Z">
          <w:pPr/>
        </w:pPrChange>
      </w:pPr>
      <w:del w:id="2902" w:author="The Si Tran" w:date="2012-12-16T10:29:00Z">
        <w:r w:rsidRPr="0049233F" w:rsidDel="00B9548F">
          <w:rPr>
            <w:lang w:val="fr-FR"/>
            <w:rPrChange w:id="2903" w:author="The Si Tran" w:date="2012-12-05T23:02:00Z">
              <w:rPr>
                <w:sz w:val="28"/>
                <w:szCs w:val="28"/>
                <w:lang w:val="fr-FR"/>
              </w:rPr>
            </w:rPrChange>
          </w:rPr>
          <w:tab/>
        </w:r>
        <w:r w:rsidRPr="0049233F" w:rsidDel="00B9548F">
          <w:rPr>
            <w:lang w:val="fr-FR"/>
            <w:rPrChange w:id="2904" w:author="The Si Tran" w:date="2012-12-05T23:02:00Z">
              <w:rPr>
                <w:sz w:val="28"/>
                <w:szCs w:val="28"/>
                <w:lang w:val="fr-FR"/>
              </w:rPr>
            </w:rPrChange>
          </w:rPr>
          <w:tab/>
        </w:r>
      </w:del>
      <w:del w:id="2905" w:author="The Si Tran" w:date="2012-12-14T04:43:00Z">
        <w:r w:rsidRPr="0049233F" w:rsidDel="001E051F">
          <w:rPr>
            <w:lang w:val="fr-FR"/>
            <w:rPrChange w:id="2906" w:author="The Si Tran" w:date="2012-12-05T23:02:00Z">
              <w:rPr>
                <w:sz w:val="28"/>
                <w:szCs w:val="28"/>
                <w:lang w:val="fr-FR"/>
              </w:rPr>
            </w:rPrChange>
          </w:rPr>
          <w:tab/>
        </w:r>
      </w:del>
      <w:ins w:id="2907" w:author="The Si Tran" w:date="2012-12-06T00:09:00Z">
        <m:oMath>
          <m:r>
            <w:rPr>
              <w:rFonts w:ascii="Cambria Math" w:hAnsi="Cambria Math"/>
            </w:rPr>
            <m:t>MA</m:t>
          </m:r>
        </m:oMath>
      </w:ins>
      <w:ins w:id="2908" w:author="The Si Tran" w:date="2012-12-08T15:24:00Z">
        <m:oMath>
          <m:r>
            <w:rPr>
              <w:rFonts w:ascii="Cambria Math" w:hAnsi="Cambria Math"/>
            </w:rPr>
            <m:t>E</m:t>
          </m:r>
        </m:oMath>
      </w:ins>
      <w:ins w:id="2909"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2910" w:author="The Si Tran" w:date="2012-12-06T00:08:00Z"/>
          <w:lang w:val="fr-FR"/>
          <w:rPrChange w:id="2911" w:author="The Si Tran" w:date="2012-12-16T10:30:00Z">
            <w:rPr>
              <w:del w:id="2912" w:author="The Si Tran" w:date="2012-12-06T00:08:00Z"/>
            </w:rPr>
          </w:rPrChange>
        </w:rPr>
        <w:pPrChange w:id="2913" w:author="The Si Tran" w:date="2012-12-16T10:30:00Z">
          <w:pPr/>
        </w:pPrChange>
      </w:pPr>
      <w:del w:id="2914" w:author="The Si Tran" w:date="2012-12-06T00:08:00Z">
        <w:r w:rsidRPr="0049233F" w:rsidDel="00D767FA">
          <w:rPr>
            <w:lang w:val="fr-FR"/>
            <w:rPrChange w:id="2915"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65pt;height:32.75pt" o:ole="">
              <v:imagedata r:id="rId52" o:title=""/>
            </v:shape>
            <o:OLEObject Type="Embed" ProgID="Equation.DSMT4" ShapeID="_x0000_i1043" DrawAspect="Content" ObjectID="_1417235446" r:id="rId53"/>
          </w:object>
        </w:r>
      </w:del>
    </w:p>
    <w:p w14:paraId="37D2DF1D" w14:textId="77777777" w:rsidR="00C318D3" w:rsidRPr="00082976" w:rsidDel="0082455D" w:rsidRDefault="00C318D3">
      <w:pPr>
        <w:pStyle w:val="Canhgiua"/>
        <w:rPr>
          <w:del w:id="2916" w:author="The Si Tran" w:date="2012-12-06T00:08:00Z"/>
        </w:rPr>
        <w:pPrChange w:id="2917" w:author="The Si Tran" w:date="2012-12-16T10:30:00Z">
          <w:pPr/>
        </w:pPrChange>
      </w:pPr>
      <w:del w:id="2918" w:author="The Si Tran" w:date="2012-12-06T00:04:00Z">
        <w:r w:rsidRPr="00082976" w:rsidDel="00D767FA">
          <w:tab/>
        </w:r>
      </w:del>
      <w:del w:id="2919" w:author="The Si Tran" w:date="2012-12-06T00:08:00Z">
        <w:r w:rsidRPr="00082976" w:rsidDel="00D767FA">
          <w:tab/>
        </w:r>
      </w:del>
    </w:p>
    <w:p w14:paraId="2FC621BF" w14:textId="77777777" w:rsidR="00C318D3" w:rsidRPr="00E12D24" w:rsidDel="00D767FA" w:rsidRDefault="00C318D3">
      <w:pPr>
        <w:pStyle w:val="Canhgiua"/>
        <w:rPr>
          <w:del w:id="2920" w:author="The Si Tran" w:date="2012-12-06T00:04:00Z"/>
        </w:rPr>
        <w:pPrChange w:id="2921" w:author="The Si Tran" w:date="2012-12-16T10:30:00Z">
          <w:pPr/>
        </w:pPrChange>
      </w:pPr>
      <w:del w:id="2922" w:author="The Si Tran" w:date="2012-12-06T00:09:00Z">
        <w:r w:rsidRPr="005947EE" w:rsidDel="0050145A">
          <w:tab/>
        </w:r>
        <w:r w:rsidRPr="005947EE" w:rsidDel="0050145A">
          <w:tab/>
        </w:r>
      </w:del>
      <w:ins w:id="2923" w:author="The Si Tran" w:date="2012-12-05T23:58:00Z">
        <m:oMath>
          <m:r>
            <w:rPr>
              <w:rFonts w:ascii="Cambria Math" w:hAnsi="Cambria Math"/>
            </w:rPr>
            <m:t>MSE=</m:t>
          </m:r>
        </m:oMath>
      </w:ins>
      <m:oMath>
        <m:f>
          <m:fPr>
            <m:ctrlPr>
              <w:ins w:id="2924" w:author="The Si Tran" w:date="2012-12-06T00:00:00Z">
                <w:rPr>
                  <w:rFonts w:ascii="Cambria Math" w:hAnsi="Cambria Math"/>
                  <w:i/>
                </w:rPr>
              </w:ins>
            </m:ctrlPr>
          </m:fPr>
          <m:num>
            <w:ins w:id="2925" w:author="The Si Tran" w:date="2012-12-06T00:00:00Z">
              <m:r>
                <w:rPr>
                  <w:rFonts w:ascii="Cambria Math" w:hAnsi="Cambria Math"/>
                </w:rPr>
                <m:t>1</m:t>
              </m:r>
            </w:ins>
          </m:num>
          <m:den>
            <w:ins w:id="2926" w:author="The Si Tran" w:date="2012-12-06T00:00:00Z">
              <m:r>
                <w:rPr>
                  <w:rFonts w:ascii="Cambria Math" w:hAnsi="Cambria Math"/>
                </w:rPr>
                <m:t>n</m:t>
              </m:r>
            </w:ins>
          </m:den>
        </m:f>
        <m:nary>
          <m:naryPr>
            <m:chr m:val="∑"/>
            <m:limLoc m:val="subSup"/>
            <m:ctrlPr>
              <w:ins w:id="2927" w:author="The Si Tran" w:date="2012-12-06T00:00:00Z">
                <w:rPr>
                  <w:rFonts w:ascii="Cambria Math" w:hAnsi="Cambria Math"/>
                  <w:i/>
                </w:rPr>
              </w:ins>
            </m:ctrlPr>
          </m:naryPr>
          <m:sub>
            <w:ins w:id="2928" w:author="The Si Tran" w:date="2012-12-06T00:01:00Z">
              <m:r>
                <w:rPr>
                  <w:rFonts w:ascii="Cambria Math" w:hAnsi="Cambria Math"/>
                </w:rPr>
                <m:t>t</m:t>
              </m:r>
            </w:ins>
            <w:ins w:id="2929" w:author="The Si Tran" w:date="2012-12-06T00:00:00Z">
              <m:r>
                <w:rPr>
                  <w:rFonts w:ascii="Cambria Math" w:hAnsi="Cambria Math"/>
                </w:rPr>
                <m:t>=1</m:t>
              </m:r>
            </w:ins>
          </m:sub>
          <m:sup>
            <w:ins w:id="2930" w:author="The Si Tran" w:date="2012-12-06T00:00:00Z">
              <m:r>
                <w:rPr>
                  <w:rFonts w:ascii="Cambria Math" w:hAnsi="Cambria Math"/>
                </w:rPr>
                <m:t>n</m:t>
              </m:r>
            </w:ins>
          </m:sup>
          <m:e>
            <m:sSup>
              <m:sSupPr>
                <m:ctrlPr>
                  <w:ins w:id="2931" w:author="The Si Tran" w:date="2012-12-06T00:01:00Z">
                    <w:rPr>
                      <w:rFonts w:ascii="Cambria Math" w:hAnsi="Cambria Math"/>
                      <w:i/>
                    </w:rPr>
                  </w:ins>
                </m:ctrlPr>
              </m:sSupPr>
              <m:e>
                <m:d>
                  <m:dPr>
                    <m:ctrlPr>
                      <w:ins w:id="2932" w:author="The Si Tran" w:date="2012-12-06T00:01:00Z">
                        <w:rPr>
                          <w:rFonts w:ascii="Cambria Math" w:hAnsi="Cambria Math"/>
                          <w:i/>
                        </w:rPr>
                      </w:ins>
                    </m:ctrlPr>
                  </m:dPr>
                  <m:e>
                    <m:sSub>
                      <m:sSubPr>
                        <m:ctrlPr>
                          <w:ins w:id="2933" w:author="The Si Tran" w:date="2012-12-06T00:01:00Z">
                            <w:rPr>
                              <w:rFonts w:ascii="Cambria Math" w:hAnsi="Cambria Math"/>
                              <w:i/>
                            </w:rPr>
                          </w:ins>
                        </m:ctrlPr>
                      </m:sSubPr>
                      <m:e>
                        <m:acc>
                          <m:accPr>
                            <m:ctrlPr>
                              <w:ins w:id="2934" w:author="The Si Tran" w:date="2012-12-06T00:01:00Z">
                                <w:rPr>
                                  <w:rFonts w:ascii="Cambria Math" w:hAnsi="Cambria Math"/>
                                  <w:i/>
                                </w:rPr>
                              </w:ins>
                            </m:ctrlPr>
                          </m:accPr>
                          <m:e>
                            <w:ins w:id="2935" w:author="The Si Tran" w:date="2012-12-06T00:01:00Z">
                              <m:r>
                                <w:rPr>
                                  <w:rFonts w:ascii="Cambria Math" w:hAnsi="Cambria Math"/>
                                </w:rPr>
                                <m:t>Y</m:t>
                              </m:r>
                            </w:ins>
                          </m:e>
                        </m:acc>
                      </m:e>
                      <m:sub>
                        <w:ins w:id="2936" w:author="The Si Tran" w:date="2012-12-06T00:01:00Z">
                          <m:r>
                            <w:rPr>
                              <w:rFonts w:ascii="Cambria Math" w:hAnsi="Cambria Math"/>
                            </w:rPr>
                            <m:t>t</m:t>
                          </m:r>
                        </w:ins>
                      </m:sub>
                    </m:sSub>
                    <w:ins w:id="2937" w:author="The Si Tran" w:date="2012-12-06T00:01:00Z">
                      <m:r>
                        <w:rPr>
                          <w:rFonts w:ascii="Cambria Math" w:hAnsi="Cambria Math"/>
                        </w:rPr>
                        <m:t>-</m:t>
                      </m:r>
                    </w:ins>
                    <m:sSub>
                      <m:sSubPr>
                        <m:ctrlPr>
                          <w:ins w:id="2938" w:author="The Si Tran" w:date="2012-12-06T00:02:00Z">
                            <w:rPr>
                              <w:rFonts w:ascii="Cambria Math" w:hAnsi="Cambria Math"/>
                              <w:i/>
                            </w:rPr>
                          </w:ins>
                        </m:ctrlPr>
                      </m:sSubPr>
                      <m:e>
                        <w:ins w:id="2939" w:author="The Si Tran" w:date="2012-12-06T00:02:00Z">
                          <m:r>
                            <w:rPr>
                              <w:rFonts w:ascii="Cambria Math" w:hAnsi="Cambria Math"/>
                            </w:rPr>
                            <m:t>Y</m:t>
                          </m:r>
                        </w:ins>
                      </m:e>
                      <m:sub>
                        <w:ins w:id="2940" w:author="The Si Tran" w:date="2012-12-06T00:02:00Z">
                          <m:r>
                            <w:rPr>
                              <w:rFonts w:ascii="Cambria Math" w:hAnsi="Cambria Math"/>
                            </w:rPr>
                            <m:t>t</m:t>
                          </m:r>
                        </w:ins>
                      </m:sub>
                    </m:sSub>
                  </m:e>
                </m:d>
              </m:e>
              <m:sup>
                <w:ins w:id="2941" w:author="The Si Tran" w:date="2012-12-06T00:01:00Z">
                  <m:r>
                    <w:rPr>
                      <w:rFonts w:ascii="Cambria Math" w:hAnsi="Cambria Math"/>
                    </w:rPr>
                    <m:t>2</m:t>
                  </m:r>
                </w:ins>
              </m:sup>
            </m:sSup>
          </m:e>
        </m:nary>
      </m:oMath>
      <w:del w:id="2942" w:author="The Si Tran" w:date="2012-12-05T23:58:00Z">
        <w:r w:rsidRPr="005947EE" w:rsidDel="00ED7D29">
          <w:tab/>
          <w:delText>MSE</w:delText>
        </w:r>
      </w:del>
    </w:p>
    <w:p w14:paraId="5F09576E" w14:textId="77777777" w:rsidR="00C318D3" w:rsidDel="00B9548F" w:rsidRDefault="00C318D3" w:rsidP="005A22B0">
      <w:pPr>
        <w:rPr>
          <w:del w:id="2943" w:author="The Si Tran" w:date="2012-12-16T10:30:00Z"/>
          <w:szCs w:val="26"/>
        </w:rPr>
      </w:pPr>
    </w:p>
    <w:p w14:paraId="4C77F487" w14:textId="77777777" w:rsidR="00B9548F" w:rsidRPr="00263465" w:rsidRDefault="00B9548F">
      <w:pPr>
        <w:pStyle w:val="Canhgiua"/>
        <w:rPr>
          <w:ins w:id="2944" w:author="The Si Tran" w:date="2012-12-16T10:30:00Z"/>
        </w:rPr>
        <w:pPrChange w:id="2945" w:author="The Si Tran" w:date="2012-12-16T10:30:00Z">
          <w:pPr/>
        </w:pPrChange>
      </w:pPr>
    </w:p>
    <w:p w14:paraId="046BF5E6" w14:textId="77777777" w:rsidR="00C318D3" w:rsidRPr="005947EE" w:rsidDel="00D767FA" w:rsidRDefault="00C318D3">
      <w:pPr>
        <w:pStyle w:val="Canhgiua"/>
        <w:rPr>
          <w:del w:id="2946" w:author="The Si Tran" w:date="2012-12-06T00:08:00Z"/>
        </w:rPr>
        <w:pPrChange w:id="2947" w:author="The Si Tran" w:date="2012-12-16T10:30:00Z">
          <w:pPr/>
        </w:pPrChange>
      </w:pPr>
      <w:del w:id="2948" w:author="The Si Tran" w:date="2012-12-16T10:30:00Z">
        <w:r w:rsidRPr="00B312F5" w:rsidDel="00B9548F">
          <w:tab/>
        </w:r>
        <w:r w:rsidRPr="00B312F5" w:rsidDel="00B9548F">
          <w:tab/>
        </w:r>
      </w:del>
      <w:del w:id="2949" w:author="The Si Tran" w:date="2012-12-14T04:43:00Z">
        <w:r w:rsidRPr="00B312F5" w:rsidDel="001E051F">
          <w:tab/>
        </w:r>
      </w:del>
      <w:del w:id="2950" w:author="The Si Tran" w:date="2012-12-06T00:02:00Z">
        <w:r w:rsidRPr="00B312F5" w:rsidDel="00734CBA">
          <w:delText>MAPE</w:delText>
        </w:r>
      </w:del>
      <w:ins w:id="2951"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2952" w:author="The Si Tran" w:date="2012-12-06T00:03:00Z">
                <w:rPr>
                  <w:rFonts w:ascii="Cambria Math" w:hAnsi="Cambria Math"/>
                </w:rPr>
              </w:ins>
            </m:ctrlPr>
          </m:naryPr>
          <m:sub>
            <w:ins w:id="2953" w:author="The Si Tran" w:date="2012-12-06T00:03:00Z">
              <m:r>
                <w:rPr>
                  <w:rFonts w:ascii="Cambria Math" w:hAnsi="Cambria Math"/>
                </w:rPr>
                <m:t>t</m:t>
              </m:r>
              <m:r>
                <m:rPr>
                  <m:sty m:val="p"/>
                </m:rPr>
                <w:rPr>
                  <w:rFonts w:ascii="Cambria Math" w:hAnsi="Cambria Math"/>
                </w:rPr>
                <m:t>=1</m:t>
              </m:r>
            </w:ins>
          </m:sub>
          <m:sup>
            <w:ins w:id="2954" w:author="The Si Tran" w:date="2012-12-06T00:03:00Z">
              <m:r>
                <w:rPr>
                  <w:rFonts w:ascii="Cambria Math" w:hAnsi="Cambria Math"/>
                </w:rPr>
                <m:t>n</m:t>
              </m:r>
            </w:ins>
          </m:sup>
          <m:e>
            <m:d>
              <m:dPr>
                <m:begChr m:val="|"/>
                <m:endChr m:val="|"/>
                <m:ctrlPr>
                  <w:ins w:id="2955" w:author="The Si Tran" w:date="2012-12-06T00:03:00Z">
                    <w:rPr>
                      <w:rFonts w:ascii="Cambria Math" w:hAnsi="Cambria Math"/>
                    </w:rPr>
                  </w:ins>
                </m:ctrlPr>
              </m:dPr>
              <m:e>
                <m:f>
                  <m:fPr>
                    <m:ctrlPr>
                      <w:ins w:id="2956" w:author="The Si Tran" w:date="2012-12-06T00:03:00Z">
                        <w:rPr>
                          <w:rFonts w:ascii="Cambria Math" w:hAnsi="Cambria Math"/>
                        </w:rPr>
                      </w:ins>
                    </m:ctrlPr>
                  </m:fPr>
                  <m:num>
                    <m:sSub>
                      <m:sSubPr>
                        <m:ctrlPr>
                          <w:ins w:id="2957" w:author="The Si Tran" w:date="2012-12-06T00:03:00Z">
                            <w:rPr>
                              <w:rFonts w:ascii="Cambria Math" w:hAnsi="Cambria Math"/>
                            </w:rPr>
                          </w:ins>
                        </m:ctrlPr>
                      </m:sSubPr>
                      <m:e>
                        <m:acc>
                          <m:accPr>
                            <m:ctrlPr>
                              <w:ins w:id="2958" w:author="The Si Tran" w:date="2012-12-06T00:03:00Z">
                                <w:rPr>
                                  <w:rFonts w:ascii="Cambria Math" w:hAnsi="Cambria Math"/>
                                </w:rPr>
                              </w:ins>
                            </m:ctrlPr>
                          </m:accPr>
                          <m:e>
                            <w:ins w:id="2959" w:author="The Si Tran" w:date="2012-12-06T00:03:00Z">
                              <m:r>
                                <w:rPr>
                                  <w:rFonts w:ascii="Cambria Math" w:hAnsi="Cambria Math"/>
                                </w:rPr>
                                <m:t>Y</m:t>
                              </m:r>
                            </w:ins>
                          </m:e>
                        </m:acc>
                      </m:e>
                      <m:sub>
                        <w:ins w:id="2960" w:author="The Si Tran" w:date="2012-12-06T00:03:00Z">
                          <m:r>
                            <w:rPr>
                              <w:rFonts w:ascii="Cambria Math" w:hAnsi="Cambria Math"/>
                            </w:rPr>
                            <m:t>t</m:t>
                          </m:r>
                          <m:r>
                            <m:rPr>
                              <m:sty m:val="p"/>
                            </m:rPr>
                            <w:rPr>
                              <w:rFonts w:ascii="Cambria Math" w:hAnsi="Cambria Math"/>
                            </w:rPr>
                            <m:t>-</m:t>
                          </m:r>
                        </w:ins>
                      </m:sub>
                    </m:sSub>
                    <m:sSub>
                      <m:sSubPr>
                        <m:ctrlPr>
                          <w:ins w:id="2961" w:author="The Si Tran" w:date="2012-12-06T00:04:00Z">
                            <w:rPr>
                              <w:rFonts w:ascii="Cambria Math" w:hAnsi="Cambria Math"/>
                            </w:rPr>
                          </w:ins>
                        </m:ctrlPr>
                      </m:sSubPr>
                      <m:e>
                        <w:ins w:id="2962" w:author="The Si Tran" w:date="2012-12-06T00:04:00Z">
                          <m:r>
                            <w:rPr>
                              <w:rFonts w:ascii="Cambria Math" w:hAnsi="Cambria Math"/>
                            </w:rPr>
                            <m:t>Y</m:t>
                          </m:r>
                        </w:ins>
                      </m:e>
                      <m:sub>
                        <w:ins w:id="2963" w:author="The Si Tran" w:date="2012-12-06T00:04:00Z">
                          <m:r>
                            <w:rPr>
                              <w:rFonts w:ascii="Cambria Math" w:hAnsi="Cambria Math"/>
                            </w:rPr>
                            <m:t>t</m:t>
                          </m:r>
                        </w:ins>
                      </m:sub>
                    </m:sSub>
                  </m:num>
                  <m:den>
                    <m:sSub>
                      <m:sSubPr>
                        <m:ctrlPr>
                          <w:ins w:id="2964" w:author="The Si Tran" w:date="2012-12-06T00:04:00Z">
                            <w:rPr>
                              <w:rFonts w:ascii="Cambria Math" w:hAnsi="Cambria Math"/>
                            </w:rPr>
                          </w:ins>
                        </m:ctrlPr>
                      </m:sSubPr>
                      <m:e>
                        <w:ins w:id="2965" w:author="The Si Tran" w:date="2012-12-06T00:04:00Z">
                          <m:r>
                            <w:rPr>
                              <w:rFonts w:ascii="Cambria Math" w:hAnsi="Cambria Math"/>
                            </w:rPr>
                            <m:t>Y</m:t>
                          </m:r>
                        </w:ins>
                      </m:e>
                      <m:sub>
                        <w:ins w:id="2966"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2967" w:author="The Si Tran" w:date="2012-12-16T10:30:00Z">
          <w:pPr/>
        </w:pPrChange>
      </w:pPr>
    </w:p>
    <w:p w14:paraId="74031765" w14:textId="77777777" w:rsidR="00726875" w:rsidRDefault="00C318D3" w:rsidP="005A22B0">
      <w:pPr>
        <w:rPr>
          <w:ins w:id="2968"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2969" w:author="The Si Tran" w:date="2012-12-12T07:56:00Z"/>
        </w:rPr>
        <w:pPrChange w:id="2970" w:author="The Si Tran" w:date="2012-12-12T07:56:00Z">
          <w:pPr>
            <w:spacing w:before="0" w:after="200" w:line="276" w:lineRule="auto"/>
            <w:jc w:val="left"/>
          </w:pPr>
        </w:pPrChange>
      </w:pPr>
      <w:ins w:id="2971" w:author="The Si Tran" w:date="2012-12-12T07:56:00Z">
        <w:r>
          <w:br w:type="page"/>
        </w:r>
      </w:ins>
    </w:p>
    <w:p w14:paraId="252F9628" w14:textId="793C8924" w:rsidR="00C318D3" w:rsidRPr="0095710D" w:rsidDel="004F5E08" w:rsidRDefault="0069274D" w:rsidP="005A22B0">
      <w:pPr>
        <w:rPr>
          <w:del w:id="2972" w:author="The Si Tran" w:date="2012-12-11T21:17:00Z"/>
          <w:sz w:val="32"/>
          <w:szCs w:val="32"/>
          <w:lang w:val="fr-FR"/>
          <w:rPrChange w:id="2973" w:author="The Si Tran" w:date="2012-12-12T13:54:00Z">
            <w:rPr>
              <w:del w:id="2974" w:author="The Si Tran" w:date="2012-12-11T21:17:00Z"/>
              <w:sz w:val="28"/>
              <w:szCs w:val="28"/>
              <w:lang w:val="fr-FR"/>
            </w:rPr>
          </w:rPrChange>
        </w:rPr>
      </w:pPr>
      <w:ins w:id="2975" w:author="superchickend" w:date="2012-12-16T14:58:00Z">
        <w:r>
          <w:lastRenderedPageBreak/>
          <w:t xml:space="preserve">   </w:t>
        </w:r>
      </w:ins>
      <w:ins w:id="2976" w:author="superchickend" w:date="2012-12-16T14:59:00Z">
        <w:r>
          <w:t xml:space="preserve"> </w:t>
        </w:r>
      </w:ins>
      <w:del w:id="2977" w:author="The Si Tran" w:date="2012-12-08T15:24:00Z">
        <w:r w:rsidR="00C318D3" w:rsidRPr="0095710D" w:rsidDel="004E0543">
          <w:rPr>
            <w:sz w:val="32"/>
            <w:szCs w:val="32"/>
            <w:rPrChange w:id="2978" w:author="The Si Tran" w:date="2012-12-12T13:54:00Z">
              <w:rPr>
                <w:szCs w:val="26"/>
              </w:rPr>
            </w:rPrChange>
          </w:rPr>
          <w:delText>MPE</w:delText>
        </w:r>
      </w:del>
      <w:bookmarkStart w:id="2979" w:name="_Toc343083575"/>
      <w:bookmarkStart w:id="2980" w:name="_Toc343083789"/>
      <w:bookmarkStart w:id="2981" w:name="_Toc343084000"/>
      <w:bookmarkStart w:id="2982" w:name="_Toc343220759"/>
      <w:bookmarkStart w:id="2983" w:name="_Toc343232263"/>
      <w:bookmarkStart w:id="2984" w:name="_Toc343232676"/>
      <w:bookmarkStart w:id="2985" w:name="_Toc343232961"/>
      <w:bookmarkStart w:id="2986" w:name="_Toc343415466"/>
      <w:bookmarkStart w:id="2987" w:name="_Toc343415762"/>
      <w:bookmarkStart w:id="2988" w:name="_Toc343452421"/>
      <w:bookmarkStart w:id="2989" w:name="_Toc343461211"/>
      <w:bookmarkEnd w:id="2979"/>
      <w:bookmarkEnd w:id="2980"/>
      <w:bookmarkEnd w:id="2981"/>
      <w:bookmarkEnd w:id="2982"/>
      <w:bookmarkEnd w:id="2983"/>
      <w:bookmarkEnd w:id="2984"/>
      <w:bookmarkEnd w:id="2985"/>
      <w:bookmarkEnd w:id="2986"/>
      <w:bookmarkEnd w:id="2987"/>
      <w:bookmarkEnd w:id="2988"/>
      <w:bookmarkEnd w:id="2989"/>
    </w:p>
    <w:p w14:paraId="2DA0346E" w14:textId="77777777" w:rsidR="00D92047" w:rsidRPr="0095710D" w:rsidDel="004F5E08" w:rsidRDefault="00D92047" w:rsidP="005A22B0">
      <w:pPr>
        <w:rPr>
          <w:del w:id="2990" w:author="The Si Tran" w:date="2012-12-11T21:17:00Z"/>
          <w:sz w:val="32"/>
          <w:szCs w:val="32"/>
          <w:lang w:val="fr-FR"/>
          <w:rPrChange w:id="2991" w:author="The Si Tran" w:date="2012-12-12T13:54:00Z">
            <w:rPr>
              <w:del w:id="2992" w:author="The Si Tran" w:date="2012-12-11T21:17:00Z"/>
              <w:sz w:val="28"/>
              <w:szCs w:val="28"/>
              <w:lang w:val="fr-FR"/>
            </w:rPr>
          </w:rPrChange>
        </w:rPr>
      </w:pPr>
      <w:bookmarkStart w:id="2993" w:name="_Toc343083576"/>
      <w:bookmarkStart w:id="2994" w:name="_Toc343083790"/>
      <w:bookmarkStart w:id="2995" w:name="_Toc343084001"/>
      <w:bookmarkStart w:id="2996" w:name="_Toc343220760"/>
      <w:bookmarkStart w:id="2997" w:name="_Toc343232264"/>
      <w:bookmarkStart w:id="2998" w:name="_Toc343232677"/>
      <w:bookmarkStart w:id="2999" w:name="_Toc343232962"/>
      <w:bookmarkStart w:id="3000" w:name="_Toc343415467"/>
      <w:bookmarkStart w:id="3001" w:name="_Toc343415763"/>
      <w:bookmarkStart w:id="3002" w:name="_Toc343452422"/>
      <w:bookmarkStart w:id="3003" w:name="_Toc343461212"/>
      <w:bookmarkEnd w:id="2993"/>
      <w:bookmarkEnd w:id="2994"/>
      <w:bookmarkEnd w:id="2995"/>
      <w:bookmarkEnd w:id="2996"/>
      <w:bookmarkEnd w:id="2997"/>
      <w:bookmarkEnd w:id="2998"/>
      <w:bookmarkEnd w:id="2999"/>
      <w:bookmarkEnd w:id="3000"/>
      <w:bookmarkEnd w:id="3001"/>
      <w:bookmarkEnd w:id="3002"/>
      <w:bookmarkEnd w:id="3003"/>
    </w:p>
    <w:p w14:paraId="760826C4" w14:textId="77777777" w:rsidR="006A21F7" w:rsidRPr="0095710D" w:rsidDel="00726875" w:rsidRDefault="006A21F7" w:rsidP="005A22B0">
      <w:pPr>
        <w:rPr>
          <w:del w:id="3004" w:author="The Si Tran" w:date="2012-12-12T07:56:00Z"/>
          <w:sz w:val="32"/>
          <w:szCs w:val="32"/>
          <w:rPrChange w:id="3005" w:author="The Si Tran" w:date="2012-12-12T13:54:00Z">
            <w:rPr>
              <w:del w:id="3006" w:author="The Si Tran" w:date="2012-12-12T07:56:00Z"/>
              <w:szCs w:val="26"/>
            </w:rPr>
          </w:rPrChange>
        </w:rPr>
      </w:pPr>
      <w:bookmarkStart w:id="3007" w:name="_Toc343083577"/>
      <w:bookmarkStart w:id="3008" w:name="_Toc343083791"/>
      <w:bookmarkStart w:id="3009" w:name="_Toc343084002"/>
      <w:bookmarkStart w:id="3010" w:name="_Toc343220761"/>
      <w:bookmarkStart w:id="3011" w:name="_Toc343232265"/>
      <w:bookmarkStart w:id="3012" w:name="_Toc343232678"/>
      <w:bookmarkStart w:id="3013" w:name="_Toc343232963"/>
      <w:bookmarkStart w:id="3014" w:name="_Toc343415468"/>
      <w:bookmarkStart w:id="3015" w:name="_Toc343415764"/>
      <w:bookmarkStart w:id="3016" w:name="_Toc343452423"/>
      <w:bookmarkStart w:id="3017" w:name="_Toc343461213"/>
      <w:bookmarkEnd w:id="3007"/>
      <w:bookmarkEnd w:id="3008"/>
      <w:bookmarkEnd w:id="3009"/>
      <w:bookmarkEnd w:id="3010"/>
      <w:bookmarkEnd w:id="3011"/>
      <w:bookmarkEnd w:id="3012"/>
      <w:bookmarkEnd w:id="3013"/>
      <w:bookmarkEnd w:id="3014"/>
      <w:bookmarkEnd w:id="3015"/>
      <w:bookmarkEnd w:id="3016"/>
      <w:bookmarkEnd w:id="3017"/>
    </w:p>
    <w:p w14:paraId="31C41FFF" w14:textId="355479D9" w:rsidR="006A21F7" w:rsidRPr="0095710D" w:rsidRDefault="006A21F7">
      <w:pPr>
        <w:pStyle w:val="Heading1"/>
        <w:pPrChange w:id="3018" w:author="The Si Tran" w:date="2012-12-16T09:44:00Z">
          <w:pPr>
            <w:pStyle w:val="Heading1"/>
            <w:jc w:val="left"/>
          </w:pPr>
        </w:pPrChange>
      </w:pPr>
      <w:del w:id="3019" w:author="superchickend" w:date="2012-12-16T14:57:00Z">
        <w:r w:rsidRPr="0095710D" w:rsidDel="005E0155">
          <w:rPr>
            <w:rPrChange w:id="3020" w:author="The Si Tran" w:date="2012-12-12T13:54:00Z">
              <w:rPr>
                <w:rFonts w:cs="Times New Roman"/>
                <w:b w:val="0"/>
                <w:bCs w:val="0"/>
                <w:kern w:val="0"/>
                <w:sz w:val="26"/>
                <w:szCs w:val="22"/>
              </w:rPr>
            </w:rPrChange>
          </w:rPr>
          <w:delText xml:space="preserve">: </w:delText>
        </w:r>
      </w:del>
      <w:del w:id="3021" w:author="The Si Tran" w:date="2012-12-12T13:54:00Z">
        <w:r w:rsidRPr="0095710D" w:rsidDel="0095710D">
          <w:rPr>
            <w:rPrChange w:id="3022" w:author="The Si Tran" w:date="2012-12-12T13:54:00Z">
              <w:rPr>
                <w:rFonts w:cs="Times New Roman"/>
                <w:b w:val="0"/>
                <w:bCs w:val="0"/>
                <w:kern w:val="0"/>
                <w:sz w:val="26"/>
                <w:szCs w:val="22"/>
              </w:rPr>
            </w:rPrChange>
          </w:rPr>
          <w:delText>Mô hình ARIMA</w:delText>
        </w:r>
      </w:del>
      <w:bookmarkStart w:id="3023" w:name="_Toc343461214"/>
      <w:ins w:id="3024" w:author="The Si Tran" w:date="2012-12-12T13:54:00Z">
        <w:r w:rsidR="0095710D" w:rsidRPr="0095710D">
          <w:rPr>
            <w:rPrChange w:id="3025" w:author="The Si Tran" w:date="2012-12-12T13:54:00Z">
              <w:rPr>
                <w:sz w:val="26"/>
                <w:szCs w:val="26"/>
              </w:rPr>
            </w:rPrChange>
          </w:rPr>
          <w:t xml:space="preserve">MÔ HÌNH </w:t>
        </w:r>
      </w:ins>
      <w:ins w:id="3026" w:author="The Si Tran" w:date="2012-12-16T20:30:00Z">
        <w:r w:rsidR="008E24BE">
          <w:t>S</w:t>
        </w:r>
      </w:ins>
      <w:ins w:id="3027" w:author="The Si Tran" w:date="2012-12-12T13:54:00Z">
        <w:r w:rsidR="0095710D" w:rsidRPr="0095710D">
          <w:rPr>
            <w:rPrChange w:id="3028" w:author="The Si Tran" w:date="2012-12-12T13:54:00Z">
              <w:rPr>
                <w:sz w:val="26"/>
                <w:szCs w:val="26"/>
              </w:rPr>
            </w:rPrChange>
          </w:rPr>
          <w:t>ARIMA</w:t>
        </w:r>
      </w:ins>
      <w:bookmarkEnd w:id="3023"/>
    </w:p>
    <w:p w14:paraId="4C0C379A" w14:textId="77777777" w:rsidR="006A21F7" w:rsidRPr="0049233F" w:rsidDel="00555D32" w:rsidRDefault="006A21F7" w:rsidP="006A21F7">
      <w:pPr>
        <w:ind w:firstLine="547"/>
        <w:rPr>
          <w:del w:id="3029" w:author="The Si Tran" w:date="2012-12-14T04:45:00Z"/>
          <w:szCs w:val="26"/>
          <w:lang w:val="fr-FR"/>
          <w:rPrChange w:id="3030" w:author="The Si Tran" w:date="2012-12-05T23:02:00Z">
            <w:rPr>
              <w:del w:id="3031" w:author="The Si Tran" w:date="2012-12-14T04:45:00Z"/>
              <w:sz w:val="28"/>
              <w:szCs w:val="28"/>
              <w:lang w:val="fr-FR"/>
            </w:rPr>
          </w:rPrChange>
        </w:rPr>
      </w:pPr>
      <w:r w:rsidRPr="0049233F">
        <w:rPr>
          <w:szCs w:val="26"/>
          <w:lang w:val="fr-FR"/>
          <w:rPrChange w:id="3032"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033"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034" w:author="The Si Tran" w:date="2012-12-05T23:02:00Z">
            <w:rPr>
              <w:lang w:val="fr-FR"/>
            </w:rPr>
          </w:rPrChange>
        </w:rPr>
      </w:pPr>
      <w:bookmarkStart w:id="3035" w:name="_Toc312142550"/>
      <w:bookmarkStart w:id="3036" w:name="_Toc343461215"/>
      <w:r w:rsidRPr="0049233F">
        <w:rPr>
          <w:sz w:val="26"/>
          <w:szCs w:val="26"/>
          <w:lang w:val="fr-FR"/>
          <w:rPrChange w:id="3037" w:author="The Si Tran" w:date="2012-12-05T23:02:00Z">
            <w:rPr>
              <w:rFonts w:cs="Times New Roman"/>
              <w:b w:val="0"/>
              <w:bCs w:val="0"/>
              <w:iCs w:val="0"/>
              <w:kern w:val="32"/>
              <w:sz w:val="26"/>
              <w:szCs w:val="22"/>
              <w:lang w:val="fr-FR"/>
            </w:rPr>
          </w:rPrChange>
        </w:rPr>
        <w:t>Mô hình trung bình di động bậc q, MA(q)</w:t>
      </w:r>
      <w:bookmarkEnd w:id="3035"/>
      <w:bookmarkEnd w:id="3036"/>
    </w:p>
    <w:p w14:paraId="2E4BA18E" w14:textId="0EF10C11" w:rsidR="006A21F7" w:rsidRPr="0049233F" w:rsidDel="007B42A6" w:rsidRDefault="004F6C5F">
      <w:pPr>
        <w:rPr>
          <w:del w:id="3038" w:author="The Si Tran" w:date="2012-12-12T00:09:00Z"/>
          <w:rPrChange w:id="3039" w:author="The Si Tran" w:date="2012-12-05T23:02:00Z">
            <w:rPr>
              <w:del w:id="3040" w:author="The Si Tran" w:date="2012-12-12T00:09:00Z"/>
              <w:color w:val="FF0000"/>
              <w:sz w:val="36"/>
              <w:lang w:val="fr-FR"/>
            </w:rPr>
          </w:rPrChange>
        </w:rPr>
        <w:pPrChange w:id="3041" w:author="The Si Tran" w:date="2012-12-16T17:05:00Z">
          <w:pPr>
            <w:ind w:left="540"/>
          </w:pPr>
        </w:pPrChange>
      </w:pPr>
      <w:ins w:id="3042" w:author="The Si Tran" w:date="2012-12-16T17:05:00Z">
        <w:r>
          <w:rPr>
            <w:noProof/>
            <w:rPrChange w:id="3043" w:author="Unknown">
              <w:rPr>
                <w:b/>
                <w:bCs/>
                <w:noProof/>
                <w:sz w:val="20"/>
                <w:szCs w:val="20"/>
              </w:rPr>
            </w:rPrChange>
          </w:rPr>
          <mc:AlternateContent>
            <mc:Choice Requires="wps">
              <w:drawing>
                <wp:anchor distT="0" distB="0" distL="114300" distR="114300" simplePos="0" relativeHeight="251675648" behindDoc="0" locked="0" layoutInCell="1" allowOverlap="1" wp14:anchorId="3F0685D8" wp14:editId="536ED81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4C2D67" w:rsidRDefault="004C2D67">
                              <w:pPr>
                                <w:pStyle w:val="EquationIndex"/>
                                <w:pPrChange w:id="3044" w:author="The Si Tran" w:date="2012-12-16T10:46:00Z">
                                  <w:pPr>
                                    <w:jc w:val="left"/>
                                  </w:pPr>
                                </w:pPrChange>
                              </w:pPr>
                              <w:r>
                                <w:t>(3.</w:t>
                              </w:r>
                              <w:ins w:id="3045" w:author="The Si Tran" w:date="2012-12-14T04:55:00Z">
                                <w:r>
                                  <w:t>1</w:t>
                                </w:r>
                              </w:ins>
                              <w:del w:id="304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4C2D67" w:rsidRDefault="004C2D67">
                        <w:pPr>
                          <w:pStyle w:val="EquationIndex"/>
                          <w:pPrChange w:id="3047" w:author="The Si Tran" w:date="2012-12-16T10:46:00Z">
                            <w:pPr>
                              <w:jc w:val="left"/>
                            </w:pPr>
                          </w:pPrChange>
                        </w:pPr>
                        <w:r>
                          <w:t>(3.</w:t>
                        </w:r>
                        <w:ins w:id="3048" w:author="The Si Tran" w:date="2012-12-14T04:55:00Z">
                          <w:r>
                            <w:t>1</w:t>
                          </w:r>
                        </w:ins>
                        <w:del w:id="3049" w:author="The Si Tran" w:date="2012-12-14T04:55:00Z">
                          <w:r w:rsidDel="004505B3">
                            <w:delText>2.1</w:delText>
                          </w:r>
                        </w:del>
                        <w:r>
                          <w:t>)</w:t>
                        </w:r>
                      </w:p>
                    </w:txbxContent>
                  </v:textbox>
                  <w10:wrap type="square"/>
                </v:shape>
              </w:pict>
            </mc:Fallback>
          </mc:AlternateContent>
        </w:r>
      </w:ins>
      <w:del w:id="3050" w:author="The Si Tran" w:date="2012-12-12T00:09:00Z">
        <w:r w:rsidR="006A21F7" w:rsidRPr="0049233F" w:rsidDel="007B42A6">
          <w:rPr>
            <w:rPrChange w:id="3051"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052" w:author="The Si Tran" w:date="2012-12-06T03:56:00Z"/>
          <w:rPrChange w:id="3053" w:author="The Si Tran" w:date="2012-12-05T23:02:00Z">
            <w:rPr>
              <w:del w:id="3054" w:author="The Si Tran" w:date="2012-12-06T03:56:00Z"/>
              <w:color w:val="FF0000"/>
              <w:sz w:val="36"/>
              <w:lang w:val="fr-FR"/>
            </w:rPr>
          </w:rPrChange>
        </w:rPr>
        <w:pPrChange w:id="3055" w:author="The Si Tran" w:date="2012-12-16T17:05:00Z">
          <w:pPr>
            <w:ind w:left="540"/>
          </w:pPr>
        </w:pPrChange>
      </w:pPr>
      <w:del w:id="3056" w:author="The Si Tran" w:date="2012-12-06T03:56:00Z">
        <w:r w:rsidRPr="0049233F" w:rsidDel="004657FC">
          <w:rPr>
            <w:rPrChange w:id="3057"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058" w:author="The Si Tran" w:date="2012-12-06T00:09:00Z"/>
        </w:rPr>
        <w:pPrChange w:id="3059" w:author="The Si Tran" w:date="2012-12-16T17:05:00Z">
          <w:pPr>
            <w:ind w:firstLine="540"/>
          </w:pPr>
        </w:pPrChange>
      </w:pPr>
      <w:r w:rsidRPr="0049233F">
        <w:rPr>
          <w:rPrChange w:id="3060" w:author="The Si Tran" w:date="2012-12-05T23:02:00Z">
            <w:rPr>
              <w:rFonts w:cs="Arial"/>
              <w:b/>
              <w:bCs/>
              <w:kern w:val="32"/>
              <w:sz w:val="28"/>
              <w:szCs w:val="28"/>
              <w:lang w:val="fr-FR"/>
            </w:rPr>
          </w:rPrChange>
        </w:rPr>
        <w:t xml:space="preserve">Mô hình MA(q) là mô hình có dạng </w:t>
      </w:r>
    </w:p>
    <w:p w14:paraId="591515B3" w14:textId="67CB0EE6" w:rsidR="003D0FA1" w:rsidRPr="00B9548F" w:rsidDel="004657FC" w:rsidRDefault="004C2D67">
      <w:pPr>
        <w:pStyle w:val="Canhgiua"/>
        <w:rPr>
          <w:del w:id="3061" w:author="The Si Tran" w:date="2012-12-06T03:55:00Z"/>
          <w:lang w:val="fr-FR"/>
          <w:rPrChange w:id="3062" w:author="The Si Tran" w:date="2012-12-16T10:30:00Z">
            <w:rPr>
              <w:del w:id="3063" w:author="The Si Tran" w:date="2012-12-06T03:55:00Z"/>
              <w:sz w:val="28"/>
              <w:szCs w:val="28"/>
              <w:lang w:val="fr-FR"/>
            </w:rPr>
          </w:rPrChange>
        </w:rPr>
        <w:pPrChange w:id="3064" w:author="The Si Tran" w:date="2012-12-16T10:30:00Z">
          <w:pPr>
            <w:ind w:firstLine="540"/>
          </w:pPr>
        </w:pPrChange>
      </w:pPr>
      <m:oMathPara>
        <m:oMathParaPr>
          <m:jc m:val="center"/>
        </m:oMathParaPr>
        <m:oMath>
          <m:sSub>
            <m:sSubPr>
              <m:ctrlPr>
                <w:ins w:id="3065" w:author="The Si Tran" w:date="2012-12-06T00:10:00Z">
                  <w:rPr>
                    <w:rFonts w:ascii="Cambria Math" w:hAnsi="Cambria Math"/>
                    <w:lang w:val="fr-FR"/>
                  </w:rPr>
                </w:ins>
              </m:ctrlPr>
            </m:sSubPr>
            <m:e>
              <w:ins w:id="3066" w:author="The Si Tran" w:date="2012-12-06T00:10:00Z">
                <m:r>
                  <w:rPr>
                    <w:rFonts w:ascii="Cambria Math" w:hAnsi="Cambria Math"/>
                    <w:lang w:val="fr-FR"/>
                  </w:rPr>
                  <m:t>y</m:t>
                </m:r>
              </w:ins>
            </m:e>
            <m:sub>
              <w:ins w:id="3067" w:author="The Si Tran" w:date="2012-12-06T00:10:00Z">
                <m:r>
                  <w:rPr>
                    <w:rFonts w:ascii="Cambria Math" w:hAnsi="Cambria Math"/>
                    <w:lang w:val="fr-FR"/>
                  </w:rPr>
                  <m:t>t</m:t>
                </m:r>
              </w:ins>
            </m:sub>
          </m:sSub>
          <w:ins w:id="3068"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069" w:author="The Si Tran" w:date="2012-12-06T00:10:00Z">
                  <w:rPr>
                    <w:rFonts w:ascii="Cambria Math" w:hAnsi="Cambria Math"/>
                    <w:lang w:val="fr-FR"/>
                  </w:rPr>
                </w:ins>
              </m:ctrlPr>
            </m:sSubPr>
            <m:e>
              <w:ins w:id="3070" w:author="The Si Tran" w:date="2012-12-06T00:10:00Z">
                <m:r>
                  <w:rPr>
                    <w:rFonts w:ascii="Cambria Math" w:hAnsi="Cambria Math"/>
                    <w:lang w:val="fr-FR"/>
                  </w:rPr>
                  <m:t>ε</m:t>
                </m:r>
              </w:ins>
            </m:e>
            <m:sub>
              <w:ins w:id="3071" w:author="The Si Tran" w:date="2012-12-06T00:10:00Z">
                <m:r>
                  <w:rPr>
                    <w:rFonts w:ascii="Cambria Math" w:hAnsi="Cambria Math"/>
                    <w:lang w:val="fr-FR"/>
                  </w:rPr>
                  <m:t>t</m:t>
                </m:r>
              </w:ins>
            </m:sub>
          </m:sSub>
          <w:ins w:id="3072" w:author="The Si Tran" w:date="2012-12-06T00:10:00Z">
            <m:r>
              <m:rPr>
                <m:sty m:val="p"/>
              </m:rPr>
              <w:rPr>
                <w:rFonts w:ascii="Cambria Math" w:hAnsi="Cambria Math"/>
                <w:lang w:val="fr-FR"/>
              </w:rPr>
              <m:t>-</m:t>
            </m:r>
          </w:ins>
          <m:sSub>
            <m:sSubPr>
              <m:ctrlPr>
                <w:ins w:id="3073" w:author="The Si Tran" w:date="2012-12-06T00:10:00Z">
                  <w:rPr>
                    <w:rFonts w:ascii="Cambria Math" w:hAnsi="Cambria Math"/>
                    <w:lang w:val="fr-FR"/>
                  </w:rPr>
                </w:ins>
              </m:ctrlPr>
            </m:sSubPr>
            <m:e>
              <w:ins w:id="3074" w:author="The Si Tran" w:date="2012-12-06T00:10:00Z">
                <m:r>
                  <w:rPr>
                    <w:rFonts w:ascii="Cambria Math" w:hAnsi="Cambria Math"/>
                    <w:lang w:val="fr-FR"/>
                  </w:rPr>
                  <m:t>θ</m:t>
                </m:r>
              </w:ins>
            </m:e>
            <m:sub>
              <w:ins w:id="3075" w:author="The Si Tran" w:date="2012-12-06T00:10:00Z">
                <m:r>
                  <m:rPr>
                    <m:sty m:val="p"/>
                  </m:rPr>
                  <w:rPr>
                    <w:rFonts w:ascii="Cambria Math" w:hAnsi="Cambria Math"/>
                    <w:lang w:val="fr-FR"/>
                  </w:rPr>
                  <m:t>1</m:t>
                </m:r>
              </w:ins>
            </m:sub>
          </m:sSub>
          <m:sSub>
            <m:sSubPr>
              <m:ctrlPr>
                <w:ins w:id="3076" w:author="The Si Tran" w:date="2012-12-06T00:10:00Z">
                  <w:rPr>
                    <w:rFonts w:ascii="Cambria Math" w:hAnsi="Cambria Math"/>
                    <w:lang w:val="fr-FR"/>
                  </w:rPr>
                </w:ins>
              </m:ctrlPr>
            </m:sSubPr>
            <m:e>
              <w:ins w:id="3077" w:author="The Si Tran" w:date="2012-12-06T00:10:00Z">
                <m:r>
                  <w:rPr>
                    <w:rFonts w:ascii="Cambria Math" w:hAnsi="Cambria Math"/>
                    <w:lang w:val="fr-FR"/>
                  </w:rPr>
                  <m:t>ε</m:t>
                </m:r>
              </w:ins>
            </m:e>
            <m:sub>
              <w:ins w:id="3078" w:author="The Si Tran" w:date="2012-12-06T00:10:00Z">
                <m:r>
                  <w:rPr>
                    <w:rFonts w:ascii="Cambria Math" w:hAnsi="Cambria Math"/>
                    <w:lang w:val="fr-FR"/>
                  </w:rPr>
                  <m:t>t</m:t>
                </m:r>
              </w:ins>
              <w:ins w:id="3079" w:author="The Si Tran" w:date="2012-12-06T00:11:00Z">
                <m:r>
                  <m:rPr>
                    <m:sty m:val="p"/>
                  </m:rPr>
                  <w:rPr>
                    <w:rFonts w:ascii="Cambria Math" w:hAnsi="Cambria Math"/>
                    <w:lang w:val="fr-FR"/>
                  </w:rPr>
                  <m:t>-1</m:t>
                </m:r>
              </w:ins>
            </m:sub>
          </m:sSub>
          <w:ins w:id="3080" w:author="The Si Tran" w:date="2012-12-06T00:11:00Z">
            <m:r>
              <m:rPr>
                <m:sty m:val="p"/>
              </m:rPr>
              <w:rPr>
                <w:rFonts w:ascii="Cambria Math" w:hAnsi="Cambria Math"/>
                <w:lang w:val="fr-FR"/>
              </w:rPr>
              <m:t>-…-</m:t>
            </m:r>
          </w:ins>
          <m:sSub>
            <m:sSubPr>
              <m:ctrlPr>
                <w:ins w:id="3081" w:author="The Si Tran" w:date="2012-12-06T00:11:00Z">
                  <w:rPr>
                    <w:rFonts w:ascii="Cambria Math" w:hAnsi="Cambria Math"/>
                    <w:lang w:val="fr-FR"/>
                  </w:rPr>
                </w:ins>
              </m:ctrlPr>
            </m:sSubPr>
            <m:e>
              <w:ins w:id="3082" w:author="The Si Tran" w:date="2012-12-06T00:11:00Z">
                <m:r>
                  <w:rPr>
                    <w:rFonts w:ascii="Cambria Math" w:hAnsi="Cambria Math"/>
                    <w:lang w:val="fr-FR"/>
                  </w:rPr>
                  <m:t>θ</m:t>
                </m:r>
              </w:ins>
            </m:e>
            <m:sub>
              <w:ins w:id="3083" w:author="The Si Tran" w:date="2012-12-06T00:11:00Z">
                <m:r>
                  <w:rPr>
                    <w:rFonts w:ascii="Cambria Math" w:hAnsi="Cambria Math"/>
                    <w:lang w:val="fr-FR"/>
                  </w:rPr>
                  <m:t>q</m:t>
                </m:r>
              </w:ins>
            </m:sub>
          </m:sSub>
          <m:sSub>
            <m:sSubPr>
              <m:ctrlPr>
                <w:ins w:id="3084" w:author="The Si Tran" w:date="2012-12-06T00:11:00Z">
                  <w:rPr>
                    <w:rFonts w:ascii="Cambria Math" w:hAnsi="Cambria Math"/>
                    <w:lang w:val="fr-FR"/>
                  </w:rPr>
                </w:ins>
              </m:ctrlPr>
            </m:sSubPr>
            <m:e>
              <w:ins w:id="3085" w:author="The Si Tran" w:date="2012-12-06T00:11:00Z">
                <m:r>
                  <w:rPr>
                    <w:rFonts w:ascii="Cambria Math" w:hAnsi="Cambria Math"/>
                    <w:lang w:val="fr-FR"/>
                  </w:rPr>
                  <m:t>ε</m:t>
                </m:r>
              </w:ins>
            </m:e>
            <m:sub>
              <w:ins w:id="3086"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087" w:author="The Si Tran" w:date="2012-12-05T23:02:00Z">
            <w:rPr>
              <w:sz w:val="28"/>
              <w:szCs w:val="28"/>
              <w:lang w:val="fr-FR"/>
            </w:rPr>
          </w:rPrChange>
        </w:rPr>
        <w:pPrChange w:id="3088" w:author="The Si Tran" w:date="2012-12-16T10:30:00Z">
          <w:pPr>
            <w:ind w:firstLine="540"/>
          </w:pPr>
        </w:pPrChange>
      </w:pPr>
      <w:del w:id="3089" w:author="The Si Tran" w:date="2012-12-06T00:12:00Z">
        <w:r w:rsidRPr="00082976" w:rsidDel="00A81DD7">
          <w:rPr>
            <w:position w:val="-14"/>
            <w:lang w:val="fr-FR"/>
          </w:rPr>
          <w:object w:dxaOrig="2880" w:dyaOrig="380" w14:anchorId="5190E4CE">
            <v:shape id="_x0000_i1044" type="#_x0000_t75" style="width:206.65pt;height:28.05pt" o:ole="">
              <v:imagedata r:id="rId54" o:title=""/>
            </v:shape>
            <o:OLEObject Type="Embed" ProgID="Equation.DSMT4" ShapeID="_x0000_i1044" DrawAspect="Content" ObjectID="_1417235447" r:id="rId55"/>
          </w:object>
        </w:r>
      </w:del>
      <w:del w:id="3090" w:author="The Si Tran" w:date="2012-12-06T03:52:00Z">
        <w:r w:rsidRPr="0049233F" w:rsidDel="008C32B7">
          <w:rPr>
            <w:lang w:val="fr-FR"/>
            <w:rPrChange w:id="3091" w:author="The Si Tran" w:date="2012-12-05T23:02:00Z">
              <w:rPr>
                <w:sz w:val="28"/>
                <w:szCs w:val="28"/>
                <w:lang w:val="fr-FR"/>
              </w:rPr>
            </w:rPrChange>
          </w:rPr>
          <w:delText xml:space="preserve">             </w:delText>
        </w:r>
      </w:del>
      <w:del w:id="3092" w:author="The Si Tran" w:date="2012-12-06T03:54:00Z">
        <w:r w:rsidRPr="0049233F" w:rsidDel="004657FC">
          <w:rPr>
            <w:lang w:val="fr-FR"/>
            <w:rPrChange w:id="3093" w:author="The Si Tran" w:date="2012-12-05T23:02:00Z">
              <w:rPr>
                <w:sz w:val="28"/>
                <w:szCs w:val="28"/>
                <w:lang w:val="fr-FR"/>
              </w:rPr>
            </w:rPrChange>
          </w:rPr>
          <w:delText>(3.1.1)</w:delText>
        </w:r>
      </w:del>
    </w:p>
    <w:p w14:paraId="0CA6475D" w14:textId="77777777" w:rsidR="006A21F7" w:rsidRPr="0049233F" w:rsidRDefault="006A21F7">
      <w:pPr>
        <w:rPr>
          <w:lang w:val="fr-FR"/>
          <w:rPrChange w:id="3094" w:author="The Si Tran" w:date="2012-12-05T23:02:00Z">
            <w:rPr>
              <w:sz w:val="28"/>
              <w:szCs w:val="28"/>
              <w:lang w:val="fr-FR"/>
            </w:rPr>
          </w:rPrChange>
        </w:rPr>
        <w:pPrChange w:id="3095" w:author="The Si Tran" w:date="2012-12-16T17:05:00Z">
          <w:pPr>
            <w:ind w:firstLine="547"/>
          </w:pPr>
        </w:pPrChange>
      </w:pPr>
      <w:r w:rsidRPr="0049233F">
        <w:rPr>
          <w:lang w:val="fr-FR"/>
          <w:rPrChange w:id="3096" w:author="The Si Tran" w:date="2012-12-05T23:02:00Z">
            <w:rPr>
              <w:sz w:val="28"/>
              <w:szCs w:val="28"/>
              <w:lang w:val="fr-FR"/>
            </w:rPr>
          </w:rPrChange>
        </w:rPr>
        <w:t>Với :</w:t>
      </w:r>
    </w:p>
    <w:p w14:paraId="620C6664" w14:textId="77777777" w:rsidR="006A21F7" w:rsidRPr="00555D32" w:rsidRDefault="006A21F7">
      <w:pPr>
        <w:pStyle w:val="BuletL2"/>
        <w:rPr>
          <w:lang w:val="fr-FR"/>
          <w:rPrChange w:id="3097" w:author="The Si Tran" w:date="2012-12-14T04:46:00Z">
            <w:rPr>
              <w:sz w:val="28"/>
              <w:szCs w:val="28"/>
              <w:lang w:val="fr-FR"/>
            </w:rPr>
          </w:rPrChange>
        </w:rPr>
        <w:pPrChange w:id="3098" w:author="The Si Tran" w:date="2012-12-16T17:04:00Z">
          <w:pPr>
            <w:ind w:firstLine="547"/>
          </w:pPr>
        </w:pPrChange>
      </w:pPr>
      <w:del w:id="3099" w:author="The Si Tran" w:date="2012-12-06T00:16:00Z">
        <w:r w:rsidRPr="00555D32" w:rsidDel="004939AB">
          <w:rPr>
            <w:position w:val="-10"/>
            <w:lang w:val="fr-FR"/>
            <w:rPrChange w:id="3100" w:author="The Si Tran" w:date="2012-12-14T04:46:00Z">
              <w:rPr>
                <w:position w:val="-10"/>
                <w:lang w:val="fr-FR"/>
              </w:rPr>
            </w:rPrChange>
          </w:rPr>
          <w:object w:dxaOrig="240" w:dyaOrig="260" w14:anchorId="3EA68E79">
            <v:shape id="_x0000_i1045" type="#_x0000_t75" style="width:17.75pt;height:17.75pt" o:ole="">
              <v:imagedata r:id="rId56" o:title=""/>
            </v:shape>
            <o:OLEObject Type="Embed" ProgID="Equation.DSMT4" ShapeID="_x0000_i1045" DrawAspect="Content" ObjectID="_1417235448" r:id="rId57"/>
          </w:object>
        </w:r>
        <w:r w:rsidRPr="00555D32" w:rsidDel="004939AB">
          <w:rPr>
            <w:lang w:val="fr-FR"/>
            <w:rPrChange w:id="3101" w:author="The Si Tran" w:date="2012-12-14T04:46:00Z">
              <w:rPr>
                <w:sz w:val="28"/>
                <w:szCs w:val="28"/>
                <w:lang w:val="fr-FR"/>
              </w:rPr>
            </w:rPrChange>
          </w:rPr>
          <w:delText xml:space="preserve"> </w:delText>
        </w:r>
      </w:del>
      <w:ins w:id="3102"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103" w:author="The Si Tran" w:date="2012-12-14T04:46:00Z">
            <w:rPr>
              <w:sz w:val="28"/>
              <w:szCs w:val="28"/>
              <w:lang w:val="fr-FR"/>
            </w:rPr>
          </w:rPrChange>
        </w:rPr>
        <w:t>là trung bình của chuỗi thời gian tĩnh</w:t>
      </w:r>
      <w:del w:id="3104" w:author="The Si Tran" w:date="2012-12-06T20:09:00Z">
        <w:r w:rsidRPr="00555D32" w:rsidDel="00263465">
          <w:rPr>
            <w:lang w:val="fr-FR"/>
            <w:rPrChange w:id="3105" w:author="The Si Tran" w:date="2012-12-14T04:46:00Z">
              <w:rPr>
                <w:sz w:val="28"/>
                <w:szCs w:val="28"/>
                <w:lang w:val="fr-FR"/>
              </w:rPr>
            </w:rPrChange>
          </w:rPr>
          <w:delText xml:space="preserve"> {y</w:delText>
        </w:r>
        <w:r w:rsidRPr="00555D32" w:rsidDel="00263465">
          <w:rPr>
            <w:vertAlign w:val="subscript"/>
            <w:lang w:val="fr-FR"/>
            <w:rPrChange w:id="3106" w:author="The Si Tran" w:date="2012-12-14T04:46:00Z">
              <w:rPr>
                <w:sz w:val="28"/>
                <w:szCs w:val="28"/>
                <w:vertAlign w:val="subscript"/>
                <w:lang w:val="fr-FR"/>
              </w:rPr>
            </w:rPrChange>
          </w:rPr>
          <w:delText>t</w:delText>
        </w:r>
        <w:r w:rsidRPr="00555D32" w:rsidDel="00263465">
          <w:rPr>
            <w:lang w:val="fr-FR"/>
            <w:rPrChange w:id="3107" w:author="The Si Tran" w:date="2012-12-14T04:46:00Z">
              <w:rPr>
                <w:sz w:val="28"/>
                <w:szCs w:val="28"/>
                <w:lang w:val="fr-FR"/>
              </w:rPr>
            </w:rPrChange>
          </w:rPr>
          <w:delText>}</w:delText>
        </w:r>
      </w:del>
      <w:ins w:id="3108" w:author="The Si Tran" w:date="2012-12-06T20:09:00Z">
        <w:r w:rsidR="00263465" w:rsidRPr="00032D83">
          <w:rPr>
            <w:lang w:val="fr-FR"/>
          </w:rPr>
          <w:t xml:space="preserve"> </w:t>
        </w:r>
      </w:ins>
      <m:oMath>
        <m:d>
          <m:dPr>
            <m:begChr m:val="{"/>
            <m:endChr m:val="}"/>
            <m:ctrlPr>
              <w:ins w:id="3109" w:author="The Si Tran" w:date="2012-12-06T20:10:00Z">
                <w:rPr>
                  <w:rFonts w:ascii="Cambria Math" w:hAnsi="Cambria Math"/>
                  <w:i/>
                  <w:lang w:val="fr-FR"/>
                </w:rPr>
              </w:ins>
            </m:ctrlPr>
          </m:dPr>
          <m:e>
            <m:sSub>
              <m:sSubPr>
                <m:ctrlPr>
                  <w:ins w:id="3110" w:author="The Si Tran" w:date="2012-12-06T20:10:00Z">
                    <w:rPr>
                      <w:rFonts w:ascii="Cambria Math" w:hAnsi="Cambria Math"/>
                      <w:i/>
                      <w:lang w:val="fr-FR"/>
                    </w:rPr>
                  </w:ins>
                </m:ctrlPr>
              </m:sSubPr>
              <m:e>
                <w:ins w:id="3111" w:author="The Si Tran" w:date="2012-12-06T20:10:00Z">
                  <m:r>
                    <w:rPr>
                      <w:rFonts w:ascii="Cambria Math" w:hAnsi="Cambria Math"/>
                      <w:lang w:val="fr-FR"/>
                    </w:rPr>
                    <m:t>y</m:t>
                  </m:r>
                </w:ins>
              </m:e>
              <m:sub>
                <w:ins w:id="3112" w:author="The Si Tran" w:date="2012-12-06T20:10:00Z">
                  <m:r>
                    <w:rPr>
                      <w:rFonts w:ascii="Cambria Math" w:hAnsi="Cambria Math"/>
                      <w:lang w:val="fr-FR"/>
                    </w:rPr>
                    <m:t>t</m:t>
                  </m:r>
                </w:ins>
              </m:sub>
            </m:sSub>
          </m:e>
        </m:d>
      </m:oMath>
      <w:r w:rsidRPr="00555D32">
        <w:rPr>
          <w:lang w:val="fr-FR"/>
          <w:rPrChange w:id="3113" w:author="The Si Tran" w:date="2012-12-14T04:46:00Z">
            <w:rPr>
              <w:sz w:val="28"/>
              <w:szCs w:val="28"/>
              <w:lang w:val="fr-FR"/>
            </w:rPr>
          </w:rPrChange>
        </w:rPr>
        <w:t>.</w:t>
      </w:r>
    </w:p>
    <w:p w14:paraId="10C0FF98" w14:textId="77777777" w:rsidR="006A21F7" w:rsidRPr="00555D32" w:rsidRDefault="004C2D67">
      <w:pPr>
        <w:pStyle w:val="BuletL2"/>
        <w:rPr>
          <w:lang w:val="fr-FR"/>
          <w:rPrChange w:id="3114" w:author="The Si Tran" w:date="2012-12-14T04:46:00Z">
            <w:rPr>
              <w:sz w:val="28"/>
              <w:szCs w:val="28"/>
              <w:lang w:val="fr-FR"/>
            </w:rPr>
          </w:rPrChange>
        </w:rPr>
        <w:pPrChange w:id="3115" w:author="The Si Tran" w:date="2012-12-16T17:04:00Z">
          <w:pPr>
            <w:ind w:firstLine="547"/>
          </w:pPr>
        </w:pPrChange>
      </w:pPr>
      <m:oMath>
        <m:sSub>
          <m:sSubPr>
            <m:ctrlPr>
              <w:ins w:id="3116" w:author="The Si Tran" w:date="2012-12-06T00:16:00Z">
                <w:rPr>
                  <w:rFonts w:ascii="Cambria Math" w:hAnsi="Cambria Math"/>
                  <w:i/>
                  <w:lang w:val="fr-FR"/>
                </w:rPr>
              </w:ins>
            </m:ctrlPr>
          </m:sSubPr>
          <m:e>
            <w:ins w:id="3117" w:author="The Si Tran" w:date="2012-12-06T00:16:00Z">
              <m:r>
                <w:rPr>
                  <w:rFonts w:ascii="Cambria Math" w:hAnsi="Cambria Math"/>
                  <w:lang w:val="fr-FR"/>
                </w:rPr>
                <m:t>ε</m:t>
              </m:r>
            </w:ins>
          </m:e>
          <m:sub>
            <w:ins w:id="3118" w:author="The Si Tran" w:date="2012-12-06T00:16:00Z">
              <m:r>
                <w:rPr>
                  <w:rFonts w:ascii="Cambria Math" w:hAnsi="Cambria Math"/>
                  <w:lang w:val="fr-FR"/>
                </w:rPr>
                <m:t>i</m:t>
              </m:r>
            </w:ins>
          </m:sub>
        </m:sSub>
      </m:oMath>
      <w:ins w:id="3119" w:author="The Si Tran" w:date="2012-12-06T00:17:00Z">
        <w:r w:rsidR="00F413E4" w:rsidRPr="00032D83">
          <w:rPr>
            <w:lang w:val="fr-FR"/>
          </w:rPr>
          <w:t xml:space="preserve"> </w:t>
        </w:r>
      </w:ins>
      <w:del w:id="3120" w:author="The Si Tran" w:date="2012-12-06T00:16:00Z">
        <w:r w:rsidR="006A21F7" w:rsidRPr="00555D32" w:rsidDel="004939AB">
          <w:rPr>
            <w:position w:val="-12"/>
            <w:lang w:val="fr-FR"/>
            <w:rPrChange w:id="3121" w:author="The Si Tran" w:date="2012-12-14T04:46:00Z">
              <w:rPr>
                <w:position w:val="-12"/>
                <w:lang w:val="fr-FR"/>
              </w:rPr>
            </w:rPrChange>
          </w:rPr>
          <w:object w:dxaOrig="240" w:dyaOrig="360" w14:anchorId="16B4976B">
            <v:shape id="_x0000_i1046" type="#_x0000_t75" style="width:14.05pt;height:21.5pt" o:ole="">
              <v:imagedata r:id="rId58" o:title=""/>
            </v:shape>
            <o:OLEObject Type="Embed" ProgID="Equation.DSMT4" ShapeID="_x0000_i1046" DrawAspect="Content" ObjectID="_1417235449" r:id="rId59"/>
          </w:object>
        </w:r>
        <w:r w:rsidR="006A21F7" w:rsidRPr="00555D32" w:rsidDel="004939AB">
          <w:rPr>
            <w:lang w:val="fr-FR"/>
            <w:rPrChange w:id="3122" w:author="The Si Tran" w:date="2012-12-14T04:46:00Z">
              <w:rPr>
                <w:sz w:val="28"/>
                <w:szCs w:val="28"/>
                <w:lang w:val="fr-FR"/>
              </w:rPr>
            </w:rPrChange>
          </w:rPr>
          <w:delText xml:space="preserve"> </w:delText>
        </w:r>
      </w:del>
      <w:r w:rsidR="006A21F7" w:rsidRPr="00555D32">
        <w:rPr>
          <w:lang w:val="fr-FR"/>
          <w:rPrChange w:id="3123" w:author="The Si Tran" w:date="2012-12-14T04:46:00Z">
            <w:rPr>
              <w:sz w:val="28"/>
              <w:szCs w:val="28"/>
              <w:lang w:val="fr-FR"/>
            </w:rPr>
          </w:rPrChange>
        </w:rPr>
        <w:t>là sai số, biểu diễn thành phần không thể dự đoán được</w:t>
      </w:r>
      <w:del w:id="3124" w:author="The Si Tran" w:date="2012-12-06T03:56:00Z">
        <w:r w:rsidR="006A21F7" w:rsidRPr="00555D32" w:rsidDel="004657FC">
          <w:rPr>
            <w:lang w:val="fr-FR"/>
            <w:rPrChange w:id="3125" w:author="The Si Tran" w:date="2012-12-14T04:46:00Z">
              <w:rPr>
                <w:sz w:val="28"/>
                <w:szCs w:val="28"/>
                <w:lang w:val="fr-FR"/>
              </w:rPr>
            </w:rPrChange>
          </w:rPr>
          <w:delText xml:space="preserve"> từ mô hình</w:delText>
        </w:r>
      </w:del>
      <w:r w:rsidR="006A21F7" w:rsidRPr="00555D32">
        <w:rPr>
          <w:lang w:val="fr-FR"/>
          <w:rPrChange w:id="3126" w:author="The Si Tran" w:date="2012-12-14T04:46:00Z">
            <w:rPr>
              <w:sz w:val="28"/>
              <w:szCs w:val="28"/>
              <w:lang w:val="fr-FR"/>
            </w:rPr>
          </w:rPrChange>
        </w:rPr>
        <w:t xml:space="preserve"> ở thời điểm i.</w:t>
      </w:r>
    </w:p>
    <w:p w14:paraId="571A27F5" w14:textId="77777777" w:rsidR="006A21F7" w:rsidRPr="00555D32" w:rsidRDefault="004C2D67">
      <w:pPr>
        <w:pStyle w:val="BuletL2"/>
        <w:rPr>
          <w:lang w:val="fr-FR"/>
          <w:rPrChange w:id="3127" w:author="The Si Tran" w:date="2012-12-14T04:46:00Z">
            <w:rPr>
              <w:sz w:val="28"/>
              <w:szCs w:val="28"/>
              <w:lang w:val="fr-FR"/>
            </w:rPr>
          </w:rPrChange>
        </w:rPr>
        <w:pPrChange w:id="3128" w:author="The Si Tran" w:date="2012-12-16T17:04:00Z">
          <w:pPr>
            <w:ind w:firstLine="547"/>
          </w:pPr>
        </w:pPrChange>
      </w:pPr>
      <m:oMath>
        <m:sSub>
          <m:sSubPr>
            <m:ctrlPr>
              <w:ins w:id="3129" w:author="The Si Tran" w:date="2012-12-06T00:17:00Z">
                <w:rPr>
                  <w:rFonts w:ascii="Cambria Math" w:hAnsi="Cambria Math"/>
                  <w:i/>
                  <w:lang w:val="fr-FR"/>
                </w:rPr>
              </w:ins>
            </m:ctrlPr>
          </m:sSubPr>
          <m:e>
            <w:ins w:id="3130" w:author="The Si Tran" w:date="2012-12-06T00:17:00Z">
              <m:r>
                <w:rPr>
                  <w:rFonts w:ascii="Cambria Math" w:hAnsi="Cambria Math"/>
                  <w:lang w:val="fr-FR"/>
                </w:rPr>
                <m:t>θ</m:t>
              </m:r>
            </w:ins>
          </m:e>
          <m:sub>
            <w:ins w:id="3131" w:author="The Si Tran" w:date="2012-12-06T00:17:00Z">
              <m:r>
                <w:rPr>
                  <w:rFonts w:ascii="Cambria Math" w:hAnsi="Cambria Math"/>
                  <w:lang w:val="fr-FR"/>
                </w:rPr>
                <m:t>i</m:t>
              </m:r>
            </w:ins>
          </m:sub>
        </m:sSub>
      </m:oMath>
      <w:ins w:id="3132" w:author="The Si Tran" w:date="2012-12-06T00:17:00Z">
        <w:r w:rsidR="00233EFD" w:rsidRPr="00032D83">
          <w:rPr>
            <w:lang w:val="fr-FR"/>
          </w:rPr>
          <w:t xml:space="preserve"> </w:t>
        </w:r>
      </w:ins>
      <w:del w:id="3133" w:author="The Si Tran" w:date="2012-12-06T00:17:00Z">
        <w:r w:rsidR="006A21F7" w:rsidRPr="00555D32" w:rsidDel="00233EFD">
          <w:rPr>
            <w:position w:val="-12"/>
            <w:lang w:val="fr-FR"/>
            <w:rPrChange w:id="3134" w:author="The Si Tran" w:date="2012-12-14T04:46:00Z">
              <w:rPr>
                <w:position w:val="-12"/>
                <w:lang w:val="fr-FR"/>
              </w:rPr>
            </w:rPrChange>
          </w:rPr>
          <w:object w:dxaOrig="240" w:dyaOrig="360" w14:anchorId="2921A715">
            <v:shape id="_x0000_i1047" type="#_x0000_t75" style="width:17.75pt;height:26.2pt" o:ole="">
              <v:imagedata r:id="rId60" o:title=""/>
            </v:shape>
            <o:OLEObject Type="Embed" ProgID="Equation.DSMT4" ShapeID="_x0000_i1047" DrawAspect="Content" ObjectID="_1417235450" r:id="rId61"/>
          </w:object>
        </w:r>
        <w:r w:rsidR="006A21F7" w:rsidRPr="00555D32" w:rsidDel="00233EFD">
          <w:rPr>
            <w:lang w:val="fr-FR"/>
            <w:rPrChange w:id="3135" w:author="The Si Tran" w:date="2012-12-14T04:46:00Z">
              <w:rPr>
                <w:sz w:val="28"/>
                <w:szCs w:val="28"/>
                <w:lang w:val="fr-FR"/>
              </w:rPr>
            </w:rPrChange>
          </w:rPr>
          <w:delText xml:space="preserve"> </w:delText>
        </w:r>
      </w:del>
      <w:r w:rsidR="006A21F7" w:rsidRPr="00555D32">
        <w:rPr>
          <w:lang w:val="fr-FR"/>
          <w:rPrChange w:id="3136" w:author="The Si Tran" w:date="2012-12-14T04:46:00Z">
            <w:rPr>
              <w:sz w:val="28"/>
              <w:szCs w:val="28"/>
              <w:lang w:val="fr-FR"/>
            </w:rPr>
          </w:rPrChange>
        </w:rPr>
        <w:t xml:space="preserve">là các hệ số ước lượng mức ảnh hưởng </w:t>
      </w:r>
      <m:oMath>
        <m:sSub>
          <m:sSubPr>
            <m:ctrlPr>
              <w:ins w:id="3137" w:author="The Si Tran" w:date="2012-12-06T00:17:00Z">
                <w:rPr>
                  <w:rFonts w:ascii="Cambria Math" w:hAnsi="Cambria Math"/>
                  <w:i/>
                  <w:lang w:val="fr-FR"/>
                </w:rPr>
              </w:ins>
            </m:ctrlPr>
          </m:sSubPr>
          <m:e>
            <w:ins w:id="3138" w:author="The Si Tran" w:date="2012-12-06T00:17:00Z">
              <m:r>
                <w:rPr>
                  <w:rFonts w:ascii="Cambria Math" w:hAnsi="Cambria Math"/>
                  <w:lang w:val="fr-FR"/>
                </w:rPr>
                <m:t>ε</m:t>
              </m:r>
            </w:ins>
          </m:e>
          <m:sub>
            <w:ins w:id="3139" w:author="The Si Tran" w:date="2012-12-06T00:17:00Z">
              <m:r>
                <w:rPr>
                  <w:rFonts w:ascii="Cambria Math" w:hAnsi="Cambria Math"/>
                  <w:lang w:val="fr-FR"/>
                </w:rPr>
                <m:t>t-i</m:t>
              </m:r>
            </w:ins>
          </m:sub>
        </m:sSub>
      </m:oMath>
      <w:ins w:id="3140" w:author="The Si Tran" w:date="2012-12-06T00:17:00Z">
        <w:r w:rsidR="00233EFD" w:rsidRPr="00032D83">
          <w:rPr>
            <w:lang w:val="fr-FR"/>
          </w:rPr>
          <w:t xml:space="preserve"> </w:t>
        </w:r>
      </w:ins>
      <w:r w:rsidR="006A21F7" w:rsidRPr="00555D32">
        <w:rPr>
          <w:lang w:val="fr-FR"/>
          <w:rPrChange w:id="3141" w:author="The Si Tran" w:date="2012-12-14T04:46:00Z">
            <w:rPr>
              <w:sz w:val="28"/>
              <w:szCs w:val="28"/>
              <w:lang w:val="fr-FR"/>
            </w:rPr>
          </w:rPrChange>
        </w:rPr>
        <w:t xml:space="preserve">của </w:t>
      </w:r>
      <w:del w:id="3142" w:author="The Si Tran" w:date="2012-12-06T00:17:00Z">
        <w:r w:rsidR="006A21F7" w:rsidRPr="00555D32" w:rsidDel="00233EFD">
          <w:rPr>
            <w:position w:val="-12"/>
            <w:lang w:val="fr-FR"/>
            <w:rPrChange w:id="3143" w:author="The Si Tran" w:date="2012-12-14T04:46:00Z">
              <w:rPr>
                <w:position w:val="-12"/>
                <w:lang w:val="fr-FR"/>
              </w:rPr>
            </w:rPrChange>
          </w:rPr>
          <w:object w:dxaOrig="360" w:dyaOrig="360" w14:anchorId="0B13A7D9">
            <v:shape id="_x0000_i1048" type="#_x0000_t75" style="width:21.5pt;height:21.5pt" o:ole="">
              <v:imagedata r:id="rId62" o:title=""/>
            </v:shape>
            <o:OLEObject Type="Embed" ProgID="Equation.DSMT4" ShapeID="_x0000_i1048" DrawAspect="Content" ObjectID="_1417235451" r:id="rId63"/>
          </w:object>
        </w:r>
      </w:del>
      <w:r w:rsidR="006A21F7" w:rsidRPr="00555D32">
        <w:rPr>
          <w:lang w:val="fr-FR"/>
          <w:rPrChange w:id="3144" w:author="The Si Tran" w:date="2012-12-14T04:46:00Z">
            <w:rPr>
              <w:sz w:val="28"/>
              <w:szCs w:val="28"/>
              <w:lang w:val="fr-FR"/>
            </w:rPr>
          </w:rPrChange>
        </w:rPr>
        <w:t xml:space="preserve"> lên </w:t>
      </w:r>
      <m:oMath>
        <m:sSub>
          <m:sSubPr>
            <m:ctrlPr>
              <w:ins w:id="3145" w:author="The Si Tran" w:date="2012-12-06T00:17:00Z">
                <w:rPr>
                  <w:rFonts w:ascii="Cambria Math" w:hAnsi="Cambria Math"/>
                  <w:i/>
                  <w:lang w:val="fr-FR"/>
                </w:rPr>
              </w:ins>
            </m:ctrlPr>
          </m:sSubPr>
          <m:e>
            <w:ins w:id="3146" w:author="The Si Tran" w:date="2012-12-06T00:17:00Z">
              <m:r>
                <w:rPr>
                  <w:rFonts w:ascii="Cambria Math" w:hAnsi="Cambria Math"/>
                  <w:lang w:val="fr-FR"/>
                </w:rPr>
                <m:t>y</m:t>
              </m:r>
            </w:ins>
          </m:e>
          <m:sub>
            <w:ins w:id="3147" w:author="The Si Tran" w:date="2012-12-06T00:17:00Z">
              <m:r>
                <w:rPr>
                  <w:rFonts w:ascii="Cambria Math" w:hAnsi="Cambria Math"/>
                  <w:lang w:val="fr-FR"/>
                </w:rPr>
                <m:t>t</m:t>
              </m:r>
            </w:ins>
          </m:sub>
        </m:sSub>
      </m:oMath>
      <w:del w:id="3148" w:author="The Si Tran" w:date="2012-12-06T00:17:00Z">
        <w:r w:rsidR="006A21F7" w:rsidRPr="00555D32" w:rsidDel="00233EFD">
          <w:rPr>
            <w:lang w:val="fr-FR"/>
            <w:rPrChange w:id="3149" w:author="The Si Tran" w:date="2012-12-14T04:46:00Z">
              <w:rPr>
                <w:sz w:val="28"/>
                <w:szCs w:val="28"/>
                <w:lang w:val="fr-FR"/>
              </w:rPr>
            </w:rPrChange>
          </w:rPr>
          <w:delText>y</w:delText>
        </w:r>
        <w:r w:rsidR="006A21F7" w:rsidRPr="00555D32" w:rsidDel="00233EFD">
          <w:rPr>
            <w:vertAlign w:val="subscript"/>
            <w:lang w:val="fr-FR"/>
            <w:rPrChange w:id="3150" w:author="The Si Tran" w:date="2012-12-14T04:46:00Z">
              <w:rPr>
                <w:sz w:val="28"/>
                <w:szCs w:val="28"/>
                <w:vertAlign w:val="subscript"/>
                <w:lang w:val="fr-FR"/>
              </w:rPr>
            </w:rPrChange>
          </w:rPr>
          <w:delText>t</w:delText>
        </w:r>
      </w:del>
      <w:r w:rsidR="006A21F7" w:rsidRPr="00555D32">
        <w:rPr>
          <w:lang w:val="fr-FR"/>
          <w:rPrChange w:id="3151" w:author="The Si Tran" w:date="2012-12-14T04:46:00Z">
            <w:rPr>
              <w:sz w:val="28"/>
              <w:szCs w:val="28"/>
              <w:lang w:val="fr-FR"/>
            </w:rPr>
          </w:rPrChange>
        </w:rPr>
        <w:t>.</w:t>
      </w:r>
    </w:p>
    <w:p w14:paraId="217BD59F" w14:textId="77777777" w:rsidR="006A21F7" w:rsidRPr="0049233F" w:rsidDel="007B4E58" w:rsidRDefault="006A21F7">
      <w:pPr>
        <w:rPr>
          <w:del w:id="3152" w:author="The Si Tran" w:date="2012-12-06T00:22:00Z"/>
          <w:lang w:val="fr-FR"/>
          <w:rPrChange w:id="3153" w:author="The Si Tran" w:date="2012-12-05T23:02:00Z">
            <w:rPr>
              <w:del w:id="3154" w:author="The Si Tran" w:date="2012-12-06T00:22:00Z"/>
              <w:sz w:val="28"/>
              <w:szCs w:val="28"/>
              <w:lang w:val="fr-FR"/>
            </w:rPr>
          </w:rPrChange>
        </w:rPr>
        <w:pPrChange w:id="3155" w:author="The Si Tran" w:date="2012-12-15T07:53:00Z">
          <w:pPr>
            <w:ind w:firstLine="547"/>
          </w:pPr>
        </w:pPrChange>
      </w:pPr>
      <w:r w:rsidRPr="0049233F">
        <w:rPr>
          <w:lang w:val="fr-FR"/>
          <w:rPrChange w:id="3156" w:author="The Si Tran" w:date="2012-12-05T23:02:00Z">
            <w:rPr>
              <w:sz w:val="28"/>
              <w:szCs w:val="28"/>
              <w:lang w:val="fr-FR"/>
            </w:rPr>
          </w:rPrChange>
        </w:rPr>
        <w:t>Biểu diễn (3.1</w:t>
      </w:r>
      <w:del w:id="3157" w:author="The Si Tran" w:date="2012-12-16T17:04:00Z">
        <w:r w:rsidRPr="0049233F" w:rsidDel="00776549">
          <w:rPr>
            <w:lang w:val="fr-FR"/>
            <w:rPrChange w:id="3158" w:author="The Si Tran" w:date="2012-12-05T23:02:00Z">
              <w:rPr>
                <w:sz w:val="28"/>
                <w:szCs w:val="28"/>
                <w:lang w:val="fr-FR"/>
              </w:rPr>
            </w:rPrChange>
          </w:rPr>
          <w:delText>.1</w:delText>
        </w:r>
      </w:del>
      <w:r w:rsidRPr="0049233F">
        <w:rPr>
          <w:lang w:val="fr-FR"/>
          <w:rPrChange w:id="3159" w:author="The Si Tran" w:date="2012-12-05T23:02:00Z">
            <w:rPr>
              <w:sz w:val="28"/>
              <w:szCs w:val="28"/>
              <w:lang w:val="fr-FR"/>
            </w:rPr>
          </w:rPrChange>
        </w:rPr>
        <w:t xml:space="preserve">) bằng toán tử lấy hiệu </w:t>
      </w:r>
      <w:r w:rsidRPr="0049233F">
        <w:rPr>
          <w:i/>
          <w:lang w:val="fr-FR"/>
          <w:rPrChange w:id="3160" w:author="The Si Tran" w:date="2012-12-05T23:02:00Z">
            <w:rPr>
              <w:i/>
              <w:sz w:val="28"/>
              <w:szCs w:val="28"/>
              <w:lang w:val="fr-FR"/>
            </w:rPr>
          </w:rPrChange>
        </w:rPr>
        <w:t>B</w:t>
      </w:r>
      <w:r w:rsidRPr="0049233F">
        <w:rPr>
          <w:lang w:val="fr-FR"/>
          <w:rPrChange w:id="3161" w:author="The Si Tran" w:date="2012-12-05T23:02:00Z">
            <w:rPr>
              <w:sz w:val="28"/>
              <w:szCs w:val="28"/>
              <w:lang w:val="fr-FR"/>
            </w:rPr>
          </w:rPrChange>
        </w:rPr>
        <w:t xml:space="preserve"> ta được</w:t>
      </w:r>
    </w:p>
    <w:p w14:paraId="26BEF2A8" w14:textId="77777777" w:rsidR="006A21F7" w:rsidRPr="0049233F" w:rsidDel="007B4E58" w:rsidRDefault="006A21F7">
      <w:pPr>
        <w:rPr>
          <w:del w:id="3162" w:author="The Si Tran" w:date="2012-12-06T00:22:00Z"/>
          <w:lang w:val="fr-FR"/>
          <w:rPrChange w:id="3163" w:author="The Si Tran" w:date="2012-12-05T23:02:00Z">
            <w:rPr>
              <w:del w:id="3164" w:author="The Si Tran" w:date="2012-12-06T00:22:00Z"/>
              <w:sz w:val="28"/>
              <w:szCs w:val="28"/>
              <w:lang w:val="fr-FR"/>
            </w:rPr>
          </w:rPrChange>
        </w:rPr>
        <w:pPrChange w:id="3165" w:author="The Si Tran" w:date="2012-12-15T07:53:00Z">
          <w:pPr>
            <w:ind w:firstLine="547"/>
          </w:pPr>
        </w:pPrChange>
      </w:pPr>
      <w:del w:id="3166" w:author="The Si Tran" w:date="2012-12-06T00:22:00Z">
        <w:r w:rsidRPr="00082976" w:rsidDel="008F2FA0">
          <w:rPr>
            <w:position w:val="-14"/>
            <w:lang w:val="fr-FR"/>
          </w:rPr>
          <w:object w:dxaOrig="2880" w:dyaOrig="400" w14:anchorId="0C1AF3CC">
            <v:shape id="_x0000_i1049" type="#_x0000_t75" style="width:210.4pt;height:29pt" o:ole="">
              <v:imagedata r:id="rId64" o:title=""/>
            </v:shape>
            <o:OLEObject Type="Embed" ProgID="Equation.DSMT4" ShapeID="_x0000_i1049" DrawAspect="Content" ObjectID="_1417235452" r:id="rId65"/>
          </w:object>
        </w:r>
      </w:del>
    </w:p>
    <w:p w14:paraId="066FCBDC" w14:textId="77777777" w:rsidR="006A21F7" w:rsidRPr="0049233F" w:rsidDel="007B4E58" w:rsidRDefault="006A21F7">
      <w:pPr>
        <w:rPr>
          <w:del w:id="3167" w:author="The Si Tran" w:date="2012-12-06T00:22:00Z"/>
          <w:lang w:val="fr-FR"/>
          <w:rPrChange w:id="3168" w:author="The Si Tran" w:date="2012-12-05T23:02:00Z">
            <w:rPr>
              <w:del w:id="3169" w:author="The Si Tran" w:date="2012-12-06T00:22:00Z"/>
              <w:sz w:val="28"/>
              <w:szCs w:val="28"/>
              <w:lang w:val="fr-FR"/>
            </w:rPr>
          </w:rPrChange>
        </w:rPr>
        <w:pPrChange w:id="3170" w:author="The Si Tran" w:date="2012-12-15T07:53:00Z">
          <w:pPr>
            <w:ind w:firstLine="547"/>
          </w:pPr>
        </w:pPrChange>
      </w:pPr>
      <w:del w:id="3171" w:author="The Si Tran" w:date="2012-12-06T00:22:00Z">
        <w:r w:rsidRPr="0049233F" w:rsidDel="007B4E58">
          <w:rPr>
            <w:lang w:val="fr-FR"/>
            <w:rPrChange w:id="3172"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8pt;height:46.75pt" o:ole="">
              <v:imagedata r:id="rId66" o:title=""/>
            </v:shape>
            <o:OLEObject Type="Embed" ProgID="Equation.DSMT4" ShapeID="_x0000_i1050" DrawAspect="Content" ObjectID="_1417235453" r:id="rId67"/>
          </w:object>
        </w:r>
      </w:del>
    </w:p>
    <w:p w14:paraId="09EC6C93" w14:textId="77777777" w:rsidR="006A21F7" w:rsidRDefault="006A21F7">
      <w:pPr>
        <w:rPr>
          <w:ins w:id="3173" w:author="The Si Tran" w:date="2012-12-06T00:18:00Z"/>
          <w:lang w:val="fr-FR"/>
        </w:rPr>
        <w:pPrChange w:id="3174" w:author="The Si Tran" w:date="2012-12-15T07:53:00Z">
          <w:pPr>
            <w:ind w:firstLine="547"/>
          </w:pPr>
        </w:pPrChange>
      </w:pPr>
      <w:del w:id="3175" w:author="The Si Tran" w:date="2012-12-06T00:22:00Z">
        <w:r w:rsidRPr="0049233F" w:rsidDel="007B4E58">
          <w:rPr>
            <w:lang w:val="fr-FR"/>
            <w:rPrChange w:id="3176" w:author="The Si Tran" w:date="2012-12-05T23:02:00Z">
              <w:rPr>
                <w:sz w:val="28"/>
                <w:szCs w:val="28"/>
                <w:lang w:val="fr-FR"/>
              </w:rPr>
            </w:rPrChange>
          </w:rPr>
          <w:delText xml:space="preserve">  </w:delText>
        </w:r>
      </w:del>
      <w:r w:rsidRPr="0049233F">
        <w:rPr>
          <w:lang w:val="fr-FR"/>
          <w:rPrChange w:id="3177" w:author="The Si Tran" w:date="2012-12-05T23:02:00Z">
            <w:rPr>
              <w:sz w:val="28"/>
              <w:szCs w:val="28"/>
              <w:lang w:val="fr-FR"/>
            </w:rPr>
          </w:rPrChange>
        </w:rPr>
        <w:t xml:space="preserve">   </w:t>
      </w:r>
      <w:del w:id="3178" w:author="The Si Tran" w:date="2012-12-06T00:22:00Z">
        <w:r w:rsidRPr="00082976" w:rsidDel="008F2FA0">
          <w:rPr>
            <w:position w:val="-12"/>
            <w:lang w:val="fr-FR"/>
          </w:rPr>
          <w:object w:dxaOrig="1320" w:dyaOrig="360" w14:anchorId="183658DA">
            <v:shape id="_x0000_i1051" type="#_x0000_t75" style="width:92.55pt;height:25.25pt" o:ole="">
              <v:imagedata r:id="rId68" o:title=""/>
            </v:shape>
            <o:OLEObject Type="Embed" ProgID="Equation.DSMT4" ShapeID="_x0000_i1051" DrawAspect="Content" ObjectID="_1417235454" r:id="rId69"/>
          </w:object>
        </w:r>
      </w:del>
    </w:p>
    <w:p w14:paraId="4E0DF8FA" w14:textId="77777777" w:rsidR="00EF2D1F" w:rsidRPr="007B4E58" w:rsidRDefault="004C2D67">
      <w:pPr>
        <w:ind w:firstLine="0"/>
        <w:rPr>
          <w:szCs w:val="26"/>
          <w:lang w:val="fr-FR"/>
          <w:rPrChange w:id="3179" w:author="The Si Tran" w:date="2012-12-06T00:23:00Z">
            <w:rPr>
              <w:sz w:val="28"/>
              <w:szCs w:val="28"/>
              <w:lang w:val="fr-FR"/>
            </w:rPr>
          </w:rPrChange>
        </w:rPr>
        <w:pPrChange w:id="3180" w:author="The Si Tran" w:date="2012-12-06T00:23:00Z">
          <w:pPr>
            <w:ind w:firstLine="547"/>
          </w:pPr>
        </w:pPrChange>
      </w:pPr>
      <m:oMathPara>
        <m:oMath>
          <m:sSub>
            <m:sSubPr>
              <m:ctrlPr>
                <w:ins w:id="3181" w:author="The Si Tran" w:date="2012-12-06T00:18:00Z">
                  <w:rPr>
                    <w:rFonts w:ascii="Cambria Math" w:hAnsi="Cambria Math"/>
                    <w:i/>
                    <w:szCs w:val="26"/>
                    <w:lang w:val="fr-FR"/>
                  </w:rPr>
                </w:ins>
              </m:ctrlPr>
            </m:sSubPr>
            <m:e>
              <w:ins w:id="3182" w:author="The Si Tran" w:date="2012-12-06T00:18:00Z">
                <m:r>
                  <w:rPr>
                    <w:rFonts w:ascii="Cambria Math" w:hAnsi="Cambria Math"/>
                    <w:szCs w:val="26"/>
                    <w:lang w:val="fr-FR"/>
                  </w:rPr>
                  <m:t>y</m:t>
                </m:r>
              </w:ins>
            </m:e>
            <m:sub>
              <w:ins w:id="3183" w:author="The Si Tran" w:date="2012-12-06T00:18:00Z">
                <m:r>
                  <w:rPr>
                    <w:rFonts w:ascii="Cambria Math" w:hAnsi="Cambria Math"/>
                    <w:szCs w:val="26"/>
                    <w:lang w:val="fr-FR"/>
                  </w:rPr>
                  <m:t>t</m:t>
                </m:r>
              </w:ins>
            </m:sub>
          </m:sSub>
          <w:ins w:id="3184" w:author="The Si Tran" w:date="2012-12-06T00:18:00Z">
            <m:r>
              <w:rPr>
                <w:rFonts w:ascii="Cambria Math" w:hAnsi="Cambria Math"/>
                <w:szCs w:val="26"/>
                <w:lang w:val="fr-FR"/>
              </w:rPr>
              <m:t>=μ+</m:t>
            </m:r>
          </w:ins>
          <m:d>
            <m:dPr>
              <m:ctrlPr>
                <w:ins w:id="3185" w:author="The Si Tran" w:date="2012-12-06T00:19:00Z">
                  <w:rPr>
                    <w:rFonts w:ascii="Cambria Math" w:hAnsi="Cambria Math"/>
                    <w:i/>
                    <w:szCs w:val="26"/>
                    <w:lang w:val="fr-FR"/>
                  </w:rPr>
                </w:ins>
              </m:ctrlPr>
            </m:dPr>
            <m:e>
              <w:ins w:id="3186" w:author="The Si Tran" w:date="2012-12-06T00:19:00Z">
                <m:r>
                  <w:rPr>
                    <w:rFonts w:ascii="Cambria Math" w:hAnsi="Cambria Math"/>
                    <w:szCs w:val="26"/>
                    <w:lang w:val="fr-FR"/>
                  </w:rPr>
                  <m:t>1-</m:t>
                </m:r>
              </w:ins>
              <m:sSub>
                <m:sSubPr>
                  <m:ctrlPr>
                    <w:ins w:id="3187" w:author="The Si Tran" w:date="2012-12-06T00:19:00Z">
                      <w:rPr>
                        <w:rFonts w:ascii="Cambria Math" w:hAnsi="Cambria Math"/>
                        <w:i/>
                        <w:szCs w:val="26"/>
                        <w:lang w:val="fr-FR"/>
                      </w:rPr>
                    </w:ins>
                  </m:ctrlPr>
                </m:sSubPr>
                <m:e>
                  <w:ins w:id="3188" w:author="The Si Tran" w:date="2012-12-06T00:19:00Z">
                    <m:r>
                      <w:rPr>
                        <w:rFonts w:ascii="Cambria Math" w:hAnsi="Cambria Math"/>
                        <w:szCs w:val="26"/>
                        <w:lang w:val="fr-FR"/>
                      </w:rPr>
                      <m:t>θ</m:t>
                    </m:r>
                  </w:ins>
                </m:e>
                <m:sub>
                  <w:ins w:id="3189" w:author="The Si Tran" w:date="2012-12-06T00:19:00Z">
                    <m:r>
                      <w:rPr>
                        <w:rFonts w:ascii="Cambria Math" w:hAnsi="Cambria Math"/>
                        <w:szCs w:val="26"/>
                        <w:lang w:val="fr-FR"/>
                      </w:rPr>
                      <m:t>1</m:t>
                    </m:r>
                  </w:ins>
                </m:sub>
              </m:sSub>
              <w:ins w:id="3190" w:author="The Si Tran" w:date="2012-12-06T00:19:00Z">
                <m:r>
                  <w:rPr>
                    <w:rFonts w:ascii="Cambria Math" w:hAnsi="Cambria Math"/>
                    <w:szCs w:val="26"/>
                    <w:lang w:val="fr-FR"/>
                  </w:rPr>
                  <m:t>B-…-</m:t>
                </m:r>
              </w:ins>
              <m:sSub>
                <m:sSubPr>
                  <m:ctrlPr>
                    <w:ins w:id="3191" w:author="The Si Tran" w:date="2012-12-06T00:19:00Z">
                      <w:rPr>
                        <w:rFonts w:ascii="Cambria Math" w:hAnsi="Cambria Math"/>
                        <w:i/>
                        <w:szCs w:val="26"/>
                        <w:lang w:val="fr-FR"/>
                      </w:rPr>
                    </w:ins>
                  </m:ctrlPr>
                </m:sSubPr>
                <m:e>
                  <w:ins w:id="3192" w:author="The Si Tran" w:date="2012-12-06T00:19:00Z">
                    <m:r>
                      <w:rPr>
                        <w:rFonts w:ascii="Cambria Math" w:hAnsi="Cambria Math"/>
                        <w:szCs w:val="26"/>
                        <w:lang w:val="fr-FR"/>
                      </w:rPr>
                      <m:t>θ</m:t>
                    </m:r>
                  </w:ins>
                </m:e>
                <m:sub>
                  <w:ins w:id="3193" w:author="The Si Tran" w:date="2012-12-06T00:19:00Z">
                    <m:r>
                      <w:rPr>
                        <w:rFonts w:ascii="Cambria Math" w:hAnsi="Cambria Math"/>
                        <w:szCs w:val="26"/>
                        <w:lang w:val="fr-FR"/>
                      </w:rPr>
                      <m:t>q</m:t>
                    </m:r>
                  </w:ins>
                </m:sub>
              </m:sSub>
              <m:sSup>
                <m:sSupPr>
                  <m:ctrlPr>
                    <w:ins w:id="3194" w:author="The Si Tran" w:date="2012-12-06T00:19:00Z">
                      <w:rPr>
                        <w:rFonts w:ascii="Cambria Math" w:hAnsi="Cambria Math"/>
                        <w:i/>
                        <w:szCs w:val="26"/>
                        <w:lang w:val="fr-FR"/>
                      </w:rPr>
                    </w:ins>
                  </m:ctrlPr>
                </m:sSupPr>
                <m:e>
                  <w:ins w:id="3195" w:author="The Si Tran" w:date="2012-12-06T00:19:00Z">
                    <m:r>
                      <w:rPr>
                        <w:rFonts w:ascii="Cambria Math" w:hAnsi="Cambria Math"/>
                        <w:szCs w:val="26"/>
                        <w:lang w:val="fr-FR"/>
                      </w:rPr>
                      <m:t>B</m:t>
                    </m:r>
                  </w:ins>
                </m:e>
                <m:sup>
                  <w:ins w:id="3196" w:author="The Si Tran" w:date="2012-12-06T00:19:00Z">
                    <m:r>
                      <w:rPr>
                        <w:rFonts w:ascii="Cambria Math" w:hAnsi="Cambria Math"/>
                        <w:szCs w:val="26"/>
                        <w:lang w:val="fr-FR"/>
                      </w:rPr>
                      <m:t>q</m:t>
                    </m:r>
                  </w:ins>
                </m:sup>
              </m:sSup>
            </m:e>
          </m:d>
          <m:sSub>
            <m:sSubPr>
              <m:ctrlPr>
                <w:ins w:id="3197" w:author="The Si Tran" w:date="2012-12-06T00:18:00Z">
                  <w:rPr>
                    <w:rFonts w:ascii="Cambria Math" w:hAnsi="Cambria Math"/>
                    <w:i/>
                    <w:szCs w:val="26"/>
                    <w:lang w:val="fr-FR"/>
                  </w:rPr>
                </w:ins>
              </m:ctrlPr>
            </m:sSubPr>
            <m:e>
              <w:ins w:id="3198" w:author="The Si Tran" w:date="2012-12-06T00:18:00Z">
                <m:r>
                  <w:rPr>
                    <w:rFonts w:ascii="Cambria Math" w:hAnsi="Cambria Math"/>
                    <w:szCs w:val="26"/>
                    <w:lang w:val="fr-FR"/>
                  </w:rPr>
                  <m:t>ε</m:t>
                </m:r>
              </w:ins>
            </m:e>
            <m:sub>
              <w:ins w:id="3199" w:author="The Si Tran" w:date="2012-12-06T00:19:00Z">
                <m:r>
                  <w:rPr>
                    <w:rFonts w:ascii="Cambria Math" w:hAnsi="Cambria Math"/>
                    <w:szCs w:val="26"/>
                    <w:lang w:val="fr-FR"/>
                  </w:rPr>
                  <m:t>t</m:t>
                </m:r>
              </w:ins>
            </m:sub>
          </m:sSub>
          <w:ins w:id="3200" w:author="The Si Tran" w:date="2012-12-06T00:20:00Z">
            <m:r>
              <w:rPr>
                <w:rFonts w:ascii="Cambria Math" w:hAnsi="Cambria Math"/>
                <w:szCs w:val="26"/>
                <w:lang w:val="fr-FR"/>
              </w:rPr>
              <m:t>=μ+</m:t>
            </m:r>
          </w:ins>
          <m:d>
            <m:dPr>
              <m:ctrlPr>
                <w:ins w:id="3201" w:author="The Si Tran" w:date="2012-12-06T00:21:00Z">
                  <w:rPr>
                    <w:rFonts w:ascii="Cambria Math" w:hAnsi="Cambria Math"/>
                    <w:i/>
                    <w:szCs w:val="26"/>
                    <w:lang w:val="fr-FR"/>
                  </w:rPr>
                </w:ins>
              </m:ctrlPr>
            </m:dPr>
            <m:e>
              <w:ins w:id="3202" w:author="The Si Tran" w:date="2012-12-06T00:21:00Z">
                <m:r>
                  <w:rPr>
                    <w:rFonts w:ascii="Cambria Math" w:hAnsi="Cambria Math"/>
                    <w:szCs w:val="26"/>
                    <w:lang w:val="fr-FR"/>
                  </w:rPr>
                  <m:t>1-</m:t>
                </m:r>
              </w:ins>
              <m:nary>
                <m:naryPr>
                  <m:chr m:val="∑"/>
                  <m:limLoc m:val="subSup"/>
                  <m:ctrlPr>
                    <w:ins w:id="3203" w:author="The Si Tran" w:date="2012-12-06T00:21:00Z">
                      <w:rPr>
                        <w:rFonts w:ascii="Cambria Math" w:hAnsi="Cambria Math"/>
                        <w:i/>
                        <w:szCs w:val="26"/>
                        <w:lang w:val="fr-FR"/>
                      </w:rPr>
                    </w:ins>
                  </m:ctrlPr>
                </m:naryPr>
                <m:sub>
                  <w:ins w:id="3204" w:author="The Si Tran" w:date="2012-12-06T00:21:00Z">
                    <m:r>
                      <w:rPr>
                        <w:rFonts w:ascii="Cambria Math" w:hAnsi="Cambria Math"/>
                        <w:szCs w:val="26"/>
                        <w:lang w:val="fr-FR"/>
                      </w:rPr>
                      <m:t>i=1</m:t>
                    </m:r>
                  </w:ins>
                </m:sub>
                <m:sup>
                  <w:ins w:id="3205" w:author="The Si Tran" w:date="2012-12-06T00:21:00Z">
                    <m:r>
                      <w:rPr>
                        <w:rFonts w:ascii="Cambria Math" w:hAnsi="Cambria Math"/>
                        <w:szCs w:val="26"/>
                        <w:lang w:val="fr-FR"/>
                      </w:rPr>
                      <m:t>q</m:t>
                    </m:r>
                  </w:ins>
                </m:sup>
                <m:e>
                  <m:sSub>
                    <m:sSubPr>
                      <m:ctrlPr>
                        <w:ins w:id="3206" w:author="The Si Tran" w:date="2012-12-06T00:21:00Z">
                          <w:rPr>
                            <w:rFonts w:ascii="Cambria Math" w:hAnsi="Cambria Math"/>
                            <w:i/>
                            <w:szCs w:val="26"/>
                            <w:lang w:val="fr-FR"/>
                          </w:rPr>
                        </w:ins>
                      </m:ctrlPr>
                    </m:sSubPr>
                    <m:e>
                      <w:ins w:id="3207" w:author="The Si Tran" w:date="2012-12-06T00:21:00Z">
                        <m:r>
                          <w:rPr>
                            <w:rFonts w:ascii="Cambria Math" w:hAnsi="Cambria Math"/>
                            <w:szCs w:val="26"/>
                            <w:lang w:val="fr-FR"/>
                          </w:rPr>
                          <m:t>θ</m:t>
                        </m:r>
                      </w:ins>
                    </m:e>
                    <m:sub>
                      <w:ins w:id="3208" w:author="The Si Tran" w:date="2012-12-06T00:21:00Z">
                        <m:r>
                          <w:rPr>
                            <w:rFonts w:ascii="Cambria Math" w:hAnsi="Cambria Math"/>
                            <w:szCs w:val="26"/>
                            <w:lang w:val="fr-FR"/>
                          </w:rPr>
                          <m:t>i</m:t>
                        </m:r>
                      </w:ins>
                    </m:sub>
                  </m:sSub>
                  <m:sSup>
                    <m:sSupPr>
                      <m:ctrlPr>
                        <w:ins w:id="3209" w:author="The Si Tran" w:date="2012-12-06T00:21:00Z">
                          <w:rPr>
                            <w:rFonts w:ascii="Cambria Math" w:hAnsi="Cambria Math"/>
                            <w:i/>
                            <w:szCs w:val="26"/>
                            <w:lang w:val="fr-FR"/>
                          </w:rPr>
                        </w:ins>
                      </m:ctrlPr>
                    </m:sSupPr>
                    <m:e>
                      <w:ins w:id="3210" w:author="The Si Tran" w:date="2012-12-06T00:21:00Z">
                        <m:r>
                          <w:rPr>
                            <w:rFonts w:ascii="Cambria Math" w:hAnsi="Cambria Math"/>
                            <w:szCs w:val="26"/>
                            <w:lang w:val="fr-FR"/>
                          </w:rPr>
                          <m:t>B</m:t>
                        </m:r>
                      </w:ins>
                    </m:e>
                    <m:sup>
                      <w:ins w:id="3211" w:author="The Si Tran" w:date="2012-12-06T00:21:00Z">
                        <m:r>
                          <w:rPr>
                            <w:rFonts w:ascii="Cambria Math" w:hAnsi="Cambria Math"/>
                            <w:szCs w:val="26"/>
                            <w:lang w:val="fr-FR"/>
                          </w:rPr>
                          <m:t>i</m:t>
                        </m:r>
                      </w:ins>
                    </m:sup>
                  </m:sSup>
                </m:e>
              </m:nary>
            </m:e>
          </m:d>
          <m:sSub>
            <m:sSubPr>
              <m:ctrlPr>
                <w:ins w:id="3212" w:author="The Si Tran" w:date="2012-12-06T00:20:00Z">
                  <w:rPr>
                    <w:rFonts w:ascii="Cambria Math" w:hAnsi="Cambria Math"/>
                    <w:i/>
                    <w:szCs w:val="26"/>
                    <w:lang w:val="fr-FR"/>
                  </w:rPr>
                </w:ins>
              </m:ctrlPr>
            </m:sSubPr>
            <m:e>
              <w:ins w:id="3213" w:author="The Si Tran" w:date="2012-12-06T00:20:00Z">
                <m:r>
                  <w:rPr>
                    <w:rFonts w:ascii="Cambria Math" w:hAnsi="Cambria Math"/>
                    <w:szCs w:val="26"/>
                    <w:lang w:val="fr-FR"/>
                  </w:rPr>
                  <m:t>ε</m:t>
                </m:r>
              </w:ins>
            </m:e>
            <m:sub>
              <w:ins w:id="3214" w:author="The Si Tran" w:date="2012-12-06T00:20:00Z">
                <m:r>
                  <w:rPr>
                    <w:rFonts w:ascii="Cambria Math" w:hAnsi="Cambria Math"/>
                    <w:szCs w:val="26"/>
                    <w:lang w:val="fr-FR"/>
                  </w:rPr>
                  <m:t>t</m:t>
                </m:r>
              </w:ins>
            </m:sub>
          </m:sSub>
          <w:ins w:id="3215" w:author="The Si Tran" w:date="2012-12-06T00:21:00Z">
            <m:r>
              <w:rPr>
                <w:rFonts w:ascii="Cambria Math" w:hAnsi="Cambria Math"/>
                <w:szCs w:val="26"/>
                <w:lang w:val="fr-FR"/>
              </w:rPr>
              <m:t>=μ+</m:t>
            </m:r>
          </w:ins>
          <w:ins w:id="3216" w:author="The Si Tran" w:date="2012-12-06T00:22:00Z">
            <m:r>
              <m:rPr>
                <m:sty m:val="p"/>
              </m:rPr>
              <w:rPr>
                <w:rFonts w:ascii="Cambria Math" w:hAnsi="Cambria Math" w:hint="eastAsia"/>
                <w:szCs w:val="26"/>
                <w:lang w:val="fr-FR"/>
              </w:rPr>
              <m:t>Θ</m:t>
            </m:r>
          </w:ins>
          <m:d>
            <m:dPr>
              <m:ctrlPr>
                <w:ins w:id="3217" w:author="The Si Tran" w:date="2012-12-06T00:22:00Z">
                  <w:rPr>
                    <w:rFonts w:ascii="Cambria Math" w:hAnsi="Cambria Math"/>
                    <w:szCs w:val="26"/>
                    <w:lang w:val="fr-FR"/>
                  </w:rPr>
                </w:ins>
              </m:ctrlPr>
            </m:dPr>
            <m:e>
              <w:ins w:id="3218" w:author="The Si Tran" w:date="2012-12-06T00:22:00Z">
                <m:r>
                  <w:rPr>
                    <w:rFonts w:ascii="Cambria Math" w:hAnsi="Cambria Math"/>
                    <w:szCs w:val="26"/>
                    <w:lang w:val="fr-FR"/>
                  </w:rPr>
                  <m:t>B</m:t>
                </m:r>
              </w:ins>
            </m:e>
          </m:d>
          <m:sSub>
            <m:sSubPr>
              <m:ctrlPr>
                <w:ins w:id="3219" w:author="The Si Tran" w:date="2012-12-06T00:22:00Z">
                  <w:rPr>
                    <w:rFonts w:ascii="Cambria Math" w:hAnsi="Cambria Math"/>
                    <w:i/>
                    <w:szCs w:val="26"/>
                    <w:lang w:val="fr-FR"/>
                  </w:rPr>
                </w:ins>
              </m:ctrlPr>
            </m:sSubPr>
            <m:e>
              <w:ins w:id="3220" w:author="The Si Tran" w:date="2012-12-06T00:22:00Z">
                <m:r>
                  <w:rPr>
                    <w:rFonts w:ascii="Cambria Math" w:hAnsi="Cambria Math"/>
                    <w:szCs w:val="26"/>
                    <w:lang w:val="fr-FR"/>
                  </w:rPr>
                  <m:t>ε</m:t>
                </m:r>
              </w:ins>
            </m:e>
            <m:sub>
              <w:ins w:id="3221" w:author="The Si Tran" w:date="2012-12-06T00:22:00Z">
                <m:r>
                  <w:rPr>
                    <w:rFonts w:ascii="Cambria Math" w:hAnsi="Cambria Math"/>
                    <w:szCs w:val="26"/>
                    <w:lang w:val="fr-FR"/>
                  </w:rPr>
                  <m:t>t</m:t>
                </m:r>
              </w:ins>
            </m:sub>
          </m:sSub>
        </m:oMath>
      </m:oMathPara>
    </w:p>
    <w:p w14:paraId="091563CB" w14:textId="77777777" w:rsidR="0005400A" w:rsidRDefault="00F26466">
      <w:pPr>
        <w:rPr>
          <w:ins w:id="3222" w:author="The Si Tran" w:date="2012-12-06T04:00:00Z"/>
          <w:lang w:val="fr-FR"/>
        </w:rPr>
        <w:pPrChange w:id="3223" w:author="The Si Tran" w:date="2012-12-15T07:53:00Z">
          <w:pPr>
            <w:ind w:left="547"/>
          </w:pPr>
        </w:pPrChange>
      </w:pPr>
      <w:ins w:id="3224"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225" w:author="The Si Tran" w:date="2012-12-06T00:25:00Z"/>
          <w:lang w:val="fr-FR"/>
          <w:rPrChange w:id="3226" w:author="The Si Tran" w:date="2012-12-05T23:02:00Z">
            <w:rPr>
              <w:del w:id="3227" w:author="The Si Tran" w:date="2012-12-06T00:25:00Z"/>
              <w:sz w:val="28"/>
              <w:szCs w:val="28"/>
              <w:lang w:val="fr-FR"/>
            </w:rPr>
          </w:rPrChange>
        </w:rPr>
        <w:pPrChange w:id="3228" w:author="The Si Tran" w:date="2012-12-15T07:53:00Z">
          <w:pPr>
            <w:ind w:firstLine="547"/>
          </w:pPr>
        </w:pPrChange>
      </w:pPr>
      <w:del w:id="3229" w:author="The Si Tran" w:date="2012-12-06T00:25:00Z">
        <w:r w:rsidRPr="0049233F" w:rsidDel="006C7117">
          <w:rPr>
            <w:lang w:val="fr-FR"/>
            <w:rPrChange w:id="3230"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15pt;height:25.25pt" o:ole="">
              <v:imagedata r:id="rId70" o:title=""/>
            </v:shape>
            <o:OLEObject Type="Embed" ProgID="Equation.DSMT4" ShapeID="_x0000_i1052" DrawAspect="Content" ObjectID="_1417235455" r:id="rId71"/>
          </w:object>
        </w:r>
        <w:r w:rsidRPr="0049233F" w:rsidDel="006C7117">
          <w:rPr>
            <w:lang w:val="fr-FR"/>
            <w:rPrChange w:id="3231"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4.75pt;height:40.2pt" o:ole="">
              <v:imagedata r:id="rId72" o:title=""/>
            </v:shape>
            <o:OLEObject Type="Embed" ProgID="Equation.DSMT4" ShapeID="_x0000_i1053" DrawAspect="Content" ObjectID="_1417235456" r:id="rId73"/>
          </w:object>
        </w:r>
      </w:del>
    </w:p>
    <w:p w14:paraId="291E9BAD" w14:textId="77777777" w:rsidR="006A21F7" w:rsidRPr="008308F4" w:rsidDel="008308F4" w:rsidRDefault="006A21F7">
      <w:pPr>
        <w:rPr>
          <w:del w:id="3232" w:author="The Si Tran" w:date="2012-12-06T00:30:00Z"/>
          <w:lang w:val="fr-FR"/>
        </w:rPr>
        <w:pPrChange w:id="3233" w:author="The Si Tran" w:date="2012-12-15T07:53:00Z">
          <w:pPr>
            <w:ind w:firstLine="547"/>
          </w:pPr>
        </w:pPrChange>
      </w:pPr>
      <w:r w:rsidRPr="0049233F">
        <w:rPr>
          <w:lang w:val="fr-FR"/>
          <w:rPrChange w:id="3234" w:author="The Si Tran" w:date="2012-12-05T23:02:00Z">
            <w:rPr>
              <w:sz w:val="28"/>
              <w:szCs w:val="28"/>
              <w:lang w:val="fr-FR"/>
            </w:rPr>
          </w:rPrChange>
        </w:rPr>
        <w:t xml:space="preserve">Vì chuỗi </w:t>
      </w:r>
      <w:del w:id="3235" w:author="The Si Tran" w:date="2012-12-06T00:26:00Z">
        <w:r w:rsidRPr="00082976" w:rsidDel="008B2829">
          <w:rPr>
            <w:position w:val="-14"/>
            <w:lang w:val="fr-FR"/>
          </w:rPr>
          <w:object w:dxaOrig="460" w:dyaOrig="400" w14:anchorId="197B24D2">
            <v:shape id="_x0000_i1054" type="#_x0000_t75" style="width:28.05pt;height:25.25pt" o:ole="">
              <v:imagedata r:id="rId74" o:title=""/>
            </v:shape>
            <o:OLEObject Type="Embed" ProgID="Equation.DSMT4" ShapeID="_x0000_i1054" DrawAspect="Content" ObjectID="_1417235457" r:id="rId75"/>
          </w:object>
        </w:r>
      </w:del>
      <m:oMath>
        <m:d>
          <m:dPr>
            <m:begChr m:val="{"/>
            <m:endChr m:val="}"/>
            <m:ctrlPr>
              <w:ins w:id="3236" w:author="The Si Tran" w:date="2012-12-06T00:26:00Z">
                <w:rPr>
                  <w:rFonts w:ascii="Cambria Math" w:hAnsi="Cambria Math"/>
                  <w:i/>
                  <w:lang w:val="fr-FR"/>
                </w:rPr>
              </w:ins>
            </m:ctrlPr>
          </m:dPr>
          <m:e>
            <m:sSub>
              <m:sSubPr>
                <m:ctrlPr>
                  <w:ins w:id="3237" w:author="The Si Tran" w:date="2012-12-06T00:26:00Z">
                    <w:rPr>
                      <w:rFonts w:ascii="Cambria Math" w:hAnsi="Cambria Math"/>
                      <w:i/>
                      <w:lang w:val="fr-FR"/>
                    </w:rPr>
                  </w:ins>
                </m:ctrlPr>
              </m:sSubPr>
              <m:e>
                <w:ins w:id="3238" w:author="The Si Tran" w:date="2012-12-06T00:26:00Z">
                  <m:r>
                    <w:rPr>
                      <w:rFonts w:ascii="Cambria Math" w:hAnsi="Cambria Math"/>
                      <w:lang w:val="fr-FR"/>
                    </w:rPr>
                    <m:t>ε</m:t>
                  </m:r>
                </w:ins>
              </m:e>
              <m:sub>
                <w:ins w:id="3239" w:author="The Si Tran" w:date="2012-12-06T00:26:00Z">
                  <m:r>
                    <w:rPr>
                      <w:rFonts w:ascii="Cambria Math" w:hAnsi="Cambria Math"/>
                      <w:lang w:val="fr-FR"/>
                    </w:rPr>
                    <m:t>t</m:t>
                  </m:r>
                </w:ins>
              </m:sub>
            </m:sSub>
          </m:e>
        </m:d>
      </m:oMath>
      <w:r w:rsidRPr="0049233F">
        <w:rPr>
          <w:lang w:val="fr-FR"/>
          <w:rPrChange w:id="3240" w:author="The Si Tran" w:date="2012-12-05T23:02:00Z">
            <w:rPr>
              <w:sz w:val="28"/>
              <w:szCs w:val="28"/>
              <w:lang w:val="fr-FR"/>
            </w:rPr>
          </w:rPrChange>
        </w:rPr>
        <w:t xml:space="preserve"> là chuỗi nhiễu trắng</w:t>
      </w:r>
      <w:ins w:id="3241" w:author="The Si Tran" w:date="2012-12-06T00:15:00Z">
        <w:r w:rsidR="004939AB">
          <w:rPr>
            <w:lang w:val="fr-FR"/>
          </w:rPr>
          <w:t xml:space="preserve"> </w:t>
        </w:r>
      </w:ins>
      <w:r w:rsidRPr="0049233F">
        <w:rPr>
          <w:lang w:val="fr-FR"/>
          <w:rPrChange w:id="3242" w:author="The Si Tran" w:date="2012-12-05T23:02:00Z">
            <w:rPr>
              <w:sz w:val="28"/>
              <w:szCs w:val="28"/>
              <w:lang w:val="fr-FR"/>
            </w:rPr>
          </w:rPrChange>
        </w:rPr>
        <w:t xml:space="preserve">(white noise), tức là </w:t>
      </w:r>
      <w:ins w:id="3243"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244" w:author="The Si Tran" w:date="2012-12-06T00:27:00Z">
        <w:r w:rsidRPr="00082976" w:rsidDel="00031BC2">
          <w:rPr>
            <w:position w:val="-12"/>
            <w:lang w:val="fr-FR"/>
          </w:rPr>
          <w:object w:dxaOrig="960" w:dyaOrig="360" w14:anchorId="24405B0A">
            <v:shape id="_x0000_i1055" type="#_x0000_t75" style="width:57.95pt;height:21.5pt" o:ole="">
              <v:imagedata r:id="rId76" o:title=""/>
            </v:shape>
            <o:OLEObject Type="Embed" ProgID="Equation.DSMT4" ShapeID="_x0000_i1055" DrawAspect="Content" ObjectID="_1417235458" r:id="rId77"/>
          </w:object>
        </w:r>
      </w:del>
      <w:ins w:id="3245" w:author="The Si Tran" w:date="2012-12-06T00:27:00Z">
        <w:r w:rsidR="00031BC2">
          <w:rPr>
            <w:lang w:val="fr-FR"/>
          </w:rPr>
          <w:t xml:space="preserve"> </w:t>
        </w:r>
      </w:ins>
      <w:r w:rsidRPr="0049233F">
        <w:rPr>
          <w:lang w:val="fr-FR"/>
          <w:rPrChange w:id="3246" w:author="The Si Tran" w:date="2012-12-05T23:02:00Z">
            <w:rPr>
              <w:sz w:val="28"/>
              <w:szCs w:val="28"/>
              <w:lang w:val="fr-FR"/>
            </w:rPr>
          </w:rPrChange>
        </w:rPr>
        <w:t xml:space="preserve">và </w:t>
      </w:r>
      <w:del w:id="3247" w:author="The Si Tran" w:date="2012-12-06T00:30:00Z">
        <w:r w:rsidRPr="00082976" w:rsidDel="008308F4">
          <w:rPr>
            <w:position w:val="-32"/>
            <w:lang w:val="fr-FR"/>
          </w:rPr>
          <w:object w:dxaOrig="2140" w:dyaOrig="760" w14:anchorId="53F164CD">
            <v:shape id="_x0000_i1056" type="#_x0000_t75" style="width:140.25pt;height:50.5pt" o:ole="">
              <v:imagedata r:id="rId78" o:title=""/>
            </v:shape>
            <o:OLEObject Type="Embed" ProgID="Equation.DSMT4" ShapeID="_x0000_i1056" DrawAspect="Content" ObjectID="_1417235459" r:id="rId79"/>
          </w:object>
        </w:r>
      </w:del>
    </w:p>
    <w:p w14:paraId="1646F1B9" w14:textId="77777777" w:rsidR="008308F4" w:rsidRPr="008308F4" w:rsidRDefault="008308F4">
      <w:pPr>
        <w:rPr>
          <w:ins w:id="3248" w:author="The Si Tran" w:date="2012-12-06T00:30:00Z"/>
          <w:lang w:val="fr-FR"/>
          <w:rPrChange w:id="3249" w:author="The Si Tran" w:date="2012-12-06T00:30:00Z">
            <w:rPr>
              <w:ins w:id="3250" w:author="The Si Tran" w:date="2012-12-06T00:30:00Z"/>
              <w:sz w:val="28"/>
              <w:szCs w:val="28"/>
              <w:lang w:val="fr-FR"/>
            </w:rPr>
          </w:rPrChange>
        </w:rPr>
        <w:pPrChange w:id="3251" w:author="The Si Tran" w:date="2012-12-15T07:53:00Z">
          <w:pPr>
            <w:ind w:left="547"/>
          </w:pPr>
        </w:pPrChange>
      </w:pPr>
    </w:p>
    <w:p w14:paraId="3AB410B0" w14:textId="77777777" w:rsidR="008308F4" w:rsidRPr="00E231FB" w:rsidRDefault="004C2D67">
      <w:pPr>
        <w:rPr>
          <w:ins w:id="3252" w:author="The Si Tran" w:date="2012-12-06T00:28:00Z"/>
          <w:lang w:val="fr-FR"/>
        </w:rPr>
        <w:pPrChange w:id="3253" w:author="The Si Tran" w:date="2012-12-15T07:54:00Z">
          <w:pPr>
            <w:ind w:firstLine="547"/>
          </w:pPr>
        </w:pPrChange>
      </w:pPr>
      <m:oMathPara>
        <m:oMathParaPr>
          <m:jc m:val="center"/>
        </m:oMathParaPr>
        <m:oMath>
          <m:sSub>
            <m:sSubPr>
              <m:ctrlPr>
                <w:ins w:id="3254" w:author="The Si Tran" w:date="2012-12-06T00:28:00Z">
                  <w:rPr>
                    <w:rFonts w:ascii="Cambria Math" w:hAnsi="Cambria Math"/>
                    <w:lang w:val="fr-FR"/>
                  </w:rPr>
                </w:ins>
              </m:ctrlPr>
            </m:sSubPr>
            <m:e>
              <w:ins w:id="3255" w:author="The Si Tran" w:date="2012-12-06T00:28:00Z">
                <m:r>
                  <w:rPr>
                    <w:rFonts w:ascii="Cambria Math" w:hAnsi="Cambria Math"/>
                    <w:lang w:val="fr-FR"/>
                  </w:rPr>
                  <m:t>γ</m:t>
                </m:r>
              </w:ins>
            </m:e>
            <m:sub>
              <w:ins w:id="3256" w:author="The Si Tran" w:date="2012-12-06T00:28:00Z">
                <m:r>
                  <w:rPr>
                    <w:rFonts w:ascii="Cambria Math" w:hAnsi="Cambria Math"/>
                    <w:lang w:val="fr-FR"/>
                  </w:rPr>
                  <m:t>ε</m:t>
                </m:r>
              </w:ins>
            </m:sub>
          </m:sSub>
          <m:d>
            <m:dPr>
              <m:ctrlPr>
                <w:ins w:id="3257" w:author="The Si Tran" w:date="2012-12-06T00:28:00Z">
                  <w:rPr>
                    <w:rFonts w:ascii="Cambria Math" w:hAnsi="Cambria Math"/>
                    <w:lang w:val="fr-FR"/>
                  </w:rPr>
                </w:ins>
              </m:ctrlPr>
            </m:dPr>
            <m:e>
              <w:ins w:id="3258" w:author="The Si Tran" w:date="2012-12-06T00:28:00Z">
                <m:r>
                  <w:rPr>
                    <w:rFonts w:ascii="Cambria Math" w:hAnsi="Cambria Math"/>
                    <w:lang w:val="fr-FR"/>
                  </w:rPr>
                  <m:t>h</m:t>
                </m:r>
              </w:ins>
            </m:e>
          </m:d>
          <w:ins w:id="3259" w:author="The Si Tran" w:date="2012-12-06T00:29:00Z">
            <m:r>
              <m:rPr>
                <m:sty m:val="p"/>
              </m:rPr>
              <w:rPr>
                <w:rFonts w:ascii="Cambria Math" w:hAnsi="Cambria Math"/>
                <w:lang w:val="fr-FR"/>
              </w:rPr>
              <m:t>=</m:t>
            </m:r>
          </w:ins>
          <m:d>
            <m:dPr>
              <m:begChr m:val="{"/>
              <m:endChr m:val=""/>
              <m:ctrlPr>
                <w:ins w:id="3260" w:author="The Si Tran" w:date="2012-12-06T00:30:00Z">
                  <w:rPr>
                    <w:rFonts w:ascii="Cambria Math" w:hAnsi="Cambria Math"/>
                    <w:lang w:val="fr-FR"/>
                  </w:rPr>
                </w:ins>
              </m:ctrlPr>
            </m:dPr>
            <m:e>
              <m:eqArr>
                <m:eqArrPr>
                  <m:ctrlPr>
                    <w:ins w:id="3261" w:author="The Si Tran" w:date="2012-12-06T00:30:00Z">
                      <w:rPr>
                        <w:rFonts w:ascii="Cambria Math" w:hAnsi="Cambria Math"/>
                        <w:lang w:val="fr-FR"/>
                      </w:rPr>
                    </w:ins>
                  </m:ctrlPr>
                </m:eqArrPr>
                <m:e>
                  <m:sSup>
                    <m:sSupPr>
                      <m:ctrlPr>
                        <w:ins w:id="3262" w:author="The Si Tran" w:date="2012-12-06T00:30:00Z">
                          <w:rPr>
                            <w:rFonts w:ascii="Cambria Math" w:hAnsi="Cambria Math"/>
                            <w:lang w:val="fr-FR"/>
                          </w:rPr>
                        </w:ins>
                      </m:ctrlPr>
                    </m:sSupPr>
                    <m:e>
                      <w:ins w:id="3263" w:author="The Si Tran" w:date="2012-12-06T00:30:00Z">
                        <m:r>
                          <w:rPr>
                            <w:rFonts w:ascii="Cambria Math" w:hAnsi="Cambria Math"/>
                            <w:lang w:val="fr-FR"/>
                          </w:rPr>
                          <m:t>σ</m:t>
                        </m:r>
                      </w:ins>
                    </m:e>
                    <m:sup>
                      <w:ins w:id="3264" w:author="The Si Tran" w:date="2012-12-06T00:30:00Z">
                        <m:r>
                          <m:rPr>
                            <m:sty m:val="p"/>
                          </m:rPr>
                          <w:rPr>
                            <w:rFonts w:ascii="Cambria Math" w:hAnsi="Cambria Math"/>
                            <w:lang w:val="fr-FR"/>
                          </w:rPr>
                          <m:t>2</m:t>
                        </m:r>
                      </w:ins>
                    </m:sup>
                  </m:sSup>
                  <w:ins w:id="3265"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266"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267" w:author="The Si Tran" w:date="2012-12-05T23:02:00Z">
            <w:rPr>
              <w:sz w:val="28"/>
              <w:szCs w:val="28"/>
              <w:lang w:val="fr-FR"/>
            </w:rPr>
          </w:rPrChange>
        </w:rPr>
        <w:pPrChange w:id="3268" w:author="The Si Tran" w:date="2012-12-15T07:53:00Z">
          <w:pPr>
            <w:ind w:firstLine="547"/>
          </w:pPr>
        </w:pPrChange>
      </w:pPr>
      <w:r w:rsidRPr="0049233F">
        <w:rPr>
          <w:lang w:val="fr-FR"/>
          <w:rPrChange w:id="3269"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270" w:author="The Si Tran" w:date="2012-12-15T07:53:00Z">
            <w:rPr>
              <w:sz w:val="28"/>
              <w:szCs w:val="28"/>
              <w:lang w:val="fr-FR"/>
            </w:rPr>
          </w:rPrChange>
        </w:rPr>
        <w:pPrChange w:id="3271" w:author="The Si Tran" w:date="2012-12-15T08:05:00Z">
          <w:pPr>
            <w:ind w:firstLine="547"/>
          </w:pPr>
        </w:pPrChange>
      </w:pPr>
      <w:ins w:id="3272"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273"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274" w:author="The Si Tran" w:date="2012-12-06T00:37:00Z"/>
          <w:lang w:val="fr-FR"/>
          <w:rPrChange w:id="3275" w:author="The Si Tran" w:date="2012-12-06T00:37:00Z">
            <w:rPr>
              <w:ins w:id="3276" w:author="The Si Tran" w:date="2012-12-06T00:37:00Z"/>
              <w:rFonts w:ascii="Cambria Math" w:hAnsi="Cambria Math"/>
              <w:i/>
              <w:szCs w:val="26"/>
              <w:lang w:val="fr-FR"/>
            </w:rPr>
          </w:rPrChange>
        </w:rPr>
        <w:pPrChange w:id="3277" w:author="The Si Tran" w:date="2012-12-15T07:54:00Z">
          <w:pPr>
            <w:ind w:firstLine="547"/>
          </w:pPr>
        </w:pPrChange>
      </w:pPr>
      <w:del w:id="3278" w:author="The Si Tran" w:date="2012-12-06T00:33:00Z">
        <w:r w:rsidRPr="00B312F5" w:rsidDel="00CF4667">
          <w:rPr>
            <w:position w:val="-14"/>
            <w:lang w:val="fr-FR"/>
          </w:rPr>
          <w:object w:dxaOrig="3960" w:dyaOrig="380" w14:anchorId="6EB4E1F7">
            <v:shape id="_x0000_i1057" type="#_x0000_t75" style="width:4in;height:28.05pt" o:ole="">
              <v:imagedata r:id="rId80" o:title=""/>
            </v:shape>
            <o:OLEObject Type="Embed" ProgID="Equation.DSMT4" ShapeID="_x0000_i1057" DrawAspect="Content" ObjectID="_1417235460" r:id="rId81"/>
          </w:object>
        </w:r>
        <w:r w:rsidRPr="0049233F" w:rsidDel="00CF4667">
          <w:rPr>
            <w:lang w:val="fr-FR"/>
            <w:rPrChange w:id="3279" w:author="The Si Tran" w:date="2012-12-05T23:02:00Z">
              <w:rPr>
                <w:sz w:val="28"/>
                <w:szCs w:val="28"/>
                <w:lang w:val="fr-FR"/>
              </w:rPr>
            </w:rPrChange>
          </w:rPr>
          <w:delText>.</w:delText>
        </w:r>
      </w:del>
      <w:ins w:id="3280"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281" w:author="The Si Tran" w:date="2012-12-15T07:54:00Z">
            <w:rPr>
              <w:sz w:val="28"/>
              <w:szCs w:val="28"/>
              <w:lang w:val="fr-FR"/>
            </w:rPr>
          </w:rPrChange>
        </w:rPr>
        <w:pPrChange w:id="3282" w:author="The Si Tran" w:date="2012-12-15T07:54:00Z">
          <w:pPr>
            <w:ind w:firstLine="547"/>
          </w:pPr>
        </w:pPrChange>
      </w:pPr>
      <w:ins w:id="3283"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284" w:author="The Si Tran" w:date="2012-12-06T00:37:00Z"/>
          <w:szCs w:val="26"/>
          <w:lang w:val="fr-FR"/>
          <w:rPrChange w:id="3285" w:author="The Si Tran" w:date="2012-12-05T23:02:00Z">
            <w:rPr>
              <w:del w:id="3286" w:author="The Si Tran" w:date="2012-12-06T00:37:00Z"/>
              <w:sz w:val="28"/>
              <w:szCs w:val="28"/>
              <w:lang w:val="fr-FR"/>
            </w:rPr>
          </w:rPrChange>
        </w:rPr>
      </w:pPr>
      <w:ins w:id="3287"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288" w:author="The Si Tran" w:date="2012-12-06T00:37:00Z"/>
          <w:szCs w:val="26"/>
          <w:lang w:val="fr-FR"/>
          <w:rPrChange w:id="3289" w:author="The Si Tran" w:date="2012-12-05T23:02:00Z">
            <w:rPr>
              <w:del w:id="3290" w:author="The Si Tran" w:date="2012-12-06T00:37:00Z"/>
              <w:sz w:val="28"/>
              <w:szCs w:val="28"/>
              <w:lang w:val="fr-FR"/>
            </w:rPr>
          </w:rPrChange>
        </w:rPr>
      </w:pPr>
      <w:del w:id="3291" w:author="The Si Tran" w:date="2012-12-06T00:35:00Z">
        <w:r w:rsidRPr="00B312F5" w:rsidDel="00A35187">
          <w:rPr>
            <w:position w:val="-14"/>
            <w:szCs w:val="26"/>
            <w:lang w:val="fr-FR"/>
          </w:rPr>
          <w:object w:dxaOrig="4599" w:dyaOrig="380" w14:anchorId="2C4DA43D">
            <v:shape id="_x0000_i1058" type="#_x0000_t75" style="width:331.95pt;height:28.05pt" o:ole="">
              <v:imagedata r:id="rId82" o:title=""/>
            </v:shape>
            <o:OLEObject Type="Embed" ProgID="Equation.DSMT4" ShapeID="_x0000_i1058" DrawAspect="Content" ObjectID="_1417235461" r:id="rId83"/>
          </w:object>
        </w:r>
      </w:del>
    </w:p>
    <w:p w14:paraId="170D0928" w14:textId="6599E7AC" w:rsidR="005947EE" w:rsidRPr="00097101" w:rsidRDefault="006A21F7">
      <w:pPr>
        <w:tabs>
          <w:tab w:val="left" w:pos="1440"/>
        </w:tabs>
        <w:rPr>
          <w:ins w:id="3292" w:author="The Si Tran" w:date="2012-12-06T00:43:00Z"/>
          <w:lang w:val="fr-FR"/>
          <w:rPrChange w:id="3293" w:author="The Si Tran" w:date="2012-12-15T07:55:00Z">
            <w:rPr>
              <w:ins w:id="3294" w:author="The Si Tran" w:date="2012-12-06T00:43:00Z"/>
              <w:rFonts w:ascii="Cambria Math" w:hAnsi="Cambria Math"/>
              <w:i/>
              <w:szCs w:val="26"/>
              <w:lang w:val="fr-FR"/>
            </w:rPr>
          </w:rPrChange>
        </w:rPr>
        <w:pPrChange w:id="3295" w:author="The Si Tran" w:date="2012-12-15T07:55:00Z">
          <w:pPr>
            <w:ind w:firstLine="547"/>
          </w:pPr>
        </w:pPrChange>
      </w:pPr>
      <w:del w:id="3296" w:author="The Si Tran" w:date="2012-12-06T00:37:00Z">
        <w:r w:rsidRPr="0049233F" w:rsidDel="00A92BAB">
          <w:rPr>
            <w:lang w:val="fr-FR"/>
            <w:rPrChange w:id="3297" w:author="The Si Tran" w:date="2012-12-05T23:02:00Z">
              <w:rPr>
                <w:sz w:val="28"/>
                <w:szCs w:val="28"/>
                <w:lang w:val="fr-FR"/>
              </w:rPr>
            </w:rPrChange>
          </w:rPr>
          <w:delText xml:space="preserve">                </w:delText>
        </w:r>
      </w:del>
      <w:del w:id="3298" w:author="The Si Tran" w:date="2012-12-06T00:39:00Z">
        <w:r w:rsidRPr="0049233F" w:rsidDel="00E270B0">
          <w:rPr>
            <w:lang w:val="fr-FR"/>
            <w:rPrChange w:id="3299" w:author="The Si Tran" w:date="2012-12-05T23:02:00Z">
              <w:rPr>
                <w:sz w:val="28"/>
                <w:szCs w:val="28"/>
                <w:lang w:val="fr-FR"/>
              </w:rPr>
            </w:rPrChange>
          </w:rPr>
          <w:delText xml:space="preserve">              </w:delText>
        </w:r>
      </w:del>
      <w:ins w:id="3300"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301" w:author="The Si Tran" w:date="2012-12-14T04:51:00Z"/>
          <w:szCs w:val="26"/>
          <w:lang w:val="fr-FR"/>
          <w:rPrChange w:id="3302" w:author="The Si Tran" w:date="2012-12-05T23:02:00Z">
            <w:rPr>
              <w:del w:id="3303" w:author="The Si Tran" w:date="2012-12-14T04:51:00Z"/>
              <w:sz w:val="28"/>
              <w:szCs w:val="28"/>
              <w:lang w:val="fr-FR"/>
            </w:rPr>
          </w:rPrChange>
        </w:rPr>
        <w:pPrChange w:id="3304" w:author="The Si Tran" w:date="2012-12-06T00:39:00Z">
          <w:pPr>
            <w:ind w:firstLine="547"/>
          </w:pPr>
        </w:pPrChange>
      </w:pPr>
      <w:ins w:id="3305" w:author="The Si Tran" w:date="2012-12-06T00:39:00Z">
        <m:oMath>
          <m:r>
            <w:rPr>
              <w:rFonts w:ascii="Cambria Math" w:hAnsi="Cambria Math"/>
              <w:szCs w:val="26"/>
              <w:lang w:val="fr-FR"/>
            </w:rPr>
            <w:lastRenderedPageBreak/>
            <m:t>=</m:t>
          </m:r>
        </m:oMath>
      </w:ins>
      <m:oMath>
        <m:d>
          <m:dPr>
            <m:begChr m:val="{"/>
            <m:endChr m:val=""/>
            <m:ctrlPr>
              <w:ins w:id="3306" w:author="The Si Tran" w:date="2012-12-06T00:41:00Z">
                <w:rPr>
                  <w:rFonts w:ascii="Cambria Math" w:hAnsi="Cambria Math"/>
                  <w:i/>
                  <w:szCs w:val="26"/>
                  <w:lang w:val="fr-FR"/>
                </w:rPr>
              </w:ins>
            </m:ctrlPr>
          </m:dPr>
          <m:e>
            <m:eqArr>
              <m:eqArrPr>
                <m:ctrlPr>
                  <w:ins w:id="3307" w:author="The Si Tran" w:date="2012-12-06T00:41:00Z">
                    <w:rPr>
                      <w:rFonts w:ascii="Cambria Math" w:hAnsi="Cambria Math"/>
                      <w:i/>
                      <w:szCs w:val="26"/>
                      <w:lang w:val="fr-FR"/>
                    </w:rPr>
                  </w:ins>
                </m:ctrlPr>
              </m:eqArrPr>
              <m:e>
                <m:sSup>
                  <m:sSupPr>
                    <m:ctrlPr>
                      <w:ins w:id="3308" w:author="The Si Tran" w:date="2012-12-06T00:42:00Z">
                        <w:rPr>
                          <w:rFonts w:ascii="Cambria Math" w:hAnsi="Cambria Math"/>
                          <w:i/>
                          <w:szCs w:val="26"/>
                          <w:lang w:val="fr-FR"/>
                        </w:rPr>
                      </w:ins>
                    </m:ctrlPr>
                  </m:sSupPr>
                  <m:e>
                    <w:ins w:id="3309" w:author="The Si Tran" w:date="2012-12-06T00:42:00Z">
                      <m:r>
                        <w:rPr>
                          <w:rFonts w:ascii="Cambria Math" w:hAnsi="Cambria Math"/>
                          <w:szCs w:val="26"/>
                          <w:lang w:val="fr-FR"/>
                        </w:rPr>
                        <m:t>σ</m:t>
                      </m:r>
                    </w:ins>
                  </m:e>
                  <m:sup>
                    <w:ins w:id="3310" w:author="The Si Tran" w:date="2012-12-06T00:42:00Z">
                      <m:r>
                        <w:rPr>
                          <w:rFonts w:ascii="Cambria Math" w:hAnsi="Cambria Math"/>
                          <w:szCs w:val="26"/>
                          <w:lang w:val="fr-FR"/>
                        </w:rPr>
                        <m:t>2</m:t>
                      </m:r>
                    </w:ins>
                  </m:sup>
                </m:sSup>
                <m:d>
                  <m:dPr>
                    <m:ctrlPr>
                      <w:ins w:id="3311" w:author="The Si Tran" w:date="2012-12-06T00:42:00Z">
                        <w:rPr>
                          <w:rFonts w:ascii="Cambria Math" w:hAnsi="Cambria Math"/>
                          <w:i/>
                          <w:szCs w:val="26"/>
                          <w:lang w:val="fr-FR"/>
                        </w:rPr>
                      </w:ins>
                    </m:ctrlPr>
                  </m:dPr>
                  <m:e>
                    <w:ins w:id="3312" w:author="The Si Tran" w:date="2012-12-06T00:42:00Z">
                      <m:r>
                        <w:rPr>
                          <w:rFonts w:ascii="Cambria Math" w:hAnsi="Cambria Math"/>
                          <w:szCs w:val="26"/>
                          <w:lang w:val="fr-FR"/>
                        </w:rPr>
                        <m:t>-</m:t>
                      </m:r>
                    </w:ins>
                    <m:sSub>
                      <m:sSubPr>
                        <m:ctrlPr>
                          <w:ins w:id="3313" w:author="The Si Tran" w:date="2012-12-06T00:42:00Z">
                            <w:rPr>
                              <w:rFonts w:ascii="Cambria Math" w:hAnsi="Cambria Math"/>
                              <w:i/>
                              <w:szCs w:val="26"/>
                              <w:lang w:val="fr-FR"/>
                            </w:rPr>
                          </w:ins>
                        </m:ctrlPr>
                      </m:sSubPr>
                      <m:e>
                        <w:ins w:id="3314" w:author="The Si Tran" w:date="2012-12-06T00:43:00Z">
                          <m:r>
                            <w:rPr>
                              <w:rFonts w:ascii="Cambria Math" w:hAnsi="Cambria Math"/>
                              <w:szCs w:val="26"/>
                              <w:lang w:val="fr-FR"/>
                            </w:rPr>
                            <m:t>θ</m:t>
                          </m:r>
                        </w:ins>
                      </m:e>
                      <m:sub>
                        <w:ins w:id="3315" w:author="The Si Tran" w:date="2012-12-06T00:42:00Z">
                          <m:r>
                            <w:rPr>
                              <w:rFonts w:ascii="Cambria Math" w:hAnsi="Cambria Math"/>
                              <w:szCs w:val="26"/>
                              <w:lang w:val="fr-FR"/>
                            </w:rPr>
                            <m:t>k</m:t>
                          </m:r>
                        </w:ins>
                      </m:sub>
                    </m:sSub>
                    <w:ins w:id="3316" w:author="The Si Tran" w:date="2012-12-06T00:43:00Z">
                      <m:r>
                        <w:rPr>
                          <w:rFonts w:ascii="Cambria Math" w:hAnsi="Cambria Math"/>
                          <w:szCs w:val="26"/>
                          <w:lang w:val="fr-FR"/>
                        </w:rPr>
                        <m:t>+</m:t>
                      </m:r>
                    </w:ins>
                    <m:sSub>
                      <m:sSubPr>
                        <m:ctrlPr>
                          <w:ins w:id="3317" w:author="The Si Tran" w:date="2012-12-06T00:43:00Z">
                            <w:rPr>
                              <w:rFonts w:ascii="Cambria Math" w:hAnsi="Cambria Math"/>
                              <w:i/>
                              <w:szCs w:val="26"/>
                              <w:lang w:val="fr-FR"/>
                            </w:rPr>
                          </w:ins>
                        </m:ctrlPr>
                      </m:sSubPr>
                      <m:e>
                        <w:ins w:id="3318" w:author="The Si Tran" w:date="2012-12-06T00:43:00Z">
                          <m:r>
                            <w:rPr>
                              <w:rFonts w:ascii="Cambria Math" w:hAnsi="Cambria Math"/>
                              <w:szCs w:val="26"/>
                              <w:lang w:val="fr-FR"/>
                            </w:rPr>
                            <m:t>θ</m:t>
                          </m:r>
                        </w:ins>
                      </m:e>
                      <m:sub>
                        <w:ins w:id="3319" w:author="The Si Tran" w:date="2012-12-06T00:43:00Z">
                          <m:r>
                            <w:rPr>
                              <w:rFonts w:ascii="Cambria Math" w:hAnsi="Cambria Math"/>
                              <w:szCs w:val="26"/>
                              <w:lang w:val="fr-FR"/>
                            </w:rPr>
                            <m:t>1</m:t>
                          </m:r>
                        </w:ins>
                      </m:sub>
                    </m:sSub>
                    <m:sSub>
                      <m:sSubPr>
                        <m:ctrlPr>
                          <w:ins w:id="3320" w:author="The Si Tran" w:date="2012-12-06T00:43:00Z">
                            <w:rPr>
                              <w:rFonts w:ascii="Cambria Math" w:hAnsi="Cambria Math"/>
                              <w:i/>
                              <w:szCs w:val="26"/>
                              <w:lang w:val="fr-FR"/>
                            </w:rPr>
                          </w:ins>
                        </m:ctrlPr>
                      </m:sSubPr>
                      <m:e>
                        <w:ins w:id="3321" w:author="The Si Tran" w:date="2012-12-06T00:43:00Z">
                          <m:r>
                            <w:rPr>
                              <w:rFonts w:ascii="Cambria Math" w:hAnsi="Cambria Math"/>
                              <w:szCs w:val="26"/>
                              <w:lang w:val="fr-FR"/>
                            </w:rPr>
                            <m:t>θ</m:t>
                          </m:r>
                        </w:ins>
                      </m:e>
                      <m:sub>
                        <w:ins w:id="3322" w:author="The Si Tran" w:date="2012-12-06T00:43:00Z">
                          <m:r>
                            <w:rPr>
                              <w:rFonts w:ascii="Cambria Math" w:hAnsi="Cambria Math"/>
                              <w:szCs w:val="26"/>
                              <w:lang w:val="fr-FR"/>
                            </w:rPr>
                            <m:t>k+1</m:t>
                          </m:r>
                        </w:ins>
                      </m:sub>
                    </m:sSub>
                    <w:ins w:id="3323" w:author="The Si Tran" w:date="2012-12-06T00:43:00Z">
                      <m:r>
                        <w:rPr>
                          <w:rFonts w:ascii="Cambria Math" w:hAnsi="Cambria Math"/>
                          <w:szCs w:val="26"/>
                          <w:lang w:val="fr-FR"/>
                        </w:rPr>
                        <m:t>+…+</m:t>
                      </m:r>
                    </w:ins>
                    <m:sSub>
                      <m:sSubPr>
                        <m:ctrlPr>
                          <w:ins w:id="3324" w:author="The Si Tran" w:date="2012-12-06T00:43:00Z">
                            <w:rPr>
                              <w:rFonts w:ascii="Cambria Math" w:hAnsi="Cambria Math"/>
                              <w:i/>
                              <w:szCs w:val="26"/>
                              <w:lang w:val="fr-FR"/>
                            </w:rPr>
                          </w:ins>
                        </m:ctrlPr>
                      </m:sSubPr>
                      <m:e>
                        <w:ins w:id="3325" w:author="The Si Tran" w:date="2012-12-06T00:43:00Z">
                          <m:r>
                            <w:rPr>
                              <w:rFonts w:ascii="Cambria Math" w:hAnsi="Cambria Math"/>
                              <w:szCs w:val="26"/>
                              <w:lang w:val="fr-FR"/>
                            </w:rPr>
                            <m:t>θ</m:t>
                          </m:r>
                        </w:ins>
                      </m:e>
                      <m:sub>
                        <w:ins w:id="3326" w:author="The Si Tran" w:date="2012-12-06T00:43:00Z">
                          <m:r>
                            <w:rPr>
                              <w:rFonts w:ascii="Cambria Math" w:hAnsi="Cambria Math"/>
                              <w:szCs w:val="26"/>
                              <w:lang w:val="fr-FR"/>
                            </w:rPr>
                            <m:t>q-k</m:t>
                          </m:r>
                        </w:ins>
                      </m:sub>
                    </m:sSub>
                    <m:sSub>
                      <m:sSubPr>
                        <m:ctrlPr>
                          <w:ins w:id="3327" w:author="The Si Tran" w:date="2012-12-06T00:43:00Z">
                            <w:rPr>
                              <w:rFonts w:ascii="Cambria Math" w:hAnsi="Cambria Math"/>
                              <w:i/>
                              <w:szCs w:val="26"/>
                              <w:lang w:val="fr-FR"/>
                            </w:rPr>
                          </w:ins>
                        </m:ctrlPr>
                      </m:sSubPr>
                      <m:e>
                        <w:ins w:id="3328" w:author="The Si Tran" w:date="2012-12-06T00:43:00Z">
                          <m:r>
                            <w:rPr>
                              <w:rFonts w:ascii="Cambria Math" w:hAnsi="Cambria Math"/>
                              <w:szCs w:val="26"/>
                              <w:lang w:val="fr-FR"/>
                            </w:rPr>
                            <m:t>θ</m:t>
                          </m:r>
                        </w:ins>
                      </m:e>
                      <m:sub>
                        <w:ins w:id="3329" w:author="The Si Tran" w:date="2012-12-06T00:43:00Z">
                          <m:r>
                            <w:rPr>
                              <w:rFonts w:ascii="Cambria Math" w:hAnsi="Cambria Math"/>
                              <w:szCs w:val="26"/>
                              <w:lang w:val="fr-FR"/>
                            </w:rPr>
                            <m:t>k</m:t>
                          </m:r>
                        </w:ins>
                      </m:sub>
                    </m:sSub>
                  </m:e>
                </m:d>
                <w:ins w:id="3330" w:author="The Si Tran" w:date="2012-12-06T00:42:00Z">
                  <m:r>
                    <w:rPr>
                      <w:rFonts w:ascii="Cambria Math" w:hAnsi="Cambria Math"/>
                      <w:szCs w:val="26"/>
                      <w:lang w:val="fr-FR"/>
                    </w:rPr>
                    <m:t>,   k=1,2,…,q</m:t>
                  </m:r>
                </w:ins>
              </m:e>
              <m:e>
                <w:ins w:id="3331" w:author="The Si Tran" w:date="2012-12-06T00:44:00Z">
                  <m:r>
                    <w:rPr>
                      <w:rFonts w:ascii="Cambria Math" w:hAnsi="Cambria Math"/>
                      <w:szCs w:val="26"/>
                      <w:lang w:val="fr-FR"/>
                    </w:rPr>
                    <m:t xml:space="preserve">0,                                         k&gt;q </m:t>
                  </m:r>
                </w:ins>
              </m:e>
            </m:eqArr>
          </m:e>
        </m:d>
      </m:oMath>
      <w:del w:id="3332" w:author="The Si Tran" w:date="2012-12-06T00:37:00Z">
        <w:r w:rsidRPr="00B312F5" w:rsidDel="00A92BAB">
          <w:rPr>
            <w:position w:val="-14"/>
            <w:szCs w:val="26"/>
            <w:lang w:val="fr-FR"/>
          </w:rPr>
          <w:object w:dxaOrig="2040" w:dyaOrig="400" w14:anchorId="39A27407">
            <v:shape id="_x0000_i1059" type="#_x0000_t75" style="width:136.5pt;height:28.05pt" o:ole="">
              <v:imagedata r:id="rId84" o:title=""/>
            </v:shape>
            <o:OLEObject Type="Embed" ProgID="Equation.DSMT4" ShapeID="_x0000_i1059" DrawAspect="Content" ObjectID="_1417235462" r:id="rId85"/>
          </w:object>
        </w:r>
        <w:r w:rsidRPr="0049233F" w:rsidDel="00A92BAB">
          <w:rPr>
            <w:szCs w:val="26"/>
            <w:lang w:val="fr-FR"/>
            <w:rPrChange w:id="3333"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334" w:author="The Si Tran" w:date="2012-12-06T00:45:00Z"/>
          <w:szCs w:val="26"/>
          <w:lang w:val="fr-FR"/>
          <w:rPrChange w:id="3335" w:author="The Si Tran" w:date="2012-12-05T23:02:00Z">
            <w:rPr>
              <w:del w:id="3336" w:author="The Si Tran" w:date="2012-12-06T00:45:00Z"/>
              <w:sz w:val="28"/>
              <w:szCs w:val="28"/>
              <w:lang w:val="fr-FR"/>
            </w:rPr>
          </w:rPrChange>
        </w:rPr>
      </w:pPr>
      <w:del w:id="3337" w:author="The Si Tran" w:date="2012-12-06T00:41:00Z">
        <w:r w:rsidRPr="00B312F5" w:rsidDel="005947EE">
          <w:rPr>
            <w:position w:val="-12"/>
            <w:szCs w:val="26"/>
            <w:lang w:val="fr-FR"/>
          </w:rPr>
          <w:object w:dxaOrig="1960" w:dyaOrig="360" w14:anchorId="284A0F67">
            <v:shape id="_x0000_i1060" type="#_x0000_t75" style="width:151.5pt;height:28.05pt" o:ole="">
              <v:imagedata r:id="rId86" o:title=""/>
            </v:shape>
            <o:OLEObject Type="Embed" ProgID="Equation.DSMT4" ShapeID="_x0000_i1060" DrawAspect="Content" ObjectID="_1417235463" r:id="rId87"/>
          </w:object>
        </w:r>
      </w:del>
    </w:p>
    <w:p w14:paraId="21F18D80" w14:textId="77777777" w:rsidR="006A21F7" w:rsidRPr="0049233F" w:rsidDel="00EE6AC2" w:rsidRDefault="006A21F7">
      <w:pPr>
        <w:ind w:left="1980" w:firstLine="0"/>
        <w:rPr>
          <w:del w:id="3338" w:author="The Si Tran" w:date="2012-12-06T00:44:00Z"/>
          <w:szCs w:val="26"/>
          <w:lang w:val="pt-BR"/>
          <w:rPrChange w:id="3339" w:author="The Si Tran" w:date="2012-12-05T23:02:00Z">
            <w:rPr>
              <w:del w:id="3340" w:author="The Si Tran" w:date="2012-12-06T00:44:00Z"/>
              <w:sz w:val="28"/>
              <w:szCs w:val="28"/>
              <w:lang w:val="pt-BR"/>
            </w:rPr>
          </w:rPrChange>
        </w:rPr>
        <w:pPrChange w:id="3341" w:author="The Si Tran" w:date="2012-12-06T00:45:00Z">
          <w:pPr>
            <w:ind w:firstLine="547"/>
          </w:pPr>
        </w:pPrChange>
      </w:pPr>
      <w:del w:id="3342" w:author="The Si Tran" w:date="2012-12-06T00:45:00Z">
        <w:r w:rsidRPr="0049233F" w:rsidDel="001D36B5">
          <w:rPr>
            <w:szCs w:val="26"/>
            <w:lang w:val="pt-BR"/>
            <w:rPrChange w:id="3343" w:author="The Si Tran" w:date="2012-12-05T23:02:00Z">
              <w:rPr>
                <w:sz w:val="28"/>
                <w:szCs w:val="28"/>
                <w:lang w:val="pt-BR"/>
              </w:rPr>
            </w:rPrChange>
          </w:rPr>
          <w:delText xml:space="preserve">            </w:delText>
        </w:r>
      </w:del>
      <w:del w:id="3344" w:author="The Si Tran" w:date="2012-12-06T00:44:00Z">
        <w:r w:rsidRPr="00B312F5" w:rsidDel="00EE6AC2">
          <w:rPr>
            <w:position w:val="-34"/>
            <w:szCs w:val="26"/>
            <w:lang w:val="fr-FR"/>
          </w:rPr>
          <w:object w:dxaOrig="4400" w:dyaOrig="800" w14:anchorId="3C3DBA9C">
            <v:shape id="_x0000_i1061" type="#_x0000_t75" style="width:316.05pt;height:57.95pt" o:ole="">
              <v:imagedata r:id="rId88" o:title=""/>
            </v:shape>
            <o:OLEObject Type="Embed" ProgID="Equation.DSMT4" ShapeID="_x0000_i1061" DrawAspect="Content" ObjectID="_1417235464" r:id="rId89"/>
          </w:object>
        </w:r>
      </w:del>
    </w:p>
    <w:p w14:paraId="4ACE3B0B" w14:textId="77777777" w:rsidR="006A21F7" w:rsidRPr="0049233F" w:rsidRDefault="006A21F7">
      <w:pPr>
        <w:ind w:left="1980" w:firstLine="0"/>
        <w:jc w:val="left"/>
        <w:rPr>
          <w:szCs w:val="26"/>
          <w:lang w:val="pt-BR"/>
          <w:rPrChange w:id="3345" w:author="The Si Tran" w:date="2012-12-05T23:02:00Z">
            <w:rPr>
              <w:sz w:val="28"/>
              <w:szCs w:val="28"/>
              <w:lang w:val="pt-BR"/>
            </w:rPr>
          </w:rPrChange>
        </w:rPr>
        <w:pPrChange w:id="3346" w:author="The Si Tran" w:date="2012-12-14T04:51:00Z">
          <w:pPr>
            <w:ind w:firstLine="547"/>
          </w:pPr>
        </w:pPrChange>
      </w:pPr>
      <w:del w:id="3347" w:author="The Si Tran" w:date="2012-12-06T00:44:00Z">
        <w:r w:rsidRPr="0049233F" w:rsidDel="00EE6AC2">
          <w:rPr>
            <w:szCs w:val="26"/>
            <w:lang w:val="pt-BR"/>
            <w:rPrChange w:id="3348" w:author="The Si Tran" w:date="2012-12-05T23:02:00Z">
              <w:rPr>
                <w:sz w:val="28"/>
                <w:szCs w:val="28"/>
                <w:lang w:val="pt-BR"/>
              </w:rPr>
            </w:rPrChange>
          </w:rPr>
          <w:tab/>
        </w:r>
      </w:del>
    </w:p>
    <w:p w14:paraId="64BC0324" w14:textId="77777777" w:rsidR="006A21F7" w:rsidRDefault="006A21F7" w:rsidP="006A21F7">
      <w:pPr>
        <w:ind w:firstLine="547"/>
        <w:rPr>
          <w:ins w:id="3349" w:author="The Si Tran" w:date="2012-12-06T00:45:00Z"/>
          <w:szCs w:val="26"/>
          <w:lang w:val="pt-BR"/>
        </w:rPr>
      </w:pPr>
      <w:r w:rsidRPr="0049233F">
        <w:rPr>
          <w:szCs w:val="26"/>
          <w:lang w:val="pt-BR"/>
          <w:rPrChange w:id="3350" w:author="The Si Tran" w:date="2012-12-05T23:02:00Z">
            <w:rPr>
              <w:sz w:val="28"/>
              <w:szCs w:val="28"/>
              <w:lang w:val="pt-BR"/>
            </w:rPr>
          </w:rPrChange>
        </w:rPr>
        <w:t xml:space="preserve">Từ đó ta có hàm tự tương quan của chuỗi </w:t>
      </w:r>
      <w:del w:id="3351" w:author="The Si Tran" w:date="2012-12-06T00:45:00Z">
        <w:r w:rsidRPr="0049233F" w:rsidDel="001D36B5">
          <w:rPr>
            <w:szCs w:val="26"/>
            <w:lang w:val="pt-BR"/>
            <w:rPrChange w:id="3352" w:author="The Si Tran" w:date="2012-12-05T23:02:00Z">
              <w:rPr>
                <w:sz w:val="28"/>
                <w:szCs w:val="28"/>
                <w:lang w:val="pt-BR"/>
              </w:rPr>
            </w:rPrChange>
          </w:rPr>
          <w:delText>{y</w:delText>
        </w:r>
        <w:r w:rsidRPr="0049233F" w:rsidDel="001D36B5">
          <w:rPr>
            <w:szCs w:val="26"/>
            <w:vertAlign w:val="subscript"/>
            <w:lang w:val="pt-BR"/>
            <w:rPrChange w:id="3353" w:author="The Si Tran" w:date="2012-12-05T23:02:00Z">
              <w:rPr>
                <w:sz w:val="28"/>
                <w:szCs w:val="28"/>
                <w:vertAlign w:val="subscript"/>
                <w:lang w:val="pt-BR"/>
              </w:rPr>
            </w:rPrChange>
          </w:rPr>
          <w:delText>t</w:delText>
        </w:r>
        <w:r w:rsidRPr="0049233F" w:rsidDel="001D36B5">
          <w:rPr>
            <w:szCs w:val="26"/>
            <w:lang w:val="pt-BR"/>
            <w:rPrChange w:id="3354" w:author="The Si Tran" w:date="2012-12-05T23:02:00Z">
              <w:rPr>
                <w:sz w:val="28"/>
                <w:szCs w:val="28"/>
                <w:lang w:val="pt-BR"/>
              </w:rPr>
            </w:rPrChange>
          </w:rPr>
          <w:delText>}.</w:delText>
        </w:r>
      </w:del>
      <m:oMath>
        <m:d>
          <m:dPr>
            <m:begChr m:val="{"/>
            <m:endChr m:val="}"/>
            <m:ctrlPr>
              <w:ins w:id="3355" w:author="The Si Tran" w:date="2012-12-06T00:45:00Z">
                <w:rPr>
                  <w:rFonts w:ascii="Cambria Math" w:hAnsi="Cambria Math"/>
                  <w:i/>
                  <w:szCs w:val="26"/>
                  <w:lang w:val="pt-BR"/>
                </w:rPr>
              </w:ins>
            </m:ctrlPr>
          </m:dPr>
          <m:e>
            <m:sSub>
              <m:sSubPr>
                <m:ctrlPr>
                  <w:ins w:id="3356" w:author="The Si Tran" w:date="2012-12-06T00:45:00Z">
                    <w:rPr>
                      <w:rFonts w:ascii="Cambria Math" w:hAnsi="Cambria Math"/>
                      <w:i/>
                      <w:szCs w:val="26"/>
                      <w:lang w:val="pt-BR"/>
                    </w:rPr>
                  </w:ins>
                </m:ctrlPr>
              </m:sSubPr>
              <m:e>
                <w:ins w:id="3357" w:author="The Si Tran" w:date="2012-12-06T00:45:00Z">
                  <m:r>
                    <w:rPr>
                      <w:rFonts w:ascii="Cambria Math" w:hAnsi="Cambria Math"/>
                      <w:szCs w:val="26"/>
                      <w:lang w:val="pt-BR"/>
                    </w:rPr>
                    <m:t>y</m:t>
                  </m:r>
                </w:ins>
              </m:e>
              <m:sub>
                <w:ins w:id="3358"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359" w:author="The Si Tran" w:date="2012-12-06T00:48:00Z"/>
          <w:sz w:val="28"/>
          <w:szCs w:val="28"/>
          <w:lang w:val="pt-BR"/>
        </w:rPr>
      </w:pPr>
      <w:ins w:id="3360" w:author="The Si Tran" w:date="2012-12-06T04:00:00Z">
        <w:r>
          <w:rPr>
            <w:szCs w:val="26"/>
            <w:lang w:val="pt-BR"/>
          </w:rPr>
          <w:tab/>
        </w:r>
        <w:r>
          <w:rPr>
            <w:szCs w:val="26"/>
            <w:lang w:val="pt-BR"/>
          </w:rPr>
          <w:tab/>
        </w:r>
      </w:ins>
      <w:ins w:id="3361" w:author="The Si Tran" w:date="2012-12-06T00:48:00Z">
        <m:oMath>
          <m:r>
            <w:rPr>
              <w:rFonts w:ascii="Cambria Math" w:hAnsi="Cambria Math"/>
              <w:sz w:val="28"/>
              <w:szCs w:val="28"/>
              <w:lang w:val="pt-BR"/>
              <w:rPrChange w:id="3362"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363" w:author="The Si Tran" w:date="2012-12-14T04:46:00Z">
                    <w:rPr>
                      <w:rFonts w:ascii="Cambria Math" w:hAnsi="Cambria Math"/>
                      <w:szCs w:val="26"/>
                      <w:lang w:val="pt-BR"/>
                    </w:rPr>
                  </w:rPrChange>
                </w:rPr>
                <m:t>k</m:t>
              </m:r>
            </m:e>
          </m:d>
          <m:r>
            <w:rPr>
              <w:rFonts w:ascii="Cambria Math" w:hAnsi="Cambria Math"/>
              <w:sz w:val="28"/>
              <w:szCs w:val="28"/>
              <w:lang w:val="pt-BR"/>
              <w:rPrChange w:id="3364"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365" w:author="The Si Tran" w:date="2012-12-14T04:46:00Z">
                    <w:rPr>
                      <w:rFonts w:ascii="Cambria Math" w:hAnsi="Cambria Math"/>
                      <w:szCs w:val="26"/>
                      <w:lang w:val="pt-BR"/>
                    </w:rPr>
                  </w:rPrChange>
                </w:rPr>
                <m:t>γ(k)</m:t>
              </m:r>
            </m:num>
            <m:den>
              <m:r>
                <w:rPr>
                  <w:rFonts w:ascii="Cambria Math" w:hAnsi="Cambria Math"/>
                  <w:sz w:val="28"/>
                  <w:szCs w:val="28"/>
                  <w:lang w:val="pt-BR"/>
                  <w:rPrChange w:id="3366" w:author="The Si Tran" w:date="2012-12-14T04:46:00Z">
                    <w:rPr>
                      <w:rFonts w:ascii="Cambria Math" w:hAnsi="Cambria Math"/>
                      <w:szCs w:val="26"/>
                      <w:lang w:val="pt-BR"/>
                    </w:rPr>
                  </w:rPrChange>
                </w:rPr>
                <m:t>γ(0)</m:t>
              </m:r>
            </m:den>
          </m:f>
          <m:r>
            <w:rPr>
              <w:rFonts w:ascii="Cambria Math" w:hAnsi="Cambria Math"/>
              <w:sz w:val="28"/>
              <w:szCs w:val="28"/>
              <w:lang w:val="pt-BR"/>
              <w:rPrChange w:id="3367"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368"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69" w:author="The Si Tran" w:date="2012-12-14T04:46:00Z">
                                <w:rPr>
                                  <w:rFonts w:ascii="Cambria Math" w:hAnsi="Cambria Math"/>
                                  <w:szCs w:val="26"/>
                                  <w:lang w:val="fr-FR"/>
                                </w:rPr>
                              </w:rPrChange>
                            </w:rPr>
                            <m:t>θ</m:t>
                          </m:r>
                        </m:e>
                        <m:sub>
                          <m:r>
                            <w:rPr>
                              <w:rFonts w:ascii="Cambria Math" w:hAnsi="Cambria Math"/>
                              <w:sz w:val="28"/>
                              <w:szCs w:val="28"/>
                              <w:lang w:val="fr-FR"/>
                              <w:rPrChange w:id="3370" w:author="The Si Tran" w:date="2012-12-14T04:46:00Z">
                                <w:rPr>
                                  <w:rFonts w:ascii="Cambria Math" w:hAnsi="Cambria Math"/>
                                  <w:szCs w:val="26"/>
                                  <w:lang w:val="fr-FR"/>
                                </w:rPr>
                              </w:rPrChange>
                            </w:rPr>
                            <m:t>k</m:t>
                          </m:r>
                        </m:sub>
                      </m:sSub>
                      <m:r>
                        <w:rPr>
                          <w:rFonts w:ascii="Cambria Math" w:hAnsi="Cambria Math"/>
                          <w:sz w:val="28"/>
                          <w:szCs w:val="28"/>
                          <w:lang w:val="fr-FR"/>
                          <w:rPrChange w:id="3371"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72" w:author="The Si Tran" w:date="2012-12-14T04:46:00Z">
                                <w:rPr>
                                  <w:rFonts w:ascii="Cambria Math" w:hAnsi="Cambria Math"/>
                                  <w:szCs w:val="26"/>
                                  <w:lang w:val="fr-FR"/>
                                </w:rPr>
                              </w:rPrChange>
                            </w:rPr>
                            <m:t>θ</m:t>
                          </m:r>
                        </m:e>
                        <m:sub>
                          <m:r>
                            <w:rPr>
                              <w:rFonts w:ascii="Cambria Math" w:hAnsi="Cambria Math"/>
                              <w:sz w:val="28"/>
                              <w:szCs w:val="28"/>
                              <w:lang w:val="fr-FR"/>
                              <w:rPrChange w:id="3373"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374" w:author="The Si Tran" w:date="2012-12-14T04:46:00Z">
                                <w:rPr>
                                  <w:rFonts w:ascii="Cambria Math" w:hAnsi="Cambria Math"/>
                                  <w:szCs w:val="26"/>
                                  <w:lang w:val="fr-FR"/>
                                </w:rPr>
                              </w:rPrChange>
                            </w:rPr>
                            <m:t>θ</m:t>
                          </m:r>
                        </m:e>
                        <m:sub>
                          <m:r>
                            <w:rPr>
                              <w:rFonts w:ascii="Cambria Math" w:hAnsi="Cambria Math"/>
                              <w:sz w:val="28"/>
                              <w:szCs w:val="28"/>
                              <w:lang w:val="fr-FR"/>
                              <w:rPrChange w:id="3375" w:author="The Si Tran" w:date="2012-12-14T04:46:00Z">
                                <w:rPr>
                                  <w:rFonts w:ascii="Cambria Math" w:hAnsi="Cambria Math"/>
                                  <w:szCs w:val="26"/>
                                  <w:lang w:val="fr-FR"/>
                                </w:rPr>
                              </w:rPrChange>
                            </w:rPr>
                            <m:t>k+1</m:t>
                          </m:r>
                        </m:sub>
                      </m:sSub>
                      <m:r>
                        <w:rPr>
                          <w:rFonts w:ascii="Cambria Math" w:hAnsi="Cambria Math"/>
                          <w:sz w:val="28"/>
                          <w:szCs w:val="28"/>
                          <w:lang w:val="fr-FR"/>
                          <w:rPrChange w:id="3376" w:author="The Si Tran" w:date="2012-12-14T04:46:00Z">
                            <w:rPr>
                              <w:rFonts w:ascii="Cambria Math" w:hAnsi="Cambria Math"/>
                              <w:szCs w:val="26"/>
                              <w:lang w:val="fr-FR"/>
                            </w:rPr>
                          </w:rPrChange>
                        </w:rPr>
                        <m:t>+</m:t>
                      </m:r>
                      <m:r>
                        <w:rPr>
                          <w:rFonts w:ascii="Cambria Math" w:hAnsi="Cambria Math" w:hint="eastAsia"/>
                          <w:sz w:val="28"/>
                          <w:szCs w:val="28"/>
                          <w:lang w:val="fr-FR"/>
                          <w:rPrChange w:id="3377" w:author="The Si Tran" w:date="2012-12-14T04:46:00Z">
                            <w:rPr>
                              <w:rFonts w:ascii="Cambria Math" w:hAnsi="Cambria Math" w:hint="eastAsia"/>
                              <w:szCs w:val="26"/>
                              <w:lang w:val="fr-FR"/>
                            </w:rPr>
                          </w:rPrChange>
                        </w:rPr>
                        <m:t>…</m:t>
                      </m:r>
                      <m:r>
                        <w:rPr>
                          <w:rFonts w:ascii="Cambria Math" w:hAnsi="Cambria Math"/>
                          <w:sz w:val="28"/>
                          <w:szCs w:val="28"/>
                          <w:lang w:val="fr-FR"/>
                          <w:rPrChange w:id="3378"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79" w:author="The Si Tran" w:date="2012-12-14T04:46:00Z">
                                <w:rPr>
                                  <w:rFonts w:ascii="Cambria Math" w:hAnsi="Cambria Math"/>
                                  <w:szCs w:val="26"/>
                                  <w:lang w:val="fr-FR"/>
                                </w:rPr>
                              </w:rPrChange>
                            </w:rPr>
                            <m:t>θ</m:t>
                          </m:r>
                        </m:e>
                        <m:sub>
                          <m:r>
                            <w:rPr>
                              <w:rFonts w:ascii="Cambria Math" w:hAnsi="Cambria Math"/>
                              <w:sz w:val="28"/>
                              <w:szCs w:val="28"/>
                              <w:lang w:val="fr-FR"/>
                              <w:rPrChange w:id="3380"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381" w:author="The Si Tran" w:date="2012-12-14T04:46:00Z">
                                <w:rPr>
                                  <w:rFonts w:ascii="Cambria Math" w:hAnsi="Cambria Math"/>
                                  <w:szCs w:val="26"/>
                                  <w:lang w:val="fr-FR"/>
                                </w:rPr>
                              </w:rPrChange>
                            </w:rPr>
                            <m:t>θ</m:t>
                          </m:r>
                        </m:e>
                        <m:sub>
                          <m:r>
                            <w:rPr>
                              <w:rFonts w:ascii="Cambria Math" w:hAnsi="Cambria Math"/>
                              <w:sz w:val="28"/>
                              <w:szCs w:val="28"/>
                              <w:lang w:val="fr-FR"/>
                              <w:rPrChange w:id="3382"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383"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384" w:author="The Si Tran" w:date="2012-12-14T04:46:00Z">
                                <w:rPr>
                                  <w:rFonts w:ascii="Cambria Math" w:hAnsi="Cambria Math"/>
                                  <w:szCs w:val="26"/>
                                  <w:lang w:val="fr-FR"/>
                                </w:rPr>
                              </w:rPrChange>
                            </w:rPr>
                            <m:t>θ</m:t>
                          </m:r>
                        </m:e>
                        <m:sub>
                          <m:r>
                            <w:rPr>
                              <w:rFonts w:ascii="Cambria Math" w:hAnsi="Cambria Math"/>
                              <w:sz w:val="28"/>
                              <w:szCs w:val="28"/>
                              <w:lang w:val="fr-FR"/>
                              <w:rPrChange w:id="3385" w:author="The Si Tran" w:date="2012-12-14T04:46:00Z">
                                <w:rPr>
                                  <w:rFonts w:ascii="Cambria Math" w:hAnsi="Cambria Math"/>
                                  <w:szCs w:val="26"/>
                                  <w:lang w:val="fr-FR"/>
                                </w:rPr>
                              </w:rPrChange>
                            </w:rPr>
                            <m:t>1</m:t>
                          </m:r>
                        </m:sub>
                        <m:sup>
                          <m:r>
                            <w:rPr>
                              <w:rFonts w:ascii="Cambria Math" w:hAnsi="Cambria Math"/>
                              <w:sz w:val="28"/>
                              <w:szCs w:val="28"/>
                              <w:lang w:val="fr-FR"/>
                              <w:rPrChange w:id="3386" w:author="The Si Tran" w:date="2012-12-14T04:46:00Z">
                                <w:rPr>
                                  <w:rFonts w:ascii="Cambria Math" w:hAnsi="Cambria Math"/>
                                  <w:szCs w:val="26"/>
                                  <w:lang w:val="fr-FR"/>
                                </w:rPr>
                              </w:rPrChange>
                            </w:rPr>
                            <m:t>2</m:t>
                          </m:r>
                        </m:sup>
                      </m:sSubSup>
                      <m:r>
                        <w:rPr>
                          <w:rFonts w:ascii="Cambria Math" w:hAnsi="Cambria Math"/>
                          <w:sz w:val="28"/>
                          <w:szCs w:val="28"/>
                          <w:lang w:val="fr-FR"/>
                          <w:rPrChange w:id="3387" w:author="The Si Tran" w:date="2012-12-14T04:46:00Z">
                            <w:rPr>
                              <w:rFonts w:ascii="Cambria Math" w:hAnsi="Cambria Math"/>
                              <w:szCs w:val="26"/>
                              <w:lang w:val="fr-FR"/>
                            </w:rPr>
                          </w:rPrChange>
                        </w:rPr>
                        <m:t>+</m:t>
                      </m:r>
                      <m:r>
                        <w:rPr>
                          <w:rFonts w:ascii="Cambria Math" w:hAnsi="Cambria Math" w:hint="eastAsia"/>
                          <w:sz w:val="28"/>
                          <w:szCs w:val="28"/>
                          <w:lang w:val="fr-FR"/>
                          <w:rPrChange w:id="3388" w:author="The Si Tran" w:date="2012-12-14T04:46:00Z">
                            <w:rPr>
                              <w:rFonts w:ascii="Cambria Math" w:hAnsi="Cambria Math" w:hint="eastAsia"/>
                              <w:szCs w:val="26"/>
                              <w:lang w:val="fr-FR"/>
                            </w:rPr>
                          </w:rPrChange>
                        </w:rPr>
                        <m:t>…</m:t>
                      </m:r>
                      <m:r>
                        <w:rPr>
                          <w:rFonts w:ascii="Cambria Math" w:hAnsi="Cambria Math"/>
                          <w:sz w:val="28"/>
                          <w:szCs w:val="28"/>
                          <w:lang w:val="fr-FR"/>
                          <w:rPrChange w:id="3389"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390" w:author="The Si Tran" w:date="2012-12-14T04:46:00Z">
                                <w:rPr>
                                  <w:rFonts w:ascii="Cambria Math" w:hAnsi="Cambria Math"/>
                                  <w:szCs w:val="26"/>
                                  <w:lang w:val="fr-FR"/>
                                </w:rPr>
                              </w:rPrChange>
                            </w:rPr>
                            <m:t>θ</m:t>
                          </m:r>
                        </m:e>
                        <m:sub>
                          <m:r>
                            <w:rPr>
                              <w:rFonts w:ascii="Cambria Math" w:hAnsi="Cambria Math"/>
                              <w:sz w:val="28"/>
                              <w:szCs w:val="28"/>
                              <w:lang w:val="fr-FR"/>
                              <w:rPrChange w:id="3391" w:author="The Si Tran" w:date="2012-12-14T04:46:00Z">
                                <w:rPr>
                                  <w:rFonts w:ascii="Cambria Math" w:hAnsi="Cambria Math"/>
                                  <w:szCs w:val="26"/>
                                  <w:lang w:val="fr-FR"/>
                                </w:rPr>
                              </w:rPrChange>
                            </w:rPr>
                            <m:t>q</m:t>
                          </m:r>
                        </m:sub>
                        <m:sup>
                          <m:r>
                            <w:rPr>
                              <w:rFonts w:ascii="Cambria Math" w:hAnsi="Cambria Math"/>
                              <w:sz w:val="28"/>
                              <w:szCs w:val="28"/>
                              <w:lang w:val="fr-FR"/>
                              <w:rPrChange w:id="3392"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393" w:author="The Si Tran" w:date="2012-12-14T04:46:00Z">
                        <w:rPr>
                          <w:rFonts w:ascii="Cambria Math" w:hAnsi="Cambria Math"/>
                          <w:szCs w:val="26"/>
                          <w:lang w:val="pt-BR"/>
                        </w:rPr>
                      </w:rPrChange>
                    </w:rPr>
                    <m:t>,  k=1,2,</m:t>
                  </m:r>
                  <m:r>
                    <w:rPr>
                      <w:rFonts w:ascii="Cambria Math" w:hAnsi="Cambria Math" w:hint="eastAsia"/>
                      <w:sz w:val="28"/>
                      <w:szCs w:val="28"/>
                      <w:lang w:val="pt-BR"/>
                      <w:rPrChange w:id="3394" w:author="The Si Tran" w:date="2012-12-14T04:46:00Z">
                        <w:rPr>
                          <w:rFonts w:ascii="Cambria Math" w:hAnsi="Cambria Math" w:hint="eastAsia"/>
                          <w:szCs w:val="26"/>
                          <w:lang w:val="pt-BR"/>
                        </w:rPr>
                      </w:rPrChange>
                    </w:rPr>
                    <m:t>…</m:t>
                  </m:r>
                  <m:r>
                    <w:rPr>
                      <w:rFonts w:ascii="Cambria Math" w:hAnsi="Cambria Math"/>
                      <w:sz w:val="28"/>
                      <w:szCs w:val="28"/>
                      <w:lang w:val="pt-BR"/>
                      <w:rPrChange w:id="3395" w:author="The Si Tran" w:date="2012-12-14T04:46:00Z">
                        <w:rPr>
                          <w:rFonts w:ascii="Cambria Math" w:hAnsi="Cambria Math"/>
                          <w:szCs w:val="26"/>
                          <w:lang w:val="pt-BR"/>
                        </w:rPr>
                      </w:rPrChange>
                    </w:rPr>
                    <m:t>,q</m:t>
                  </m:r>
                </m:e>
                <m:e>
                  <m:r>
                    <w:rPr>
                      <w:rFonts w:ascii="Cambria Math" w:hAnsi="Cambria Math"/>
                      <w:sz w:val="28"/>
                      <w:szCs w:val="28"/>
                      <w:lang w:val="pt-BR"/>
                      <w:rPrChange w:id="3396"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397" w:author="The Si Tran" w:date="2012-12-06T00:48:00Z">
        <w:r w:rsidRPr="00EB4744" w:rsidDel="007701F2">
          <w:rPr>
            <w:position w:val="-52"/>
            <w:sz w:val="28"/>
            <w:szCs w:val="28"/>
            <w:lang w:val="pt-BR"/>
            <w:rPrChange w:id="3398" w:author="The Si Tran" w:date="2012-12-14T04:46:00Z">
              <w:rPr>
                <w:position w:val="-52"/>
                <w:sz w:val="28"/>
                <w:szCs w:val="28"/>
                <w:lang w:val="pt-BR"/>
              </w:rPr>
            </w:rPrChange>
          </w:rPr>
          <w:object w:dxaOrig="5440" w:dyaOrig="1160" w14:anchorId="272CC47F">
            <v:shape id="_x0000_i1062" type="#_x0000_t75" style="width:5in;height:1in" o:ole="">
              <v:imagedata r:id="rId90" o:title=""/>
            </v:shape>
            <o:OLEObject Type="Embed" ProgID="Equation.DSMT4" ShapeID="_x0000_i1062" DrawAspect="Content" ObjectID="_1417235465" r:id="rId91"/>
          </w:object>
        </w:r>
      </w:del>
    </w:p>
    <w:p w14:paraId="009AFCBC" w14:textId="77777777" w:rsidR="006A21F7" w:rsidRDefault="006A21F7">
      <w:pPr>
        <w:rPr>
          <w:lang w:val="pt-BR"/>
        </w:rPr>
        <w:pPrChange w:id="3399" w:author="The Si Tran" w:date="2012-12-15T07:57:00Z">
          <w:pPr>
            <w:ind w:firstLine="547"/>
          </w:pPr>
        </w:pPrChange>
      </w:pPr>
      <w:r w:rsidRPr="0049233F">
        <w:rPr>
          <w:lang w:val="pt-BR"/>
          <w:rPrChange w:id="3400"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401" w:author="The Si Tran" w:date="2012-12-06T20:10:00Z">
        <w:r w:rsidRPr="0049233F" w:rsidDel="00263465">
          <w:rPr>
            <w:lang w:val="pt-BR"/>
            <w:rPrChange w:id="3402" w:author="The Si Tran" w:date="2012-12-05T23:02:00Z">
              <w:rPr>
                <w:sz w:val="28"/>
                <w:szCs w:val="28"/>
                <w:lang w:val="pt-BR"/>
              </w:rPr>
            </w:rPrChange>
          </w:rPr>
          <w:delText xml:space="preserve">q </w:delText>
        </w:r>
      </w:del>
      <w:ins w:id="3403" w:author="The Si Tran" w:date="2012-12-06T20:10:00Z">
        <m:oMath>
          <m:r>
            <w:rPr>
              <w:rFonts w:ascii="Cambria Math" w:hAnsi="Cambria Math"/>
              <w:lang w:val="pt-BR"/>
            </w:rPr>
            <m:t>q</m:t>
          </m:r>
        </m:oMath>
      </w:ins>
      <w:ins w:id="3404" w:author="The Si Tran" w:date="2012-12-06T20:11:00Z">
        <w:r w:rsidR="00263465">
          <w:rPr>
            <w:lang w:val="pt-BR"/>
          </w:rPr>
          <w:t xml:space="preserve"> </w:t>
        </w:r>
      </w:ins>
      <w:r w:rsidRPr="0049233F">
        <w:rPr>
          <w:lang w:val="pt-BR"/>
          <w:rPrChange w:id="3405" w:author="The Si Tran" w:date="2012-12-05T23:02:00Z">
            <w:rPr>
              <w:sz w:val="28"/>
              <w:szCs w:val="28"/>
              <w:lang w:val="pt-BR"/>
            </w:rPr>
          </w:rPrChange>
        </w:rPr>
        <w:t xml:space="preserve">thì hệ số tự tương quan của nó sẽ bằng không với những độ trễ lớn hơn </w:t>
      </w:r>
      <w:ins w:id="3406" w:author="The Si Tran" w:date="2012-12-06T20:11:00Z">
        <m:oMath>
          <m:r>
            <w:rPr>
              <w:rFonts w:ascii="Cambria Math" w:hAnsi="Cambria Math"/>
              <w:lang w:val="pt-BR"/>
            </w:rPr>
            <m:t>q</m:t>
          </m:r>
        </m:oMath>
        <w:r w:rsidR="00542651" w:rsidRPr="0049233F">
          <w:rPr>
            <w:lang w:val="pt-BR"/>
          </w:rPr>
          <w:t xml:space="preserve"> </w:t>
        </w:r>
      </w:ins>
      <w:del w:id="3407" w:author="The Si Tran" w:date="2012-12-06T20:11:00Z">
        <w:r w:rsidRPr="0049233F" w:rsidDel="00542651">
          <w:rPr>
            <w:lang w:val="pt-BR"/>
            <w:rPrChange w:id="3408" w:author="The Si Tran" w:date="2012-12-05T23:02:00Z">
              <w:rPr>
                <w:sz w:val="28"/>
                <w:szCs w:val="28"/>
                <w:lang w:val="pt-BR"/>
              </w:rPr>
            </w:rPrChange>
          </w:rPr>
          <w:delText>q</w:delText>
        </w:r>
      </w:del>
      <w:r w:rsidRPr="0049233F">
        <w:rPr>
          <w:lang w:val="pt-BR"/>
          <w:rPrChange w:id="3409" w:author="The Si Tran" w:date="2012-12-05T23:02:00Z">
            <w:rPr>
              <w:sz w:val="28"/>
              <w:szCs w:val="28"/>
              <w:lang w:val="pt-BR"/>
            </w:rPr>
          </w:rPrChange>
        </w:rPr>
        <w:t xml:space="preserve">. Trong thực tế do sai biệt khi lấy mẫu, hệ số tương quan mẫu có thể khác không ở những độ trễ lớn hơn </w:t>
      </w:r>
      <w:ins w:id="3410" w:author="The Si Tran" w:date="2012-12-06T20:11:00Z">
        <m:oMath>
          <m:r>
            <w:rPr>
              <w:rFonts w:ascii="Cambria Math" w:hAnsi="Cambria Math"/>
              <w:lang w:val="pt-BR"/>
            </w:rPr>
            <m:t>q</m:t>
          </m:r>
        </m:oMath>
      </w:ins>
      <w:del w:id="3411" w:author="The Si Tran" w:date="2012-12-06T20:11:00Z">
        <w:r w:rsidRPr="0049233F" w:rsidDel="00542651">
          <w:rPr>
            <w:lang w:val="pt-BR"/>
            <w:rPrChange w:id="3412" w:author="The Si Tran" w:date="2012-12-05T23:02:00Z">
              <w:rPr>
                <w:sz w:val="28"/>
                <w:szCs w:val="28"/>
                <w:lang w:val="pt-BR"/>
              </w:rPr>
            </w:rPrChange>
          </w:rPr>
          <w:delText>q</w:delText>
        </w:r>
      </w:del>
      <w:r w:rsidRPr="0049233F">
        <w:rPr>
          <w:lang w:val="pt-BR"/>
          <w:rPrChange w:id="3413" w:author="The Si Tran" w:date="2012-12-05T23:02:00Z">
            <w:rPr>
              <w:sz w:val="28"/>
              <w:szCs w:val="28"/>
              <w:lang w:val="pt-BR"/>
            </w:rPr>
          </w:rPrChange>
        </w:rPr>
        <w:t>. Tuy vậy, nếu hệ số tương quan mẫu nằm trong khoảng</w:t>
      </w:r>
      <w:ins w:id="3414"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415" w:author="The Si Tran" w:date="2012-12-06T00:48:00Z">
        <w:r w:rsidRPr="0049233F" w:rsidDel="007701F2">
          <w:rPr>
            <w:lang w:val="pt-BR"/>
            <w:rPrChange w:id="3416"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7.95pt;height:21.5pt" o:ole="">
              <v:imagedata r:id="rId92" o:title=""/>
            </v:shape>
            <o:OLEObject Type="Embed" ProgID="Equation.DSMT4" ShapeID="_x0000_i1063" DrawAspect="Content" ObjectID="_1417235466" r:id="rId93"/>
          </w:object>
        </w:r>
      </w:del>
      <w:r w:rsidRPr="0049233F">
        <w:rPr>
          <w:lang w:val="pt-BR"/>
          <w:rPrChange w:id="3417" w:author="The Si Tran" w:date="2012-12-05T23:02:00Z">
            <w:rPr>
              <w:sz w:val="28"/>
              <w:szCs w:val="28"/>
              <w:lang w:val="pt-BR"/>
            </w:rPr>
          </w:rPrChange>
        </w:rPr>
        <w:t xml:space="preserve">, </w:t>
      </w:r>
      <w:ins w:id="3418" w:author="The Si Tran" w:date="2012-12-06T20:11:00Z">
        <m:oMath>
          <m:r>
            <w:rPr>
              <w:rFonts w:ascii="Cambria Math" w:hAnsi="Cambria Math"/>
              <w:lang w:val="pt-BR"/>
            </w:rPr>
            <m:t>N</m:t>
          </m:r>
        </m:oMath>
        <w:r w:rsidR="00542651" w:rsidRPr="0049233F" w:rsidDel="00542651">
          <w:rPr>
            <w:lang w:val="pt-BR"/>
          </w:rPr>
          <w:t xml:space="preserve"> </w:t>
        </w:r>
      </w:ins>
      <w:del w:id="3419" w:author="The Si Tran" w:date="2012-12-06T20:11:00Z">
        <w:r w:rsidRPr="0049233F" w:rsidDel="00542651">
          <w:rPr>
            <w:lang w:val="pt-BR"/>
            <w:rPrChange w:id="3420" w:author="The Si Tran" w:date="2012-12-05T23:02:00Z">
              <w:rPr>
                <w:sz w:val="28"/>
                <w:szCs w:val="28"/>
                <w:lang w:val="pt-BR"/>
              </w:rPr>
            </w:rPrChange>
          </w:rPr>
          <w:delText>N</w:delText>
        </w:r>
      </w:del>
      <w:r w:rsidRPr="0049233F">
        <w:rPr>
          <w:lang w:val="pt-BR"/>
          <w:rPrChange w:id="3421" w:author="The Si Tran" w:date="2012-12-05T23:02:00Z">
            <w:rPr>
              <w:sz w:val="28"/>
              <w:szCs w:val="28"/>
              <w:lang w:val="pt-BR"/>
            </w:rPr>
          </w:rPrChange>
        </w:rPr>
        <w:t xml:space="preserve"> là kích thước mẫu, thì ta có thể kết luận nó bằng không với độ tin cậy 95%.</w:t>
      </w:r>
    </w:p>
    <w:p w14:paraId="74A0C983" w14:textId="7EE8D354" w:rsidR="00091D45" w:rsidRPr="0049233F" w:rsidDel="004505B3" w:rsidRDefault="00091D45" w:rsidP="00091D45">
      <w:pPr>
        <w:rPr>
          <w:del w:id="3422" w:author="The Si Tran" w:date="2012-12-14T04:52:00Z"/>
          <w:lang w:val="pt-BR"/>
          <w:rPrChange w:id="3423" w:author="The Si Tran" w:date="2012-12-05T23:02:00Z">
            <w:rPr>
              <w:del w:id="3424" w:author="The Si Tran" w:date="2012-12-14T04:52:00Z"/>
              <w:sz w:val="28"/>
              <w:szCs w:val="28"/>
              <w:lang w:val="pt-BR"/>
            </w:rPr>
          </w:rPrChange>
        </w:rPr>
      </w:pPr>
      <w:r w:rsidRPr="0049233F">
        <w:rPr>
          <w:szCs w:val="26"/>
          <w:lang w:val="pt-BR"/>
          <w:rPrChange w:id="3425" w:author="The Si Tran" w:date="2012-12-05T23:02:00Z">
            <w:rPr>
              <w:sz w:val="28"/>
              <w:szCs w:val="28"/>
              <w:lang w:val="pt-BR"/>
            </w:rPr>
          </w:rPrChange>
        </w:rPr>
        <w:t xml:space="preserve">Hình </w:t>
      </w:r>
      <w:ins w:id="3426" w:author="The Si Tran" w:date="2012-12-12T00:13:00Z">
        <w:r>
          <w:rPr>
            <w:szCs w:val="26"/>
            <w:lang w:val="pt-BR"/>
          </w:rPr>
          <w:t>3.</w:t>
        </w:r>
      </w:ins>
      <w:r>
        <w:rPr>
          <w:szCs w:val="26"/>
          <w:lang w:val="pt-BR"/>
        </w:rPr>
        <w:t>1</w:t>
      </w:r>
      <w:del w:id="3427" w:author="The Si Tran" w:date="2012-12-12T00:13:00Z">
        <w:r w:rsidRPr="0049233F" w:rsidDel="00361F58">
          <w:rPr>
            <w:szCs w:val="26"/>
            <w:lang w:val="pt-BR"/>
            <w:rPrChange w:id="3428" w:author="The Si Tran" w:date="2012-12-05T23:02:00Z">
              <w:rPr>
                <w:sz w:val="28"/>
                <w:szCs w:val="28"/>
                <w:lang w:val="pt-BR"/>
              </w:rPr>
            </w:rPrChange>
          </w:rPr>
          <w:delText>8</w:delText>
        </w:r>
      </w:del>
      <w:r w:rsidRPr="0049233F">
        <w:rPr>
          <w:szCs w:val="26"/>
          <w:lang w:val="pt-BR"/>
          <w:rPrChange w:id="3429" w:author="The Si Tran" w:date="2012-12-05T23:02:00Z">
            <w:rPr>
              <w:sz w:val="28"/>
              <w:szCs w:val="28"/>
              <w:lang w:val="pt-BR"/>
            </w:rPr>
          </w:rPrChange>
        </w:rPr>
        <w:t xml:space="preserve"> thể hiện </w:t>
      </w:r>
      <w:r>
        <w:rPr>
          <w:szCs w:val="26"/>
          <w:lang w:val="pt-BR"/>
        </w:rPr>
        <w:t xml:space="preserve">đồ thị theo thời gian và </w:t>
      </w:r>
      <w:r w:rsidRPr="0049233F">
        <w:rPr>
          <w:szCs w:val="26"/>
          <w:lang w:val="pt-BR"/>
          <w:rPrChange w:id="3430" w:author="The Si Tran" w:date="2012-12-05T23:02:00Z">
            <w:rPr>
              <w:sz w:val="28"/>
              <w:szCs w:val="28"/>
              <w:lang w:val="pt-BR"/>
            </w:rPr>
          </w:rPrChange>
        </w:rPr>
        <w:t xml:space="preserve">hàm tự tương quan của </w:t>
      </w:r>
      <w:r>
        <w:rPr>
          <w:szCs w:val="26"/>
          <w:lang w:val="pt-BR"/>
        </w:rPr>
        <w:t xml:space="preserve">một </w:t>
      </w:r>
      <w:r w:rsidRPr="0049233F">
        <w:rPr>
          <w:szCs w:val="26"/>
          <w:lang w:val="pt-BR"/>
          <w:rPrChange w:id="3431" w:author="The Si Tran" w:date="2012-12-05T23:02:00Z">
            <w:rPr>
              <w:sz w:val="28"/>
              <w:szCs w:val="28"/>
              <w:lang w:val="pt-BR"/>
            </w:rPr>
          </w:rPrChange>
        </w:rPr>
        <w:t>chuỗi thời gian</w:t>
      </w:r>
      <w:r w:rsidR="0021110E">
        <w:rPr>
          <w:szCs w:val="26"/>
          <w:lang w:val="pt-BR"/>
        </w:rPr>
        <w:t xml:space="preserve"> được tạo ra bởi công thức </w:t>
      </w:r>
      <m:oMath>
        <m:sSub>
          <m:sSubPr>
            <m:ctrlPr>
              <w:ins w:id="3432" w:author="The Si Tran" w:date="2012-12-06T00:51:00Z">
                <w:rPr>
                  <w:rFonts w:ascii="Cambria Math" w:hAnsi="Cambria Math"/>
                  <w:lang w:val="pt-BR"/>
                </w:rPr>
              </w:ins>
            </m:ctrlPr>
          </m:sSubPr>
          <m:e>
            <w:ins w:id="3433" w:author="The Si Tran" w:date="2012-12-06T00:51:00Z">
              <m:r>
                <m:rPr>
                  <m:sty m:val="p"/>
                </m:rPr>
                <w:rPr>
                  <w:rFonts w:ascii="Cambria Math" w:hAnsi="Cambria Math"/>
                  <w:lang w:val="pt-BR"/>
                </w:rPr>
                <m:t>y</m:t>
              </m:r>
            </w:ins>
          </m:e>
          <m:sub>
            <w:ins w:id="3434" w:author="The Si Tran" w:date="2012-12-06T00:51:00Z">
              <m:r>
                <m:rPr>
                  <m:sty m:val="p"/>
                </m:rPr>
                <w:rPr>
                  <w:rFonts w:ascii="Cambria Math" w:hAnsi="Cambria Math"/>
                  <w:lang w:val="pt-BR"/>
                </w:rPr>
                <m:t>t</m:t>
              </m:r>
            </w:ins>
          </m:sub>
        </m:sSub>
        <w:ins w:id="3435" w:author="The Si Tran" w:date="2012-12-06T00:51:00Z">
          <m:r>
            <m:rPr>
              <m:sty m:val="p"/>
            </m:rPr>
            <w:rPr>
              <w:rFonts w:ascii="Cambria Math" w:hAnsi="Cambria Math"/>
              <w:lang w:val="pt-BR"/>
            </w:rPr>
            <m:t>=40+</m:t>
          </m:r>
        </w:ins>
        <m:sSub>
          <m:sSubPr>
            <m:ctrlPr>
              <w:ins w:id="3436" w:author="The Si Tran" w:date="2012-12-06T00:51:00Z">
                <w:rPr>
                  <w:rFonts w:ascii="Cambria Math" w:hAnsi="Cambria Math"/>
                  <w:lang w:val="pt-BR"/>
                </w:rPr>
              </w:ins>
            </m:ctrlPr>
          </m:sSubPr>
          <m:e>
            <w:ins w:id="3437" w:author="The Si Tran" w:date="2012-12-06T00:51:00Z">
              <m:r>
                <m:rPr>
                  <m:sty m:val="p"/>
                </m:rPr>
                <w:rPr>
                  <w:rFonts w:ascii="Cambria Math" w:hAnsi="Cambria Math"/>
                  <w:lang w:val="pt-BR"/>
                </w:rPr>
                <m:t>ε</m:t>
              </m:r>
            </w:ins>
          </m:e>
          <m:sub>
            <w:ins w:id="3438" w:author="The Si Tran" w:date="2012-12-06T00:51:00Z">
              <m:r>
                <m:rPr>
                  <m:sty m:val="p"/>
                </m:rPr>
                <w:rPr>
                  <w:rFonts w:ascii="Cambria Math" w:hAnsi="Cambria Math"/>
                  <w:lang w:val="pt-BR"/>
                </w:rPr>
                <m:t>t</m:t>
              </m:r>
            </w:ins>
          </m:sub>
        </m:sSub>
        <w:ins w:id="3439" w:author="The Si Tran" w:date="2012-12-06T00:51:00Z">
          <m:r>
            <m:rPr>
              <m:sty m:val="p"/>
            </m:rPr>
            <w:rPr>
              <w:rFonts w:ascii="Cambria Math" w:hAnsi="Cambria Math"/>
              <w:lang w:val="pt-BR"/>
            </w:rPr>
            <m:t>+0.7</m:t>
          </m:r>
        </w:ins>
        <m:sSub>
          <m:sSubPr>
            <m:ctrlPr>
              <w:ins w:id="3440" w:author="The Si Tran" w:date="2012-12-06T00:51:00Z">
                <w:rPr>
                  <w:rFonts w:ascii="Cambria Math" w:hAnsi="Cambria Math"/>
                  <w:lang w:val="pt-BR"/>
                </w:rPr>
              </w:ins>
            </m:ctrlPr>
          </m:sSubPr>
          <m:e>
            <w:ins w:id="3441" w:author="The Si Tran" w:date="2012-12-06T00:51:00Z">
              <m:r>
                <m:rPr>
                  <m:sty m:val="p"/>
                </m:rPr>
                <w:rPr>
                  <w:rFonts w:ascii="Cambria Math" w:hAnsi="Cambria Math"/>
                  <w:lang w:val="pt-BR"/>
                </w:rPr>
                <m:t>ε</m:t>
              </m:r>
            </w:ins>
          </m:e>
          <m:sub>
            <w:ins w:id="3442" w:author="The Si Tran" w:date="2012-12-06T00:51:00Z">
              <m:r>
                <m:rPr>
                  <m:sty m:val="p"/>
                </m:rPr>
                <w:rPr>
                  <w:rFonts w:ascii="Cambria Math" w:hAnsi="Cambria Math"/>
                  <w:lang w:val="pt-BR"/>
                </w:rPr>
                <m:t>t-1</m:t>
              </m:r>
            </w:ins>
          </m:sub>
        </m:sSub>
        <w:ins w:id="3443" w:author="The Si Tran" w:date="2012-12-06T00:51:00Z">
          <m:r>
            <m:rPr>
              <m:sty m:val="p"/>
            </m:rPr>
            <w:rPr>
              <w:rFonts w:ascii="Cambria Math" w:hAnsi="Cambria Math"/>
              <w:lang w:val="pt-BR"/>
            </w:rPr>
            <m:t>-0.28</m:t>
          </m:r>
        </w:ins>
        <m:sSub>
          <m:sSubPr>
            <m:ctrlPr>
              <w:ins w:id="3444" w:author="The Si Tran" w:date="2012-12-06T00:51:00Z">
                <w:rPr>
                  <w:rFonts w:ascii="Cambria Math" w:hAnsi="Cambria Math"/>
                  <w:lang w:val="pt-BR"/>
                </w:rPr>
              </w:ins>
            </m:ctrlPr>
          </m:sSubPr>
          <m:e>
            <w:ins w:id="3445" w:author="The Si Tran" w:date="2012-12-06T00:51:00Z">
              <m:r>
                <m:rPr>
                  <m:sty m:val="p"/>
                </m:rPr>
                <w:rPr>
                  <w:rFonts w:ascii="Cambria Math" w:hAnsi="Cambria Math"/>
                  <w:lang w:val="pt-BR"/>
                </w:rPr>
                <m:t>ε</m:t>
              </m:r>
            </w:ins>
          </m:e>
          <m:sub>
            <w:ins w:id="3446" w:author="The Si Tran" w:date="2012-12-06T00:51:00Z">
              <m:r>
                <m:rPr>
                  <m:sty m:val="p"/>
                </m:rPr>
                <w:rPr>
                  <w:rFonts w:ascii="Cambria Math" w:hAnsi="Cambria Math"/>
                  <w:lang w:val="pt-BR"/>
                </w:rPr>
                <m:t>t-2</m:t>
              </m:r>
            </w:ins>
          </m:sub>
        </m:sSub>
      </m:oMath>
      <w:r w:rsidRPr="0049233F">
        <w:rPr>
          <w:szCs w:val="26"/>
          <w:lang w:val="pt-BR"/>
          <w:rPrChange w:id="3447" w:author="The Si Tran" w:date="2012-12-05T23:02:00Z">
            <w:rPr>
              <w:sz w:val="28"/>
              <w:szCs w:val="28"/>
              <w:lang w:val="pt-BR"/>
            </w:rPr>
          </w:rPrChange>
        </w:rPr>
        <w:t>. Ở đây ta thấy rằng hàm tự tương quan của mô hình AR(2) bằng không với mọi độ trễ lớn hơn hai</w:t>
      </w:r>
      <w:r>
        <w:rPr>
          <w:szCs w:val="26"/>
          <w:lang w:val="pt-BR"/>
        </w:rPr>
        <w:t>.</w:t>
      </w:r>
    </w:p>
    <w:p w14:paraId="0A849778" w14:textId="77777777" w:rsidR="00091D45" w:rsidRPr="0049233F" w:rsidDel="004505B3" w:rsidRDefault="00091D45" w:rsidP="00091D45">
      <w:pPr>
        <w:rPr>
          <w:del w:id="3448" w:author="The Si Tran" w:date="2012-12-14T04:52:00Z"/>
          <w:lang w:val="pt-BR"/>
          <w:rPrChange w:id="3449" w:author="The Si Tran" w:date="2012-12-05T23:02:00Z">
            <w:rPr>
              <w:del w:id="3450" w:author="The Si Tran" w:date="2012-12-14T04:52:00Z"/>
              <w:sz w:val="28"/>
              <w:szCs w:val="28"/>
              <w:lang w:val="pt-BR"/>
            </w:rPr>
          </w:rPrChange>
        </w:rPr>
      </w:pPr>
    </w:p>
    <w:p w14:paraId="54DE6268" w14:textId="77777777" w:rsidR="007701F2" w:rsidRPr="00247293" w:rsidDel="00247293" w:rsidRDefault="006A21F7">
      <w:pPr>
        <w:rPr>
          <w:del w:id="3451" w:author="The Si Tran" w:date="2012-12-06T00:50:00Z"/>
          <w:lang w:val="pt-BR"/>
          <w:rPrChange w:id="3452" w:author="The Si Tran" w:date="2012-12-06T00:49:00Z">
            <w:rPr>
              <w:del w:id="3453" w:author="The Si Tran" w:date="2012-12-06T00:50:00Z"/>
              <w:sz w:val="28"/>
              <w:szCs w:val="28"/>
              <w:lang w:val="pt-BR"/>
            </w:rPr>
          </w:rPrChange>
        </w:rPr>
        <w:pPrChange w:id="3454" w:author="The Si Tran" w:date="2012-12-15T07:57:00Z">
          <w:pPr>
            <w:ind w:firstLine="547"/>
          </w:pPr>
        </w:pPrChange>
      </w:pPr>
      <w:del w:id="3455" w:author="The Si Tran" w:date="2012-12-12T13:58:00Z">
        <w:r w:rsidRPr="0049233F" w:rsidDel="000064E1">
          <w:rPr>
            <w:lang w:val="pt-BR"/>
            <w:rPrChange w:id="3456"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457" w:author="The Si Tran" w:date="2012-12-12T13:58:00Z"/>
          <w:lang w:val="pt-BR"/>
          <w:rPrChange w:id="3458" w:author="The Si Tran" w:date="2012-12-05T23:02:00Z">
            <w:rPr>
              <w:del w:id="3459" w:author="The Si Tran" w:date="2012-12-12T13:58:00Z"/>
              <w:sz w:val="28"/>
              <w:szCs w:val="28"/>
              <w:lang w:val="pt-BR"/>
            </w:rPr>
          </w:rPrChange>
        </w:rPr>
        <w:pPrChange w:id="3460" w:author="The Si Tran" w:date="2012-12-15T07:57:00Z">
          <w:pPr>
            <w:ind w:firstLine="547"/>
          </w:pPr>
        </w:pPrChange>
      </w:pPr>
      <w:del w:id="3461" w:author="The Si Tran" w:date="2012-12-06T00:50:00Z">
        <w:r w:rsidRPr="00B312F5" w:rsidDel="00247293">
          <w:rPr>
            <w:position w:val="-12"/>
            <w:lang w:val="pt-BR"/>
          </w:rPr>
          <w:object w:dxaOrig="2940" w:dyaOrig="360" w14:anchorId="384C946E">
            <v:shape id="_x0000_i1064" type="#_x0000_t75" style="width:201.95pt;height:21.5pt" o:ole="">
              <v:imagedata r:id="rId94" o:title=""/>
            </v:shape>
            <o:OLEObject Type="Embed" ProgID="Equation.DSMT4" ShapeID="_x0000_i1064" DrawAspect="Content" ObjectID="_1417235467" r:id="rId95"/>
          </w:object>
        </w:r>
      </w:del>
    </w:p>
    <w:p w14:paraId="1C60B078" w14:textId="77777777" w:rsidR="006A21F7" w:rsidRPr="0049233F" w:rsidDel="000064E1" w:rsidRDefault="006A21F7">
      <w:pPr>
        <w:rPr>
          <w:del w:id="3462" w:author="The Si Tran" w:date="2012-12-12T13:58:00Z"/>
          <w:rPrChange w:id="3463" w:author="The Si Tran" w:date="2012-12-05T23:02:00Z">
            <w:rPr>
              <w:del w:id="3464" w:author="The Si Tran" w:date="2012-12-12T13:58:00Z"/>
              <w:sz w:val="28"/>
              <w:szCs w:val="28"/>
            </w:rPr>
          </w:rPrChange>
        </w:rPr>
        <w:pPrChange w:id="3465" w:author="The Si Tran" w:date="2012-12-15T07:57:00Z">
          <w:pPr>
            <w:ind w:firstLine="547"/>
          </w:pPr>
        </w:pPrChange>
      </w:pPr>
      <w:del w:id="3466" w:author="The Si Tran" w:date="2012-12-12T13:58:00Z">
        <w:r w:rsidRPr="0049233F" w:rsidDel="000064E1">
          <w:rPr>
            <w:rPrChange w:id="3467" w:author="The Si Tran" w:date="2012-12-05T23:02:00Z">
              <w:rPr>
                <w:sz w:val="28"/>
                <w:szCs w:val="28"/>
              </w:rPr>
            </w:rPrChange>
          </w:rPr>
          <w:delText xml:space="preserve">Ở đây, </w:delText>
        </w:r>
      </w:del>
      <w:del w:id="3468" w:author="The Si Tran" w:date="2012-12-06T00:51:00Z">
        <w:r w:rsidRPr="00B312F5" w:rsidDel="00354FE7">
          <w:rPr>
            <w:position w:val="-10"/>
            <w:lang w:val="pt-BR"/>
          </w:rPr>
          <w:object w:dxaOrig="720" w:dyaOrig="320" w14:anchorId="6CE70C9C">
            <v:shape id="_x0000_i1065" type="#_x0000_t75" style="width:36.45pt;height:14.05pt" o:ole="">
              <v:imagedata r:id="rId96" o:title=""/>
            </v:shape>
            <o:OLEObject Type="Embed" ProgID="Equation.DSMT4" ShapeID="_x0000_i1065" DrawAspect="Content" ObjectID="_1417235468" r:id="rId97"/>
          </w:object>
        </w:r>
        <w:r w:rsidRPr="0049233F" w:rsidDel="00354FE7">
          <w:rPr>
            <w:rPrChange w:id="3469"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5pt;height:14.05pt" o:ole="">
              <v:imagedata r:id="rId98" o:title=""/>
            </v:shape>
            <o:OLEObject Type="Embed" ProgID="Equation.DSMT4" ShapeID="_x0000_i1066" DrawAspect="Content" ObjectID="_1417235469" r:id="rId99"/>
          </w:object>
        </w:r>
      </w:del>
    </w:p>
    <w:p w14:paraId="445EA969" w14:textId="77777777" w:rsidR="006A21F7" w:rsidRPr="0049233F" w:rsidDel="000064E1" w:rsidRDefault="006A21F7">
      <w:pPr>
        <w:rPr>
          <w:del w:id="3470" w:author="The Si Tran" w:date="2012-12-12T13:58:00Z"/>
          <w:rPrChange w:id="3471" w:author="The Si Tran" w:date="2012-12-05T23:02:00Z">
            <w:rPr>
              <w:del w:id="3472" w:author="The Si Tran" w:date="2012-12-12T13:58:00Z"/>
              <w:sz w:val="28"/>
              <w:szCs w:val="28"/>
            </w:rPr>
          </w:rPrChange>
        </w:rPr>
        <w:pPrChange w:id="3473" w:author="The Si Tran" w:date="2012-12-15T07:57:00Z">
          <w:pPr>
            <w:ind w:firstLine="547"/>
          </w:pPr>
        </w:pPrChange>
      </w:pPr>
    </w:p>
    <w:p w14:paraId="7E95F55C" w14:textId="77777777" w:rsidR="006A21F7" w:rsidRPr="0049233F" w:rsidDel="000064E1" w:rsidRDefault="006A21F7">
      <w:pPr>
        <w:rPr>
          <w:del w:id="3474" w:author="The Si Tran" w:date="2012-12-12T13:58:00Z"/>
          <w:i/>
          <w:rPrChange w:id="3475" w:author="The Si Tran" w:date="2012-12-05T23:02:00Z">
            <w:rPr>
              <w:del w:id="3476" w:author="The Si Tran" w:date="2012-12-12T13:58:00Z"/>
              <w:i/>
              <w:sz w:val="28"/>
              <w:szCs w:val="28"/>
            </w:rPr>
          </w:rPrChange>
        </w:rPr>
        <w:pPrChange w:id="3477" w:author="The Si Tran" w:date="2012-12-15T07:57:00Z">
          <w:pPr>
            <w:ind w:firstLine="547"/>
          </w:pPr>
        </w:pPrChange>
      </w:pPr>
      <w:del w:id="3478" w:author="The Si Tran" w:date="2012-12-12T13:58:00Z">
        <w:r w:rsidRPr="0049233F" w:rsidDel="000064E1">
          <w:rPr>
            <w:i/>
            <w:rPrChange w:id="3479"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480" w:author="The Si Tran" w:date="2012-12-12T13:58:00Z"/>
          <w:i/>
          <w:rPrChange w:id="3481" w:author="The Si Tran" w:date="2012-12-05T23:02:00Z">
            <w:rPr>
              <w:del w:id="3482" w:author="The Si Tran" w:date="2012-12-12T13:58:00Z"/>
              <w:i/>
              <w:sz w:val="28"/>
              <w:szCs w:val="28"/>
            </w:rPr>
          </w:rPrChange>
        </w:rPr>
        <w:pPrChange w:id="3483" w:author="The Si Tran" w:date="2012-12-15T07:57:00Z">
          <w:pPr>
            <w:ind w:firstLine="547"/>
          </w:pPr>
        </w:pPrChange>
      </w:pPr>
      <w:del w:id="3484" w:author="The Si Tran" w:date="2012-12-12T13:58:00Z">
        <w:r w:rsidRPr="0049233F" w:rsidDel="000064E1">
          <w:rPr>
            <w:i/>
            <w:rPrChange w:id="3485"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486" w:author="The Si Tran" w:date="2012-12-12T13:58:00Z"/>
          <w:i/>
          <w:rPrChange w:id="3487" w:author="The Si Tran" w:date="2012-12-05T23:02:00Z">
            <w:rPr>
              <w:del w:id="3488" w:author="The Si Tran" w:date="2012-12-12T13:58:00Z"/>
              <w:i/>
              <w:sz w:val="28"/>
              <w:szCs w:val="28"/>
            </w:rPr>
          </w:rPrChange>
        </w:rPr>
        <w:pPrChange w:id="3489" w:author="The Si Tran" w:date="2012-12-15T07:57:00Z">
          <w:pPr>
            <w:ind w:firstLine="547"/>
          </w:pPr>
        </w:pPrChange>
      </w:pPr>
      <w:del w:id="3490" w:author="The Si Tran" w:date="2012-12-12T13:58:00Z">
        <w:r w:rsidRPr="0049233F" w:rsidDel="000064E1">
          <w:rPr>
            <w:i/>
            <w:rPrChange w:id="3491"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492" w:author="The Si Tran" w:date="2012-12-12T13:58:00Z"/>
          <w:i/>
          <w:lang w:val="fr-FR"/>
          <w:rPrChange w:id="3493" w:author="The Si Tran" w:date="2012-12-05T23:02:00Z">
            <w:rPr>
              <w:del w:id="3494" w:author="The Si Tran" w:date="2012-12-12T13:58:00Z"/>
              <w:i/>
              <w:sz w:val="28"/>
              <w:szCs w:val="28"/>
              <w:lang w:val="fr-FR"/>
            </w:rPr>
          </w:rPrChange>
        </w:rPr>
        <w:pPrChange w:id="3495" w:author="The Si Tran" w:date="2012-12-15T07:57:00Z">
          <w:pPr>
            <w:ind w:firstLine="547"/>
          </w:pPr>
        </w:pPrChange>
      </w:pPr>
      <w:del w:id="3496" w:author="The Si Tran" w:date="2012-12-12T13:58:00Z">
        <w:r w:rsidRPr="0049233F" w:rsidDel="000064E1">
          <w:rPr>
            <w:i/>
            <w:lang w:val="fr-FR"/>
            <w:rPrChange w:id="3497"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498" w:author="The Si Tran" w:date="2012-12-12T13:58:00Z"/>
          <w:i/>
          <w:lang w:val="fr-FR"/>
          <w:rPrChange w:id="3499" w:author="The Si Tran" w:date="2012-12-05T23:02:00Z">
            <w:rPr>
              <w:del w:id="3500" w:author="The Si Tran" w:date="2012-12-12T13:58:00Z"/>
              <w:i/>
              <w:sz w:val="28"/>
              <w:szCs w:val="28"/>
              <w:lang w:val="fr-FR"/>
            </w:rPr>
          </w:rPrChange>
        </w:rPr>
        <w:pPrChange w:id="3501" w:author="The Si Tran" w:date="2012-12-15T07:57:00Z">
          <w:pPr>
            <w:ind w:firstLine="547"/>
          </w:pPr>
        </w:pPrChange>
      </w:pPr>
      <w:del w:id="3502" w:author="The Si Tran" w:date="2012-12-12T13:58:00Z">
        <w:r w:rsidRPr="0049233F" w:rsidDel="000064E1">
          <w:rPr>
            <w:i/>
            <w:lang w:val="fr-FR"/>
            <w:rPrChange w:id="3503"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504" w:author="The Si Tran" w:date="2012-12-12T13:58:00Z"/>
          <w:i/>
          <w:rPrChange w:id="3505" w:author="The Si Tran" w:date="2012-12-05T23:02:00Z">
            <w:rPr>
              <w:del w:id="3506" w:author="The Si Tran" w:date="2012-12-12T13:58:00Z"/>
              <w:i/>
              <w:sz w:val="28"/>
              <w:szCs w:val="28"/>
            </w:rPr>
          </w:rPrChange>
        </w:rPr>
        <w:pPrChange w:id="3507" w:author="The Si Tran" w:date="2012-12-15T07:57:00Z">
          <w:pPr>
            <w:ind w:firstLine="547"/>
          </w:pPr>
        </w:pPrChange>
      </w:pPr>
      <w:del w:id="3508" w:author="The Si Tran" w:date="2012-12-12T13:58:00Z">
        <w:r w:rsidRPr="0049233F" w:rsidDel="000064E1">
          <w:rPr>
            <w:i/>
            <w:rPrChange w:id="3509"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510" w:author="The Si Tran" w:date="2012-12-12T13:58:00Z"/>
          <w:i/>
          <w:lang w:val="fr-FR"/>
          <w:rPrChange w:id="3511" w:author="The Si Tran" w:date="2012-12-05T23:02:00Z">
            <w:rPr>
              <w:del w:id="3512" w:author="The Si Tran" w:date="2012-12-12T13:58:00Z"/>
              <w:i/>
              <w:sz w:val="28"/>
              <w:szCs w:val="28"/>
              <w:lang w:val="fr-FR"/>
            </w:rPr>
          </w:rPrChange>
        </w:rPr>
        <w:pPrChange w:id="3513" w:author="The Si Tran" w:date="2012-12-15T07:57:00Z">
          <w:pPr>
            <w:ind w:firstLine="547"/>
          </w:pPr>
        </w:pPrChange>
      </w:pPr>
      <w:del w:id="3514" w:author="The Si Tran" w:date="2012-12-12T13:58:00Z">
        <w:r w:rsidRPr="0049233F" w:rsidDel="000064E1">
          <w:rPr>
            <w:i/>
            <w:rPrChange w:id="3515" w:author="The Si Tran" w:date="2012-12-05T23:02:00Z">
              <w:rPr>
                <w:i/>
                <w:sz w:val="28"/>
                <w:szCs w:val="28"/>
              </w:rPr>
            </w:rPrChange>
          </w:rPr>
          <w:delText xml:space="preserve">  </w:delText>
        </w:r>
        <w:r w:rsidRPr="0049233F" w:rsidDel="000064E1">
          <w:rPr>
            <w:i/>
            <w:lang w:val="fr-FR"/>
            <w:rPrChange w:id="3516" w:author="The Si Tran" w:date="2012-12-05T23:02:00Z">
              <w:rPr>
                <w:i/>
                <w:sz w:val="28"/>
                <w:szCs w:val="28"/>
                <w:lang w:val="fr-FR"/>
              </w:rPr>
            </w:rPrChange>
          </w:rPr>
          <w:delText>&gt; acf(y)</w:delText>
        </w:r>
      </w:del>
    </w:p>
    <w:p w14:paraId="298021C1" w14:textId="77777777" w:rsidR="006A21F7" w:rsidRPr="0049233F" w:rsidDel="000064E1" w:rsidRDefault="006A21F7">
      <w:pPr>
        <w:rPr>
          <w:del w:id="3517" w:author="The Si Tran" w:date="2012-12-12T13:58:00Z"/>
          <w:lang w:val="fr-FR"/>
          <w:rPrChange w:id="3518" w:author="The Si Tran" w:date="2012-12-05T23:02:00Z">
            <w:rPr>
              <w:del w:id="3519" w:author="The Si Tran" w:date="2012-12-12T13:58:00Z"/>
              <w:sz w:val="28"/>
              <w:szCs w:val="28"/>
              <w:lang w:val="fr-FR"/>
            </w:rPr>
          </w:rPrChange>
        </w:rPr>
        <w:pPrChange w:id="3520" w:author="The Si Tran" w:date="2012-12-15T07:57:00Z">
          <w:pPr>
            <w:ind w:firstLine="547"/>
          </w:pPr>
        </w:pPrChange>
      </w:pPr>
      <w:del w:id="3521" w:author="The Si Tran" w:date="2012-12-12T13:58:00Z">
        <w:r w:rsidRPr="0049233F" w:rsidDel="000064E1">
          <w:rPr>
            <w:lang w:val="fr-FR"/>
            <w:rPrChange w:id="3522" w:author="The Si Tran" w:date="2012-12-05T23:02:00Z">
              <w:rPr>
                <w:sz w:val="28"/>
                <w:szCs w:val="28"/>
                <w:lang w:val="fr-FR"/>
              </w:rPr>
            </w:rPrChange>
          </w:rPr>
          <w:delText xml:space="preserve">Hình </w:delText>
        </w:r>
      </w:del>
      <w:del w:id="3523" w:author="The Si Tran" w:date="2012-12-12T00:10:00Z">
        <w:r w:rsidRPr="0049233F" w:rsidDel="007B42A6">
          <w:rPr>
            <w:lang w:val="fr-FR"/>
            <w:rPrChange w:id="3524" w:author="The Si Tran" w:date="2012-12-05T23:02:00Z">
              <w:rPr>
                <w:sz w:val="28"/>
                <w:szCs w:val="28"/>
                <w:lang w:val="fr-FR"/>
              </w:rPr>
            </w:rPrChange>
          </w:rPr>
          <w:delText>7</w:delText>
        </w:r>
      </w:del>
      <w:del w:id="3525" w:author="The Si Tran" w:date="2012-12-12T13:58:00Z">
        <w:r w:rsidRPr="0049233F" w:rsidDel="000064E1">
          <w:rPr>
            <w:lang w:val="fr-FR"/>
            <w:rPrChange w:id="3526"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527" w:author="The Si Tran" w:date="2012-12-12T13:58:00Z"/>
          <w:lang w:val="fr-FR"/>
          <w:rPrChange w:id="3528" w:author="The Si Tran" w:date="2012-12-05T23:02:00Z">
            <w:rPr>
              <w:del w:id="3529" w:author="The Si Tran" w:date="2012-12-12T13:58:00Z"/>
              <w:sz w:val="28"/>
              <w:szCs w:val="28"/>
              <w:lang w:val="fr-FR"/>
            </w:rPr>
          </w:rPrChange>
        </w:rPr>
        <w:pPrChange w:id="3530" w:author="The Si Tran" w:date="2012-12-15T07:57:00Z">
          <w:pPr>
            <w:ind w:firstLine="547"/>
          </w:pPr>
        </w:pPrChange>
      </w:pPr>
    </w:p>
    <w:p w14:paraId="75DE46FD" w14:textId="77777777" w:rsidR="006A21F7" w:rsidRPr="0049233F" w:rsidRDefault="006A21F7">
      <w:pPr>
        <w:rPr>
          <w:lang w:val="fr-FR"/>
          <w:rPrChange w:id="3531" w:author="The Si Tran" w:date="2012-12-05T23:02:00Z">
            <w:rPr>
              <w:sz w:val="28"/>
              <w:szCs w:val="28"/>
              <w:lang w:val="fr-FR"/>
            </w:rPr>
          </w:rPrChange>
        </w:rPr>
        <w:pPrChange w:id="3532" w:author="The Si Tran" w:date="2012-12-15T07:57:00Z">
          <w:pPr>
            <w:ind w:firstLine="547"/>
          </w:pPr>
        </w:pPrChange>
      </w:pPr>
    </w:p>
    <w:p w14:paraId="6B564288" w14:textId="77777777" w:rsidR="006A21F7" w:rsidRPr="0049233F" w:rsidRDefault="006A21F7" w:rsidP="006A21F7">
      <w:pPr>
        <w:ind w:firstLine="547"/>
        <w:rPr>
          <w:szCs w:val="26"/>
          <w:lang w:val="fr-FR"/>
          <w:rPrChange w:id="3533" w:author="The Si Tran" w:date="2012-12-05T23:02:00Z">
            <w:rPr>
              <w:sz w:val="28"/>
              <w:szCs w:val="28"/>
              <w:lang w:val="fr-FR"/>
            </w:rPr>
          </w:rPrChange>
        </w:rPr>
      </w:pPr>
      <w:del w:id="3534" w:author="The Si Tran" w:date="2012-12-14T04:51:00Z">
        <w:r w:rsidRPr="0049233F" w:rsidDel="004505B3">
          <w:rPr>
            <w:noProof/>
            <w:szCs w:val="26"/>
            <w:rPrChange w:id="3535" w:author="Unknown">
              <w:rPr>
                <w:noProof/>
                <w:sz w:val="28"/>
                <w:szCs w:val="28"/>
              </w:rPr>
            </w:rPrChange>
          </w:rPr>
          <w:drawing>
            <wp:inline distT="0" distB="0" distL="0" distR="0" wp14:anchorId="65DE5B39" wp14:editId="5E65F48D">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536"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C251DA">
          <w:rPr>
            <w:noProof/>
            <w:szCs w:val="26"/>
            <w:rPrChange w:id="3537" w:author="Unknown">
              <w:rPr>
                <w:noProof/>
              </w:rPr>
            </w:rPrChange>
          </w:rPr>
          <w:drawing>
            <wp:inline distT="0" distB="0" distL="0" distR="0" wp14:anchorId="2A7D7CC6" wp14:editId="0863B685">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538" w:author="The Si Tran" w:date="2012-12-16T10:01:00Z">
            <w:rPr>
              <w:sz w:val="28"/>
              <w:szCs w:val="28"/>
              <w:lang w:val="fr-FR"/>
            </w:rPr>
          </w:rPrChange>
        </w:rPr>
        <w:pPrChange w:id="3539" w:author="The Si Tran" w:date="2012-12-16T10:10:00Z">
          <w:pPr>
            <w:pStyle w:val="Caption"/>
            <w:ind w:left="1980"/>
          </w:pPr>
        </w:pPrChange>
      </w:pPr>
      <w:bookmarkStart w:id="3540" w:name="_Toc312142081"/>
      <w:bookmarkStart w:id="3541" w:name="_Toc343029956"/>
      <w:bookmarkStart w:id="3542" w:name="_Toc343452742"/>
      <w:r w:rsidRPr="00032D83">
        <w:rPr>
          <w:lang w:val="fr-FR"/>
          <w:rPrChange w:id="3543" w:author="The Si Tran" w:date="2012-12-16T20:17:00Z">
            <w:rPr>
              <w:b w:val="0"/>
              <w:sz w:val="28"/>
              <w:szCs w:val="28"/>
              <w:lang w:val="fr-FR"/>
            </w:rPr>
          </w:rPrChange>
        </w:rPr>
        <w:t xml:space="preserve">Hình </w:t>
      </w:r>
      <w:del w:id="3544" w:author="The Si Tran" w:date="2012-12-11T23:22:00Z">
        <w:r w:rsidRPr="00032D83" w:rsidDel="000D0624">
          <w:rPr>
            <w:rPrChange w:id="3545" w:author="The Si Tran" w:date="2012-12-16T20:17:00Z">
              <w:rPr>
                <w:b w:val="0"/>
                <w:sz w:val="28"/>
                <w:szCs w:val="28"/>
              </w:rPr>
            </w:rPrChange>
          </w:rPr>
          <w:fldChar w:fldCharType="begin"/>
        </w:r>
        <w:r w:rsidRPr="00032D83" w:rsidDel="000D0624">
          <w:rPr>
            <w:lang w:val="fr-FR"/>
            <w:rPrChange w:id="3546" w:author="The Si Tran" w:date="2012-12-16T20:17:00Z">
              <w:rPr>
                <w:b w:val="0"/>
                <w:sz w:val="28"/>
                <w:szCs w:val="28"/>
                <w:lang w:val="fr-FR"/>
              </w:rPr>
            </w:rPrChange>
          </w:rPr>
          <w:delInstrText xml:space="preserve"> SEQ Hình \* ARABIC </w:delInstrText>
        </w:r>
        <w:r w:rsidRPr="00032D83" w:rsidDel="000D0624">
          <w:rPr>
            <w:rPrChange w:id="3547" w:author="The Si Tran" w:date="2012-12-16T20:17:00Z">
              <w:rPr>
                <w:b w:val="0"/>
                <w:sz w:val="28"/>
                <w:szCs w:val="28"/>
              </w:rPr>
            </w:rPrChange>
          </w:rPr>
          <w:fldChar w:fldCharType="separate"/>
        </w:r>
        <w:r w:rsidRPr="00032D83" w:rsidDel="000D0624">
          <w:rPr>
            <w:noProof/>
            <w:lang w:val="fr-FR"/>
            <w:rPrChange w:id="3548" w:author="The Si Tran" w:date="2012-12-16T20:17:00Z">
              <w:rPr>
                <w:b w:val="0"/>
                <w:noProof/>
                <w:sz w:val="28"/>
                <w:szCs w:val="28"/>
                <w:lang w:val="fr-FR"/>
              </w:rPr>
            </w:rPrChange>
          </w:rPr>
          <w:delText>7</w:delText>
        </w:r>
        <w:r w:rsidRPr="00032D83" w:rsidDel="000D0624">
          <w:rPr>
            <w:rPrChange w:id="3549" w:author="The Si Tran" w:date="2012-12-16T20:17:00Z">
              <w:rPr>
                <w:b w:val="0"/>
                <w:sz w:val="28"/>
                <w:szCs w:val="28"/>
              </w:rPr>
            </w:rPrChange>
          </w:rPr>
          <w:fldChar w:fldCharType="end"/>
        </w:r>
        <w:r w:rsidRPr="00032D83" w:rsidDel="000D0624">
          <w:rPr>
            <w:lang w:val="fr-FR"/>
            <w:rPrChange w:id="3550" w:author="The Si Tran" w:date="2012-12-16T20:17:00Z">
              <w:rPr>
                <w:b w:val="0"/>
                <w:sz w:val="28"/>
                <w:szCs w:val="28"/>
                <w:lang w:val="fr-FR"/>
              </w:rPr>
            </w:rPrChange>
          </w:rPr>
          <w:delText xml:space="preserve"> </w:delText>
        </w:r>
      </w:del>
      <w:ins w:id="3551" w:author="The Si Tran" w:date="2012-12-11T23:22:00Z">
        <w:r w:rsidR="000D0624" w:rsidRPr="006D6C8D">
          <w:t>3.1</w:t>
        </w:r>
      </w:ins>
      <w:ins w:id="3552" w:author="The Si Tran" w:date="2012-12-16T10:33:00Z">
        <w:r w:rsidR="00B9548F" w:rsidRPr="00032D83">
          <w:rPr>
            <w:rPrChange w:id="3553" w:author="The Si Tran" w:date="2012-12-16T20:17:00Z">
              <w:rPr>
                <w:b w:val="0"/>
              </w:rPr>
            </w:rPrChange>
          </w:rPr>
          <w:t>:</w:t>
        </w:r>
      </w:ins>
      <w:ins w:id="3554" w:author="The Si Tran" w:date="2012-12-11T23:22:00Z">
        <w:r w:rsidR="000D0624" w:rsidRPr="0049233F">
          <w:rPr>
            <w:lang w:val="fr-FR"/>
            <w:rPrChange w:id="3555" w:author="The Si Tran" w:date="2012-12-05T23:02:00Z">
              <w:rPr>
                <w:b w:val="0"/>
                <w:sz w:val="28"/>
                <w:szCs w:val="28"/>
                <w:lang w:val="fr-FR"/>
              </w:rPr>
            </w:rPrChange>
          </w:rPr>
          <w:t xml:space="preserve"> </w:t>
        </w:r>
      </w:ins>
      <w:r w:rsidRPr="000D0624">
        <w:rPr>
          <w:lang w:val="fr-FR"/>
          <w:rPrChange w:id="3556" w:author="The Si Tran" w:date="2012-12-11T23:23:00Z">
            <w:rPr>
              <w:b w:val="0"/>
              <w:sz w:val="28"/>
              <w:szCs w:val="28"/>
              <w:lang w:val="fr-FR"/>
            </w:rPr>
          </w:rPrChange>
        </w:rPr>
        <w:t xml:space="preserve">Hình ảnh của mô hình  </w:t>
      </w:r>
      <w:del w:id="3557" w:author="The Si Tran" w:date="2012-12-11T23:23:00Z">
        <w:r w:rsidRPr="000D0624" w:rsidDel="000D0624">
          <w:rPr>
            <w:lang w:val="fr-FR"/>
            <w:rPrChange w:id="3558" w:author="The Si Tran" w:date="2012-12-11T23:23:00Z">
              <w:rPr>
                <w:b w:val="0"/>
                <w:sz w:val="28"/>
                <w:szCs w:val="28"/>
                <w:lang w:val="fr-FR"/>
              </w:rPr>
            </w:rPrChange>
          </w:rPr>
          <w:delText xml:space="preserve">                                                  </w:delText>
        </w:r>
      </w:del>
      <w:r w:rsidRPr="000D0624">
        <w:rPr>
          <w:lang w:val="fr-FR"/>
          <w:rPrChange w:id="3559" w:author="The Si Tran" w:date="2012-12-11T23:23:00Z">
            <w:rPr>
              <w:b w:val="0"/>
              <w:sz w:val="28"/>
              <w:szCs w:val="28"/>
              <w:lang w:val="fr-FR"/>
            </w:rPr>
          </w:rPrChange>
        </w:rPr>
        <w:t>MA</w:t>
      </w:r>
      <w:r w:rsidRPr="003343D0">
        <w:rPr>
          <w:lang w:val="fr-FR"/>
          <w:rPrChange w:id="3560" w:author="The Si Tran" w:date="2012-12-16T10:01:00Z">
            <w:rPr>
              <w:b w:val="0"/>
              <w:sz w:val="28"/>
              <w:szCs w:val="28"/>
              <w:lang w:val="fr-FR"/>
            </w:rPr>
          </w:rPrChange>
        </w:rPr>
        <w:t>(2)</w:t>
      </w:r>
      <w:bookmarkEnd w:id="3540"/>
      <w:ins w:id="3561"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541"/>
      <w:bookmarkEnd w:id="3542"/>
      <w:del w:id="3562" w:author="The Si Tran" w:date="2012-12-06T00:51:00Z">
        <w:r w:rsidRPr="00E078AF" w:rsidDel="00F43F86">
          <w:rPr>
            <w:position w:val="-12"/>
            <w:lang w:val="pt-BR"/>
          </w:rPr>
          <w:object w:dxaOrig="2940" w:dyaOrig="360" w14:anchorId="49260105">
            <v:shape id="_x0000_i1067" type="#_x0000_t75" style="width:201.95pt;height:21.5pt" o:ole="">
              <v:imagedata r:id="rId94" o:title=""/>
            </v:shape>
            <o:OLEObject Type="Embed" ProgID="Equation.DSMT4" ShapeID="_x0000_i1067" DrawAspect="Content" ObjectID="_1417235470" r:id="rId102"/>
          </w:object>
        </w:r>
      </w:del>
    </w:p>
    <w:p w14:paraId="1809AB89" w14:textId="57256020" w:rsidR="006A21F7" w:rsidRPr="0049233F" w:rsidRDefault="006A21F7">
      <w:pPr>
        <w:pStyle w:val="Heading2"/>
        <w:rPr>
          <w:lang w:val="pt-BR"/>
        </w:rPr>
      </w:pPr>
      <w:bookmarkStart w:id="3563" w:name="_Toc312142551"/>
      <w:bookmarkStart w:id="3564" w:name="_Toc343461216"/>
      <w:r w:rsidRPr="0049233F">
        <w:rPr>
          <w:lang w:val="pt-BR"/>
        </w:rPr>
        <w:lastRenderedPageBreak/>
        <w:t>Mô hình tự hồi quy bậc p, AR(p)</w:t>
      </w:r>
      <w:bookmarkEnd w:id="3563"/>
      <w:bookmarkEnd w:id="3564"/>
    </w:p>
    <w:p w14:paraId="46065932" w14:textId="16E9277D" w:rsidR="004505B3" w:rsidRDefault="00361F58">
      <w:pPr>
        <w:rPr>
          <w:ins w:id="3565" w:author="The Si Tran" w:date="2012-12-14T04:53:00Z"/>
          <w:lang w:val="pt-BR"/>
        </w:rPr>
        <w:pPrChange w:id="3566" w:author="The Si Tran" w:date="2012-12-15T07:58:00Z">
          <w:pPr>
            <w:ind w:left="720" w:firstLine="720"/>
          </w:pPr>
        </w:pPrChange>
      </w:pPr>
      <w:ins w:id="3567" w:author="The Si Tran" w:date="2012-12-12T00:12:00Z">
        <w:r w:rsidRPr="00465185">
          <w:rPr>
            <w:lang w:val="pt-BR"/>
          </w:rPr>
          <w:t>Mô hình tự hồi quy bậc p là mô hình có dạng</w:t>
        </w:r>
      </w:ins>
    </w:p>
    <w:p w14:paraId="7C98B65E" w14:textId="77777777" w:rsidR="00361F58" w:rsidRPr="0038419C" w:rsidRDefault="004C2D67">
      <w:pPr>
        <w:pStyle w:val="Canhgiua"/>
        <w:rPr>
          <w:ins w:id="3568" w:author="The Si Tran" w:date="2012-12-12T00:12:00Z"/>
          <w:lang w:val="pt-BR"/>
        </w:rPr>
        <w:pPrChange w:id="3569"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570" w:author="The Si Tran" w:date="2012-12-12T00:12:00Z"/>
          <w:lang w:val="pt-BR"/>
        </w:rPr>
        <w:pPrChange w:id="3571" w:author="The Si Tran" w:date="2012-12-16T17:06:00Z">
          <w:pPr>
            <w:ind w:firstLine="540"/>
          </w:pPr>
        </w:pPrChange>
      </w:pPr>
      <w:ins w:id="3572" w:author="The Si Tran" w:date="2012-12-12T00:12:00Z">
        <w:r>
          <w:rPr>
            <w:noProof/>
            <w:rPrChange w:id="3573" w:author="Unknown">
              <w:rPr>
                <w:b/>
                <w:bCs/>
                <w:noProof/>
                <w:sz w:val="20"/>
                <w:szCs w:val="20"/>
              </w:rPr>
            </w:rPrChange>
          </w:rPr>
          <mc:AlternateContent>
            <mc:Choice Requires="wps">
              <w:drawing>
                <wp:anchor distT="0" distB="0" distL="114300" distR="114300" simplePos="0" relativeHeight="251651072" behindDoc="0" locked="0" layoutInCell="1" allowOverlap="1" wp14:anchorId="520208F0" wp14:editId="745DB201">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4C2D67" w:rsidRDefault="004C2D67">
                              <w:pPr>
                                <w:pStyle w:val="EquationIndex"/>
                                <w:pPrChange w:id="3574" w:author="The Si Tran" w:date="2012-12-16T10:46:00Z">
                                  <w:pPr>
                                    <w:jc w:val="left"/>
                                  </w:pPr>
                                </w:pPrChange>
                              </w:pPr>
                              <w:r>
                                <w:t>(3.</w:t>
                              </w:r>
                              <w:ins w:id="3575" w:author="The Si Tran" w:date="2012-12-14T04:55:00Z">
                                <w:r>
                                  <w:t>2</w:t>
                                </w:r>
                              </w:ins>
                              <w:del w:id="357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4C2D67" w:rsidRDefault="004C2D67">
                        <w:pPr>
                          <w:pStyle w:val="EquationIndex"/>
                          <w:pPrChange w:id="3577" w:author="The Si Tran" w:date="2012-12-16T10:46:00Z">
                            <w:pPr>
                              <w:jc w:val="left"/>
                            </w:pPr>
                          </w:pPrChange>
                        </w:pPr>
                        <w:r>
                          <w:t>(3.</w:t>
                        </w:r>
                        <w:ins w:id="3578" w:author="The Si Tran" w:date="2012-12-14T04:55:00Z">
                          <w:r>
                            <w:t>2</w:t>
                          </w:r>
                        </w:ins>
                        <w:del w:id="3579"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580" w:author="The Si Tran" w:date="2012-12-12T00:12:00Z"/>
          <w:lang w:val="pt-BR"/>
        </w:rPr>
        <w:pPrChange w:id="3581" w:author="The Si Tran" w:date="2012-12-16T17:06:00Z">
          <w:pPr>
            <w:ind w:firstLine="540"/>
          </w:pPr>
        </w:pPrChange>
      </w:pPr>
      <m:oMath>
        <m:r>
          <w:rPr>
            <w:rFonts w:ascii="Cambria Math" w:hAnsi="Cambria Math"/>
            <w:lang w:val="pt-BR"/>
          </w:rPr>
          <m:t>δ</m:t>
        </m:r>
      </m:oMath>
      <w:ins w:id="3582" w:author="The Si Tran" w:date="2012-12-12T00:12:00Z">
        <w:r w:rsidRPr="006D6C8D">
          <w:rPr>
            <w:lang w:val="pt-BR"/>
          </w:rPr>
          <w:t xml:space="preserve"> là h</w:t>
        </w:r>
        <w:r w:rsidRPr="004505B3">
          <w:rPr>
            <w:lang w:val="pt-BR"/>
            <w:rPrChange w:id="3583" w:author="The Si Tran" w:date="2012-12-14T04:52:00Z">
              <w:rPr>
                <w:lang w:val="pt-BR"/>
              </w:rPr>
            </w:rPrChange>
          </w:rPr>
          <w:t>ằng số.</w:t>
        </w:r>
      </w:ins>
    </w:p>
    <w:p w14:paraId="4C6A6DD6" w14:textId="77777777" w:rsidR="00361F58" w:rsidRPr="00097101" w:rsidRDefault="004C2D67">
      <w:pPr>
        <w:pStyle w:val="BuletL2"/>
        <w:rPr>
          <w:ins w:id="3584" w:author="The Si Tran" w:date="2012-12-12T00:12:00Z"/>
          <w:lang w:val="pt-BR"/>
        </w:rPr>
        <w:pPrChange w:id="3585"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586" w:author="The Si Tran" w:date="2012-12-12T00:12:00Z">
        <w:r w:rsidR="00361F58" w:rsidRPr="00032D83">
          <w:rPr>
            <w:lang w:val="pt-BR"/>
          </w:rPr>
          <w:t xml:space="preserve"> là sai s</w:t>
        </w:r>
        <w:r w:rsidR="00361F58" w:rsidRPr="006D6C8D">
          <w:rPr>
            <w:lang w:val="pt-BR"/>
          </w:rPr>
          <w:t>ố</w:t>
        </w:r>
        <w:r w:rsidR="00361F58" w:rsidRPr="004505B3">
          <w:rPr>
            <w:lang w:val="pt-BR"/>
            <w:rPrChange w:id="3587" w:author="The Si Tran" w:date="2012-12-14T04:52:00Z">
              <w:rPr>
                <w:lang w:val="pt-BR"/>
              </w:rPr>
            </w:rPrChange>
          </w:rPr>
          <w:t>, biểu diễn thành phần không thể dự đoán được từ mô hình ở thời điểm t.</w:t>
        </w:r>
      </w:ins>
    </w:p>
    <w:p w14:paraId="2A048688" w14:textId="77777777" w:rsidR="00361F58" w:rsidRPr="00097101" w:rsidRDefault="004C2D67">
      <w:pPr>
        <w:pStyle w:val="BuletL2"/>
        <w:rPr>
          <w:ins w:id="3588" w:author="The Si Tran" w:date="2012-12-12T00:12:00Z"/>
          <w:lang w:val="pt-BR"/>
        </w:rPr>
        <w:pPrChange w:id="3589"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590" w:author="The Si Tran" w:date="2012-12-12T00:12:00Z">
        <w:r w:rsidR="00361F58" w:rsidRPr="00032D83">
          <w:rPr>
            <w:lang w:val="pt-BR"/>
          </w:rPr>
          <w:t xml:space="preserve"> là các tr</w:t>
        </w:r>
        <w:r w:rsidR="00361F58" w:rsidRPr="006D6C8D">
          <w:rPr>
            <w:lang w:val="pt-BR"/>
          </w:rPr>
          <w:t>ọ</w:t>
        </w:r>
        <w:r w:rsidR="00361F58" w:rsidRPr="004505B3">
          <w:rPr>
            <w:lang w:val="pt-BR"/>
            <w:rPrChange w:id="3591" w:author="The Si Tran" w:date="2012-12-14T04:52:00Z">
              <w:rPr>
                <w:lang w:val="pt-BR"/>
              </w:rPr>
            </w:rPrChange>
          </w:rPr>
          <w:t xml:space="preserve">ng số được ước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r>
              <w:rPr>
                <w:rFonts w:ascii="Cambria Math" w:hAnsi="Cambria Math"/>
                <w:lang w:val="pt-BR"/>
                <w:rPrChange w:id="3592" w:author="The Si Tran" w:date="2012-12-14T04:52:00Z">
                  <w:rPr>
                    <w:rFonts w:ascii="Cambria Math" w:hAnsi="Cambria Math"/>
                    <w:lang w:val="pt-BR"/>
                  </w:rPr>
                </w:rPrChange>
              </w:rPr>
              <m:t>i</m:t>
            </m:r>
          </m:sub>
        </m:sSub>
      </m:oMath>
      <w:ins w:id="3593"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594" w:author="The Si Tran" w:date="2012-12-12T00:12:00Z">
        <w:r w:rsidR="00361F58" w:rsidRPr="00032D83">
          <w:rPr>
            <w:lang w:val="pt-BR"/>
          </w:rPr>
          <w:t>.</w:t>
        </w:r>
      </w:ins>
    </w:p>
    <w:p w14:paraId="0AA9D671" w14:textId="35DF7B0A" w:rsidR="00361F58" w:rsidRDefault="00361F58">
      <w:pPr>
        <w:rPr>
          <w:ins w:id="3595" w:author="The Si Tran" w:date="2012-12-12T00:12:00Z"/>
        </w:rPr>
        <w:pPrChange w:id="3596" w:author="The Si Tran" w:date="2012-12-16T17:06:00Z">
          <w:pPr>
            <w:ind w:firstLine="540"/>
          </w:pPr>
        </w:pPrChange>
      </w:pPr>
      <w:ins w:id="3597"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598" w:author="The Si Tran" w:date="2012-12-14T04:59:00Z"/>
          <w:rFonts w:eastAsia="Times New Roman"/>
          <w:szCs w:val="26"/>
        </w:rPr>
      </w:pPr>
      <w:ins w:id="3599" w:author="The Si Tran" w:date="2012-12-14T04:58:00Z">
        <w:r>
          <w:rPr>
            <w:noProof/>
            <w:rPrChange w:id="3600" w:author="Unknown">
              <w:rPr>
                <w:b/>
                <w:bCs/>
                <w:noProof/>
                <w:sz w:val="20"/>
                <w:szCs w:val="20"/>
              </w:rPr>
            </w:rPrChange>
          </w:rPr>
          <mc:AlternateContent>
            <mc:Choice Requires="wps">
              <w:drawing>
                <wp:anchor distT="0" distB="0" distL="114300" distR="114300" simplePos="0" relativeHeight="251659264" behindDoc="0" locked="0" layoutInCell="1" allowOverlap="1" wp14:anchorId="16EE2C1B" wp14:editId="4982B837">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4C2D67" w:rsidRDefault="004C2D67">
                              <w:pPr>
                                <w:pStyle w:val="EquationIndex"/>
                                <w:pPrChange w:id="3601" w:author="The Si Tran" w:date="2012-12-15T08:10:00Z">
                                  <w:pPr/>
                                </w:pPrChange>
                              </w:pPr>
                              <w:r>
                                <w:t>(3.</w:t>
                              </w:r>
                              <w:ins w:id="3602" w:author="The Si Tran" w:date="2012-12-14T04:55:00Z">
                                <w:r>
                                  <w:t>3</w:t>
                                </w:r>
                              </w:ins>
                              <w:del w:id="360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4C2D67" w:rsidRDefault="004C2D67">
                        <w:pPr>
                          <w:pStyle w:val="EquationIndex"/>
                          <w:pPrChange w:id="3604" w:author="The Si Tran" w:date="2012-12-15T08:10:00Z">
                            <w:pPr/>
                          </w:pPrChange>
                        </w:pPr>
                        <w:r>
                          <w:t>(3.</w:t>
                        </w:r>
                        <w:ins w:id="3605" w:author="The Si Tran" w:date="2012-12-14T04:55:00Z">
                          <w:r>
                            <w:t>3</w:t>
                          </w:r>
                        </w:ins>
                        <w:del w:id="3606" w:author="The Si Tran" w:date="2012-12-14T04:55:00Z">
                          <w:r w:rsidDel="004505B3">
                            <w:delText>2.1</w:delText>
                          </w:r>
                        </w:del>
                        <w:r>
                          <w:t>)</w:t>
                        </w:r>
                      </w:p>
                    </w:txbxContent>
                  </v:textbox>
                </v:shape>
              </w:pict>
            </mc:Fallback>
          </mc:AlternateContent>
        </w:r>
      </w:ins>
      <w:ins w:id="3607"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608" w:author="The Si Tran" w:date="2012-12-12T00:12:00Z">
        <w:r w:rsidR="004505B3">
          <w:rPr>
            <w:rFonts w:eastAsia="Times New Roman"/>
            <w:szCs w:val="26"/>
          </w:rPr>
          <w:t xml:space="preserve">              </w:t>
        </w:r>
      </w:ins>
    </w:p>
    <w:p w14:paraId="48675FC8" w14:textId="2B931873" w:rsidR="004505B3" w:rsidRDefault="00307510">
      <w:pPr>
        <w:rPr>
          <w:ins w:id="3609" w:author="The Si Tran" w:date="2012-12-14T04:55:00Z"/>
        </w:rPr>
        <w:pPrChange w:id="3610" w:author="The Si Tran" w:date="2012-12-16T17:06:00Z">
          <w:pPr>
            <w:spacing w:before="100" w:beforeAutospacing="1" w:after="100" w:afterAutospacing="1"/>
          </w:pPr>
        </w:pPrChange>
      </w:pPr>
      <w:ins w:id="3611" w:author="The Si Tran" w:date="2012-12-14T05:00:00Z">
        <w:r>
          <w:rPr>
            <w:noProof/>
            <w:rPrChange w:id="3612" w:author="Unknown">
              <w:rPr>
                <w:b/>
                <w:bCs/>
                <w:noProof/>
                <w:sz w:val="20"/>
                <w:szCs w:val="20"/>
              </w:rPr>
            </w:rPrChange>
          </w:rPr>
          <mc:AlternateContent>
            <mc:Choice Requires="wps">
              <w:drawing>
                <wp:anchor distT="0" distB="0" distL="114300" distR="114300" simplePos="0" relativeHeight="251661312" behindDoc="0" locked="0" layoutInCell="1" allowOverlap="1" wp14:anchorId="18798BE4" wp14:editId="36E1E687">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4C2D67" w:rsidRPr="00307510" w:rsidRDefault="004C2D67">
                              <w:pPr>
                                <w:pStyle w:val="EquationIndex"/>
                                <w:rPr>
                                  <w:rPrChange w:id="3613" w:author="The Si Tran" w:date="2012-12-15T08:12:00Z">
                                    <w:rPr/>
                                  </w:rPrChange>
                                </w:rPr>
                                <w:pPrChange w:id="3614" w:author="The Si Tran" w:date="2012-12-15T08:12:00Z">
                                  <w:pPr/>
                                </w:pPrChange>
                              </w:pPr>
                              <w:r w:rsidRPr="00E231FB">
                                <w:t>(</w:t>
                              </w:r>
                              <w:r w:rsidRPr="00307510">
                                <w:rPr>
                                  <w:rStyle w:val="EquationIndexChar"/>
                                  <w:rPrChange w:id="3615" w:author="The Si Tran" w:date="2012-12-15T08:12:00Z">
                                    <w:rPr/>
                                  </w:rPrChange>
                                </w:rPr>
                                <w:t>3</w:t>
                              </w:r>
                              <w:r w:rsidRPr="00E231FB">
                                <w:t>.</w:t>
                              </w:r>
                              <w:ins w:id="3616" w:author="The Si Tran" w:date="2012-12-14T04:55:00Z">
                                <w:r w:rsidRPr="00EB1298">
                                  <w:t>5</w:t>
                                </w:r>
                              </w:ins>
                              <w:del w:id="3617"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4C2D67" w:rsidRPr="00307510" w:rsidRDefault="004C2D67">
                        <w:pPr>
                          <w:pStyle w:val="EquationIndex"/>
                          <w:rPr>
                            <w:rPrChange w:id="3618" w:author="The Si Tran" w:date="2012-12-15T08:12:00Z">
                              <w:rPr/>
                            </w:rPrChange>
                          </w:rPr>
                          <w:pPrChange w:id="3619" w:author="The Si Tran" w:date="2012-12-15T08:12:00Z">
                            <w:pPr/>
                          </w:pPrChange>
                        </w:pPr>
                        <w:r w:rsidRPr="00E231FB">
                          <w:t>(</w:t>
                        </w:r>
                        <w:r w:rsidRPr="00307510">
                          <w:rPr>
                            <w:rStyle w:val="EquationIndexChar"/>
                            <w:rPrChange w:id="3620" w:author="The Si Tran" w:date="2012-12-15T08:12:00Z">
                              <w:rPr/>
                            </w:rPrChange>
                          </w:rPr>
                          <w:t>3</w:t>
                        </w:r>
                        <w:r w:rsidRPr="00E231FB">
                          <w:t>.</w:t>
                        </w:r>
                        <w:ins w:id="3621" w:author="The Si Tran" w:date="2012-12-14T04:55:00Z">
                          <w:r w:rsidRPr="00EB1298">
                            <w:t>5</w:t>
                          </w:r>
                        </w:ins>
                        <w:del w:id="3622" w:author="The Si Tran" w:date="2012-12-14T04:55:00Z">
                          <w:r w:rsidRPr="00032D83" w:rsidDel="004505B3">
                            <w:delText>2.1</w:delText>
                          </w:r>
                        </w:del>
                        <w:r w:rsidRPr="006D6C8D">
                          <w:t>)</w:t>
                        </w:r>
                      </w:p>
                    </w:txbxContent>
                  </v:textbox>
                </v:shape>
              </w:pict>
            </mc:Fallback>
          </mc:AlternateContent>
        </w:r>
      </w:ins>
      <w:ins w:id="3623" w:author="The Si Tran" w:date="2012-12-14T04:59:00Z">
        <w:r w:rsidR="0038419C">
          <w:rPr>
            <w:noProof/>
            <w:rPrChange w:id="3624" w:author="Unknown">
              <w:rPr>
                <w:b/>
                <w:bCs/>
                <w:noProof/>
                <w:sz w:val="20"/>
                <w:szCs w:val="20"/>
              </w:rPr>
            </w:rPrChange>
          </w:rPr>
          <mc:AlternateContent>
            <mc:Choice Requires="wps">
              <w:drawing>
                <wp:anchor distT="0" distB="0" distL="114300" distR="114300" simplePos="0" relativeHeight="251660288" behindDoc="0" locked="0" layoutInCell="1" allowOverlap="1" wp14:anchorId="1B7BC458" wp14:editId="1355AD00">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4C2D67" w:rsidRDefault="004C2D67">
                              <w:pPr>
                                <w:pStyle w:val="EquationIndex"/>
                                <w:pPrChange w:id="3625" w:author="The Si Tran" w:date="2012-12-15T08:11:00Z">
                                  <w:pPr/>
                                </w:pPrChange>
                              </w:pPr>
                              <w:r w:rsidRPr="009211DB">
                                <w:rPr>
                                  <w:rStyle w:val="EquationIndexChar"/>
                                  <w:rPrChange w:id="3626" w:author="The Si Tran" w:date="2012-12-15T08:11:00Z">
                                    <w:rPr/>
                                  </w:rPrChange>
                                </w:rPr>
                                <w:t>(</w:t>
                              </w:r>
                              <w:r>
                                <w:t>3.</w:t>
                              </w:r>
                              <w:ins w:id="3627" w:author="The Si Tran" w:date="2012-12-14T04:55:00Z">
                                <w:r>
                                  <w:t>4</w:t>
                                </w:r>
                              </w:ins>
                              <w:del w:id="362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4C2D67" w:rsidRDefault="004C2D67">
                        <w:pPr>
                          <w:pStyle w:val="EquationIndex"/>
                          <w:pPrChange w:id="3629" w:author="The Si Tran" w:date="2012-12-15T08:11:00Z">
                            <w:pPr/>
                          </w:pPrChange>
                        </w:pPr>
                        <w:r w:rsidRPr="009211DB">
                          <w:rPr>
                            <w:rStyle w:val="EquationIndexChar"/>
                            <w:rPrChange w:id="3630" w:author="The Si Tran" w:date="2012-12-15T08:11:00Z">
                              <w:rPr/>
                            </w:rPrChange>
                          </w:rPr>
                          <w:t>(</w:t>
                        </w:r>
                        <w:r>
                          <w:t>3.</w:t>
                        </w:r>
                        <w:ins w:id="3631" w:author="The Si Tran" w:date="2012-12-14T04:55:00Z">
                          <w:r>
                            <w:t>4</w:t>
                          </w:r>
                        </w:ins>
                        <w:del w:id="3632" w:author="The Si Tran" w:date="2012-12-14T04:55:00Z">
                          <w:r w:rsidDel="004505B3">
                            <w:delText>2.1</w:delText>
                          </w:r>
                        </w:del>
                        <w:r>
                          <w:t>)</w:t>
                        </w:r>
                      </w:p>
                    </w:txbxContent>
                  </v:textbox>
                </v:shape>
              </w:pict>
            </mc:Fallback>
          </mc:AlternateContent>
        </w:r>
      </w:ins>
      <w:ins w:id="3633"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634"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635"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4C2D67">
      <w:pPr>
        <w:rPr>
          <w:ins w:id="3636" w:author="The Si Tran" w:date="2012-12-16T17:06:00Z"/>
          <w:rFonts w:eastAsia="Times New Roman"/>
          <w:szCs w:val="26"/>
        </w:rPr>
        <w:pPrChange w:id="3637"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638" w:author="The Si Tran" w:date="2012-12-15T07:59:00Z">
                    <w:rPr>
                      <w:rFonts w:ascii="Cambria Math" w:eastAsia="Times New Roman" w:hAnsi="Cambria Math"/>
                      <w:szCs w:val="26"/>
                    </w:rPr>
                  </w:rPrChange>
                </w:rPr>
                <m:t>γ</m:t>
              </m:r>
            </m:e>
            <m:sub>
              <m:r>
                <m:rPr>
                  <m:sty m:val="p"/>
                </m:rPr>
                <w:rPr>
                  <w:rFonts w:ascii="Cambria Math" w:hAnsi="Cambria Math"/>
                  <w:rPrChange w:id="3639" w:author="The Si Tran" w:date="2012-12-15T07:59:00Z">
                    <w:rPr>
                      <w:rFonts w:ascii="Cambria Math" w:eastAsia="Times New Roman" w:hAnsi="Cambria Math"/>
                      <w:szCs w:val="26"/>
                    </w:rPr>
                  </w:rPrChange>
                </w:rPr>
                <m:t>0</m:t>
              </m:r>
            </m:sub>
          </m:sSub>
          <m:r>
            <m:rPr>
              <m:sty m:val="p"/>
            </m:rPr>
            <w:rPr>
              <w:rFonts w:ascii="Cambria Math" w:hAnsi="Cambria Math"/>
              <w:rPrChange w:id="364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41" w:author="The Si Tran" w:date="2012-12-15T07:59:00Z">
                    <w:rPr>
                      <w:rFonts w:ascii="Cambria Math" w:eastAsia="Times New Roman" w:hAnsi="Cambria Math"/>
                      <w:szCs w:val="26"/>
                    </w:rPr>
                  </w:rPrChange>
                </w:rPr>
                <m:t>ϕ</m:t>
              </m:r>
            </m:e>
            <m:sub>
              <m:r>
                <m:rPr>
                  <m:sty m:val="p"/>
                </m:rPr>
                <w:rPr>
                  <w:rFonts w:ascii="Cambria Math" w:hAnsi="Cambria Math"/>
                  <w:rPrChange w:id="3642"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43" w:author="The Si Tran" w:date="2012-12-15T07:59:00Z">
                    <w:rPr>
                      <w:rFonts w:ascii="Cambria Math" w:eastAsia="Times New Roman" w:hAnsi="Cambria Math"/>
                      <w:szCs w:val="26"/>
                    </w:rPr>
                  </w:rPrChange>
                </w:rPr>
                <m:t>γ</m:t>
              </m:r>
            </m:e>
            <m:sub>
              <m:r>
                <m:rPr>
                  <m:sty m:val="p"/>
                </m:rPr>
                <w:rPr>
                  <w:rFonts w:ascii="Cambria Math" w:hAnsi="Cambria Math"/>
                  <w:rPrChange w:id="3644" w:author="The Si Tran" w:date="2012-12-15T07:59:00Z">
                    <w:rPr>
                      <w:rFonts w:ascii="Cambria Math" w:eastAsia="Times New Roman" w:hAnsi="Cambria Math"/>
                      <w:szCs w:val="26"/>
                    </w:rPr>
                  </w:rPrChange>
                </w:rPr>
                <m:t>1</m:t>
              </m:r>
            </m:sub>
          </m:sSub>
          <m:r>
            <m:rPr>
              <m:sty m:val="p"/>
            </m:rPr>
            <w:rPr>
              <w:rFonts w:ascii="Cambria Math" w:hAnsi="Cambria Math"/>
              <w:rPrChange w:id="364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46" w:author="The Si Tran" w:date="2012-12-15T07:59:00Z">
                    <w:rPr>
                      <w:rFonts w:ascii="Cambria Math" w:eastAsia="Times New Roman" w:hAnsi="Cambria Math"/>
                      <w:szCs w:val="26"/>
                    </w:rPr>
                  </w:rPrChange>
                </w:rPr>
                <m:t>ϕ</m:t>
              </m:r>
            </m:e>
            <m:sub>
              <m:r>
                <m:rPr>
                  <m:sty m:val="p"/>
                </m:rPr>
                <w:rPr>
                  <w:rFonts w:ascii="Cambria Math" w:hAnsi="Cambria Math"/>
                  <w:rPrChange w:id="3647"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48" w:author="The Si Tran" w:date="2012-12-15T07:59:00Z">
                    <w:rPr>
                      <w:rFonts w:ascii="Cambria Math" w:eastAsia="Times New Roman" w:hAnsi="Cambria Math"/>
                      <w:szCs w:val="26"/>
                    </w:rPr>
                  </w:rPrChange>
                </w:rPr>
                <m:t>γ</m:t>
              </m:r>
            </m:e>
            <m:sub>
              <m:r>
                <m:rPr>
                  <m:sty m:val="p"/>
                </m:rPr>
                <w:rPr>
                  <w:rFonts w:ascii="Cambria Math" w:hAnsi="Cambria Math"/>
                  <w:rPrChange w:id="3649" w:author="The Si Tran" w:date="2012-12-15T07:59:00Z">
                    <w:rPr>
                      <w:rFonts w:ascii="Cambria Math" w:eastAsia="Times New Roman" w:hAnsi="Cambria Math"/>
                      <w:szCs w:val="26"/>
                    </w:rPr>
                  </w:rPrChange>
                </w:rPr>
                <m:t>2</m:t>
              </m:r>
            </m:sub>
          </m:sSub>
          <m:r>
            <m:rPr>
              <m:sty m:val="p"/>
            </m:rPr>
            <w:rPr>
              <w:rFonts w:ascii="Cambria Math" w:hAnsi="Cambria Math"/>
              <w:rPrChange w:id="3650" w:author="The Si Tran" w:date="2012-12-15T07:59:00Z">
                <w:rPr>
                  <w:rFonts w:ascii="Cambria Math" w:eastAsia="Times New Roman" w:hAnsi="Cambria Math"/>
                  <w:szCs w:val="26"/>
                </w:rPr>
              </w:rPrChange>
            </w:rPr>
            <m:t>+</m:t>
          </m:r>
          <m:r>
            <m:rPr>
              <m:sty m:val="p"/>
            </m:rPr>
            <w:rPr>
              <w:rFonts w:ascii="Cambria Math" w:hAnsi="Cambria Math" w:hint="eastAsia"/>
              <w:rPrChange w:id="3651" w:author="The Si Tran" w:date="2012-12-15T07:59:00Z">
                <w:rPr>
                  <w:rFonts w:ascii="Cambria Math" w:eastAsia="Times New Roman" w:hAnsi="Cambria Math" w:hint="eastAsia"/>
                  <w:szCs w:val="26"/>
                </w:rPr>
              </w:rPrChange>
            </w:rPr>
            <m:t>…</m:t>
          </m:r>
          <m:r>
            <m:rPr>
              <m:sty m:val="p"/>
            </m:rPr>
            <w:rPr>
              <w:rFonts w:ascii="Cambria Math" w:hAnsi="Cambria Math"/>
              <w:rPrChange w:id="365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53" w:author="The Si Tran" w:date="2012-12-15T07:59:00Z">
                    <w:rPr>
                      <w:rFonts w:ascii="Cambria Math" w:eastAsia="Times New Roman" w:hAnsi="Cambria Math"/>
                      <w:szCs w:val="26"/>
                    </w:rPr>
                  </w:rPrChange>
                </w:rPr>
                <m:t>ϕ</m:t>
              </m:r>
            </m:e>
            <m:sub>
              <m:r>
                <w:rPr>
                  <w:rFonts w:ascii="Cambria Math" w:hAnsi="Cambria Math"/>
                  <w:rPrChange w:id="3654"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55" w:author="The Si Tran" w:date="2012-12-15T07:59:00Z">
                    <w:rPr>
                      <w:rFonts w:ascii="Cambria Math" w:eastAsia="Times New Roman" w:hAnsi="Cambria Math"/>
                      <w:szCs w:val="26"/>
                    </w:rPr>
                  </w:rPrChange>
                </w:rPr>
                <m:t>γ</m:t>
              </m:r>
            </m:e>
            <m:sub>
              <m:r>
                <w:rPr>
                  <w:rFonts w:ascii="Cambria Math" w:hAnsi="Cambria Math"/>
                  <w:rPrChange w:id="3656" w:author="The Si Tran" w:date="2012-12-15T07:59:00Z">
                    <w:rPr>
                      <w:rFonts w:ascii="Cambria Math" w:eastAsia="Times New Roman" w:hAnsi="Cambria Math"/>
                      <w:szCs w:val="26"/>
                    </w:rPr>
                  </w:rPrChange>
                </w:rPr>
                <m:t>p</m:t>
              </m:r>
            </m:sub>
          </m:sSub>
          <m:r>
            <m:rPr>
              <m:sty m:val="p"/>
            </m:rPr>
            <w:rPr>
              <w:rFonts w:ascii="Cambria Math" w:hAnsi="Cambria Math"/>
              <w:rPrChange w:id="3657"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658" w:author="The Si Tran" w:date="2012-12-15T07:59:00Z">
                    <w:rPr>
                      <w:rFonts w:ascii="Cambria Math" w:eastAsia="Times New Roman" w:hAnsi="Cambria Math"/>
                      <w:szCs w:val="26"/>
                    </w:rPr>
                  </w:rPrChange>
                </w:rPr>
                <m:t>σ</m:t>
              </m:r>
            </m:e>
            <m:sub>
              <m:r>
                <w:rPr>
                  <w:rFonts w:ascii="Cambria Math" w:hAnsi="Cambria Math"/>
                  <w:rPrChange w:id="3659" w:author="The Si Tran" w:date="2012-12-15T07:59:00Z">
                    <w:rPr>
                      <w:rFonts w:ascii="Cambria Math" w:eastAsia="Times New Roman" w:hAnsi="Cambria Math"/>
                      <w:szCs w:val="26"/>
                    </w:rPr>
                  </w:rPrChange>
                </w:rPr>
                <m:t>ε</m:t>
              </m:r>
            </m:sub>
            <m:sup>
              <m:r>
                <m:rPr>
                  <m:sty m:val="p"/>
                </m:rPr>
                <w:rPr>
                  <w:rFonts w:ascii="Cambria Math" w:hAnsi="Cambria Math"/>
                  <w:rPrChange w:id="3660" w:author="The Si Tran" w:date="2012-12-15T07:59:00Z">
                    <w:rPr>
                      <w:rFonts w:ascii="Cambria Math" w:eastAsia="Times New Roman" w:hAnsi="Cambria Math"/>
                      <w:szCs w:val="26"/>
                    </w:rPr>
                  </w:rPrChange>
                </w:rPr>
                <m:t>2</m:t>
              </m:r>
            </m:sup>
          </m:sSubSup>
          <w:ins w:id="3661" w:author="The Si Tran" w:date="2012-12-12T00:12:00Z">
            <m:r>
              <m:rPr>
                <m:sty m:val="p"/>
              </m:rPr>
              <w:rPr>
                <w:rFonts w:ascii="Cambria Math" w:hAnsi="Cambria Math"/>
                <w:rPrChange w:id="3662"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663" w:author="The Si Tran" w:date="2012-12-15T07:59:00Z">
                    <w:rPr>
                      <w:rFonts w:ascii="Cambria Math" w:eastAsia="Times New Roman" w:hAnsi="Cambria Math"/>
                      <w:szCs w:val="26"/>
                    </w:rPr>
                  </w:rPrChange>
                </w:rPr>
                <m:t>γ</m:t>
              </m:r>
            </m:e>
            <m:sub>
              <m:r>
                <m:rPr>
                  <m:sty m:val="p"/>
                </m:rPr>
                <w:rPr>
                  <w:rFonts w:ascii="Cambria Math" w:hAnsi="Cambria Math"/>
                  <w:rPrChange w:id="3664" w:author="The Si Tran" w:date="2012-12-15T07:59:00Z">
                    <w:rPr>
                      <w:rFonts w:ascii="Cambria Math" w:eastAsia="Times New Roman" w:hAnsi="Cambria Math"/>
                      <w:szCs w:val="26"/>
                    </w:rPr>
                  </w:rPrChange>
                </w:rPr>
                <m:t>1</m:t>
              </m:r>
            </m:sub>
          </m:sSub>
          <m:r>
            <m:rPr>
              <m:sty m:val="p"/>
            </m:rPr>
            <w:rPr>
              <w:rFonts w:ascii="Cambria Math" w:hAnsi="Cambria Math"/>
              <w:rPrChange w:id="366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66" w:author="The Si Tran" w:date="2012-12-15T07:59:00Z">
                    <w:rPr>
                      <w:rFonts w:ascii="Cambria Math" w:eastAsia="Times New Roman" w:hAnsi="Cambria Math"/>
                      <w:szCs w:val="26"/>
                    </w:rPr>
                  </w:rPrChange>
                </w:rPr>
                <m:t>ϕ</m:t>
              </m:r>
            </m:e>
            <m:sub>
              <m:r>
                <m:rPr>
                  <m:sty m:val="p"/>
                </m:rPr>
                <w:rPr>
                  <w:rFonts w:ascii="Cambria Math" w:hAnsi="Cambria Math"/>
                  <w:rPrChange w:id="3667"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68" w:author="The Si Tran" w:date="2012-12-15T07:59:00Z">
                    <w:rPr>
                      <w:rFonts w:ascii="Cambria Math" w:eastAsia="Times New Roman" w:hAnsi="Cambria Math"/>
                      <w:szCs w:val="26"/>
                    </w:rPr>
                  </w:rPrChange>
                </w:rPr>
                <m:t>γ</m:t>
              </m:r>
            </m:e>
            <m:sub>
              <m:r>
                <m:rPr>
                  <m:sty m:val="p"/>
                </m:rPr>
                <w:rPr>
                  <w:rFonts w:ascii="Cambria Math" w:hAnsi="Cambria Math"/>
                  <w:rPrChange w:id="3669" w:author="The Si Tran" w:date="2012-12-15T07:59:00Z">
                    <w:rPr>
                      <w:rFonts w:ascii="Cambria Math" w:eastAsia="Times New Roman" w:hAnsi="Cambria Math"/>
                      <w:szCs w:val="26"/>
                    </w:rPr>
                  </w:rPrChange>
                </w:rPr>
                <m:t>0</m:t>
              </m:r>
            </m:sub>
          </m:sSub>
          <m:r>
            <m:rPr>
              <m:sty m:val="p"/>
            </m:rPr>
            <w:rPr>
              <w:rFonts w:ascii="Cambria Math" w:hAnsi="Cambria Math"/>
              <w:rPrChange w:id="367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71" w:author="The Si Tran" w:date="2012-12-15T07:59:00Z">
                    <w:rPr>
                      <w:rFonts w:ascii="Cambria Math" w:eastAsia="Times New Roman" w:hAnsi="Cambria Math"/>
                      <w:szCs w:val="26"/>
                    </w:rPr>
                  </w:rPrChange>
                </w:rPr>
                <m:t>ϕ</m:t>
              </m:r>
            </m:e>
            <m:sub>
              <m:r>
                <m:rPr>
                  <m:sty m:val="p"/>
                </m:rPr>
                <w:rPr>
                  <w:rFonts w:ascii="Cambria Math" w:hAnsi="Cambria Math"/>
                  <w:rPrChange w:id="3672"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73" w:author="The Si Tran" w:date="2012-12-15T07:59:00Z">
                    <w:rPr>
                      <w:rFonts w:ascii="Cambria Math" w:eastAsia="Times New Roman" w:hAnsi="Cambria Math"/>
                      <w:szCs w:val="26"/>
                    </w:rPr>
                  </w:rPrChange>
                </w:rPr>
                <m:t>γ</m:t>
              </m:r>
            </m:e>
            <m:sub>
              <m:r>
                <m:rPr>
                  <m:sty m:val="p"/>
                </m:rPr>
                <w:rPr>
                  <w:rFonts w:ascii="Cambria Math" w:hAnsi="Cambria Math"/>
                  <w:rPrChange w:id="3674" w:author="The Si Tran" w:date="2012-12-15T07:59:00Z">
                    <w:rPr>
                      <w:rFonts w:ascii="Cambria Math" w:eastAsia="Times New Roman" w:hAnsi="Cambria Math"/>
                      <w:szCs w:val="26"/>
                    </w:rPr>
                  </w:rPrChange>
                </w:rPr>
                <m:t>1</m:t>
              </m:r>
            </m:sub>
          </m:sSub>
          <m:r>
            <m:rPr>
              <m:sty m:val="p"/>
            </m:rPr>
            <w:rPr>
              <w:rFonts w:ascii="Cambria Math" w:hAnsi="Cambria Math"/>
              <w:rPrChange w:id="3675" w:author="The Si Tran" w:date="2012-12-15T07:59:00Z">
                <w:rPr>
                  <w:rFonts w:ascii="Cambria Math" w:eastAsia="Times New Roman" w:hAnsi="Cambria Math"/>
                  <w:szCs w:val="26"/>
                </w:rPr>
              </w:rPrChange>
            </w:rPr>
            <m:t>+</m:t>
          </m:r>
          <m:r>
            <m:rPr>
              <m:sty m:val="p"/>
            </m:rPr>
            <w:rPr>
              <w:rFonts w:ascii="Cambria Math" w:hAnsi="Cambria Math" w:hint="eastAsia"/>
              <w:rPrChange w:id="3676" w:author="The Si Tran" w:date="2012-12-15T07:59:00Z">
                <w:rPr>
                  <w:rFonts w:ascii="Cambria Math" w:eastAsia="Times New Roman" w:hAnsi="Cambria Math" w:hint="eastAsia"/>
                  <w:szCs w:val="26"/>
                </w:rPr>
              </w:rPrChange>
            </w:rPr>
            <m:t>…</m:t>
          </m:r>
          <m:r>
            <m:rPr>
              <m:sty m:val="p"/>
            </m:rPr>
            <w:rPr>
              <w:rFonts w:ascii="Cambria Math" w:hAnsi="Cambria Math"/>
              <w:rPrChange w:id="367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78" w:author="The Si Tran" w:date="2012-12-15T07:59:00Z">
                    <w:rPr>
                      <w:rFonts w:ascii="Cambria Math" w:eastAsia="Times New Roman" w:hAnsi="Cambria Math"/>
                      <w:szCs w:val="26"/>
                    </w:rPr>
                  </w:rPrChange>
                </w:rPr>
                <m:t>ϕ</m:t>
              </m:r>
            </m:e>
            <m:sub>
              <m:r>
                <w:rPr>
                  <w:rFonts w:ascii="Cambria Math" w:hAnsi="Cambria Math"/>
                  <w:rPrChange w:id="3679"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80" w:author="The Si Tran" w:date="2012-12-15T07:59:00Z">
                    <w:rPr>
                      <w:rFonts w:ascii="Cambria Math" w:eastAsia="Times New Roman" w:hAnsi="Cambria Math"/>
                      <w:szCs w:val="26"/>
                    </w:rPr>
                  </w:rPrChange>
                </w:rPr>
                <m:t>γ</m:t>
              </m:r>
            </m:e>
            <m:sub>
              <m:r>
                <w:rPr>
                  <w:rFonts w:ascii="Cambria Math" w:hAnsi="Cambria Math"/>
                  <w:rPrChange w:id="3681" w:author="The Si Tran" w:date="2012-12-15T07:59:00Z">
                    <w:rPr>
                      <w:rFonts w:ascii="Cambria Math" w:eastAsia="Times New Roman" w:hAnsi="Cambria Math"/>
                      <w:szCs w:val="26"/>
                    </w:rPr>
                  </w:rPrChange>
                </w:rPr>
                <m:t>p</m:t>
              </m:r>
              <m:r>
                <m:rPr>
                  <m:sty m:val="p"/>
                </m:rPr>
                <w:rPr>
                  <w:rFonts w:ascii="Cambria Math" w:hAnsi="Cambria Math"/>
                  <w:rPrChange w:id="3682" w:author="The Si Tran" w:date="2012-12-15T07:59:00Z">
                    <w:rPr>
                      <w:rFonts w:ascii="Cambria Math" w:eastAsia="Times New Roman" w:hAnsi="Cambria Math"/>
                      <w:szCs w:val="26"/>
                    </w:rPr>
                  </w:rPrChange>
                </w:rPr>
                <m:t>-1</m:t>
              </m:r>
            </m:sub>
          </m:sSub>
          <w:ins w:id="3683" w:author="The Si Tran" w:date="2012-12-12T00:12:00Z">
            <m:r>
              <m:rPr>
                <m:sty m:val="p"/>
              </m:rPr>
              <w:rPr>
                <w:rFonts w:ascii="Cambria Math" w:hAnsi="Cambria Math"/>
                <w:rPrChange w:id="3684"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685" w:author="The Si Tran" w:date="2012-12-15T07:59:00Z">
                <w:rPr>
                  <w:rFonts w:ascii="Cambria Math" w:eastAsia="Times New Roman" w:hAnsi="Cambria Math" w:hint="eastAsia"/>
                  <w:szCs w:val="26"/>
                </w:rPr>
              </w:rPrChange>
            </w:rPr>
            <m:t>…………………………………………</m:t>
          </m:r>
          <m:r>
            <m:rPr>
              <m:sty m:val="p"/>
            </m:rPr>
            <w:rPr>
              <w:rFonts w:ascii="Cambria Math" w:hAnsi="Cambria Math"/>
              <w:rPrChange w:id="3686" w:author="The Si Tran" w:date="2012-12-15T07:59:00Z">
                <w:rPr>
                  <w:rFonts w:ascii="Cambria Math" w:eastAsia="Times New Roman" w:hAnsi="Cambria Math"/>
                  <w:szCs w:val="26"/>
                </w:rPr>
              </w:rPrChange>
            </w:rPr>
            <m:t xml:space="preserve"> </m:t>
          </m:r>
          <w:ins w:id="3687" w:author="The Si Tran" w:date="2012-12-12T00:12:00Z">
            <m:r>
              <m:rPr>
                <m:sty m:val="p"/>
              </m:rPr>
              <w:rPr>
                <w:rFonts w:ascii="Cambria Math" w:hAnsi="Cambria Math"/>
                <w:rPrChange w:id="3688" w:author="The Si Tran" w:date="2012-12-15T07:59:00Z">
                  <w:rPr>
                    <w:rFonts w:ascii="Cambria Math" w:eastAsia="Times New Roman" w:hAnsi="Cambria Math"/>
                    <w:szCs w:val="26"/>
                  </w:rPr>
                </w:rPrChange>
              </w:rPr>
              <w:br/>
            </m:r>
          </w:ins>
        </m:oMath>
      </m:oMathPara>
      <w:ins w:id="3689" w:author="The Si Tran" w:date="2012-12-12T00:12:00Z">
        <w:r w:rsidR="00361F58" w:rsidRPr="0038419C">
          <w:rPr>
            <w:rPrChange w:id="3690"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691" w:author="The Si Tran" w:date="2012-12-15T07:59:00Z">
                  <w:rPr>
                    <w:rFonts w:ascii="Cambria Math" w:eastAsia="Times New Roman" w:hAnsi="Cambria Math"/>
                    <w:szCs w:val="26"/>
                  </w:rPr>
                </w:rPrChange>
              </w:rPr>
              <m:t>γ</m:t>
            </m:r>
          </m:e>
          <m:sub>
            <m:r>
              <w:rPr>
                <w:rFonts w:ascii="Cambria Math" w:hAnsi="Cambria Math"/>
                <w:rPrChange w:id="3692" w:author="The Si Tran" w:date="2012-12-15T07:59:00Z">
                  <w:rPr>
                    <w:rFonts w:ascii="Cambria Math" w:eastAsia="Times New Roman" w:hAnsi="Cambria Math"/>
                    <w:szCs w:val="26"/>
                  </w:rPr>
                </w:rPrChange>
              </w:rPr>
              <m:t>p</m:t>
            </m:r>
          </m:sub>
        </m:sSub>
        <m:r>
          <m:rPr>
            <m:sty m:val="p"/>
          </m:rPr>
          <w:rPr>
            <w:rFonts w:ascii="Cambria Math" w:hAnsi="Cambria Math"/>
            <w:rPrChange w:id="369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94" w:author="The Si Tran" w:date="2012-12-15T07:59:00Z">
                  <w:rPr>
                    <w:rFonts w:ascii="Cambria Math" w:eastAsia="Times New Roman" w:hAnsi="Cambria Math"/>
                    <w:szCs w:val="26"/>
                  </w:rPr>
                </w:rPrChange>
              </w:rPr>
              <m:t>ϕ</m:t>
            </m:r>
          </m:e>
          <m:sub>
            <m:r>
              <m:rPr>
                <m:sty m:val="p"/>
              </m:rPr>
              <w:rPr>
                <w:rFonts w:ascii="Cambria Math" w:hAnsi="Cambria Math"/>
                <w:rPrChange w:id="3695"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96" w:author="The Si Tran" w:date="2012-12-15T07:59:00Z">
                  <w:rPr>
                    <w:rFonts w:ascii="Cambria Math" w:eastAsia="Times New Roman" w:hAnsi="Cambria Math"/>
                    <w:szCs w:val="26"/>
                  </w:rPr>
                </w:rPrChange>
              </w:rPr>
              <m:t>γ</m:t>
            </m:r>
          </m:e>
          <m:sub>
            <m:r>
              <w:rPr>
                <w:rFonts w:ascii="Cambria Math" w:hAnsi="Cambria Math"/>
                <w:rPrChange w:id="3697" w:author="The Si Tran" w:date="2012-12-15T07:59:00Z">
                  <w:rPr>
                    <w:rFonts w:ascii="Cambria Math" w:eastAsia="Times New Roman" w:hAnsi="Cambria Math"/>
                    <w:szCs w:val="26"/>
                  </w:rPr>
                </w:rPrChange>
              </w:rPr>
              <m:t>p</m:t>
            </m:r>
            <m:r>
              <m:rPr>
                <m:sty m:val="p"/>
              </m:rPr>
              <w:rPr>
                <w:rFonts w:ascii="Cambria Math" w:hAnsi="Cambria Math"/>
                <w:rPrChange w:id="3698" w:author="The Si Tran" w:date="2012-12-15T07:59:00Z">
                  <w:rPr>
                    <w:rFonts w:ascii="Cambria Math" w:eastAsia="Times New Roman" w:hAnsi="Cambria Math"/>
                    <w:szCs w:val="26"/>
                  </w:rPr>
                </w:rPrChange>
              </w:rPr>
              <m:t>-1</m:t>
            </m:r>
          </m:sub>
        </m:sSub>
        <m:r>
          <m:rPr>
            <m:sty m:val="p"/>
          </m:rPr>
          <w:rPr>
            <w:rFonts w:ascii="Cambria Math" w:hAnsi="Cambria Math"/>
            <w:rPrChange w:id="369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00" w:author="The Si Tran" w:date="2012-12-15T07:59:00Z">
                  <w:rPr>
                    <w:rFonts w:ascii="Cambria Math" w:eastAsia="Times New Roman" w:hAnsi="Cambria Math"/>
                    <w:szCs w:val="26"/>
                  </w:rPr>
                </w:rPrChange>
              </w:rPr>
              <m:t>ϕ</m:t>
            </m:r>
          </m:e>
          <m:sub>
            <m:r>
              <m:rPr>
                <m:sty m:val="p"/>
              </m:rPr>
              <w:rPr>
                <w:rFonts w:ascii="Cambria Math" w:hAnsi="Cambria Math"/>
                <w:rPrChange w:id="3701"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702" w:author="The Si Tran" w:date="2012-12-15T07:59:00Z">
                  <w:rPr>
                    <w:rFonts w:ascii="Cambria Math" w:eastAsia="Times New Roman" w:hAnsi="Cambria Math"/>
                    <w:szCs w:val="26"/>
                  </w:rPr>
                </w:rPrChange>
              </w:rPr>
              <m:t>γ</m:t>
            </m:r>
          </m:e>
          <m:sub>
            <m:r>
              <w:rPr>
                <w:rFonts w:ascii="Cambria Math" w:hAnsi="Cambria Math"/>
                <w:rPrChange w:id="3703" w:author="The Si Tran" w:date="2012-12-15T07:59:00Z">
                  <w:rPr>
                    <w:rFonts w:ascii="Cambria Math" w:eastAsia="Times New Roman" w:hAnsi="Cambria Math"/>
                    <w:szCs w:val="26"/>
                  </w:rPr>
                </w:rPrChange>
              </w:rPr>
              <m:t>p</m:t>
            </m:r>
            <m:r>
              <m:rPr>
                <m:sty m:val="p"/>
              </m:rPr>
              <w:rPr>
                <w:rFonts w:ascii="Cambria Math" w:hAnsi="Cambria Math"/>
                <w:rPrChange w:id="3704" w:author="The Si Tran" w:date="2012-12-15T07:59:00Z">
                  <w:rPr>
                    <w:rFonts w:ascii="Cambria Math" w:eastAsia="Times New Roman" w:hAnsi="Cambria Math"/>
                    <w:szCs w:val="26"/>
                  </w:rPr>
                </w:rPrChange>
              </w:rPr>
              <m:t>-2</m:t>
            </m:r>
          </m:sub>
        </m:sSub>
        <m:r>
          <m:rPr>
            <m:sty m:val="p"/>
          </m:rPr>
          <w:rPr>
            <w:rFonts w:ascii="Cambria Math" w:hAnsi="Cambria Math"/>
            <w:rPrChange w:id="3705" w:author="The Si Tran" w:date="2012-12-15T07:59:00Z">
              <w:rPr>
                <w:rFonts w:ascii="Cambria Math" w:eastAsia="Times New Roman" w:hAnsi="Cambria Math"/>
                <w:szCs w:val="26"/>
              </w:rPr>
            </w:rPrChange>
          </w:rPr>
          <m:t>+</m:t>
        </m:r>
        <m:r>
          <m:rPr>
            <m:sty m:val="p"/>
          </m:rPr>
          <w:rPr>
            <w:rFonts w:ascii="Cambria Math" w:hAnsi="Cambria Math" w:hint="eastAsia"/>
            <w:rPrChange w:id="3706" w:author="The Si Tran" w:date="2012-12-15T07:59:00Z">
              <w:rPr>
                <w:rFonts w:ascii="Cambria Math" w:eastAsia="Times New Roman" w:hAnsi="Cambria Math" w:hint="eastAsia"/>
                <w:szCs w:val="26"/>
              </w:rPr>
            </w:rPrChange>
          </w:rPr>
          <m:t>…</m:t>
        </m:r>
        <m:r>
          <m:rPr>
            <m:sty m:val="p"/>
          </m:rPr>
          <w:rPr>
            <w:rFonts w:ascii="Cambria Math" w:hAnsi="Cambria Math"/>
            <w:rPrChange w:id="370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08" w:author="The Si Tran" w:date="2012-12-15T07:59:00Z">
                  <w:rPr>
                    <w:rFonts w:ascii="Cambria Math" w:eastAsia="Times New Roman" w:hAnsi="Cambria Math"/>
                    <w:szCs w:val="26"/>
                  </w:rPr>
                </w:rPrChange>
              </w:rPr>
              <m:t>ϕ</m:t>
            </m:r>
          </m:e>
          <m:sub>
            <m:r>
              <w:rPr>
                <w:rFonts w:ascii="Cambria Math" w:hAnsi="Cambria Math"/>
                <w:rPrChange w:id="3709"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710" w:author="The Si Tran" w:date="2012-12-15T07:59:00Z">
                  <w:rPr>
                    <w:rFonts w:ascii="Cambria Math" w:eastAsia="Times New Roman" w:hAnsi="Cambria Math"/>
                    <w:szCs w:val="26"/>
                  </w:rPr>
                </w:rPrChange>
              </w:rPr>
              <m:t>γ</m:t>
            </m:r>
          </m:e>
          <m:sub>
            <m:r>
              <m:rPr>
                <m:sty m:val="p"/>
              </m:rPr>
              <w:rPr>
                <w:rFonts w:ascii="Cambria Math" w:hAnsi="Cambria Math"/>
                <w:rPrChange w:id="3711" w:author="The Si Tran" w:date="2012-12-15T07:59:00Z">
                  <w:rPr>
                    <w:rFonts w:ascii="Cambria Math" w:eastAsia="Times New Roman" w:hAnsi="Cambria Math"/>
                    <w:szCs w:val="26"/>
                  </w:rPr>
                </w:rPrChange>
              </w:rPr>
              <m:t>0</m:t>
            </m:r>
          </m:sub>
        </m:sSub>
      </m:oMath>
      <w:ins w:id="3712" w:author="The Si Tran" w:date="2012-12-12T00:12:00Z">
        <w:r w:rsidR="005537CE" w:rsidRPr="0038419C">
          <w:rPr>
            <w:rPrChange w:id="3713"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714" w:author="The Si Tran" w:date="2012-12-12T00:12:00Z"/>
          <w:rFonts w:eastAsia="Times New Roman"/>
          <w:szCs w:val="26"/>
        </w:rPr>
        <w:pPrChange w:id="3715" w:author="The Si Tran" w:date="2012-12-16T17:06:00Z">
          <w:pPr>
            <w:spacing w:before="100" w:beforeAutospacing="1" w:after="100" w:afterAutospacing="1"/>
          </w:pPr>
        </w:pPrChange>
      </w:pPr>
      <w:ins w:id="3716" w:author="The Si Tran" w:date="2012-12-12T00:12:00Z">
        <w:r w:rsidRPr="007F6C43">
          <w:rPr>
            <w:rFonts w:eastAsia="Times New Roman"/>
            <w:szCs w:val="26"/>
          </w:rPr>
          <w:t>Với k &gt; p thì:</w:t>
        </w:r>
      </w:ins>
    </w:p>
    <w:p w14:paraId="6190EA83" w14:textId="577757BB" w:rsidR="00361F58" w:rsidRPr="007F6C43" w:rsidRDefault="004C2D67">
      <w:pPr>
        <w:jc w:val="center"/>
        <w:rPr>
          <w:ins w:id="3717" w:author="The Si Tran" w:date="2012-12-12T00:12:00Z"/>
        </w:rPr>
        <w:pPrChange w:id="3718"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719" w:author="The Si Tran" w:date="2012-12-12T00:12:00Z"/>
          <w:rFonts w:eastAsia="Times New Roman"/>
          <w:szCs w:val="26"/>
        </w:rPr>
      </w:pPr>
      <w:ins w:id="3720" w:author="The Si Tran" w:date="2012-12-14T05:01:00Z">
        <w:r>
          <w:rPr>
            <w:noProof/>
            <w:rPrChange w:id="3721" w:author="Unknown">
              <w:rPr>
                <w:b/>
                <w:bCs/>
                <w:noProof/>
                <w:sz w:val="20"/>
                <w:szCs w:val="20"/>
              </w:rPr>
            </w:rPrChange>
          </w:rPr>
          <mc:AlternateContent>
            <mc:Choice Requires="wps">
              <w:drawing>
                <wp:anchor distT="0" distB="0" distL="114300" distR="114300" simplePos="0" relativeHeight="251662336" behindDoc="0" locked="0" layoutInCell="1" allowOverlap="1" wp14:anchorId="7A57AABF" wp14:editId="58DA9850">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4C2D67" w:rsidRPr="009211DB" w:rsidRDefault="004C2D67">
                              <w:pPr>
                                <w:pStyle w:val="EquationIndex"/>
                                <w:rPr>
                                  <w:rPrChange w:id="3722" w:author="The Si Tran" w:date="2012-12-15T08:05:00Z">
                                    <w:rPr/>
                                  </w:rPrChange>
                                </w:rPr>
                                <w:pPrChange w:id="3723" w:author="The Si Tran" w:date="2012-12-15T08:05:00Z">
                                  <w:pPr/>
                                </w:pPrChange>
                              </w:pPr>
                              <w:r w:rsidRPr="00E231FB">
                                <w:t>(3.</w:t>
                              </w:r>
                              <w:ins w:id="3724" w:author="The Si Tran" w:date="2012-12-14T04:55:00Z">
                                <w:r w:rsidRPr="00EB1298">
                                  <w:t>6</w:t>
                                </w:r>
                              </w:ins>
                              <w:del w:id="3725"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4C2D67" w:rsidRPr="009211DB" w:rsidRDefault="004C2D67">
                        <w:pPr>
                          <w:pStyle w:val="EquationIndex"/>
                          <w:rPr>
                            <w:rPrChange w:id="3726" w:author="The Si Tran" w:date="2012-12-15T08:05:00Z">
                              <w:rPr/>
                            </w:rPrChange>
                          </w:rPr>
                          <w:pPrChange w:id="3727" w:author="The Si Tran" w:date="2012-12-15T08:05:00Z">
                            <w:pPr/>
                          </w:pPrChange>
                        </w:pPr>
                        <w:r w:rsidRPr="00E231FB">
                          <w:t>(3.</w:t>
                        </w:r>
                        <w:ins w:id="3728" w:author="The Si Tran" w:date="2012-12-14T04:55:00Z">
                          <w:r w:rsidRPr="00EB1298">
                            <w:t>6</w:t>
                          </w:r>
                        </w:ins>
                        <w:del w:id="3729" w:author="The Si Tran" w:date="2012-12-14T04:55:00Z">
                          <w:r w:rsidRPr="00032D83" w:rsidDel="004505B3">
                            <w:delText>2.1</w:delText>
                          </w:r>
                        </w:del>
                        <w:r w:rsidRPr="006D6C8D">
                          <w:t>)</w:t>
                        </w:r>
                      </w:p>
                    </w:txbxContent>
                  </v:textbox>
                </v:shape>
              </w:pict>
            </mc:Fallback>
          </mc:AlternateContent>
        </w:r>
      </w:ins>
      <w:ins w:id="3730"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731"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4C2D67" w:rsidP="00361F58">
      <w:pPr>
        <w:spacing w:before="100" w:beforeAutospacing="1" w:after="100" w:afterAutospacing="1"/>
        <w:rPr>
          <w:ins w:id="3732"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733"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734" w:author="The Si Tran" w:date="2012-12-12T00:12:00Z">
            <m:r>
              <m:rPr>
                <m:sty m:val="p"/>
              </m:rPr>
              <w:rPr>
                <w:rFonts w:ascii="Cambria Math" w:eastAsia="Times New Roman" w:hAnsi="Cambria Math"/>
                <w:szCs w:val="26"/>
              </w:rPr>
              <w:br/>
            </m:r>
          </w:ins>
        </m:oMath>
      </m:oMathPara>
      <w:ins w:id="3735"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736"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3737" w:author="The Si Tran" w:date="2012-12-12T00:12:00Z"/>
          <w:rFonts w:eastAsia="Times New Roman"/>
          <w:szCs w:val="26"/>
        </w:rPr>
      </w:pPr>
      <w:ins w:id="3738"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739" w:author="The Si Tran" w:date="2012-12-12T00:12:00Z">
        <w:r w:rsidRPr="007F6C43">
          <w:rPr>
            <w:rFonts w:eastAsia="Times New Roman"/>
            <w:szCs w:val="26"/>
          </w:rPr>
          <w:t xml:space="preserve"> từ phương trình (</w:t>
        </w:r>
      </w:ins>
      <w:r w:rsidR="00091D45" w:rsidRPr="00091D45">
        <w:rPr>
          <w:rFonts w:eastAsia="Times New Roman"/>
          <w:szCs w:val="26"/>
        </w:rPr>
        <w:t>3.6)</w:t>
      </w:r>
      <w:ins w:id="3740"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3741" w:author="The Si Tran" w:date="2012-12-12T00:12:00Z"/>
          <w:rFonts w:eastAsia="Times New Roman"/>
          <w:szCs w:val="26"/>
        </w:rPr>
      </w:pPr>
      <w:ins w:id="3742" w:author="The Si Tran" w:date="2012-12-14T05:03:00Z">
        <w:r>
          <w:rPr>
            <w:noProof/>
            <w:rPrChange w:id="3743" w:author="Unknown">
              <w:rPr>
                <w:b/>
                <w:bCs/>
                <w:noProof/>
                <w:sz w:val="20"/>
                <w:szCs w:val="20"/>
              </w:rPr>
            </w:rPrChange>
          </w:rPr>
          <w:lastRenderedPageBreak/>
          <mc:AlternateContent>
            <mc:Choice Requires="wps">
              <w:drawing>
                <wp:anchor distT="0" distB="0" distL="114300" distR="114300" simplePos="0" relativeHeight="251665408" behindDoc="1" locked="0" layoutInCell="1" allowOverlap="1" wp14:anchorId="4546A330" wp14:editId="4557A5EF">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4C2D67" w:rsidRDefault="004C2D67">
                              <w:pPr>
                                <w:pStyle w:val="EquationIndex"/>
                                <w:pPrChange w:id="3744" w:author="The Si Tran" w:date="2012-12-15T08:12:00Z">
                                  <w:pPr/>
                                </w:pPrChange>
                              </w:pPr>
                              <w:r>
                                <w:t>(3.</w:t>
                              </w:r>
                              <w:ins w:id="3745" w:author="The Si Tran" w:date="2012-12-14T04:55:00Z">
                                <w:r>
                                  <w:t>7</w:t>
                                </w:r>
                              </w:ins>
                              <w:del w:id="374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4C2D67" w:rsidRDefault="004C2D67">
                        <w:pPr>
                          <w:pStyle w:val="EquationIndex"/>
                          <w:pPrChange w:id="3747" w:author="The Si Tran" w:date="2012-12-15T08:12:00Z">
                            <w:pPr/>
                          </w:pPrChange>
                        </w:pPr>
                        <w:r>
                          <w:t>(3.</w:t>
                        </w:r>
                        <w:ins w:id="3748" w:author="The Si Tran" w:date="2012-12-14T04:55:00Z">
                          <w:r>
                            <w:t>7</w:t>
                          </w:r>
                        </w:ins>
                        <w:del w:id="3749" w:author="The Si Tran" w:date="2012-12-14T04:55:00Z">
                          <w:r w:rsidDel="004505B3">
                            <w:delText>2.1</w:delText>
                          </w:r>
                        </w:del>
                        <w:r>
                          <w:t>)</w:t>
                        </w:r>
                      </w:p>
                    </w:txbxContent>
                  </v:textbox>
                  <w10:wrap type="tight"/>
                </v:shape>
              </w:pict>
            </mc:Fallback>
          </mc:AlternateContent>
        </w:r>
      </w:ins>
      <w:ins w:id="3750"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751"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752" w:author="The Si Tran" w:date="2012-12-12T00:12:00Z"/>
          <w:rFonts w:eastAsia="Times New Roman"/>
          <w:szCs w:val="26"/>
        </w:rPr>
      </w:pPr>
      <w:ins w:id="3753"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754" w:author="The Si Tran" w:date="2012-12-12T00:12:00Z"/>
          <w:rFonts w:eastAsia="Times New Roman"/>
          <w:szCs w:val="26"/>
        </w:rPr>
      </w:pPr>
      <w:ins w:id="3755"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756"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757" w:author="The Si Tran" w:date="2012-12-12T00:12:00Z"/>
          <w:rFonts w:eastAsia="Times New Roman"/>
          <w:szCs w:val="26"/>
        </w:rPr>
      </w:pPr>
      <w:ins w:id="3758" w:author="The Si Tran" w:date="2012-12-12T00:12:00Z">
        <w:r w:rsidRPr="00090AB7">
          <w:rPr>
            <w:rPrChange w:id="3759"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760"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761"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762"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76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764"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765"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766"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67"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68"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69"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770" w:author="The Si Tran" w:date="2012-12-12T00:12:00Z">
        <w:r w:rsidRPr="0019748F">
          <w:rPr>
            <w:rFonts w:eastAsia="Times New Roman"/>
            <w:szCs w:val="26"/>
          </w:rPr>
          <w:t>.</w:t>
        </w:r>
      </w:ins>
    </w:p>
    <w:p w14:paraId="7719F6F5" w14:textId="7F780A52" w:rsidR="00361F58" w:rsidRPr="0019748F" w:rsidRDefault="00361F58">
      <w:pPr>
        <w:rPr>
          <w:ins w:id="3771" w:author="The Si Tran" w:date="2012-12-12T00:12:00Z"/>
        </w:rPr>
        <w:pPrChange w:id="3772" w:author="The Si Tran" w:date="2012-12-16T10:33:00Z">
          <w:pPr>
            <w:spacing w:before="100" w:beforeAutospacing="1" w:after="100" w:afterAutospacing="1"/>
          </w:pPr>
        </w:pPrChange>
      </w:pPr>
      <w:ins w:id="3773"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774"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75"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76"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77"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78"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779" w:author="The Si Tran" w:date="2012-12-12T00:12:00Z">
        <w:r w:rsidRPr="0019748F">
          <w:t xml:space="preserve">. </w:t>
        </w:r>
      </w:ins>
    </w:p>
    <w:p w14:paraId="3A23FA9B" w14:textId="0A986214" w:rsidR="00361F58" w:rsidRDefault="00361F58" w:rsidP="00361F58">
      <w:pPr>
        <w:spacing w:before="100" w:beforeAutospacing="1" w:after="100" w:afterAutospacing="1"/>
        <w:rPr>
          <w:ins w:id="3780" w:author="The Si Tran" w:date="2012-12-12T00:12:00Z"/>
          <w:szCs w:val="26"/>
          <w:lang w:val="pt-BR"/>
        </w:rPr>
      </w:pPr>
      <w:ins w:id="3781"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r w:rsidR="00091D45">
        <w:rPr>
          <w:rFonts w:eastAsia="Times New Roman"/>
          <w:szCs w:val="26"/>
        </w:rPr>
        <w:t xml:space="preserve">lượng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782"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783"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784"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785" w:author="The Si Tran" w:date="2012-12-12T00:12:00Z">
        <w:r w:rsidRPr="00465185">
          <w:rPr>
            <w:szCs w:val="26"/>
            <w:lang w:val="pt-BR"/>
          </w:rPr>
          <w:t xml:space="preserve">với k &gt; p. Do đó ta nói rằng PACF của mô hình AR(p) bằng không sau độ trễ p. </w:t>
        </w:r>
      </w:ins>
    </w:p>
    <w:p w14:paraId="1151F1D7" w14:textId="0B9026A8" w:rsidR="00361F58" w:rsidRPr="00465185" w:rsidRDefault="00361F58" w:rsidP="00361F58">
      <w:pPr>
        <w:ind w:firstLine="540"/>
        <w:rPr>
          <w:ins w:id="3786" w:author="The Si Tran" w:date="2012-12-12T00:12:00Z"/>
          <w:szCs w:val="26"/>
          <w:lang w:val="pt-BR"/>
        </w:rPr>
      </w:pPr>
      <w:ins w:id="3787" w:author="The Si Tran" w:date="2012-12-12T00:12:00Z">
        <w:r w:rsidRPr="00465185">
          <w:rPr>
            <w:szCs w:val="26"/>
            <w:lang w:val="pt-BR"/>
          </w:rPr>
          <w:t>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w:t>
        </w:r>
      </w:ins>
      <w:r w:rsidR="00091D45">
        <w:rPr>
          <w:szCs w:val="26"/>
          <w:lang w:val="pt-BR"/>
        </w:rPr>
        <w:t xml:space="preserve"> </w:t>
      </w:r>
      <w:ins w:id="3788"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3789" w:author="The Si Tran" w:date="2012-12-12T00:12:00Z">
        <w:r w:rsidRPr="00465185">
          <w:rPr>
            <w:szCs w:val="26"/>
            <w:lang w:val="pt-BR"/>
          </w:rPr>
          <w:t xml:space="preserve">, với </w:t>
        </w:r>
      </w:ins>
      <w:ins w:id="3790" w:author="The Si Tran" w:date="2012-12-06T00:48:00Z">
        <m:oMath>
          <m:r>
            <w:rPr>
              <w:rFonts w:ascii="Cambria Math" w:hAnsi="Cambria Math"/>
              <w:lang w:val="pt-BR"/>
            </w:rPr>
            <m:t>N</m:t>
          </m:r>
        </m:oMath>
      </w:ins>
      <w:r w:rsidR="00091D45" w:rsidRPr="00465185">
        <w:rPr>
          <w:szCs w:val="26"/>
          <w:lang w:val="pt-BR"/>
        </w:rPr>
        <w:t xml:space="preserve"> </w:t>
      </w:r>
      <w:ins w:id="3791" w:author="The Si Tran" w:date="2012-12-12T00:12:00Z">
        <w:r w:rsidRPr="00465185">
          <w:rPr>
            <w:szCs w:val="26"/>
            <w:lang w:val="pt-BR"/>
          </w:rPr>
          <w:t>là kích thước mẫu.</w:t>
        </w:r>
      </w:ins>
    </w:p>
    <w:p w14:paraId="0FB77D4E" w14:textId="77777777" w:rsidR="00A2082F" w:rsidRPr="0049233F" w:rsidDel="00361F58" w:rsidRDefault="00A2082F" w:rsidP="00A2082F">
      <w:pPr>
        <w:ind w:left="540"/>
        <w:rPr>
          <w:del w:id="3792" w:author="The Si Tran" w:date="2012-12-12T00:11:00Z"/>
          <w:color w:val="FF0000"/>
          <w:szCs w:val="26"/>
          <w:lang w:val="pt-BR"/>
          <w:rPrChange w:id="3793" w:author="The Si Tran" w:date="2012-12-05T23:02:00Z">
            <w:rPr>
              <w:del w:id="3794" w:author="The Si Tran" w:date="2012-12-12T00:11:00Z"/>
              <w:color w:val="FF0000"/>
              <w:sz w:val="32"/>
              <w:lang w:val="pt-BR"/>
            </w:rPr>
          </w:rPrChange>
        </w:rPr>
      </w:pPr>
      <w:del w:id="3795" w:author="The Si Tran" w:date="2012-12-12T00:10:00Z">
        <w:r w:rsidRPr="0049233F" w:rsidDel="00361F58">
          <w:rPr>
            <w:color w:val="FF0000"/>
            <w:szCs w:val="26"/>
            <w:lang w:val="pt-BR"/>
            <w:rPrChange w:id="3796"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797" w:author="The Si Tran" w:date="2012-12-06T04:01:00Z"/>
          <w:color w:val="FF0000"/>
          <w:szCs w:val="26"/>
          <w:lang w:val="pt-BR"/>
          <w:rPrChange w:id="3798" w:author="The Si Tran" w:date="2012-12-05T23:02:00Z">
            <w:rPr>
              <w:del w:id="3799" w:author="The Si Tran" w:date="2012-12-06T04:01:00Z"/>
              <w:color w:val="FF0000"/>
              <w:sz w:val="32"/>
              <w:lang w:val="pt-BR"/>
            </w:rPr>
          </w:rPrChange>
        </w:rPr>
      </w:pPr>
      <w:del w:id="3800" w:author="The Si Tran" w:date="2012-12-06T04:01:00Z">
        <w:r w:rsidRPr="0049233F" w:rsidDel="00667D24">
          <w:rPr>
            <w:color w:val="FF0000"/>
            <w:szCs w:val="26"/>
            <w:lang w:val="pt-BR"/>
            <w:rPrChange w:id="3801"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802" w:author="The Si Tran" w:date="2012-12-12T00:12:00Z"/>
          <w:szCs w:val="26"/>
          <w:lang w:val="pt-BR"/>
          <w:rPrChange w:id="3803" w:author="The Si Tran" w:date="2012-12-06T00:54:00Z">
            <w:rPr>
              <w:del w:id="3804" w:author="The Si Tran" w:date="2012-12-12T00:12:00Z"/>
              <w:sz w:val="28"/>
              <w:szCs w:val="28"/>
              <w:lang w:val="pt-BR"/>
            </w:rPr>
          </w:rPrChange>
        </w:rPr>
        <w:pPrChange w:id="3805" w:author="The Si Tran" w:date="2012-12-06T00:54:00Z">
          <w:pPr>
            <w:ind w:firstLine="540"/>
          </w:pPr>
        </w:pPrChange>
      </w:pPr>
      <w:del w:id="3806" w:author="The Si Tran" w:date="2012-12-12T00:12:00Z">
        <w:r w:rsidRPr="0049233F" w:rsidDel="00361F58">
          <w:rPr>
            <w:szCs w:val="26"/>
            <w:lang w:val="pt-BR"/>
            <w:rPrChange w:id="3807"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808" w:author="The Si Tran" w:date="2012-12-06T00:55:00Z"/>
          <w:szCs w:val="26"/>
          <w:lang w:val="pt-BR"/>
          <w:rPrChange w:id="3809" w:author="The Si Tran" w:date="2012-12-05T23:02:00Z">
            <w:rPr>
              <w:del w:id="3810" w:author="The Si Tran" w:date="2012-12-06T00:55:00Z"/>
              <w:sz w:val="28"/>
              <w:szCs w:val="28"/>
              <w:lang w:val="pt-BR"/>
            </w:rPr>
          </w:rPrChange>
        </w:rPr>
      </w:pPr>
      <w:del w:id="3811" w:author="The Si Tran" w:date="2012-12-06T00:55:00Z">
        <w:r w:rsidRPr="00AF1345" w:rsidDel="00BA51C4">
          <w:rPr>
            <w:position w:val="-14"/>
            <w:szCs w:val="26"/>
            <w:lang w:val="pt-BR"/>
          </w:rPr>
          <w:object w:dxaOrig="2920" w:dyaOrig="380" w14:anchorId="2282CF9B">
            <v:shape id="_x0000_i1068" type="#_x0000_t75" style="width:3in;height:28.05pt" o:ole="">
              <v:imagedata r:id="rId103" o:title=""/>
            </v:shape>
            <o:OLEObject Type="Embed" ProgID="Equation.DSMT4" ShapeID="_x0000_i1068" DrawAspect="Content" ObjectID="_1417235471" r:id="rId104"/>
          </w:object>
        </w:r>
        <w:r w:rsidRPr="0049233F" w:rsidDel="00BA51C4">
          <w:rPr>
            <w:szCs w:val="26"/>
            <w:lang w:val="pt-BR"/>
            <w:rPrChange w:id="3812"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813" w:author="The Si Tran" w:date="2012-12-12T00:12:00Z"/>
          <w:szCs w:val="26"/>
          <w:lang w:val="pt-BR"/>
          <w:rPrChange w:id="3814" w:author="The Si Tran" w:date="2012-12-05T23:02:00Z">
            <w:rPr>
              <w:del w:id="3815" w:author="The Si Tran" w:date="2012-12-12T00:12:00Z"/>
              <w:sz w:val="28"/>
              <w:szCs w:val="28"/>
              <w:lang w:val="pt-BR"/>
            </w:rPr>
          </w:rPrChange>
        </w:rPr>
      </w:pPr>
      <w:del w:id="3816" w:author="The Si Tran" w:date="2012-12-12T00:12:00Z">
        <w:r w:rsidRPr="0049233F" w:rsidDel="00361F58">
          <w:rPr>
            <w:szCs w:val="26"/>
            <w:lang w:val="pt-BR"/>
            <w:rPrChange w:id="3817"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818" w:author="The Si Tran" w:date="2012-12-12T00:12:00Z"/>
          <w:szCs w:val="26"/>
          <w:lang w:val="pt-BR"/>
          <w:rPrChange w:id="3819" w:author="The Si Tran" w:date="2012-12-05T23:02:00Z">
            <w:rPr>
              <w:del w:id="3820" w:author="The Si Tran" w:date="2012-12-12T00:12:00Z"/>
              <w:sz w:val="28"/>
              <w:szCs w:val="28"/>
              <w:lang w:val="pt-BR"/>
            </w:rPr>
          </w:rPrChange>
        </w:rPr>
      </w:pPr>
      <w:del w:id="3821" w:author="The Si Tran" w:date="2012-12-06T00:55:00Z">
        <w:r w:rsidRPr="00AF1345" w:rsidDel="003B3B5B">
          <w:rPr>
            <w:position w:val="-6"/>
            <w:szCs w:val="26"/>
            <w:lang w:val="pt-BR"/>
          </w:rPr>
          <w:object w:dxaOrig="220" w:dyaOrig="279" w14:anchorId="0F632030">
            <v:shape id="_x0000_i1069" type="#_x0000_t75" style="width:14.05pt;height:21.5pt" o:ole="">
              <v:imagedata r:id="rId105" o:title=""/>
            </v:shape>
            <o:OLEObject Type="Embed" ProgID="Equation.DSMT4" ShapeID="_x0000_i1069" DrawAspect="Content" ObjectID="_1417235472" r:id="rId106"/>
          </w:object>
        </w:r>
        <w:r w:rsidRPr="0049233F" w:rsidDel="003B3B5B">
          <w:rPr>
            <w:szCs w:val="26"/>
            <w:lang w:val="pt-BR"/>
            <w:rPrChange w:id="3822" w:author="The Si Tran" w:date="2012-12-05T23:02:00Z">
              <w:rPr>
                <w:sz w:val="28"/>
                <w:szCs w:val="28"/>
                <w:lang w:val="pt-BR"/>
              </w:rPr>
            </w:rPrChange>
          </w:rPr>
          <w:delText xml:space="preserve"> </w:delText>
        </w:r>
      </w:del>
      <w:del w:id="3823" w:author="The Si Tran" w:date="2012-12-12T00:12:00Z">
        <w:r w:rsidRPr="0049233F" w:rsidDel="00361F58">
          <w:rPr>
            <w:szCs w:val="26"/>
            <w:lang w:val="pt-BR"/>
            <w:rPrChange w:id="3824"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825" w:author="The Si Tran" w:date="2012-12-12T00:12:00Z"/>
          <w:szCs w:val="26"/>
          <w:lang w:val="pt-BR"/>
          <w:rPrChange w:id="3826" w:author="The Si Tran" w:date="2012-12-05T23:02:00Z">
            <w:rPr>
              <w:del w:id="3827" w:author="The Si Tran" w:date="2012-12-12T00:12:00Z"/>
              <w:sz w:val="28"/>
              <w:szCs w:val="28"/>
              <w:lang w:val="pt-BR"/>
            </w:rPr>
          </w:rPrChange>
        </w:rPr>
      </w:pPr>
      <w:del w:id="3828" w:author="The Si Tran" w:date="2012-12-06T00:55:00Z">
        <w:r w:rsidRPr="00AF1345" w:rsidDel="003B3B5B">
          <w:rPr>
            <w:position w:val="-12"/>
            <w:szCs w:val="26"/>
            <w:lang w:val="pt-BR"/>
          </w:rPr>
          <w:object w:dxaOrig="240" w:dyaOrig="360" w14:anchorId="68D691B9">
            <v:shape id="_x0000_i1070" type="#_x0000_t75" style="width:14.05pt;height:28.05pt" o:ole="">
              <v:imagedata r:id="rId107" o:title=""/>
            </v:shape>
            <o:OLEObject Type="Embed" ProgID="Equation.DSMT4" ShapeID="_x0000_i1070" DrawAspect="Content" ObjectID="_1417235473" r:id="rId108"/>
          </w:object>
        </w:r>
        <w:r w:rsidRPr="0049233F" w:rsidDel="003B3B5B">
          <w:rPr>
            <w:szCs w:val="26"/>
            <w:lang w:val="pt-BR"/>
            <w:rPrChange w:id="3829" w:author="The Si Tran" w:date="2012-12-05T23:02:00Z">
              <w:rPr>
                <w:sz w:val="28"/>
                <w:szCs w:val="28"/>
                <w:lang w:val="pt-BR"/>
              </w:rPr>
            </w:rPrChange>
          </w:rPr>
          <w:delText xml:space="preserve"> </w:delText>
        </w:r>
      </w:del>
      <w:del w:id="3830" w:author="The Si Tran" w:date="2012-12-12T00:12:00Z">
        <w:r w:rsidRPr="0049233F" w:rsidDel="00361F58">
          <w:rPr>
            <w:szCs w:val="26"/>
            <w:lang w:val="pt-BR"/>
            <w:rPrChange w:id="3831"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832" w:author="The Si Tran" w:date="2012-12-12T00:12:00Z"/>
          <w:szCs w:val="26"/>
          <w:lang w:val="pt-BR"/>
          <w:rPrChange w:id="3833" w:author="The Si Tran" w:date="2012-12-05T23:02:00Z">
            <w:rPr>
              <w:del w:id="3834" w:author="The Si Tran" w:date="2012-12-12T00:12:00Z"/>
              <w:sz w:val="28"/>
              <w:szCs w:val="28"/>
              <w:lang w:val="pt-BR"/>
            </w:rPr>
          </w:rPrChange>
        </w:rPr>
      </w:pPr>
      <w:del w:id="3835" w:author="The Si Tran" w:date="2012-12-12T00:12:00Z">
        <w:r w:rsidRPr="0049233F" w:rsidDel="00361F58">
          <w:rPr>
            <w:szCs w:val="26"/>
            <w:lang w:val="pt-BR"/>
            <w:rPrChange w:id="3836" w:author="The Si Tran" w:date="2012-12-05T23:02:00Z">
              <w:rPr>
                <w:sz w:val="28"/>
                <w:szCs w:val="28"/>
                <w:lang w:val="pt-BR"/>
              </w:rPr>
            </w:rPrChange>
          </w:rPr>
          <w:delText xml:space="preserve"> </w:delText>
        </w:r>
      </w:del>
      <w:del w:id="3837" w:author="The Si Tran" w:date="2012-12-06T00:55:00Z">
        <w:r w:rsidRPr="00AF1345" w:rsidDel="000E7D19">
          <w:rPr>
            <w:position w:val="-12"/>
            <w:szCs w:val="26"/>
            <w:lang w:val="pt-BR"/>
          </w:rPr>
          <w:object w:dxaOrig="220" w:dyaOrig="360" w14:anchorId="0AA16092">
            <v:shape id="_x0000_i1071" type="#_x0000_t75" style="width:14.05pt;height:28.05pt" o:ole="">
              <v:imagedata r:id="rId109" o:title=""/>
            </v:shape>
            <o:OLEObject Type="Embed" ProgID="Equation.DSMT4" ShapeID="_x0000_i1071" DrawAspect="Content" ObjectID="_1417235474" r:id="rId110"/>
          </w:object>
        </w:r>
      </w:del>
      <w:del w:id="3838" w:author="The Si Tran" w:date="2012-12-12T00:12:00Z">
        <w:r w:rsidRPr="0049233F" w:rsidDel="00361F58">
          <w:rPr>
            <w:szCs w:val="26"/>
            <w:lang w:val="pt-BR"/>
            <w:rPrChange w:id="3839" w:author="The Si Tran" w:date="2012-12-05T23:02:00Z">
              <w:rPr>
                <w:sz w:val="28"/>
                <w:szCs w:val="28"/>
                <w:lang w:val="pt-BR"/>
              </w:rPr>
            </w:rPrChange>
          </w:rPr>
          <w:delText xml:space="preserve"> là các trọng số được ước lượng thể hiện sự ảnh hưởng của các giá trị </w:delText>
        </w:r>
      </w:del>
      <w:del w:id="3840" w:author="The Si Tran" w:date="2012-12-06T00:56:00Z">
        <w:r w:rsidRPr="0049233F" w:rsidDel="000E7D19">
          <w:rPr>
            <w:szCs w:val="26"/>
            <w:lang w:val="pt-BR"/>
            <w:rPrChange w:id="3841" w:author="The Si Tran" w:date="2012-12-05T23:02:00Z">
              <w:rPr>
                <w:sz w:val="28"/>
                <w:szCs w:val="28"/>
                <w:lang w:val="pt-BR"/>
              </w:rPr>
            </w:rPrChange>
          </w:rPr>
          <w:delText>y</w:delText>
        </w:r>
        <w:r w:rsidRPr="0049233F" w:rsidDel="000E7D19">
          <w:rPr>
            <w:szCs w:val="26"/>
            <w:vertAlign w:val="subscript"/>
            <w:lang w:val="pt-BR"/>
            <w:rPrChange w:id="3842" w:author="The Si Tran" w:date="2012-12-05T23:02:00Z">
              <w:rPr>
                <w:sz w:val="28"/>
                <w:szCs w:val="28"/>
                <w:vertAlign w:val="subscript"/>
                <w:lang w:val="pt-BR"/>
              </w:rPr>
            </w:rPrChange>
          </w:rPr>
          <w:delText>t-i</w:delText>
        </w:r>
        <w:r w:rsidRPr="0049233F" w:rsidDel="000E7D19">
          <w:rPr>
            <w:szCs w:val="26"/>
            <w:lang w:val="pt-BR"/>
            <w:rPrChange w:id="3843" w:author="The Si Tran" w:date="2012-12-05T23:02:00Z">
              <w:rPr>
                <w:sz w:val="28"/>
                <w:szCs w:val="28"/>
                <w:lang w:val="pt-BR"/>
              </w:rPr>
            </w:rPrChange>
          </w:rPr>
          <w:delText xml:space="preserve"> </w:delText>
        </w:r>
      </w:del>
      <w:del w:id="3844" w:author="The Si Tran" w:date="2012-12-12T00:12:00Z">
        <w:r w:rsidRPr="0049233F" w:rsidDel="00361F58">
          <w:rPr>
            <w:szCs w:val="26"/>
            <w:lang w:val="pt-BR"/>
            <w:rPrChange w:id="3845" w:author="The Si Tran" w:date="2012-12-05T23:02:00Z">
              <w:rPr>
                <w:sz w:val="28"/>
                <w:szCs w:val="28"/>
                <w:lang w:val="pt-BR"/>
              </w:rPr>
            </w:rPrChange>
          </w:rPr>
          <w:delText xml:space="preserve">lên </w:delText>
        </w:r>
      </w:del>
      <w:del w:id="3846" w:author="The Si Tran" w:date="2012-12-06T00:56:00Z">
        <w:r w:rsidRPr="0049233F" w:rsidDel="000E7D19">
          <w:rPr>
            <w:szCs w:val="26"/>
            <w:lang w:val="pt-BR"/>
            <w:rPrChange w:id="3847" w:author="The Si Tran" w:date="2012-12-05T23:02:00Z">
              <w:rPr>
                <w:sz w:val="28"/>
                <w:szCs w:val="28"/>
                <w:lang w:val="pt-BR"/>
              </w:rPr>
            </w:rPrChange>
          </w:rPr>
          <w:delText>y</w:delText>
        </w:r>
        <w:r w:rsidRPr="0049233F" w:rsidDel="000E7D19">
          <w:rPr>
            <w:szCs w:val="26"/>
            <w:vertAlign w:val="subscript"/>
            <w:lang w:val="pt-BR"/>
            <w:rPrChange w:id="3848" w:author="The Si Tran" w:date="2012-12-05T23:02:00Z">
              <w:rPr>
                <w:sz w:val="28"/>
                <w:szCs w:val="28"/>
                <w:vertAlign w:val="subscript"/>
                <w:lang w:val="pt-BR"/>
              </w:rPr>
            </w:rPrChange>
          </w:rPr>
          <w:delText>t</w:delText>
        </w:r>
        <w:r w:rsidRPr="0049233F" w:rsidDel="000E7D19">
          <w:rPr>
            <w:szCs w:val="26"/>
            <w:lang w:val="pt-BR"/>
            <w:rPrChange w:id="3849"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850" w:author="The Si Tran" w:date="2012-12-06T00:59:00Z"/>
          <w:szCs w:val="26"/>
          <w:lang w:val="pt-BR"/>
        </w:rPr>
        <w:pPrChange w:id="3851" w:author="The Si Tran" w:date="2012-12-06T00:59:00Z">
          <w:pPr>
            <w:ind w:firstLine="540"/>
          </w:pPr>
        </w:pPrChange>
      </w:pPr>
      <w:del w:id="3852" w:author="The Si Tran" w:date="2012-12-12T00:12:00Z">
        <w:r w:rsidRPr="0049233F" w:rsidDel="00361F58">
          <w:rPr>
            <w:szCs w:val="26"/>
            <w:lang w:val="pt-BR"/>
            <w:rPrChange w:id="3853"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854" w:author="The Si Tran" w:date="2012-12-06T01:05:00Z"/>
          <w:szCs w:val="26"/>
          <w:lang w:val="pt-BR"/>
          <w:rPrChange w:id="3855" w:author="The Si Tran" w:date="2012-12-05T23:02:00Z">
            <w:rPr>
              <w:del w:id="3856" w:author="The Si Tran" w:date="2012-12-06T01:05:00Z"/>
              <w:sz w:val="28"/>
              <w:szCs w:val="28"/>
              <w:lang w:val="pt-BR"/>
            </w:rPr>
          </w:rPrChange>
        </w:rPr>
        <w:pPrChange w:id="3857" w:author="The Si Tran" w:date="2012-12-06T01:05:00Z">
          <w:pPr>
            <w:ind w:firstLine="540"/>
          </w:pPr>
        </w:pPrChange>
      </w:pPr>
      <w:del w:id="3858" w:author="The Si Tran" w:date="2012-12-06T00:59:00Z">
        <w:r w:rsidRPr="00AF1345" w:rsidDel="007B7F6E">
          <w:rPr>
            <w:position w:val="-32"/>
            <w:szCs w:val="26"/>
            <w:lang w:val="pt-BR"/>
          </w:rPr>
          <w:object w:dxaOrig="2960" w:dyaOrig="700" w14:anchorId="6C0265E7">
            <v:shape id="_x0000_i1072" type="#_x0000_t75" style="width:208.5pt;height:50.5pt" o:ole="">
              <v:imagedata r:id="rId111" o:title=""/>
            </v:shape>
            <o:OLEObject Type="Embed" ProgID="Equation.DSMT4" ShapeID="_x0000_i1072" DrawAspect="Content" ObjectID="_1417235475" r:id="rId112"/>
          </w:object>
        </w:r>
      </w:del>
    </w:p>
    <w:p w14:paraId="25BA803B" w14:textId="77777777" w:rsidR="006A21F7" w:rsidRPr="0049233F" w:rsidDel="00361F58" w:rsidRDefault="006A21F7">
      <w:pPr>
        <w:ind w:left="720" w:firstLine="720"/>
        <w:rPr>
          <w:del w:id="3859" w:author="The Si Tran" w:date="2012-12-12T00:12:00Z"/>
          <w:szCs w:val="26"/>
          <w:lang w:val="pt-BR"/>
          <w:rPrChange w:id="3860" w:author="The Si Tran" w:date="2012-12-05T23:02:00Z">
            <w:rPr>
              <w:del w:id="3861" w:author="The Si Tran" w:date="2012-12-12T00:12:00Z"/>
              <w:sz w:val="28"/>
              <w:szCs w:val="28"/>
              <w:lang w:val="pt-BR"/>
            </w:rPr>
          </w:rPrChange>
        </w:rPr>
        <w:pPrChange w:id="3862" w:author="The Si Tran" w:date="2012-12-06T01:05:00Z">
          <w:pPr>
            <w:ind w:firstLine="540"/>
          </w:pPr>
        </w:pPrChange>
      </w:pPr>
      <w:del w:id="3863" w:author="The Si Tran" w:date="2012-12-06T01:05:00Z">
        <w:r w:rsidRPr="00AF1345" w:rsidDel="00781FC7">
          <w:rPr>
            <w:position w:val="-106"/>
            <w:szCs w:val="26"/>
            <w:lang w:val="pt-BR"/>
          </w:rPr>
          <w:object w:dxaOrig="3940" w:dyaOrig="1840" w14:anchorId="330C36D8">
            <v:shape id="_x0000_i1073" type="#_x0000_t75" style="width:259.95pt;height:122.5pt" o:ole="">
              <v:imagedata r:id="rId113" o:title=""/>
            </v:shape>
            <o:OLEObject Type="Embed" ProgID="Equation.DSMT4" ShapeID="_x0000_i1073" DrawAspect="Content" ObjectID="_1417235476" r:id="rId114"/>
          </w:object>
        </w:r>
      </w:del>
    </w:p>
    <w:p w14:paraId="7ED61313" w14:textId="77777777" w:rsidR="006A21F7" w:rsidRPr="0049233F" w:rsidDel="00361F58" w:rsidRDefault="006A21F7" w:rsidP="006A21F7">
      <w:pPr>
        <w:ind w:firstLine="540"/>
        <w:rPr>
          <w:del w:id="3864" w:author="The Si Tran" w:date="2012-12-12T00:12:00Z"/>
          <w:szCs w:val="26"/>
          <w:lang w:val="pt-BR"/>
          <w:rPrChange w:id="3865" w:author="The Si Tran" w:date="2012-12-05T23:02:00Z">
            <w:rPr>
              <w:del w:id="3866" w:author="The Si Tran" w:date="2012-12-12T00:12:00Z"/>
              <w:sz w:val="28"/>
              <w:szCs w:val="28"/>
              <w:lang w:val="pt-BR"/>
            </w:rPr>
          </w:rPrChange>
        </w:rPr>
      </w:pPr>
      <w:del w:id="3867" w:author="The Si Tran" w:date="2012-12-12T00:12:00Z">
        <w:r w:rsidRPr="0049233F" w:rsidDel="00361F58">
          <w:rPr>
            <w:szCs w:val="26"/>
            <w:lang w:val="pt-BR"/>
            <w:rPrChange w:id="3868"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869" w:author="The Si Tran" w:date="2012-12-06T04:09:00Z"/>
          <w:szCs w:val="26"/>
          <w:lang w:val="pt-BR"/>
          <w:rPrChange w:id="3870" w:author="The Si Tran" w:date="2012-12-05T23:02:00Z">
            <w:rPr>
              <w:del w:id="3871" w:author="The Si Tran" w:date="2012-12-06T04:09:00Z"/>
              <w:sz w:val="28"/>
              <w:szCs w:val="28"/>
              <w:lang w:val="pt-BR"/>
            </w:rPr>
          </w:rPrChange>
        </w:rPr>
        <w:pPrChange w:id="3872" w:author="The Si Tran" w:date="2012-12-06T01:07:00Z">
          <w:pPr>
            <w:ind w:firstLine="540"/>
          </w:pPr>
        </w:pPrChange>
      </w:pPr>
      <w:del w:id="3873" w:author="The Si Tran" w:date="2012-12-06T01:07:00Z">
        <w:r w:rsidRPr="00AF1345" w:rsidDel="00FA67FB">
          <w:rPr>
            <w:position w:val="-28"/>
            <w:szCs w:val="26"/>
            <w:lang w:val="pt-BR"/>
          </w:rPr>
          <w:object w:dxaOrig="4099" w:dyaOrig="680" w14:anchorId="76A0D3E8">
            <v:shape id="_x0000_i1074" type="#_x0000_t75" style="width:316.05pt;height:50.5pt" o:ole="">
              <v:imagedata r:id="rId115" o:title=""/>
            </v:shape>
            <o:OLEObject Type="Embed" ProgID="Equation.DSMT4" ShapeID="_x0000_i1074" DrawAspect="Content" ObjectID="_1417235477" r:id="rId116"/>
          </w:object>
        </w:r>
      </w:del>
      <w:del w:id="3874" w:author="The Si Tran" w:date="2012-12-12T00:12:00Z">
        <w:r w:rsidRPr="0049233F" w:rsidDel="00361F58">
          <w:rPr>
            <w:szCs w:val="26"/>
            <w:lang w:val="pt-BR"/>
            <w:rPrChange w:id="3875" w:author="The Si Tran" w:date="2012-12-05T23:02:00Z">
              <w:rPr>
                <w:sz w:val="28"/>
                <w:szCs w:val="28"/>
                <w:lang w:val="pt-BR"/>
              </w:rPr>
            </w:rPrChange>
          </w:rPr>
          <w:delText xml:space="preserve">  (3.2.2</w:delText>
        </w:r>
      </w:del>
      <w:del w:id="3876" w:author="The Si Tran" w:date="2012-12-06T04:09:00Z">
        <w:r w:rsidRPr="0049233F" w:rsidDel="00187478">
          <w:rPr>
            <w:szCs w:val="26"/>
            <w:lang w:val="pt-BR"/>
            <w:rPrChange w:id="3877"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878" w:author="The Si Tran" w:date="2012-12-12T00:12:00Z"/>
          <w:szCs w:val="26"/>
          <w:lang w:val="pt-BR"/>
          <w:rPrChange w:id="3879" w:author="The Si Tran" w:date="2012-12-06T01:05:00Z">
            <w:rPr>
              <w:del w:id="3880" w:author="The Si Tran" w:date="2012-12-12T00:12:00Z"/>
              <w:sz w:val="28"/>
              <w:szCs w:val="28"/>
              <w:lang w:val="pt-BR"/>
            </w:rPr>
          </w:rPrChange>
        </w:rPr>
        <w:pPrChange w:id="3881" w:author="The Si Tran" w:date="2012-12-06T04:09:00Z">
          <w:pPr>
            <w:ind w:firstLine="540"/>
          </w:pPr>
        </w:pPrChange>
      </w:pPr>
    </w:p>
    <w:p w14:paraId="5A6D8032" w14:textId="77777777" w:rsidR="006A21F7" w:rsidRPr="0049233F" w:rsidDel="00361F58" w:rsidRDefault="006A21F7" w:rsidP="006A21F7">
      <w:pPr>
        <w:ind w:firstLine="540"/>
        <w:rPr>
          <w:del w:id="3882" w:author="The Si Tran" w:date="2012-12-12T00:12:00Z"/>
          <w:szCs w:val="26"/>
          <w:lang w:val="pt-BR"/>
          <w:rPrChange w:id="3883" w:author="The Si Tran" w:date="2012-12-05T23:02:00Z">
            <w:rPr>
              <w:del w:id="3884" w:author="The Si Tran" w:date="2012-12-12T00:12:00Z"/>
              <w:sz w:val="28"/>
              <w:szCs w:val="28"/>
              <w:lang w:val="pt-BR"/>
            </w:rPr>
          </w:rPrChange>
        </w:rPr>
      </w:pPr>
      <w:del w:id="3885" w:author="The Si Tran" w:date="2012-12-12T00:12:00Z">
        <w:r w:rsidRPr="0049233F" w:rsidDel="00361F58">
          <w:rPr>
            <w:szCs w:val="26"/>
            <w:lang w:val="pt-BR"/>
            <w:rPrChange w:id="3886"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887" w:author="The Si Tran" w:date="2012-12-12T00:12:00Z"/>
          <w:szCs w:val="26"/>
          <w:lang w:val="pt-BR"/>
          <w:rPrChange w:id="3888" w:author="The Si Tran" w:date="2012-12-05T23:02:00Z">
            <w:rPr>
              <w:del w:id="3889" w:author="The Si Tran" w:date="2012-12-12T00:12:00Z"/>
              <w:sz w:val="28"/>
              <w:szCs w:val="28"/>
              <w:lang w:val="pt-BR"/>
            </w:rPr>
          </w:rPrChange>
        </w:rPr>
      </w:pPr>
      <w:del w:id="3890" w:author="The Si Tran" w:date="2012-12-12T00:12:00Z">
        <w:r w:rsidRPr="0049233F" w:rsidDel="00361F58">
          <w:rPr>
            <w:szCs w:val="26"/>
            <w:lang w:val="pt-BR"/>
            <w:rPrChange w:id="3891"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892" w:author="The Si Tran" w:date="2012-12-12T00:12:00Z"/>
          <w:b/>
          <w:szCs w:val="26"/>
          <w:lang w:val="pt-BR"/>
          <w:rPrChange w:id="3893" w:author="The Si Tran" w:date="2012-12-05T23:02:00Z">
            <w:rPr>
              <w:del w:id="3894" w:author="The Si Tran" w:date="2012-12-12T00:12:00Z"/>
              <w:b/>
              <w:sz w:val="28"/>
              <w:szCs w:val="28"/>
              <w:lang w:val="pt-BR"/>
            </w:rPr>
          </w:rPrChange>
        </w:rPr>
      </w:pPr>
      <w:del w:id="3895" w:author="The Si Tran" w:date="2012-12-12T00:12:00Z">
        <w:r w:rsidRPr="0049233F" w:rsidDel="00361F58">
          <w:rPr>
            <w:b/>
            <w:szCs w:val="26"/>
            <w:lang w:val="pt-BR"/>
            <w:rPrChange w:id="3896"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897" w:author="The Si Tran" w:date="2012-12-12T00:12:00Z"/>
          <w:szCs w:val="26"/>
          <w:lang w:val="pt-BR"/>
          <w:rPrChange w:id="3898" w:author="The Si Tran" w:date="2012-12-05T23:02:00Z">
            <w:rPr>
              <w:del w:id="3899" w:author="The Si Tran" w:date="2012-12-12T00:12:00Z"/>
              <w:sz w:val="28"/>
              <w:szCs w:val="28"/>
              <w:lang w:val="pt-BR"/>
            </w:rPr>
          </w:rPrChange>
        </w:rPr>
      </w:pPr>
      <w:del w:id="3900" w:author="The Si Tran" w:date="2012-12-12T00:12:00Z">
        <w:r w:rsidRPr="0049233F" w:rsidDel="00361F58">
          <w:rPr>
            <w:szCs w:val="26"/>
            <w:lang w:val="pt-BR"/>
            <w:rPrChange w:id="3901" w:author="The Si Tran" w:date="2012-12-05T23:02:00Z">
              <w:rPr>
                <w:sz w:val="28"/>
                <w:szCs w:val="28"/>
                <w:lang w:val="pt-BR"/>
              </w:rPr>
            </w:rPrChange>
          </w:rPr>
          <w:delText xml:space="preserve">Hàm tự tương quan riêng phần ở độ trễ k là sự tương quan giữa </w:delText>
        </w:r>
      </w:del>
      <w:del w:id="3902" w:author="The Si Tran" w:date="2012-12-06T20:12:00Z">
        <w:r w:rsidRPr="0049233F" w:rsidDel="00542651">
          <w:rPr>
            <w:szCs w:val="26"/>
            <w:lang w:val="pt-BR"/>
            <w:rPrChange w:id="3903" w:author="The Si Tran" w:date="2012-12-05T23:02:00Z">
              <w:rPr>
                <w:sz w:val="28"/>
                <w:szCs w:val="28"/>
                <w:lang w:val="pt-BR"/>
              </w:rPr>
            </w:rPrChange>
          </w:rPr>
          <w:delText>y</w:delText>
        </w:r>
        <w:r w:rsidRPr="0049233F" w:rsidDel="00542651">
          <w:rPr>
            <w:szCs w:val="26"/>
            <w:vertAlign w:val="subscript"/>
            <w:lang w:val="pt-BR"/>
            <w:rPrChange w:id="3904" w:author="The Si Tran" w:date="2012-12-05T23:02:00Z">
              <w:rPr>
                <w:sz w:val="28"/>
                <w:szCs w:val="28"/>
                <w:vertAlign w:val="subscript"/>
                <w:lang w:val="pt-BR"/>
              </w:rPr>
            </w:rPrChange>
          </w:rPr>
          <w:delText>t</w:delText>
        </w:r>
      </w:del>
      <w:del w:id="3905" w:author="The Si Tran" w:date="2012-12-12T00:12:00Z">
        <w:r w:rsidRPr="0049233F" w:rsidDel="00361F58">
          <w:rPr>
            <w:szCs w:val="26"/>
            <w:lang w:val="pt-BR"/>
            <w:rPrChange w:id="3906" w:author="The Si Tran" w:date="2012-12-05T23:02:00Z">
              <w:rPr>
                <w:sz w:val="28"/>
                <w:szCs w:val="28"/>
                <w:lang w:val="pt-BR"/>
              </w:rPr>
            </w:rPrChange>
          </w:rPr>
          <w:delText xml:space="preserve"> và </w:delText>
        </w:r>
      </w:del>
      <w:del w:id="3907" w:author="The Si Tran" w:date="2012-12-06T20:12:00Z">
        <w:r w:rsidRPr="0049233F" w:rsidDel="00542651">
          <w:rPr>
            <w:szCs w:val="26"/>
            <w:lang w:val="pt-BR"/>
            <w:rPrChange w:id="3908" w:author="The Si Tran" w:date="2012-12-05T23:02:00Z">
              <w:rPr>
                <w:sz w:val="28"/>
                <w:szCs w:val="28"/>
                <w:lang w:val="pt-BR"/>
              </w:rPr>
            </w:rPrChange>
          </w:rPr>
          <w:delText>y</w:delText>
        </w:r>
        <w:r w:rsidRPr="0049233F" w:rsidDel="00542651">
          <w:rPr>
            <w:szCs w:val="26"/>
            <w:vertAlign w:val="subscript"/>
            <w:lang w:val="pt-BR"/>
            <w:rPrChange w:id="3909" w:author="The Si Tran" w:date="2012-12-05T23:02:00Z">
              <w:rPr>
                <w:sz w:val="28"/>
                <w:szCs w:val="28"/>
                <w:vertAlign w:val="subscript"/>
                <w:lang w:val="pt-BR"/>
              </w:rPr>
            </w:rPrChange>
          </w:rPr>
          <w:delText>t-k</w:delText>
        </w:r>
      </w:del>
      <w:del w:id="3910" w:author="The Si Tran" w:date="2012-12-12T00:12:00Z">
        <w:r w:rsidRPr="0049233F" w:rsidDel="00361F58">
          <w:rPr>
            <w:szCs w:val="26"/>
            <w:lang w:val="pt-BR"/>
            <w:rPrChange w:id="3911" w:author="The Si Tran" w:date="2012-12-05T23:02:00Z">
              <w:rPr>
                <w:sz w:val="28"/>
                <w:szCs w:val="28"/>
                <w:lang w:val="pt-BR"/>
              </w:rPr>
            </w:rPrChange>
          </w:rPr>
          <w:delText xml:space="preserve"> sau khi đã hiệu chỉnh sự ảnh hưởng của các giá trị </w:delText>
        </w:r>
      </w:del>
      <w:del w:id="3912" w:author="The Si Tran" w:date="2012-12-06T20:13:00Z">
        <w:r w:rsidRPr="0049233F" w:rsidDel="00542651">
          <w:rPr>
            <w:szCs w:val="26"/>
            <w:lang w:val="pt-BR"/>
            <w:rPrChange w:id="3913" w:author="The Si Tran" w:date="2012-12-05T23:02:00Z">
              <w:rPr>
                <w:sz w:val="28"/>
                <w:szCs w:val="28"/>
                <w:lang w:val="pt-BR"/>
              </w:rPr>
            </w:rPrChange>
          </w:rPr>
          <w:delText>y</w:delText>
        </w:r>
        <w:r w:rsidRPr="0049233F" w:rsidDel="00542651">
          <w:rPr>
            <w:szCs w:val="26"/>
            <w:vertAlign w:val="subscript"/>
            <w:lang w:val="pt-BR"/>
            <w:rPrChange w:id="3914" w:author="The Si Tran" w:date="2012-12-05T23:02:00Z">
              <w:rPr>
                <w:sz w:val="28"/>
                <w:szCs w:val="28"/>
                <w:vertAlign w:val="subscript"/>
                <w:lang w:val="pt-BR"/>
              </w:rPr>
            </w:rPrChange>
          </w:rPr>
          <w:delText>t-1</w:delText>
        </w:r>
        <w:r w:rsidRPr="0049233F" w:rsidDel="00542651">
          <w:rPr>
            <w:szCs w:val="26"/>
            <w:lang w:val="pt-BR"/>
            <w:rPrChange w:id="3915" w:author="The Si Tran" w:date="2012-12-05T23:02:00Z">
              <w:rPr>
                <w:sz w:val="28"/>
                <w:szCs w:val="28"/>
                <w:lang w:val="pt-BR"/>
              </w:rPr>
            </w:rPrChange>
          </w:rPr>
          <w:delText>, y</w:delText>
        </w:r>
        <w:r w:rsidRPr="0049233F" w:rsidDel="00542651">
          <w:rPr>
            <w:szCs w:val="26"/>
            <w:vertAlign w:val="subscript"/>
            <w:lang w:val="pt-BR"/>
            <w:rPrChange w:id="3916" w:author="The Si Tran" w:date="2012-12-05T23:02:00Z">
              <w:rPr>
                <w:sz w:val="28"/>
                <w:szCs w:val="28"/>
                <w:vertAlign w:val="subscript"/>
                <w:lang w:val="pt-BR"/>
              </w:rPr>
            </w:rPrChange>
          </w:rPr>
          <w:delText>t-2</w:delText>
        </w:r>
        <w:r w:rsidRPr="0049233F" w:rsidDel="00542651">
          <w:rPr>
            <w:szCs w:val="26"/>
            <w:lang w:val="pt-BR"/>
            <w:rPrChange w:id="3917" w:author="The Si Tran" w:date="2012-12-05T23:02:00Z">
              <w:rPr>
                <w:sz w:val="28"/>
                <w:szCs w:val="28"/>
                <w:lang w:val="pt-BR"/>
              </w:rPr>
            </w:rPrChange>
          </w:rPr>
          <w:delText>, ..., y</w:delText>
        </w:r>
        <w:r w:rsidRPr="0049233F" w:rsidDel="00542651">
          <w:rPr>
            <w:szCs w:val="26"/>
            <w:vertAlign w:val="subscript"/>
            <w:lang w:val="pt-BR"/>
            <w:rPrChange w:id="3918" w:author="The Si Tran" w:date="2012-12-05T23:02:00Z">
              <w:rPr>
                <w:sz w:val="28"/>
                <w:szCs w:val="28"/>
                <w:vertAlign w:val="subscript"/>
                <w:lang w:val="pt-BR"/>
              </w:rPr>
            </w:rPrChange>
          </w:rPr>
          <w:delText>t-k+1</w:delText>
        </w:r>
      </w:del>
      <w:del w:id="3919" w:author="The Si Tran" w:date="2012-12-12T00:12:00Z">
        <w:r w:rsidRPr="0049233F" w:rsidDel="00361F58">
          <w:rPr>
            <w:szCs w:val="26"/>
            <w:lang w:val="pt-BR"/>
            <w:rPrChange w:id="3920" w:author="The Si Tran" w:date="2012-12-05T23:02:00Z">
              <w:rPr>
                <w:sz w:val="28"/>
                <w:szCs w:val="28"/>
                <w:lang w:val="pt-BR"/>
              </w:rPr>
            </w:rPrChange>
          </w:rPr>
          <w:delText xml:space="preserve"> [1]. Trong mô hình AR(p), hàm tự tương quan riêng phần ở độ trễ </w:delText>
        </w:r>
      </w:del>
      <w:del w:id="3921" w:author="The Si Tran" w:date="2012-12-06T20:14:00Z">
        <w:r w:rsidRPr="0049233F" w:rsidDel="00851CA5">
          <w:rPr>
            <w:szCs w:val="26"/>
            <w:lang w:val="pt-BR"/>
            <w:rPrChange w:id="3922" w:author="The Si Tran" w:date="2012-12-05T23:02:00Z">
              <w:rPr>
                <w:sz w:val="28"/>
                <w:szCs w:val="28"/>
                <w:lang w:val="pt-BR"/>
              </w:rPr>
            </w:rPrChange>
          </w:rPr>
          <w:delText xml:space="preserve">k &gt; p </w:delText>
        </w:r>
      </w:del>
      <w:del w:id="3923" w:author="The Si Tran" w:date="2012-12-12T00:12:00Z">
        <w:r w:rsidRPr="0049233F" w:rsidDel="00361F58">
          <w:rPr>
            <w:szCs w:val="26"/>
            <w:lang w:val="pt-BR"/>
            <w:rPrChange w:id="3924"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925" w:author="The Si Tran" w:date="2012-12-06T01:11:00Z"/>
          <w:szCs w:val="26"/>
          <w:lang w:val="pt-BR"/>
          <w:rPrChange w:id="3926" w:author="The Si Tran" w:date="2012-12-06T01:11:00Z">
            <w:rPr>
              <w:del w:id="3927" w:author="The Si Tran" w:date="2012-12-06T01:11:00Z"/>
              <w:sz w:val="28"/>
              <w:szCs w:val="28"/>
              <w:lang w:val="pt-BR"/>
            </w:rPr>
          </w:rPrChange>
        </w:rPr>
        <w:pPrChange w:id="3928" w:author="The Si Tran" w:date="2012-12-06T01:11:00Z">
          <w:pPr>
            <w:ind w:firstLine="540"/>
          </w:pPr>
        </w:pPrChange>
      </w:pPr>
      <w:del w:id="3929" w:author="The Si Tran" w:date="2012-12-12T00:12:00Z">
        <w:r w:rsidRPr="0049233F" w:rsidDel="00361F58">
          <w:rPr>
            <w:szCs w:val="26"/>
            <w:lang w:val="pt-BR"/>
            <w:rPrChange w:id="3930" w:author="The Si Tran" w:date="2012-12-05T23:02:00Z">
              <w:rPr>
                <w:sz w:val="28"/>
                <w:szCs w:val="28"/>
                <w:lang w:val="pt-BR"/>
              </w:rPr>
            </w:rPrChange>
          </w:rPr>
          <w:delText xml:space="preserve">Xét hệ phương trình Yule-Walker cho hàm tự tương quan của mô hình AR(k) với bậc </w:delText>
        </w:r>
      </w:del>
      <w:del w:id="3931" w:author="The Si Tran" w:date="2012-12-06T20:14:00Z">
        <w:r w:rsidRPr="0049233F" w:rsidDel="00940531">
          <w:rPr>
            <w:szCs w:val="26"/>
            <w:lang w:val="pt-BR"/>
            <w:rPrChange w:id="3932" w:author="The Si Tran" w:date="2012-12-05T23:02:00Z">
              <w:rPr>
                <w:sz w:val="28"/>
                <w:szCs w:val="28"/>
                <w:lang w:val="pt-BR"/>
              </w:rPr>
            </w:rPrChange>
          </w:rPr>
          <w:delText>k</w:delText>
        </w:r>
      </w:del>
      <w:del w:id="3933" w:author="The Si Tran" w:date="2012-12-12T00:12:00Z">
        <w:r w:rsidRPr="0049233F" w:rsidDel="00361F58">
          <w:rPr>
            <w:szCs w:val="26"/>
            <w:lang w:val="pt-BR"/>
            <w:rPrChange w:id="3934"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935" w:author="The Si Tran" w:date="2012-12-12T00:12:00Z"/>
          <w:szCs w:val="26"/>
          <w:lang w:val="pt-BR"/>
          <w:rPrChange w:id="3936" w:author="The Si Tran" w:date="2012-12-05T23:02:00Z">
            <w:rPr>
              <w:del w:id="3937" w:author="The Si Tran" w:date="2012-12-12T00:12:00Z"/>
              <w:sz w:val="28"/>
              <w:szCs w:val="28"/>
              <w:lang w:val="pt-BR"/>
            </w:rPr>
          </w:rPrChange>
        </w:rPr>
        <w:pPrChange w:id="3938" w:author="The Si Tran" w:date="2012-12-06T01:11:00Z">
          <w:pPr>
            <w:ind w:firstLine="540"/>
          </w:pPr>
        </w:pPrChange>
      </w:pPr>
      <w:del w:id="3939" w:author="The Si Tran" w:date="2012-12-06T01:11:00Z">
        <w:r w:rsidRPr="00AF1345" w:rsidDel="00E27BFB">
          <w:rPr>
            <w:position w:val="-28"/>
            <w:szCs w:val="26"/>
            <w:lang w:val="pt-BR"/>
          </w:rPr>
          <w:object w:dxaOrig="3940" w:dyaOrig="680" w14:anchorId="12EE6A83">
            <v:shape id="_x0000_i1075" type="#_x0000_t75" style="width:302.05pt;height:50.5pt" o:ole="">
              <v:imagedata r:id="rId117" o:title=""/>
            </v:shape>
            <o:OLEObject Type="Embed" ProgID="Equation.DSMT4" ShapeID="_x0000_i1075" DrawAspect="Content" ObjectID="_1417235478" r:id="rId118"/>
          </w:object>
        </w:r>
      </w:del>
    </w:p>
    <w:p w14:paraId="45997D58" w14:textId="77777777" w:rsidR="00E27BFB" w:rsidRPr="009C05B7" w:rsidDel="00361F58" w:rsidRDefault="006A21F7">
      <w:pPr>
        <w:ind w:firstLine="0"/>
        <w:rPr>
          <w:del w:id="3940" w:author="The Si Tran" w:date="2012-12-12T00:12:00Z"/>
          <w:rFonts w:eastAsiaTheme="minorEastAsia"/>
          <w:szCs w:val="26"/>
          <w:lang w:val="pt-BR"/>
          <w:rPrChange w:id="3941" w:author="The Si Tran" w:date="2012-12-06T01:24:00Z">
            <w:rPr>
              <w:del w:id="3942" w:author="The Si Tran" w:date="2012-12-12T00:12:00Z"/>
              <w:sz w:val="28"/>
              <w:szCs w:val="28"/>
              <w:lang w:val="pt-BR"/>
            </w:rPr>
          </w:rPrChange>
        </w:rPr>
        <w:pPrChange w:id="3943" w:author="The Si Tran" w:date="2012-12-06T01:24:00Z">
          <w:pPr>
            <w:ind w:firstLine="540"/>
          </w:pPr>
        </w:pPrChange>
      </w:pPr>
      <w:del w:id="3944" w:author="The Si Tran" w:date="2012-12-12T00:12:00Z">
        <w:r w:rsidRPr="0049233F" w:rsidDel="00361F58">
          <w:rPr>
            <w:szCs w:val="26"/>
            <w:lang w:val="pt-BR"/>
            <w:rPrChange w:id="3945"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3946" w:author="The Si Tran" w:date="2012-12-12T00:12:00Z"/>
          <w:szCs w:val="26"/>
          <w:lang w:val="pt-BR"/>
          <w:rPrChange w:id="3947" w:author="The Si Tran" w:date="2012-12-06T01:24:00Z">
            <w:rPr>
              <w:del w:id="3948" w:author="The Si Tran" w:date="2012-12-12T00:12:00Z"/>
              <w:sz w:val="28"/>
              <w:szCs w:val="28"/>
              <w:lang w:val="pt-BR"/>
            </w:rPr>
          </w:rPrChange>
        </w:rPr>
        <w:pPrChange w:id="3949" w:author="The Si Tran" w:date="2012-12-06T01:27:00Z">
          <w:pPr>
            <w:ind w:firstLine="540"/>
          </w:pPr>
        </w:pPrChange>
      </w:pPr>
      <w:del w:id="3950" w:author="The Si Tran" w:date="2012-12-06T01:24:00Z">
        <w:r w:rsidRPr="00AF1345" w:rsidDel="009C05B7">
          <w:rPr>
            <w:position w:val="-124"/>
            <w:szCs w:val="26"/>
            <w:lang w:val="pt-BR"/>
          </w:rPr>
          <w:object w:dxaOrig="6780" w:dyaOrig="2600" w14:anchorId="5F78E78C">
            <v:shape id="_x0000_i1076" type="#_x0000_t75" style="width:410.5pt;height:158.05pt" o:ole="">
              <v:imagedata r:id="rId119" o:title=""/>
            </v:shape>
            <o:OLEObject Type="Embed" ProgID="Equation.DSMT4" ShapeID="_x0000_i1076" DrawAspect="Content" ObjectID="_1417235479" r:id="rId120"/>
          </w:object>
        </w:r>
      </w:del>
      <w:del w:id="3951" w:author="The Si Tran" w:date="2012-12-12T00:12:00Z">
        <w:r w:rsidRPr="00AC1C82" w:rsidDel="00361F58">
          <w:rPr>
            <w:position w:val="-4"/>
            <w:szCs w:val="26"/>
            <w:lang w:val="pt-BR"/>
          </w:rPr>
          <w:object w:dxaOrig="180" w:dyaOrig="279" w14:anchorId="3C57DC65">
            <v:shape id="_x0000_i1077" type="#_x0000_t75" style="width:7.5pt;height:14.05pt" o:ole="">
              <v:imagedata r:id="rId19" o:title=""/>
            </v:shape>
            <o:OLEObject Type="Embed" ProgID="Equation.DSMT4" ShapeID="_x0000_i1077" DrawAspect="Content" ObjectID="_1417235480" r:id="rId121"/>
          </w:object>
        </w:r>
        <w:r w:rsidRPr="0049233F" w:rsidDel="00361F58">
          <w:rPr>
            <w:szCs w:val="26"/>
            <w:lang w:val="pt-BR"/>
            <w:rPrChange w:id="3952"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3953" w:author="The Si Tran" w:date="2012-12-12T00:12:00Z"/>
          <w:szCs w:val="26"/>
          <w:lang w:val="pt-BR"/>
          <w:rPrChange w:id="3954" w:author="The Si Tran" w:date="2012-12-05T23:02:00Z">
            <w:rPr>
              <w:del w:id="3955" w:author="The Si Tran" w:date="2012-12-12T00:12:00Z"/>
              <w:sz w:val="28"/>
              <w:szCs w:val="28"/>
              <w:lang w:val="pt-BR"/>
            </w:rPr>
          </w:rPrChange>
        </w:rPr>
      </w:pPr>
      <w:del w:id="3956" w:author="The Si Tran" w:date="2012-12-06T01:27:00Z">
        <w:r w:rsidRPr="00AF1345" w:rsidDel="00261881">
          <w:rPr>
            <w:position w:val="-12"/>
            <w:szCs w:val="26"/>
            <w:lang w:val="pt-BR"/>
          </w:rPr>
          <w:object w:dxaOrig="1040" w:dyaOrig="360" w14:anchorId="11AEF62C">
            <v:shape id="_x0000_i1078" type="#_x0000_t75" style="width:115.95pt;height:43.95pt" o:ole="">
              <v:imagedata r:id="rId122" o:title=""/>
            </v:shape>
            <o:OLEObject Type="Embed" ProgID="Equation.DSMT4" ShapeID="_x0000_i1078" DrawAspect="Content" ObjectID="_1417235481" r:id="rId123"/>
          </w:object>
        </w:r>
      </w:del>
    </w:p>
    <w:p w14:paraId="1B74205E" w14:textId="77777777" w:rsidR="00261881" w:rsidRPr="0049233F" w:rsidDel="00361F58" w:rsidRDefault="006A21F7" w:rsidP="006A21F7">
      <w:pPr>
        <w:ind w:firstLine="540"/>
        <w:rPr>
          <w:del w:id="3957" w:author="The Si Tran" w:date="2012-12-12T00:12:00Z"/>
          <w:szCs w:val="26"/>
          <w:lang w:val="pt-BR"/>
          <w:rPrChange w:id="3958" w:author="The Si Tran" w:date="2012-12-05T23:02:00Z">
            <w:rPr>
              <w:del w:id="3959" w:author="The Si Tran" w:date="2012-12-12T00:12:00Z"/>
              <w:sz w:val="28"/>
              <w:szCs w:val="28"/>
              <w:lang w:val="pt-BR"/>
            </w:rPr>
          </w:rPrChange>
        </w:rPr>
      </w:pPr>
      <w:del w:id="3960" w:author="The Si Tran" w:date="2012-12-12T00:12:00Z">
        <w:r w:rsidRPr="0049233F" w:rsidDel="00361F58">
          <w:rPr>
            <w:szCs w:val="26"/>
            <w:lang w:val="pt-BR"/>
            <w:rPrChange w:id="3961"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3962" w:author="The Si Tran" w:date="2012-12-06T01:28:00Z"/>
          <w:szCs w:val="26"/>
          <w:lang w:val="pt-BR"/>
          <w:rPrChange w:id="3963" w:author="The Si Tran" w:date="2012-12-05T23:02:00Z">
            <w:rPr>
              <w:del w:id="3964" w:author="The Si Tran" w:date="2012-12-06T01:28:00Z"/>
              <w:sz w:val="28"/>
              <w:szCs w:val="28"/>
              <w:lang w:val="pt-BR"/>
            </w:rPr>
          </w:rPrChange>
        </w:rPr>
      </w:pPr>
      <w:del w:id="3965" w:author="The Si Tran" w:date="2012-12-06T01:28:00Z">
        <w:r w:rsidRPr="00AF1345" w:rsidDel="00261881">
          <w:rPr>
            <w:position w:val="-122"/>
            <w:szCs w:val="26"/>
            <w:lang w:val="pt-BR"/>
          </w:rPr>
          <w:object w:dxaOrig="5800" w:dyaOrig="2560" w14:anchorId="0026A38C">
            <v:shape id="_x0000_i1079" type="#_x0000_t75" style="width:353.45pt;height:158.05pt" o:ole="">
              <v:imagedata r:id="rId124" o:title=""/>
            </v:shape>
            <o:OLEObject Type="Embed" ProgID="Equation.DSMT4" ShapeID="_x0000_i1079" DrawAspect="Content" ObjectID="_1417235482" r:id="rId125"/>
          </w:object>
        </w:r>
        <w:r w:rsidRPr="0049233F" w:rsidDel="00261881">
          <w:rPr>
            <w:szCs w:val="26"/>
            <w:lang w:val="pt-BR"/>
            <w:rPrChange w:id="3966"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3967" w:author="The Si Tran" w:date="2012-12-06T01:30:00Z"/>
          <w:szCs w:val="26"/>
          <w:lang w:val="pt-BR"/>
          <w:rPrChange w:id="3968" w:author="The Si Tran" w:date="2012-12-05T23:02:00Z">
            <w:rPr>
              <w:del w:id="3969" w:author="The Si Tran" w:date="2012-12-06T01:30:00Z"/>
              <w:sz w:val="28"/>
              <w:szCs w:val="28"/>
              <w:lang w:val="pt-BR"/>
            </w:rPr>
          </w:rPrChange>
        </w:rPr>
      </w:pPr>
    </w:p>
    <w:p w14:paraId="75981A4C" w14:textId="77777777" w:rsidR="006A21F7" w:rsidRPr="0049233F" w:rsidDel="00361F58" w:rsidRDefault="006A21F7" w:rsidP="006A21F7">
      <w:pPr>
        <w:ind w:firstLine="540"/>
        <w:rPr>
          <w:del w:id="3970" w:author="The Si Tran" w:date="2012-12-12T00:12:00Z"/>
          <w:szCs w:val="26"/>
          <w:lang w:val="pt-BR"/>
          <w:rPrChange w:id="3971" w:author="The Si Tran" w:date="2012-12-05T23:02:00Z">
            <w:rPr>
              <w:del w:id="3972" w:author="The Si Tran" w:date="2012-12-12T00:12:00Z"/>
              <w:sz w:val="28"/>
              <w:szCs w:val="28"/>
              <w:lang w:val="pt-BR"/>
            </w:rPr>
          </w:rPrChange>
        </w:rPr>
      </w:pPr>
    </w:p>
    <w:p w14:paraId="6735D7E8" w14:textId="77777777" w:rsidR="006A21F7" w:rsidRPr="0049233F" w:rsidDel="008771FB" w:rsidRDefault="006A21F7" w:rsidP="006A21F7">
      <w:pPr>
        <w:ind w:firstLine="540"/>
        <w:rPr>
          <w:del w:id="3973" w:author="The Si Tran" w:date="2012-12-06T01:30:00Z"/>
          <w:szCs w:val="26"/>
          <w:lang w:val="pt-BR"/>
          <w:rPrChange w:id="3974" w:author="The Si Tran" w:date="2012-12-05T23:02:00Z">
            <w:rPr>
              <w:del w:id="3975" w:author="The Si Tran" w:date="2012-12-06T01:30:00Z"/>
              <w:sz w:val="28"/>
              <w:szCs w:val="28"/>
              <w:lang w:val="pt-BR"/>
            </w:rPr>
          </w:rPrChange>
        </w:rPr>
      </w:pPr>
      <w:del w:id="3976" w:author="The Si Tran" w:date="2012-12-06T01:30:00Z">
        <w:r w:rsidRPr="0049233F" w:rsidDel="008771FB">
          <w:rPr>
            <w:szCs w:val="26"/>
            <w:lang w:val="pt-BR"/>
            <w:rPrChange w:id="3977"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8.05pt" o:ole="">
              <v:imagedata r:id="rId126" o:title=""/>
            </v:shape>
            <o:OLEObject Type="Embed" ProgID="Equation.DSMT4" ShapeID="_x0000_i1080" DrawAspect="Content" ObjectID="_1417235483" r:id="rId127"/>
          </w:object>
        </w:r>
        <w:r w:rsidRPr="0049233F" w:rsidDel="008771FB">
          <w:rPr>
            <w:szCs w:val="26"/>
            <w:lang w:val="pt-BR"/>
            <w:rPrChange w:id="3978"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8.05pt" o:ole="">
              <v:imagedata r:id="rId128" o:title=""/>
            </v:shape>
            <o:OLEObject Type="Embed" ProgID="Equation.DSMT4" ShapeID="_x0000_i1081" DrawAspect="Content" ObjectID="_1417235484" r:id="rId129"/>
          </w:object>
        </w:r>
      </w:del>
    </w:p>
    <w:p w14:paraId="17A8DAB1" w14:textId="77777777" w:rsidR="006A21F7" w:rsidRPr="0049233F" w:rsidDel="00361F58" w:rsidRDefault="006A21F7" w:rsidP="006A21F7">
      <w:pPr>
        <w:ind w:firstLine="540"/>
        <w:rPr>
          <w:del w:id="3979" w:author="The Si Tran" w:date="2012-12-12T00:12:00Z"/>
          <w:szCs w:val="26"/>
          <w:lang w:val="pt-BR"/>
          <w:rPrChange w:id="3980" w:author="The Si Tran" w:date="2012-12-05T23:02:00Z">
            <w:rPr>
              <w:del w:id="3981" w:author="The Si Tran" w:date="2012-12-12T00:12:00Z"/>
              <w:sz w:val="28"/>
              <w:szCs w:val="28"/>
              <w:lang w:val="pt-BR"/>
            </w:rPr>
          </w:rPrChange>
        </w:rPr>
      </w:pPr>
      <w:del w:id="3982" w:author="The Si Tran" w:date="2012-12-12T00:12:00Z">
        <w:r w:rsidRPr="0049233F" w:rsidDel="00361F58">
          <w:rPr>
            <w:szCs w:val="26"/>
            <w:lang w:val="pt-BR"/>
            <w:rPrChange w:id="3983" w:author="The Si Tran" w:date="2012-12-05T23:02:00Z">
              <w:rPr>
                <w:sz w:val="28"/>
                <w:szCs w:val="28"/>
                <w:lang w:val="pt-BR"/>
              </w:rPr>
            </w:rPrChange>
          </w:rPr>
          <w:delText xml:space="preserve">Cho mọi </w:delText>
        </w:r>
      </w:del>
      <w:del w:id="3984" w:author="The Si Tran" w:date="2012-12-06T20:15:00Z">
        <w:r w:rsidRPr="0049233F" w:rsidDel="00FF697A">
          <w:rPr>
            <w:szCs w:val="26"/>
            <w:lang w:val="pt-BR"/>
            <w:rPrChange w:id="3985" w:author="The Si Tran" w:date="2012-12-05T23:02:00Z">
              <w:rPr>
                <w:sz w:val="28"/>
                <w:szCs w:val="28"/>
                <w:lang w:val="pt-BR"/>
              </w:rPr>
            </w:rPrChange>
          </w:rPr>
          <w:delText xml:space="preserve">k, k=1,2,3,... </w:delText>
        </w:r>
      </w:del>
      <w:del w:id="3986" w:author="The Si Tran" w:date="2012-12-06T20:16:00Z">
        <w:r w:rsidRPr="0049233F" w:rsidDel="0045340D">
          <w:rPr>
            <w:szCs w:val="26"/>
            <w:lang w:val="pt-BR"/>
            <w:rPrChange w:id="3987" w:author="The Si Tran" w:date="2012-12-05T23:02:00Z">
              <w:rPr>
                <w:sz w:val="28"/>
                <w:szCs w:val="28"/>
                <w:lang w:val="pt-BR"/>
              </w:rPr>
            </w:rPrChange>
          </w:rPr>
          <w:delText xml:space="preserve">hệ số </w:delText>
        </w:r>
      </w:del>
      <w:del w:id="3988" w:author="The Si Tran" w:date="2012-12-06T01:30:00Z">
        <w:r w:rsidRPr="00AF1345" w:rsidDel="008771FB">
          <w:rPr>
            <w:position w:val="-12"/>
            <w:szCs w:val="26"/>
            <w:lang w:val="pt-BR"/>
          </w:rPr>
          <w:object w:dxaOrig="320" w:dyaOrig="360" w14:anchorId="3B080946">
            <v:shape id="_x0000_i1082" type="#_x0000_t75" style="width:14.05pt;height:21.5pt" o:ole="">
              <v:imagedata r:id="rId130" o:title=""/>
            </v:shape>
            <o:OLEObject Type="Embed" ProgID="Equation.DSMT4" ShapeID="_x0000_i1082" DrawAspect="Content" ObjectID="_1417235485" r:id="rId131"/>
          </w:object>
        </w:r>
      </w:del>
      <w:del w:id="3989" w:author="The Si Tran" w:date="2012-12-06T20:16:00Z">
        <w:r w:rsidRPr="0049233F" w:rsidDel="0045340D">
          <w:rPr>
            <w:szCs w:val="26"/>
            <w:lang w:val="pt-BR"/>
            <w:rPrChange w:id="3990" w:author="The Si Tran" w:date="2012-12-05T23:02:00Z">
              <w:rPr>
                <w:sz w:val="28"/>
                <w:szCs w:val="28"/>
                <w:lang w:val="pt-BR"/>
              </w:rPr>
            </w:rPrChange>
          </w:rPr>
          <w:delText xml:space="preserve"> </w:delText>
        </w:r>
      </w:del>
      <w:del w:id="3991" w:author="The Si Tran" w:date="2012-12-12T00:12:00Z">
        <w:r w:rsidRPr="0049233F" w:rsidDel="00361F58">
          <w:rPr>
            <w:szCs w:val="26"/>
            <w:lang w:val="pt-BR"/>
            <w:rPrChange w:id="3992"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993" w:author="The Si Tran" w:date="2012-12-06T01:32:00Z">
        <m:oMath>
          <m:r>
            <m:rPr>
              <m:sty m:val="p"/>
            </m:rPr>
            <w:rPr>
              <w:rFonts w:ascii="Cambria Math" w:hAnsi="Cambria Math"/>
              <w:position w:val="-12"/>
              <w:szCs w:val="26"/>
              <w:lang w:val="pt-BR"/>
            </w:rPr>
            <w:object w:dxaOrig="320" w:dyaOrig="360" w14:anchorId="3E58930E">
              <v:shape id="_x0000_i1083" type="#_x0000_t75" style="width:14.05pt;height:21.5pt" o:ole="">
                <v:imagedata r:id="rId130" o:title=""/>
              </v:shape>
              <o:OLEObject Type="Embed" ProgID="Equation.DSMT4" ShapeID="_x0000_i1083" DrawAspect="Content" ObjectID="_1417235486" r:id="rId132"/>
            </w:object>
          </m:r>
        </m:oMath>
        <w:r w:rsidRPr="0049233F" w:rsidDel="008771FB">
          <w:rPr>
            <w:szCs w:val="26"/>
            <w:lang w:val="pt-BR"/>
            <w:rPrChange w:id="3994" w:author="The Si Tran" w:date="2012-12-05T23:02:00Z">
              <w:rPr>
                <w:sz w:val="28"/>
                <w:szCs w:val="28"/>
                <w:lang w:val="pt-BR"/>
              </w:rPr>
            </w:rPrChange>
          </w:rPr>
          <w:delText xml:space="preserve">= 0 </w:delText>
        </w:r>
      </w:del>
      <w:del w:id="3995" w:author="The Si Tran" w:date="2012-12-12T00:12:00Z">
        <w:r w:rsidRPr="0049233F" w:rsidDel="00361F58">
          <w:rPr>
            <w:szCs w:val="26"/>
            <w:lang w:val="pt-BR"/>
            <w:rPrChange w:id="3996" w:author="The Si Tran" w:date="2012-12-05T23:02:00Z">
              <w:rPr>
                <w:sz w:val="28"/>
                <w:szCs w:val="28"/>
                <w:lang w:val="pt-BR"/>
              </w:rPr>
            </w:rPrChange>
          </w:rPr>
          <w:delText xml:space="preserve">với </w:delText>
        </w:r>
      </w:del>
      <w:del w:id="3997" w:author="The Si Tran" w:date="2012-12-06T20:15:00Z">
        <w:r w:rsidRPr="0049233F" w:rsidDel="00940531">
          <w:rPr>
            <w:szCs w:val="26"/>
            <w:lang w:val="pt-BR"/>
            <w:rPrChange w:id="3998" w:author="The Si Tran" w:date="2012-12-05T23:02:00Z">
              <w:rPr>
                <w:sz w:val="28"/>
                <w:szCs w:val="28"/>
                <w:lang w:val="pt-BR"/>
              </w:rPr>
            </w:rPrChange>
          </w:rPr>
          <w:delText>k &gt; p</w:delText>
        </w:r>
      </w:del>
      <w:del w:id="3999" w:author="The Si Tran" w:date="2012-12-12T00:12:00Z">
        <w:r w:rsidRPr="0049233F" w:rsidDel="00361F58">
          <w:rPr>
            <w:szCs w:val="26"/>
            <w:lang w:val="pt-BR"/>
            <w:rPrChange w:id="4000"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001" w:author="The Si Tran" w:date="2012-12-12T00:12:00Z"/>
          <w:szCs w:val="26"/>
          <w:lang w:val="pt-BR"/>
          <w:rPrChange w:id="4002" w:author="The Si Tran" w:date="2012-12-05T23:02:00Z">
            <w:rPr>
              <w:del w:id="4003" w:author="The Si Tran" w:date="2012-12-12T00:12:00Z"/>
              <w:sz w:val="28"/>
              <w:szCs w:val="28"/>
              <w:lang w:val="pt-BR"/>
            </w:rPr>
          </w:rPrChange>
        </w:rPr>
      </w:pPr>
      <w:del w:id="4004" w:author="The Si Tran" w:date="2012-12-12T00:12:00Z">
        <w:r w:rsidRPr="0049233F" w:rsidDel="00361F58">
          <w:rPr>
            <w:szCs w:val="26"/>
            <w:lang w:val="pt-BR"/>
            <w:rPrChange w:id="4005"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006" w:author="The Si Tran" w:date="2012-12-06T20:17:00Z">
        <w:r w:rsidRPr="00AF1345" w:rsidDel="00D362B7">
          <w:rPr>
            <w:position w:val="-8"/>
            <w:szCs w:val="26"/>
            <w:lang w:val="pt-BR"/>
          </w:rPr>
          <w:object w:dxaOrig="859" w:dyaOrig="360" w14:anchorId="670E44A5">
            <v:shape id="_x0000_i1084" type="#_x0000_t75" style="width:43.95pt;height:14.05pt" o:ole="">
              <v:imagedata r:id="rId133" o:title=""/>
            </v:shape>
            <o:OLEObject Type="Embed" ProgID="Equation.DSMT4" ShapeID="_x0000_i1084" DrawAspect="Content" ObjectID="_1417235487" r:id="rId134"/>
          </w:object>
        </w:r>
      </w:del>
      <w:del w:id="4007" w:author="The Si Tran" w:date="2012-12-12T00:12:00Z">
        <w:r w:rsidRPr="0049233F" w:rsidDel="00361F58">
          <w:rPr>
            <w:szCs w:val="26"/>
            <w:lang w:val="pt-BR"/>
            <w:rPrChange w:id="4008" w:author="The Si Tran" w:date="2012-12-05T23:02:00Z">
              <w:rPr>
                <w:sz w:val="28"/>
                <w:szCs w:val="28"/>
                <w:lang w:val="pt-BR"/>
              </w:rPr>
            </w:rPrChange>
          </w:rPr>
          <w:delText xml:space="preserve">, với </w:delText>
        </w:r>
      </w:del>
      <w:del w:id="4009" w:author="The Si Tran" w:date="2012-12-06T20:17:00Z">
        <w:r w:rsidRPr="0049233F" w:rsidDel="0089241B">
          <w:rPr>
            <w:szCs w:val="26"/>
            <w:lang w:val="pt-BR"/>
            <w:rPrChange w:id="4010" w:author="The Si Tran" w:date="2012-12-05T23:02:00Z">
              <w:rPr>
                <w:sz w:val="28"/>
                <w:szCs w:val="28"/>
                <w:lang w:val="pt-BR"/>
              </w:rPr>
            </w:rPrChange>
          </w:rPr>
          <w:delText>N</w:delText>
        </w:r>
      </w:del>
      <w:del w:id="4011" w:author="The Si Tran" w:date="2012-12-12T00:12:00Z">
        <w:r w:rsidRPr="0049233F" w:rsidDel="00361F58">
          <w:rPr>
            <w:szCs w:val="26"/>
            <w:lang w:val="pt-BR"/>
            <w:rPrChange w:id="4012"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013" w:author="The Si Tran" w:date="2012-12-06T20:19:00Z"/>
          <w:szCs w:val="26"/>
          <w:lang w:val="pt-BR"/>
          <w:rPrChange w:id="4014" w:author="The Si Tran" w:date="2012-12-06T20:18:00Z">
            <w:rPr>
              <w:del w:id="4015" w:author="The Si Tran" w:date="2012-12-06T20:19:00Z"/>
              <w:sz w:val="28"/>
              <w:szCs w:val="28"/>
              <w:lang w:val="pt-BR"/>
            </w:rPr>
          </w:rPrChange>
        </w:rPr>
      </w:pPr>
      <w:del w:id="4016" w:author="The Si Tran" w:date="2012-12-12T13:59:00Z">
        <w:r w:rsidRPr="0049233F" w:rsidDel="000064E1">
          <w:rPr>
            <w:szCs w:val="26"/>
            <w:lang w:val="pt-BR"/>
            <w:rPrChange w:id="4017"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018" w:author="The Si Tran" w:date="2012-12-06T20:19:00Z"/>
          <w:szCs w:val="26"/>
          <w:lang w:val="pt-BR"/>
          <w:rPrChange w:id="4019" w:author="The Si Tran" w:date="2012-12-05T23:02:00Z">
            <w:rPr>
              <w:del w:id="4020" w:author="The Si Tran" w:date="2012-12-06T20:19:00Z"/>
              <w:sz w:val="28"/>
              <w:szCs w:val="28"/>
              <w:lang w:val="pt-BR"/>
            </w:rPr>
          </w:rPrChange>
        </w:rPr>
      </w:pPr>
      <w:del w:id="4021" w:author="The Si Tran" w:date="2012-12-06T20:19:00Z">
        <w:r w:rsidRPr="00AF1345" w:rsidDel="0089241B">
          <w:rPr>
            <w:position w:val="-12"/>
            <w:szCs w:val="26"/>
            <w:lang w:val="pt-BR"/>
          </w:rPr>
          <w:object w:dxaOrig="2740" w:dyaOrig="360" w14:anchorId="296C4F80">
            <v:shape id="_x0000_i1085" type="#_x0000_t75" style="width:158.05pt;height:21.5pt" o:ole="">
              <v:imagedata r:id="rId135" o:title=""/>
            </v:shape>
            <o:OLEObject Type="Embed" ProgID="Equation.DSMT4" ShapeID="_x0000_i1085" DrawAspect="Content" ObjectID="_1417235488" r:id="rId136"/>
          </w:object>
        </w:r>
      </w:del>
    </w:p>
    <w:p w14:paraId="0867CF52" w14:textId="77777777" w:rsidR="006A21F7" w:rsidRPr="0049233F" w:rsidDel="000064E1" w:rsidRDefault="006A21F7" w:rsidP="006A21F7">
      <w:pPr>
        <w:ind w:firstLine="540"/>
        <w:rPr>
          <w:del w:id="4022" w:author="The Si Tran" w:date="2012-12-12T13:59:00Z"/>
          <w:szCs w:val="26"/>
          <w:lang w:val="pt-BR"/>
          <w:rPrChange w:id="4023" w:author="The Si Tran" w:date="2012-12-05T23:02:00Z">
            <w:rPr>
              <w:del w:id="4024" w:author="The Si Tran" w:date="2012-12-12T13:59:00Z"/>
              <w:sz w:val="28"/>
              <w:szCs w:val="28"/>
              <w:lang w:val="pt-BR"/>
            </w:rPr>
          </w:rPrChange>
        </w:rPr>
      </w:pPr>
    </w:p>
    <w:p w14:paraId="118930DE" w14:textId="77777777" w:rsidR="006A21F7" w:rsidRPr="0049233F" w:rsidDel="000064E1" w:rsidRDefault="006A21F7" w:rsidP="006A21F7">
      <w:pPr>
        <w:ind w:firstLine="540"/>
        <w:rPr>
          <w:del w:id="4025" w:author="The Si Tran" w:date="2012-12-12T13:59:00Z"/>
          <w:i/>
          <w:szCs w:val="26"/>
          <w:rPrChange w:id="4026" w:author="The Si Tran" w:date="2012-12-05T23:02:00Z">
            <w:rPr>
              <w:del w:id="4027" w:author="The Si Tran" w:date="2012-12-12T13:59:00Z"/>
              <w:i/>
              <w:sz w:val="28"/>
              <w:szCs w:val="28"/>
            </w:rPr>
          </w:rPrChange>
        </w:rPr>
      </w:pPr>
      <w:del w:id="4028" w:author="The Si Tran" w:date="2012-12-12T13:59:00Z">
        <w:r w:rsidRPr="0049233F" w:rsidDel="000064E1">
          <w:rPr>
            <w:i/>
            <w:szCs w:val="26"/>
            <w:rPrChange w:id="4029"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030" w:author="The Si Tran" w:date="2012-12-12T13:59:00Z"/>
          <w:i/>
          <w:szCs w:val="26"/>
          <w:rPrChange w:id="4031" w:author="The Si Tran" w:date="2012-12-05T23:02:00Z">
            <w:rPr>
              <w:del w:id="4032" w:author="The Si Tran" w:date="2012-12-12T13:59:00Z"/>
              <w:i/>
              <w:sz w:val="28"/>
              <w:szCs w:val="28"/>
            </w:rPr>
          </w:rPrChange>
        </w:rPr>
      </w:pPr>
      <w:del w:id="4033" w:author="The Si Tran" w:date="2012-12-12T13:59:00Z">
        <w:r w:rsidRPr="0049233F" w:rsidDel="000064E1">
          <w:rPr>
            <w:i/>
            <w:szCs w:val="26"/>
            <w:rPrChange w:id="4034"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035" w:author="The Si Tran" w:date="2012-12-12T13:59:00Z"/>
          <w:i/>
          <w:szCs w:val="26"/>
          <w:rPrChange w:id="4036" w:author="The Si Tran" w:date="2012-12-05T23:02:00Z">
            <w:rPr>
              <w:del w:id="4037" w:author="The Si Tran" w:date="2012-12-12T13:59:00Z"/>
              <w:i/>
              <w:sz w:val="28"/>
              <w:szCs w:val="28"/>
            </w:rPr>
          </w:rPrChange>
        </w:rPr>
      </w:pPr>
      <w:del w:id="4038" w:author="The Si Tran" w:date="2012-12-12T13:59:00Z">
        <w:r w:rsidRPr="0049233F" w:rsidDel="000064E1">
          <w:rPr>
            <w:i/>
            <w:szCs w:val="26"/>
            <w:rPrChange w:id="4039"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040" w:author="The Si Tran" w:date="2012-12-12T13:59:00Z"/>
          <w:i/>
          <w:szCs w:val="26"/>
          <w:lang w:val="fr-FR"/>
          <w:rPrChange w:id="4041" w:author="The Si Tran" w:date="2012-12-05T23:02:00Z">
            <w:rPr>
              <w:del w:id="4042" w:author="The Si Tran" w:date="2012-12-12T13:59:00Z"/>
              <w:i/>
              <w:sz w:val="28"/>
              <w:szCs w:val="28"/>
              <w:lang w:val="fr-FR"/>
            </w:rPr>
          </w:rPrChange>
        </w:rPr>
      </w:pPr>
      <w:del w:id="4043" w:author="The Si Tran" w:date="2012-12-12T13:59:00Z">
        <w:r w:rsidRPr="0049233F" w:rsidDel="000064E1">
          <w:rPr>
            <w:i/>
            <w:szCs w:val="26"/>
            <w:lang w:val="fr-FR"/>
            <w:rPrChange w:id="4044"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045" w:author="The Si Tran" w:date="2012-12-12T13:59:00Z"/>
          <w:i/>
          <w:szCs w:val="26"/>
          <w:lang w:val="fr-FR"/>
          <w:rPrChange w:id="4046" w:author="The Si Tran" w:date="2012-12-05T23:02:00Z">
            <w:rPr>
              <w:del w:id="4047" w:author="The Si Tran" w:date="2012-12-12T13:59:00Z"/>
              <w:i/>
              <w:sz w:val="28"/>
              <w:szCs w:val="28"/>
              <w:lang w:val="fr-FR"/>
            </w:rPr>
          </w:rPrChange>
        </w:rPr>
      </w:pPr>
      <w:del w:id="4048" w:author="The Si Tran" w:date="2012-12-12T13:59:00Z">
        <w:r w:rsidRPr="0049233F" w:rsidDel="000064E1">
          <w:rPr>
            <w:i/>
            <w:szCs w:val="26"/>
            <w:lang w:val="fr-FR"/>
            <w:rPrChange w:id="4049"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050" w:author="The Si Tran" w:date="2012-12-12T13:59:00Z"/>
          <w:i/>
          <w:szCs w:val="26"/>
          <w:lang w:val="pt-BR"/>
          <w:rPrChange w:id="4051" w:author="The Si Tran" w:date="2012-12-05T23:02:00Z">
            <w:rPr>
              <w:del w:id="4052" w:author="The Si Tran" w:date="2012-12-12T13:59:00Z"/>
              <w:i/>
              <w:sz w:val="28"/>
              <w:szCs w:val="28"/>
              <w:lang w:val="pt-BR"/>
            </w:rPr>
          </w:rPrChange>
        </w:rPr>
      </w:pPr>
      <w:del w:id="4053" w:author="The Si Tran" w:date="2012-12-12T13:59:00Z">
        <w:r w:rsidRPr="0049233F" w:rsidDel="000064E1">
          <w:rPr>
            <w:i/>
            <w:szCs w:val="26"/>
            <w:lang w:val="pt-BR"/>
            <w:rPrChange w:id="4054"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055" w:author="The Si Tran" w:date="2012-12-12T13:59:00Z"/>
          <w:i/>
          <w:szCs w:val="26"/>
          <w:lang w:val="pt-BR"/>
          <w:rPrChange w:id="4056" w:author="The Si Tran" w:date="2012-12-05T23:02:00Z">
            <w:rPr>
              <w:del w:id="4057" w:author="The Si Tran" w:date="2012-12-12T13:59:00Z"/>
              <w:i/>
              <w:sz w:val="28"/>
              <w:szCs w:val="28"/>
              <w:lang w:val="pt-BR"/>
            </w:rPr>
          </w:rPrChange>
        </w:rPr>
      </w:pPr>
      <w:del w:id="4058" w:author="The Si Tran" w:date="2012-12-12T13:59:00Z">
        <w:r w:rsidRPr="0049233F" w:rsidDel="000064E1">
          <w:rPr>
            <w:i/>
            <w:szCs w:val="26"/>
            <w:lang w:val="pt-BR"/>
            <w:rPrChange w:id="4059"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060" w:author="The Si Tran" w:date="2012-12-12T13:59:00Z"/>
          <w:i/>
          <w:szCs w:val="26"/>
          <w:lang w:val="pt-BR"/>
          <w:rPrChange w:id="4061" w:author="The Si Tran" w:date="2012-12-05T23:02:00Z">
            <w:rPr>
              <w:del w:id="4062" w:author="The Si Tran" w:date="2012-12-12T13:59:00Z"/>
              <w:i/>
              <w:sz w:val="28"/>
              <w:szCs w:val="28"/>
              <w:lang w:val="pt-BR"/>
            </w:rPr>
          </w:rPrChange>
        </w:rPr>
      </w:pPr>
      <w:del w:id="4063" w:author="The Si Tran" w:date="2012-12-12T13:59:00Z">
        <w:r w:rsidRPr="0049233F" w:rsidDel="000064E1">
          <w:rPr>
            <w:i/>
            <w:szCs w:val="26"/>
            <w:lang w:val="pt-BR"/>
            <w:rPrChange w:id="4064"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065" w:author="The Si Tran" w:date="2012-12-12T13:59:00Z"/>
          <w:i/>
          <w:szCs w:val="26"/>
          <w:lang w:val="pt-BR"/>
          <w:rPrChange w:id="4066" w:author="The Si Tran" w:date="2012-12-05T23:02:00Z">
            <w:rPr>
              <w:del w:id="4067" w:author="The Si Tran" w:date="2012-12-12T13:59:00Z"/>
              <w:i/>
              <w:sz w:val="28"/>
              <w:szCs w:val="28"/>
              <w:lang w:val="pt-BR"/>
            </w:rPr>
          </w:rPrChange>
        </w:rPr>
      </w:pPr>
      <w:del w:id="4068" w:author="The Si Tran" w:date="2012-12-12T13:59:00Z">
        <w:r w:rsidRPr="0049233F" w:rsidDel="000064E1">
          <w:rPr>
            <w:i/>
            <w:szCs w:val="26"/>
            <w:lang w:val="pt-BR"/>
            <w:rPrChange w:id="4069" w:author="The Si Tran" w:date="2012-12-05T23:02:00Z">
              <w:rPr>
                <w:i/>
                <w:sz w:val="28"/>
                <w:szCs w:val="28"/>
                <w:lang w:val="pt-BR"/>
              </w:rPr>
            </w:rPrChange>
          </w:rPr>
          <w:delText>&gt; pacf(y)</w:delText>
        </w:r>
      </w:del>
    </w:p>
    <w:p w14:paraId="423160FF" w14:textId="0BD034CE" w:rsidR="006A21F7" w:rsidRPr="0049233F" w:rsidRDefault="006A21F7" w:rsidP="006A21F7">
      <w:pPr>
        <w:ind w:firstLine="540"/>
        <w:rPr>
          <w:szCs w:val="26"/>
          <w:lang w:val="pt-BR"/>
          <w:rPrChange w:id="4070" w:author="The Si Tran" w:date="2012-12-05T23:02:00Z">
            <w:rPr>
              <w:sz w:val="28"/>
              <w:szCs w:val="28"/>
              <w:lang w:val="pt-BR"/>
            </w:rPr>
          </w:rPrChange>
        </w:rPr>
      </w:pPr>
      <w:r w:rsidRPr="0049233F">
        <w:rPr>
          <w:szCs w:val="26"/>
          <w:lang w:val="pt-BR"/>
          <w:rPrChange w:id="4071" w:author="The Si Tran" w:date="2012-12-05T23:02:00Z">
            <w:rPr>
              <w:sz w:val="28"/>
              <w:szCs w:val="28"/>
              <w:lang w:val="pt-BR"/>
            </w:rPr>
          </w:rPrChange>
        </w:rPr>
        <w:t xml:space="preserve">Hình </w:t>
      </w:r>
      <w:ins w:id="4072" w:author="The Si Tran" w:date="2012-12-12T00:13:00Z">
        <w:r w:rsidR="00361F58">
          <w:rPr>
            <w:szCs w:val="26"/>
            <w:lang w:val="pt-BR"/>
          </w:rPr>
          <w:t>3.2</w:t>
        </w:r>
      </w:ins>
      <w:del w:id="4073" w:author="The Si Tran" w:date="2012-12-12T00:13:00Z">
        <w:r w:rsidRPr="0049233F" w:rsidDel="00361F58">
          <w:rPr>
            <w:szCs w:val="26"/>
            <w:lang w:val="pt-BR"/>
            <w:rPrChange w:id="4074" w:author="The Si Tran" w:date="2012-12-05T23:02:00Z">
              <w:rPr>
                <w:sz w:val="28"/>
                <w:szCs w:val="28"/>
                <w:lang w:val="pt-BR"/>
              </w:rPr>
            </w:rPrChange>
          </w:rPr>
          <w:delText>8</w:delText>
        </w:r>
      </w:del>
      <w:r w:rsidRPr="0049233F">
        <w:rPr>
          <w:szCs w:val="26"/>
          <w:lang w:val="pt-BR"/>
          <w:rPrChange w:id="4075"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076" w:author="The Si Tran" w:date="2012-12-05T23:02:00Z">
            <w:rPr>
              <w:sz w:val="28"/>
              <w:szCs w:val="28"/>
              <w:lang w:val="pt-BR"/>
            </w:rPr>
          </w:rPrChange>
        </w:rPr>
        <w:t xml:space="preserve"> chuỗi thời gian</w:t>
      </w:r>
      <w:r w:rsidR="0021110E">
        <w:rPr>
          <w:szCs w:val="26"/>
          <w:lang w:val="pt-BR"/>
        </w:rPr>
        <w:t xml:space="preserve"> được tạo ra bởi công thức </w:t>
      </w:r>
      <m:oMath>
        <m:sSub>
          <m:sSubPr>
            <m:ctrlPr>
              <w:ins w:id="4077" w:author="The Si Tran" w:date="2012-12-16T20:21:00Z">
                <w:rPr>
                  <w:rFonts w:ascii="Cambria Math" w:hAnsi="Cambria Math"/>
                  <w:i/>
                </w:rPr>
              </w:ins>
            </m:ctrlPr>
          </m:sSubPr>
          <m:e>
            <w:ins w:id="4078" w:author="The Si Tran" w:date="2012-12-16T20:21:00Z">
              <m:r>
                <w:rPr>
                  <w:rFonts w:ascii="Cambria Math" w:hAnsi="Cambria Math"/>
                </w:rPr>
                <m:t>y</m:t>
              </m:r>
            </w:ins>
          </m:e>
          <m:sub>
            <w:ins w:id="4079" w:author="The Si Tran" w:date="2012-12-16T20:21:00Z">
              <m:r>
                <w:rPr>
                  <w:rFonts w:ascii="Cambria Math" w:hAnsi="Cambria Math"/>
                </w:rPr>
                <m:t>t</m:t>
              </m:r>
            </w:ins>
          </m:sub>
        </m:sSub>
        <w:ins w:id="4080" w:author="The Si Tran" w:date="2012-12-16T20:21:00Z">
          <m:r>
            <w:rPr>
              <w:rFonts w:ascii="Cambria Math" w:hAnsi="Cambria Math"/>
            </w:rPr>
            <m:t>=4+0.4</m:t>
          </m:r>
        </w:ins>
        <m:sSub>
          <m:sSubPr>
            <m:ctrlPr>
              <w:ins w:id="4081" w:author="The Si Tran" w:date="2012-12-16T20:22:00Z">
                <w:rPr>
                  <w:rFonts w:ascii="Cambria Math" w:hAnsi="Cambria Math"/>
                  <w:i/>
                </w:rPr>
              </w:ins>
            </m:ctrlPr>
          </m:sSubPr>
          <m:e>
            <w:ins w:id="4082" w:author="The Si Tran" w:date="2012-12-16T20:22:00Z">
              <m:r>
                <w:rPr>
                  <w:rFonts w:ascii="Cambria Math" w:hAnsi="Cambria Math"/>
                </w:rPr>
                <m:t>y</m:t>
              </m:r>
            </w:ins>
          </m:e>
          <m:sub>
            <w:ins w:id="4083" w:author="The Si Tran" w:date="2012-12-16T20:22:00Z">
              <m:r>
                <w:rPr>
                  <w:rFonts w:ascii="Cambria Math" w:hAnsi="Cambria Math"/>
                </w:rPr>
                <m:t>t-1</m:t>
              </m:r>
            </w:ins>
          </m:sub>
        </m:sSub>
        <w:ins w:id="4084" w:author="The Si Tran" w:date="2012-12-16T20:22:00Z">
          <m:r>
            <w:rPr>
              <w:rFonts w:ascii="Cambria Math" w:hAnsi="Cambria Math"/>
            </w:rPr>
            <m:t>+0.5</m:t>
          </m:r>
        </w:ins>
        <m:sSub>
          <m:sSubPr>
            <m:ctrlPr>
              <w:ins w:id="4085" w:author="The Si Tran" w:date="2012-12-16T20:22:00Z">
                <w:rPr>
                  <w:rFonts w:ascii="Cambria Math" w:hAnsi="Cambria Math"/>
                  <w:i/>
                </w:rPr>
              </w:ins>
            </m:ctrlPr>
          </m:sSubPr>
          <m:e>
            <w:ins w:id="4086" w:author="The Si Tran" w:date="2012-12-16T20:22:00Z">
              <m:r>
                <w:rPr>
                  <w:rFonts w:ascii="Cambria Math" w:hAnsi="Cambria Math"/>
                </w:rPr>
                <m:t>y</m:t>
              </m:r>
            </w:ins>
          </m:e>
          <m:sub>
            <w:ins w:id="4087" w:author="The Si Tran" w:date="2012-12-16T20:22:00Z">
              <m:r>
                <w:rPr>
                  <w:rFonts w:ascii="Cambria Math" w:hAnsi="Cambria Math"/>
                </w:rPr>
                <m:t>t-2</m:t>
              </m:r>
            </w:ins>
          </m:sub>
        </m:sSub>
        <w:ins w:id="4088" w:author="The Si Tran" w:date="2012-12-16T20:22:00Z">
          <m:r>
            <w:rPr>
              <w:rFonts w:ascii="Cambria Math" w:hAnsi="Cambria Math"/>
            </w:rPr>
            <m:t>+</m:t>
          </m:r>
        </w:ins>
        <m:sSub>
          <m:sSubPr>
            <m:ctrlPr>
              <w:ins w:id="4089" w:author="The Si Tran" w:date="2012-12-16T20:22:00Z">
                <w:rPr>
                  <w:rFonts w:ascii="Cambria Math" w:hAnsi="Cambria Math"/>
                  <w:i/>
                </w:rPr>
              </w:ins>
            </m:ctrlPr>
          </m:sSubPr>
          <m:e>
            <w:ins w:id="4090" w:author="The Si Tran" w:date="2012-12-16T20:22:00Z">
              <m:r>
                <w:rPr>
                  <w:rFonts w:ascii="Cambria Math" w:hAnsi="Cambria Math"/>
                </w:rPr>
                <m:t>ε</m:t>
              </m:r>
            </w:ins>
          </m:e>
          <m:sub>
            <w:ins w:id="4091" w:author="The Si Tran" w:date="2012-12-16T20:22:00Z">
              <m:r>
                <w:rPr>
                  <w:rFonts w:ascii="Cambria Math" w:hAnsi="Cambria Math"/>
                </w:rPr>
                <m:t>t</m:t>
              </m:r>
            </w:ins>
          </m:sub>
        </m:sSub>
      </m:oMath>
      <w:r w:rsidRPr="0049233F">
        <w:rPr>
          <w:szCs w:val="26"/>
          <w:lang w:val="pt-BR"/>
          <w:rPrChange w:id="4092" w:author="The Si Tran" w:date="2012-12-05T23:02:00Z">
            <w:rPr>
              <w:sz w:val="28"/>
              <w:szCs w:val="28"/>
              <w:lang w:val="pt-BR"/>
            </w:rPr>
          </w:rPrChange>
        </w:rPr>
        <w:t xml:space="preserve">. Ở đây ta </w:t>
      </w:r>
      <w:r w:rsidRPr="0049233F">
        <w:rPr>
          <w:szCs w:val="26"/>
          <w:lang w:val="pt-BR"/>
          <w:rPrChange w:id="4093" w:author="The Si Tran" w:date="2012-12-05T23:02:00Z">
            <w:rPr>
              <w:sz w:val="28"/>
              <w:szCs w:val="28"/>
              <w:lang w:val="pt-BR"/>
            </w:rPr>
          </w:rPrChange>
        </w:rPr>
        <w:lastRenderedPageBreak/>
        <w:t>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pStyle w:val="Canhgiua"/>
        <w:rPr>
          <w:lang w:val="pt-BR"/>
          <w:rPrChange w:id="4094" w:author="The Si Tran" w:date="2012-12-05T23:02:00Z">
            <w:rPr>
              <w:sz w:val="28"/>
              <w:szCs w:val="28"/>
              <w:lang w:val="pt-BR"/>
            </w:rPr>
          </w:rPrChange>
        </w:rPr>
        <w:pPrChange w:id="4095" w:author="The Si Tran" w:date="2012-12-16T17:07:00Z">
          <w:pPr>
            <w:ind w:firstLine="540"/>
          </w:pPr>
        </w:pPrChange>
      </w:pPr>
      <w:del w:id="4096" w:author="The Si Tran" w:date="2012-12-14T05:14:00Z">
        <w:r w:rsidRPr="0049233F" w:rsidDel="00802E77">
          <w:rPr>
            <w:noProof/>
            <w:rPrChange w:id="4097" w:author="Unknown">
              <w:rPr>
                <w:noProof/>
                <w:sz w:val="28"/>
                <w:szCs w:val="28"/>
              </w:rPr>
            </w:rPrChange>
          </w:rPr>
          <w:drawing>
            <wp:inline distT="0" distB="0" distL="0" distR="0" wp14:anchorId="3B32A802" wp14:editId="339E4564">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098" w:author="The Si Tran" w:date="2012-12-14T05:14:00Z">
        <w:r w:rsidR="00802E77" w:rsidRPr="006D6C8D">
          <w:rPr>
            <w:noProof/>
            <w:rPrChange w:id="4099" w:author="Unknown">
              <w:rPr>
                <w:noProof/>
              </w:rPr>
            </w:rPrChange>
          </w:rPr>
          <w:drawing>
            <wp:inline distT="0" distB="0" distL="0" distR="0" wp14:anchorId="61C44964" wp14:editId="59D8CA05">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100" w:author="The Si Tran" w:date="2012-12-16T17:07:00Z">
            <w:rPr>
              <w:sz w:val="28"/>
              <w:szCs w:val="28"/>
              <w:lang w:val="pt-BR"/>
            </w:rPr>
          </w:rPrChange>
        </w:rPr>
        <w:pPrChange w:id="4101" w:author="The Si Tran" w:date="2012-12-16T17:07:00Z">
          <w:pPr>
            <w:pStyle w:val="Caption"/>
            <w:ind w:left="2160"/>
          </w:pPr>
        </w:pPrChange>
      </w:pPr>
      <w:bookmarkStart w:id="4102" w:name="_Toc343452743"/>
      <w:bookmarkStart w:id="4103" w:name="_Toc312142082"/>
      <w:bookmarkStart w:id="4104" w:name="_Toc343029957"/>
      <w:r w:rsidRPr="00AD5E7D">
        <w:rPr>
          <w:rPrChange w:id="4105" w:author="The Si Tran" w:date="2012-12-16T17:07:00Z">
            <w:rPr>
              <w:b w:val="0"/>
              <w:sz w:val="28"/>
              <w:szCs w:val="28"/>
              <w:lang w:val="pt-BR"/>
            </w:rPr>
          </w:rPrChange>
        </w:rPr>
        <w:t xml:space="preserve">Hình </w:t>
      </w:r>
      <w:del w:id="4106" w:author="The Si Tran" w:date="2012-12-11T23:24:00Z">
        <w:r w:rsidRPr="00AD5E7D" w:rsidDel="000D0624">
          <w:rPr>
            <w:rPrChange w:id="4107" w:author="The Si Tran" w:date="2012-12-16T17:07:00Z">
              <w:rPr>
                <w:b w:val="0"/>
                <w:sz w:val="28"/>
                <w:szCs w:val="28"/>
              </w:rPr>
            </w:rPrChange>
          </w:rPr>
          <w:fldChar w:fldCharType="begin"/>
        </w:r>
        <w:r w:rsidRPr="00AD5E7D" w:rsidDel="000D0624">
          <w:rPr>
            <w:rPrChange w:id="4108" w:author="The Si Tran" w:date="2012-12-16T17:07:00Z">
              <w:rPr>
                <w:b w:val="0"/>
                <w:sz w:val="28"/>
                <w:szCs w:val="28"/>
                <w:lang w:val="pt-BR"/>
              </w:rPr>
            </w:rPrChange>
          </w:rPr>
          <w:delInstrText xml:space="preserve"> SEQ Hình \* ARABIC </w:delInstrText>
        </w:r>
        <w:r w:rsidRPr="00AD5E7D" w:rsidDel="000D0624">
          <w:rPr>
            <w:rPrChange w:id="4109" w:author="The Si Tran" w:date="2012-12-16T17:07:00Z">
              <w:rPr>
                <w:b w:val="0"/>
                <w:sz w:val="28"/>
                <w:szCs w:val="28"/>
              </w:rPr>
            </w:rPrChange>
          </w:rPr>
          <w:fldChar w:fldCharType="separate"/>
        </w:r>
        <w:r w:rsidRPr="00AD5E7D" w:rsidDel="000D0624">
          <w:rPr>
            <w:rPrChange w:id="4110" w:author="The Si Tran" w:date="2012-12-16T17:07:00Z">
              <w:rPr>
                <w:b w:val="0"/>
                <w:noProof/>
                <w:sz w:val="28"/>
                <w:szCs w:val="28"/>
                <w:lang w:val="pt-BR"/>
              </w:rPr>
            </w:rPrChange>
          </w:rPr>
          <w:delText>8</w:delText>
        </w:r>
        <w:r w:rsidRPr="00AD5E7D" w:rsidDel="000D0624">
          <w:rPr>
            <w:rPrChange w:id="4111" w:author="The Si Tran" w:date="2012-12-16T17:07:00Z">
              <w:rPr>
                <w:b w:val="0"/>
                <w:sz w:val="28"/>
                <w:szCs w:val="28"/>
              </w:rPr>
            </w:rPrChange>
          </w:rPr>
          <w:fldChar w:fldCharType="end"/>
        </w:r>
        <w:r w:rsidRPr="00AD5E7D" w:rsidDel="000D0624">
          <w:rPr>
            <w:rPrChange w:id="4112" w:author="The Si Tran" w:date="2012-12-16T17:07:00Z">
              <w:rPr>
                <w:b w:val="0"/>
                <w:sz w:val="28"/>
                <w:szCs w:val="28"/>
                <w:lang w:val="pt-BR"/>
              </w:rPr>
            </w:rPrChange>
          </w:rPr>
          <w:delText xml:space="preserve"> </w:delText>
        </w:r>
      </w:del>
      <w:ins w:id="4113" w:author="The Si Tran" w:date="2012-12-11T23:24:00Z">
        <w:r w:rsidR="000D0624" w:rsidRPr="00032D83">
          <w:t>3.2</w:t>
        </w:r>
      </w:ins>
      <w:ins w:id="4114" w:author="The Si Tran" w:date="2012-12-15T08:13:00Z">
        <w:r w:rsidR="00307510" w:rsidRPr="006D6C8D">
          <w:t xml:space="preserve">: </w:t>
        </w:r>
      </w:ins>
      <w:ins w:id="4115" w:author="The Si Tran" w:date="2012-12-11T23:24:00Z">
        <w:r w:rsidR="000D0624" w:rsidRPr="00AD5E7D">
          <w:rPr>
            <w:rPrChange w:id="4116" w:author="The Si Tran" w:date="2012-12-16T17:07:00Z">
              <w:rPr>
                <w:b w:val="0"/>
                <w:sz w:val="28"/>
                <w:szCs w:val="28"/>
                <w:lang w:val="pt-BR"/>
              </w:rPr>
            </w:rPrChange>
          </w:rPr>
          <w:t xml:space="preserve"> </w:t>
        </w:r>
      </w:ins>
      <w:r w:rsidRPr="00AD5E7D">
        <w:rPr>
          <w:rPrChange w:id="4117" w:author="The Si Tran" w:date="2012-12-16T17:07:00Z">
            <w:rPr>
              <w:b w:val="0"/>
              <w:sz w:val="28"/>
              <w:szCs w:val="28"/>
              <w:lang w:val="pt-BR"/>
            </w:rPr>
          </w:rPrChange>
        </w:rPr>
        <w:t>ACF và PACF của mô hình</w:t>
      </w:r>
      <w:ins w:id="4118"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119" w:author="The Si Tran" w:date="2012-12-16T20:22:00Z">
                <w:rPr>
                  <w:rFonts w:ascii="Cambria Math" w:hAnsi="Cambria Math"/>
                  <w:i/>
                </w:rPr>
              </w:ins>
            </m:ctrlPr>
          </m:sSubPr>
          <m:e>
            <w:ins w:id="4120" w:author="The Si Tran" w:date="2012-12-16T20:22:00Z">
              <m:r>
                <w:rPr>
                  <w:rFonts w:ascii="Cambria Math" w:hAnsi="Cambria Math"/>
                </w:rPr>
                <m:t>y</m:t>
              </m:r>
            </w:ins>
          </m:e>
          <m:sub>
            <w:ins w:id="4121" w:author="The Si Tran" w:date="2012-12-16T20:22:00Z">
              <m:r>
                <w:rPr>
                  <w:rFonts w:ascii="Cambria Math" w:hAnsi="Cambria Math"/>
                </w:rPr>
                <m:t>t-1</m:t>
              </m:r>
            </w:ins>
          </m:sub>
        </m:sSub>
        <w:ins w:id="4122" w:author="The Si Tran" w:date="2012-12-16T20:22:00Z">
          <m:r>
            <w:rPr>
              <w:rFonts w:ascii="Cambria Math" w:hAnsi="Cambria Math"/>
            </w:rPr>
            <m:t>+0.5</m:t>
          </m:r>
        </w:ins>
        <m:sSub>
          <m:sSubPr>
            <m:ctrlPr>
              <w:ins w:id="4123" w:author="The Si Tran" w:date="2012-12-16T20:22:00Z">
                <w:rPr>
                  <w:rFonts w:ascii="Cambria Math" w:hAnsi="Cambria Math"/>
                  <w:i/>
                </w:rPr>
              </w:ins>
            </m:ctrlPr>
          </m:sSubPr>
          <m:e>
            <w:ins w:id="4124" w:author="The Si Tran" w:date="2012-12-16T20:22:00Z">
              <m:r>
                <w:rPr>
                  <w:rFonts w:ascii="Cambria Math" w:hAnsi="Cambria Math"/>
                </w:rPr>
                <m:t>y</m:t>
              </m:r>
            </w:ins>
          </m:e>
          <m:sub>
            <w:ins w:id="4125" w:author="The Si Tran" w:date="2012-12-16T20:22:00Z">
              <m:r>
                <w:rPr>
                  <w:rFonts w:ascii="Cambria Math" w:hAnsi="Cambria Math"/>
                </w:rPr>
                <m:t>t-2</m:t>
              </m:r>
            </w:ins>
          </m:sub>
        </m:sSub>
        <w:ins w:id="4126" w:author="The Si Tran" w:date="2012-12-16T20:22:00Z">
          <m:r>
            <w:rPr>
              <w:rFonts w:ascii="Cambria Math" w:hAnsi="Cambria Math"/>
            </w:rPr>
            <m:t>+</m:t>
          </m:r>
        </w:ins>
        <m:sSub>
          <m:sSubPr>
            <m:ctrlPr>
              <w:ins w:id="4127" w:author="The Si Tran" w:date="2012-12-16T20:22:00Z">
                <w:rPr>
                  <w:rFonts w:ascii="Cambria Math" w:hAnsi="Cambria Math"/>
                  <w:i/>
                </w:rPr>
              </w:ins>
            </m:ctrlPr>
          </m:sSubPr>
          <m:e>
            <w:ins w:id="4128" w:author="The Si Tran" w:date="2012-12-16T20:22:00Z">
              <m:r>
                <w:rPr>
                  <w:rFonts w:ascii="Cambria Math" w:hAnsi="Cambria Math"/>
                </w:rPr>
                <m:t>ε</m:t>
              </m:r>
            </w:ins>
          </m:e>
          <m:sub>
            <w:ins w:id="4129" w:author="The Si Tran" w:date="2012-12-16T20:22:00Z">
              <m:r>
                <w:rPr>
                  <w:rFonts w:ascii="Cambria Math" w:hAnsi="Cambria Math"/>
                </w:rPr>
                <m:t>t</m:t>
              </m:r>
            </w:ins>
          </m:sub>
        </m:sSub>
      </m:oMath>
      <w:bookmarkEnd w:id="4102"/>
      <w:del w:id="4130" w:author="The Si Tran" w:date="2012-12-11T23:24:00Z">
        <w:r w:rsidRPr="00AD5E7D" w:rsidDel="000D0624">
          <w:rPr>
            <w:rPrChange w:id="4131" w:author="The Si Tran" w:date="2012-12-16T17:07:00Z">
              <w:rPr>
                <w:b w:val="0"/>
                <w:sz w:val="28"/>
                <w:szCs w:val="28"/>
                <w:lang w:val="pt-BR"/>
              </w:rPr>
            </w:rPrChange>
          </w:rPr>
          <w:delText xml:space="preserve">               </w:delText>
        </w:r>
      </w:del>
      <w:bookmarkEnd w:id="4103"/>
      <w:bookmarkEnd w:id="4104"/>
      <w:del w:id="4132" w:author="The Si Tran" w:date="2012-12-16T20:22:00Z">
        <w:r w:rsidR="004C2D67">
          <w:pict w14:anchorId="1AEB2765">
            <v:shape id="_x0000_i1086" type="#_x0000_t75" style="width:158.05pt;height:21.5pt">
              <v:imagedata r:id="rId135" o:title=""/>
            </v:shape>
          </w:pict>
        </w:r>
      </w:del>
    </w:p>
    <w:p w14:paraId="0CEE5063" w14:textId="41373C7E" w:rsidR="006A21F7" w:rsidRPr="0049233F" w:rsidRDefault="006A21F7" w:rsidP="006A21F7">
      <w:pPr>
        <w:pStyle w:val="Heading2"/>
        <w:rPr>
          <w:sz w:val="26"/>
          <w:szCs w:val="26"/>
          <w:lang w:val="pt-BR"/>
          <w:rPrChange w:id="4133" w:author="The Si Tran" w:date="2012-12-05T23:02:00Z">
            <w:rPr>
              <w:lang w:val="pt-BR"/>
            </w:rPr>
          </w:rPrChange>
        </w:rPr>
      </w:pPr>
      <w:bookmarkStart w:id="4134" w:name="_Toc312142552"/>
      <w:bookmarkStart w:id="4135" w:name="_Toc343461217"/>
      <w:r w:rsidRPr="0049233F">
        <w:rPr>
          <w:sz w:val="26"/>
          <w:szCs w:val="26"/>
          <w:lang w:val="pt-BR"/>
          <w:rPrChange w:id="4136" w:author="The Si Tran" w:date="2012-12-05T23:02:00Z">
            <w:rPr>
              <w:rFonts w:cs="Times New Roman"/>
              <w:iCs w:val="0"/>
              <w:sz w:val="20"/>
              <w:szCs w:val="20"/>
              <w:lang w:val="pt-BR"/>
            </w:rPr>
          </w:rPrChange>
        </w:rPr>
        <w:t>Mô hình kết hợp tự hồi quy và trung bình di động, ARMA(p,q)</w:t>
      </w:r>
      <w:bookmarkEnd w:id="4134"/>
      <w:bookmarkEnd w:id="4135"/>
    </w:p>
    <w:p w14:paraId="2D8EB10B" w14:textId="1F65A94E" w:rsidR="00E000DF" w:rsidRPr="00A50679" w:rsidRDefault="005B71D4">
      <w:pPr>
        <w:rPr>
          <w:ins w:id="4137" w:author="The Si Tran" w:date="2012-12-12T00:14:00Z"/>
        </w:rPr>
        <w:pPrChange w:id="4138" w:author="The Si Tran" w:date="2012-12-15T08:15:00Z">
          <w:pPr>
            <w:spacing w:before="100" w:beforeAutospacing="1" w:after="100" w:afterAutospacing="1"/>
          </w:pPr>
        </w:pPrChange>
      </w:pPr>
      <w:ins w:id="4139" w:author="The Si Tran" w:date="2012-12-15T08:14:00Z">
        <w:r>
          <w:rPr>
            <w:noProof/>
            <w:rPrChange w:id="4140" w:author="Unknown">
              <w:rPr>
                <w:b/>
                <w:bCs/>
                <w:noProof/>
                <w:sz w:val="20"/>
                <w:szCs w:val="20"/>
              </w:rPr>
            </w:rPrChange>
          </w:rPr>
          <mc:AlternateContent>
            <mc:Choice Requires="wps">
              <w:drawing>
                <wp:anchor distT="0" distB="0" distL="114300" distR="114300" simplePos="0" relativeHeight="251667456" behindDoc="0" locked="0" layoutInCell="1" allowOverlap="1" wp14:anchorId="70A59FC5" wp14:editId="6CCB0099">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4C2D67" w:rsidRDefault="004C2D67">
                              <w:pPr>
                                <w:pStyle w:val="EquationIndex"/>
                                <w:pPrChange w:id="4141" w:author="The Si Tran" w:date="2012-12-15T08:12:00Z">
                                  <w:pPr/>
                                </w:pPrChange>
                              </w:pPr>
                              <w:r>
                                <w:t>(3.</w:t>
                              </w:r>
                              <w:ins w:id="4142" w:author="The Si Tran" w:date="2012-12-14T04:55:00Z">
                                <w:r>
                                  <w:t>8</w:t>
                                </w:r>
                              </w:ins>
                              <w:del w:id="414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4C2D67" w:rsidRDefault="004C2D67">
                        <w:pPr>
                          <w:pStyle w:val="EquationIndex"/>
                          <w:pPrChange w:id="4144" w:author="The Si Tran" w:date="2012-12-15T08:12:00Z">
                            <w:pPr/>
                          </w:pPrChange>
                        </w:pPr>
                        <w:r>
                          <w:t>(3.</w:t>
                        </w:r>
                        <w:ins w:id="4145" w:author="The Si Tran" w:date="2012-12-14T04:55:00Z">
                          <w:r>
                            <w:t>8</w:t>
                          </w:r>
                        </w:ins>
                        <w:del w:id="4146" w:author="The Si Tran" w:date="2012-12-14T04:55:00Z">
                          <w:r w:rsidDel="004505B3">
                            <w:delText>2.1</w:delText>
                          </w:r>
                        </w:del>
                        <w:r>
                          <w:t>)</w:t>
                        </w:r>
                      </w:p>
                    </w:txbxContent>
                  </v:textbox>
                </v:shape>
              </w:pict>
            </mc:Fallback>
          </mc:AlternateContent>
        </w:r>
      </w:ins>
      <w:ins w:id="4147"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AR(p)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148" w:author="The Si Tran" w:date="2012-12-15T08:14:00Z">
        <w:r w:rsidRPr="005B71D4">
          <w:rPr>
            <w:noProof/>
          </w:rPr>
          <w:t xml:space="preserve"> </w:t>
        </w:r>
      </w:ins>
    </w:p>
    <w:p w14:paraId="562ACCFC" w14:textId="77C93F8B" w:rsidR="00E000DF" w:rsidRDefault="004C2D67">
      <w:pPr>
        <w:pStyle w:val="Canhgiua"/>
        <w:rPr>
          <w:ins w:id="4149" w:author="The Si Tran" w:date="2012-12-12T00:14:00Z"/>
        </w:rPr>
        <w:pPrChange w:id="4150"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151" w:author="The Si Tran" w:date="2012-12-12T00:14:00Z"/>
          <w:lang w:val="pt-BR"/>
        </w:rPr>
        <w:pPrChange w:id="4152" w:author="The Si Tran" w:date="2012-12-16T10:34:00Z">
          <w:pPr>
            <w:ind w:firstLine="540"/>
          </w:pPr>
        </w:pPrChange>
      </w:pPr>
      <w:ins w:id="4153"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154" w:author="The Si Tran" w:date="2012-12-12T00:14:00Z"/>
          <w:lang w:val="pt-BR"/>
          <w:rPrChange w:id="4155" w:author="The Si Tran" w:date="2012-12-12T00:14:00Z">
            <w:rPr>
              <w:del w:id="4156" w:author="The Si Tran" w:date="2012-12-12T00:14:00Z"/>
              <w:color w:val="FF0000"/>
              <w:sz w:val="32"/>
              <w:lang w:val="pt-BR"/>
            </w:rPr>
          </w:rPrChange>
        </w:rPr>
        <w:pPrChange w:id="4157" w:author="The Si Tran" w:date="2012-12-15T08:15:00Z">
          <w:pPr>
            <w:ind w:left="540"/>
          </w:pPr>
        </w:pPrChange>
      </w:pPr>
      <w:ins w:id="4158" w:author="The Si Tran" w:date="2012-12-12T00:14:00Z">
        <w:r w:rsidRPr="00465185">
          <w:rPr>
            <w:lang w:val="pt-BR"/>
          </w:rPr>
          <w:lastRenderedPageBreak/>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và </w:t>
        </w:r>
        <w:r>
          <w:rPr>
            <w:lang w:val="pt-BR"/>
          </w:rPr>
          <w:t xml:space="preserve">của mô hình </w:t>
        </w:r>
        <w:r w:rsidRPr="00465185">
          <w:rPr>
            <w:lang w:val="pt-BR"/>
          </w:rPr>
          <w:t>MA(q). Tức là hàm tự tương quan riêng phần và hàm tự tương quan giảm dần về không.</w:t>
        </w:r>
      </w:ins>
      <w:del w:id="4159" w:author="The Si Tran" w:date="2012-12-12T00:14:00Z">
        <w:r w:rsidR="00637F2A" w:rsidRPr="0049233F" w:rsidDel="00E000DF">
          <w:rPr>
            <w:color w:val="FF0000"/>
            <w:lang w:val="pt-BR"/>
            <w:rPrChange w:id="4160"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161" w:author="The Si Tran" w:date="2012-12-06T01:42:00Z"/>
          <w:lang w:val="pt-BR"/>
          <w:rPrChange w:id="4162" w:author="The Si Tran" w:date="2012-12-06T01:39:00Z">
            <w:rPr>
              <w:del w:id="4163" w:author="The Si Tran" w:date="2012-12-06T01:42:00Z"/>
              <w:sz w:val="28"/>
              <w:szCs w:val="28"/>
              <w:lang w:val="pt-BR"/>
            </w:rPr>
          </w:rPrChange>
        </w:rPr>
        <w:pPrChange w:id="4164" w:author="The Si Tran" w:date="2012-12-15T08:15:00Z">
          <w:pPr>
            <w:ind w:firstLine="540"/>
          </w:pPr>
        </w:pPrChange>
      </w:pPr>
      <w:del w:id="4165" w:author="The Si Tran" w:date="2012-12-12T00:14:00Z">
        <w:r w:rsidRPr="0049233F" w:rsidDel="00E000DF">
          <w:rPr>
            <w:lang w:val="pt-BR"/>
            <w:rPrChange w:id="4166"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167" w:author="The Si Tran" w:date="2012-12-12T00:14:00Z"/>
          <w:b/>
          <w:lang w:val="pt-BR"/>
          <w:rPrChange w:id="4168" w:author="The Si Tran" w:date="2012-12-05T23:02:00Z">
            <w:rPr>
              <w:del w:id="4169" w:author="The Si Tran" w:date="2012-12-12T00:14:00Z"/>
              <w:b/>
              <w:sz w:val="28"/>
              <w:szCs w:val="28"/>
              <w:lang w:val="pt-BR"/>
            </w:rPr>
          </w:rPrChange>
        </w:rPr>
        <w:pPrChange w:id="4170" w:author="The Si Tran" w:date="2012-12-15T08:15:00Z">
          <w:pPr>
            <w:ind w:firstLine="540"/>
          </w:pPr>
        </w:pPrChange>
      </w:pPr>
      <w:del w:id="4171" w:author="The Si Tran" w:date="2012-12-06T01:42:00Z">
        <w:r w:rsidRPr="00AF1345" w:rsidDel="00267538">
          <w:rPr>
            <w:position w:val="-28"/>
            <w:lang w:val="pt-BR"/>
          </w:rPr>
          <w:object w:dxaOrig="3019" w:dyaOrig="680" w14:anchorId="4A5307FC">
            <v:shape id="_x0000_i1087" type="#_x0000_t75" style="width:230.05pt;height:50.5pt" o:ole="">
              <v:imagedata r:id="rId139" o:title=""/>
            </v:shape>
            <o:OLEObject Type="Embed" ProgID="Equation.DSMT4" ShapeID="_x0000_i1087" DrawAspect="Content" ObjectID="_1417235489" r:id="rId140"/>
          </w:object>
        </w:r>
        <w:r w:rsidRPr="0049233F" w:rsidDel="00267538">
          <w:rPr>
            <w:b/>
            <w:lang w:val="pt-BR"/>
            <w:rPrChange w:id="4172"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173" w:author="The Si Tran" w:date="2012-12-12T00:14:00Z"/>
          <w:lang w:val="pt-BR"/>
          <w:rPrChange w:id="4174" w:author="The Si Tran" w:date="2012-12-06T01:43:00Z">
            <w:rPr>
              <w:del w:id="4175" w:author="The Si Tran" w:date="2012-12-12T00:14:00Z"/>
              <w:sz w:val="28"/>
              <w:szCs w:val="28"/>
              <w:lang w:val="pt-BR"/>
            </w:rPr>
          </w:rPrChange>
        </w:rPr>
        <w:pPrChange w:id="4176" w:author="The Si Tran" w:date="2012-12-15T08:15:00Z">
          <w:pPr>
            <w:ind w:firstLine="540"/>
          </w:pPr>
        </w:pPrChange>
      </w:pPr>
      <w:del w:id="4177" w:author="The Si Tran" w:date="2012-12-12T00:14:00Z">
        <w:r w:rsidRPr="0049233F" w:rsidDel="00E000DF">
          <w:rPr>
            <w:lang w:val="pt-BR"/>
            <w:rPrChange w:id="4178"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179" w:author="The Si Tran" w:date="2012-12-06T01:43:00Z"/>
          <w:lang w:val="pt-BR"/>
          <w:rPrChange w:id="4180" w:author="The Si Tran" w:date="2012-12-05T23:02:00Z">
            <w:rPr>
              <w:del w:id="4181" w:author="The Si Tran" w:date="2012-12-06T01:43:00Z"/>
              <w:sz w:val="28"/>
              <w:szCs w:val="28"/>
              <w:lang w:val="pt-BR"/>
            </w:rPr>
          </w:rPrChange>
        </w:rPr>
        <w:pPrChange w:id="4182" w:author="The Si Tran" w:date="2012-12-15T08:15:00Z">
          <w:pPr>
            <w:ind w:firstLine="540"/>
          </w:pPr>
        </w:pPrChange>
      </w:pPr>
      <w:del w:id="4183" w:author="The Si Tran" w:date="2012-12-06T01:43:00Z">
        <w:r w:rsidRPr="00AF1345" w:rsidDel="00720763">
          <w:rPr>
            <w:position w:val="-12"/>
            <w:lang w:val="pt-BR"/>
          </w:rPr>
          <w:object w:dxaOrig="2060" w:dyaOrig="360" w14:anchorId="6E663486">
            <v:shape id="_x0000_i1088" type="#_x0000_t75" style="width:2in;height:21.5pt" o:ole="">
              <v:imagedata r:id="rId141" o:title=""/>
            </v:shape>
            <o:OLEObject Type="Embed" ProgID="Equation.DSMT4" ShapeID="_x0000_i1088" DrawAspect="Content" ObjectID="_1417235490" r:id="rId142"/>
          </w:object>
        </w:r>
      </w:del>
    </w:p>
    <w:p w14:paraId="6E60FF36" w14:textId="77777777" w:rsidR="006A21F7" w:rsidRPr="0049233F" w:rsidDel="00E000DF" w:rsidRDefault="006A21F7">
      <w:pPr>
        <w:rPr>
          <w:del w:id="4184" w:author="The Si Tran" w:date="2012-12-12T00:14:00Z"/>
          <w:lang w:val="pt-BR"/>
          <w:rPrChange w:id="4185" w:author="The Si Tran" w:date="2012-12-05T23:02:00Z">
            <w:rPr>
              <w:del w:id="4186" w:author="The Si Tran" w:date="2012-12-12T00:14:00Z"/>
              <w:sz w:val="28"/>
              <w:szCs w:val="28"/>
              <w:lang w:val="pt-BR"/>
            </w:rPr>
          </w:rPrChange>
        </w:rPr>
        <w:pPrChange w:id="4187" w:author="The Si Tran" w:date="2012-12-15T08:15:00Z">
          <w:pPr>
            <w:ind w:firstLine="540"/>
          </w:pPr>
        </w:pPrChange>
      </w:pPr>
      <w:del w:id="4188" w:author="The Si Tran" w:date="2012-12-12T00:14:00Z">
        <w:r w:rsidRPr="0049233F" w:rsidDel="00E000DF">
          <w:rPr>
            <w:lang w:val="pt-BR"/>
            <w:rPrChange w:id="4189"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190" w:author="The Si Tran" w:date="2012-12-12T00:14:00Z"/>
          <w:lang w:val="pt-BR"/>
          <w:rPrChange w:id="4191" w:author="The Si Tran" w:date="2012-12-05T23:02:00Z">
            <w:rPr>
              <w:del w:id="4192" w:author="The Si Tran" w:date="2012-12-12T00:14:00Z"/>
              <w:sz w:val="28"/>
              <w:szCs w:val="28"/>
              <w:lang w:val="pt-BR"/>
            </w:rPr>
          </w:rPrChange>
        </w:rPr>
        <w:pPrChange w:id="4193" w:author="The Si Tran" w:date="2012-12-15T08:15:00Z">
          <w:pPr>
            <w:ind w:firstLine="540"/>
          </w:pPr>
        </w:pPrChange>
      </w:pPr>
      <w:del w:id="4194" w:author="The Si Tran" w:date="2012-12-12T00:14:00Z">
        <w:r w:rsidRPr="0049233F" w:rsidDel="00E000DF">
          <w:rPr>
            <w:lang w:val="pt-BR"/>
            <w:rPrChange w:id="4195"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196" w:author="The Si Tran" w:date="2012-12-06T20:20:00Z"/>
          <w:lang w:val="pt-BR"/>
          <w:rPrChange w:id="4197" w:author="The Si Tran" w:date="2012-12-06T20:20:00Z">
            <w:rPr>
              <w:del w:id="4198" w:author="The Si Tran" w:date="2012-12-06T20:20:00Z"/>
              <w:sz w:val="28"/>
              <w:szCs w:val="28"/>
              <w:lang w:val="pt-BR"/>
            </w:rPr>
          </w:rPrChange>
        </w:rPr>
        <w:pPrChange w:id="4199" w:author="The Si Tran" w:date="2012-12-15T08:15:00Z">
          <w:pPr>
            <w:ind w:firstLine="540"/>
          </w:pPr>
        </w:pPrChange>
      </w:pPr>
      <w:del w:id="4200" w:author="The Si Tran" w:date="2012-12-14T05:17:00Z">
        <w:r w:rsidRPr="0049233F" w:rsidDel="0056499D">
          <w:rPr>
            <w:lang w:val="pt-BR"/>
            <w:rPrChange w:id="4201"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202" w:author="The Si Tran" w:date="2012-12-06T20:20:00Z"/>
          <w:lang w:val="pt-BR"/>
          <w:rPrChange w:id="4203" w:author="The Si Tran" w:date="2012-12-05T23:02:00Z">
            <w:rPr>
              <w:del w:id="4204" w:author="The Si Tran" w:date="2012-12-06T20:20:00Z"/>
              <w:sz w:val="28"/>
              <w:szCs w:val="28"/>
              <w:lang w:val="pt-BR"/>
            </w:rPr>
          </w:rPrChange>
        </w:rPr>
        <w:pPrChange w:id="4205" w:author="The Si Tran" w:date="2012-12-15T08:15:00Z">
          <w:pPr>
            <w:ind w:firstLine="540"/>
          </w:pPr>
        </w:pPrChange>
      </w:pPr>
      <w:del w:id="4206" w:author="The Si Tran" w:date="2012-12-06T20:20:00Z">
        <w:r w:rsidRPr="00AF1345" w:rsidDel="00AB2E63">
          <w:rPr>
            <w:position w:val="-12"/>
            <w:lang w:val="pt-BR"/>
          </w:rPr>
          <w:object w:dxaOrig="2780" w:dyaOrig="360" w14:anchorId="61F9DAAF">
            <v:shape id="_x0000_i1089" type="#_x0000_t75" style="width:172.05pt;height:21.5pt" o:ole="">
              <v:imagedata r:id="rId143" o:title=""/>
            </v:shape>
            <o:OLEObject Type="Embed" ProgID="Equation.DSMT4" ShapeID="_x0000_i1089" DrawAspect="Content" ObjectID="_1417235491" r:id="rId144"/>
          </w:object>
        </w:r>
      </w:del>
    </w:p>
    <w:p w14:paraId="60961C99" w14:textId="38E57295" w:rsidR="006A21F7" w:rsidRPr="0049233F" w:rsidDel="0056499D" w:rsidRDefault="006A21F7">
      <w:pPr>
        <w:rPr>
          <w:del w:id="4207" w:author="The Si Tran" w:date="2012-12-14T05:17:00Z"/>
          <w:lang w:val="pt-BR"/>
          <w:rPrChange w:id="4208" w:author="The Si Tran" w:date="2012-12-05T23:02:00Z">
            <w:rPr>
              <w:del w:id="4209" w:author="The Si Tran" w:date="2012-12-14T05:17:00Z"/>
              <w:sz w:val="28"/>
              <w:szCs w:val="28"/>
              <w:lang w:val="pt-BR"/>
            </w:rPr>
          </w:rPrChange>
        </w:rPr>
        <w:pPrChange w:id="4210" w:author="The Si Tran" w:date="2012-12-15T08:15:00Z">
          <w:pPr>
            <w:ind w:firstLine="540"/>
          </w:pPr>
        </w:pPrChange>
      </w:pPr>
    </w:p>
    <w:p w14:paraId="79D3F524" w14:textId="50762591" w:rsidR="006A21F7" w:rsidRPr="0049233F" w:rsidDel="0056499D" w:rsidRDefault="006A21F7">
      <w:pPr>
        <w:rPr>
          <w:del w:id="4211" w:author="The Si Tran" w:date="2012-12-14T05:17:00Z"/>
          <w:i/>
          <w:rPrChange w:id="4212" w:author="The Si Tran" w:date="2012-12-05T23:02:00Z">
            <w:rPr>
              <w:del w:id="4213" w:author="The Si Tran" w:date="2012-12-14T05:17:00Z"/>
              <w:i/>
              <w:sz w:val="28"/>
              <w:szCs w:val="28"/>
            </w:rPr>
          </w:rPrChange>
        </w:rPr>
        <w:pPrChange w:id="4214" w:author="The Si Tran" w:date="2012-12-15T08:15:00Z">
          <w:pPr>
            <w:ind w:firstLine="540"/>
          </w:pPr>
        </w:pPrChange>
      </w:pPr>
      <w:del w:id="4215" w:author="The Si Tran" w:date="2012-12-14T05:17:00Z">
        <w:r w:rsidRPr="0049233F" w:rsidDel="0056499D">
          <w:rPr>
            <w:i/>
            <w:rPrChange w:id="4216" w:author="The Si Tran" w:date="2012-12-05T23:02:00Z">
              <w:rPr>
                <w:i/>
                <w:sz w:val="28"/>
                <w:szCs w:val="28"/>
              </w:rPr>
            </w:rPrChange>
          </w:rPr>
          <w:delText>&gt; set.seed(1)</w:delText>
        </w:r>
      </w:del>
    </w:p>
    <w:p w14:paraId="537064EE" w14:textId="18049E6A" w:rsidR="006A21F7" w:rsidRPr="0049233F" w:rsidDel="0056499D" w:rsidRDefault="006A21F7">
      <w:pPr>
        <w:rPr>
          <w:del w:id="4217" w:author="The Si Tran" w:date="2012-12-14T05:17:00Z"/>
          <w:i/>
          <w:rPrChange w:id="4218" w:author="The Si Tran" w:date="2012-12-05T23:02:00Z">
            <w:rPr>
              <w:del w:id="4219" w:author="The Si Tran" w:date="2012-12-14T05:17:00Z"/>
              <w:i/>
              <w:sz w:val="28"/>
              <w:szCs w:val="28"/>
            </w:rPr>
          </w:rPrChange>
        </w:rPr>
        <w:pPrChange w:id="4220" w:author="The Si Tran" w:date="2012-12-15T08:15:00Z">
          <w:pPr>
            <w:ind w:firstLine="540"/>
          </w:pPr>
        </w:pPrChange>
      </w:pPr>
      <w:del w:id="4221" w:author="The Si Tran" w:date="2012-12-14T05:17:00Z">
        <w:r w:rsidRPr="0049233F" w:rsidDel="0056499D">
          <w:rPr>
            <w:i/>
            <w:rPrChange w:id="4222" w:author="The Si Tran" w:date="2012-12-05T23:02:00Z">
              <w:rPr>
                <w:i/>
                <w:sz w:val="28"/>
                <w:szCs w:val="28"/>
              </w:rPr>
            </w:rPrChange>
          </w:rPr>
          <w:delText>&gt; y &lt;- e &lt;- rnorm(1000)</w:delText>
        </w:r>
      </w:del>
    </w:p>
    <w:p w14:paraId="19DCEC3C" w14:textId="5B688827" w:rsidR="006A21F7" w:rsidRPr="0049233F" w:rsidDel="0056499D" w:rsidRDefault="006A21F7">
      <w:pPr>
        <w:rPr>
          <w:del w:id="4223" w:author="The Si Tran" w:date="2012-12-14T05:17:00Z"/>
          <w:i/>
          <w:lang w:val="fr-FR"/>
          <w:rPrChange w:id="4224" w:author="The Si Tran" w:date="2012-12-05T23:02:00Z">
            <w:rPr>
              <w:del w:id="4225" w:author="The Si Tran" w:date="2012-12-14T05:17:00Z"/>
              <w:i/>
              <w:sz w:val="28"/>
              <w:szCs w:val="28"/>
              <w:lang w:val="fr-FR"/>
            </w:rPr>
          </w:rPrChange>
        </w:rPr>
        <w:pPrChange w:id="4226" w:author="The Si Tran" w:date="2012-12-15T08:15:00Z">
          <w:pPr>
            <w:ind w:firstLine="540"/>
          </w:pPr>
        </w:pPrChange>
      </w:pPr>
      <w:del w:id="4227" w:author="The Si Tran" w:date="2012-12-14T05:17:00Z">
        <w:r w:rsidRPr="0049233F" w:rsidDel="0056499D">
          <w:rPr>
            <w:i/>
            <w:lang w:val="fr-FR"/>
            <w:rPrChange w:id="4228"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229" w:author="The Si Tran" w:date="2012-12-14T05:17:00Z"/>
          <w:i/>
          <w:lang w:val="fr-FR"/>
          <w:rPrChange w:id="4230" w:author="The Si Tran" w:date="2012-12-05T23:02:00Z">
            <w:rPr>
              <w:del w:id="4231" w:author="The Si Tran" w:date="2012-12-14T05:17:00Z"/>
              <w:i/>
              <w:sz w:val="28"/>
              <w:szCs w:val="28"/>
              <w:lang w:val="fr-FR"/>
            </w:rPr>
          </w:rPrChange>
        </w:rPr>
        <w:pPrChange w:id="4232" w:author="The Si Tran" w:date="2012-12-15T08:15:00Z">
          <w:pPr>
            <w:ind w:firstLine="540"/>
          </w:pPr>
        </w:pPrChange>
      </w:pPr>
      <w:del w:id="4233" w:author="The Si Tran" w:date="2012-12-14T05:17:00Z">
        <w:r w:rsidRPr="0049233F" w:rsidDel="0056499D">
          <w:rPr>
            <w:i/>
            <w:lang w:val="fr-FR"/>
            <w:rPrChange w:id="4234"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235" w:author="The Si Tran" w:date="2012-12-14T05:17:00Z"/>
          <w:i/>
          <w:lang w:val="pt-BR"/>
          <w:rPrChange w:id="4236" w:author="The Si Tran" w:date="2012-12-05T23:02:00Z">
            <w:rPr>
              <w:del w:id="4237" w:author="The Si Tran" w:date="2012-12-14T05:17:00Z"/>
              <w:i/>
              <w:sz w:val="28"/>
              <w:szCs w:val="28"/>
              <w:lang w:val="pt-BR"/>
            </w:rPr>
          </w:rPrChange>
        </w:rPr>
        <w:pPrChange w:id="4238" w:author="The Si Tran" w:date="2012-12-15T08:15:00Z">
          <w:pPr>
            <w:ind w:firstLine="540"/>
          </w:pPr>
        </w:pPrChange>
      </w:pPr>
      <w:del w:id="4239" w:author="The Si Tran" w:date="2012-12-14T05:17:00Z">
        <w:r w:rsidRPr="0049233F" w:rsidDel="0056499D">
          <w:rPr>
            <w:i/>
            <w:lang w:val="pt-BR"/>
            <w:rPrChange w:id="4240" w:author="The Si Tran" w:date="2012-12-05T23:02:00Z">
              <w:rPr>
                <w:i/>
                <w:sz w:val="28"/>
                <w:szCs w:val="28"/>
                <w:lang w:val="pt-BR"/>
              </w:rPr>
            </w:rPrChange>
          </w:rPr>
          <w:delText>+ }</w:delText>
        </w:r>
      </w:del>
    </w:p>
    <w:p w14:paraId="313BF30B" w14:textId="4E12318A" w:rsidR="006A21F7" w:rsidRPr="0049233F" w:rsidDel="0056499D" w:rsidRDefault="006A21F7">
      <w:pPr>
        <w:rPr>
          <w:del w:id="4241" w:author="The Si Tran" w:date="2012-12-14T05:17:00Z"/>
          <w:i/>
          <w:lang w:val="pt-BR"/>
          <w:rPrChange w:id="4242" w:author="The Si Tran" w:date="2012-12-05T23:02:00Z">
            <w:rPr>
              <w:del w:id="4243" w:author="The Si Tran" w:date="2012-12-14T05:17:00Z"/>
              <w:i/>
              <w:sz w:val="28"/>
              <w:szCs w:val="28"/>
              <w:lang w:val="pt-BR"/>
            </w:rPr>
          </w:rPrChange>
        </w:rPr>
        <w:pPrChange w:id="4244" w:author="The Si Tran" w:date="2012-12-15T08:15:00Z">
          <w:pPr>
            <w:ind w:firstLine="540"/>
          </w:pPr>
        </w:pPrChange>
      </w:pPr>
      <w:del w:id="4245" w:author="The Si Tran" w:date="2012-12-14T05:17:00Z">
        <w:r w:rsidRPr="0049233F" w:rsidDel="0056499D">
          <w:rPr>
            <w:i/>
            <w:lang w:val="pt-BR"/>
            <w:rPrChange w:id="4246" w:author="The Si Tran" w:date="2012-12-05T23:02:00Z">
              <w:rPr>
                <w:i/>
                <w:sz w:val="28"/>
                <w:szCs w:val="28"/>
                <w:lang w:val="pt-BR"/>
              </w:rPr>
            </w:rPrChange>
          </w:rPr>
          <w:delText>&gt; layout(1:2)</w:delText>
        </w:r>
      </w:del>
    </w:p>
    <w:p w14:paraId="63E7A8B6" w14:textId="3CB13122" w:rsidR="006A21F7" w:rsidRPr="0049233F" w:rsidDel="0056499D" w:rsidRDefault="006A21F7">
      <w:pPr>
        <w:rPr>
          <w:del w:id="4247" w:author="The Si Tran" w:date="2012-12-14T05:17:00Z"/>
          <w:i/>
          <w:lang w:val="pt-BR"/>
          <w:rPrChange w:id="4248" w:author="The Si Tran" w:date="2012-12-05T23:02:00Z">
            <w:rPr>
              <w:del w:id="4249" w:author="The Si Tran" w:date="2012-12-14T05:17:00Z"/>
              <w:i/>
              <w:sz w:val="28"/>
              <w:szCs w:val="28"/>
              <w:lang w:val="pt-BR"/>
            </w:rPr>
          </w:rPrChange>
        </w:rPr>
        <w:pPrChange w:id="4250" w:author="The Si Tran" w:date="2012-12-15T08:15:00Z">
          <w:pPr>
            <w:ind w:firstLine="540"/>
          </w:pPr>
        </w:pPrChange>
      </w:pPr>
      <w:del w:id="4251" w:author="The Si Tran" w:date="2012-12-14T05:17:00Z">
        <w:r w:rsidRPr="0049233F" w:rsidDel="0056499D">
          <w:rPr>
            <w:i/>
            <w:lang w:val="pt-BR"/>
            <w:rPrChange w:id="4252" w:author="The Si Tran" w:date="2012-12-05T23:02:00Z">
              <w:rPr>
                <w:i/>
                <w:sz w:val="28"/>
                <w:szCs w:val="28"/>
                <w:lang w:val="pt-BR"/>
              </w:rPr>
            </w:rPrChange>
          </w:rPr>
          <w:delText>&gt; acf(y)</w:delText>
        </w:r>
      </w:del>
    </w:p>
    <w:p w14:paraId="49404567" w14:textId="20C358A2" w:rsidR="006A21F7" w:rsidRPr="0049233F" w:rsidDel="0056499D" w:rsidRDefault="006A21F7">
      <w:pPr>
        <w:rPr>
          <w:del w:id="4253" w:author="The Si Tran" w:date="2012-12-14T05:17:00Z"/>
          <w:i/>
          <w:lang w:val="pt-BR"/>
          <w:rPrChange w:id="4254" w:author="The Si Tran" w:date="2012-12-05T23:02:00Z">
            <w:rPr>
              <w:del w:id="4255" w:author="The Si Tran" w:date="2012-12-14T05:17:00Z"/>
              <w:i/>
              <w:sz w:val="28"/>
              <w:szCs w:val="28"/>
              <w:lang w:val="pt-BR"/>
            </w:rPr>
          </w:rPrChange>
        </w:rPr>
        <w:pPrChange w:id="4256" w:author="The Si Tran" w:date="2012-12-15T08:15:00Z">
          <w:pPr>
            <w:ind w:firstLine="540"/>
          </w:pPr>
        </w:pPrChange>
      </w:pPr>
      <w:del w:id="4257" w:author="The Si Tran" w:date="2012-12-14T05:17:00Z">
        <w:r w:rsidRPr="0049233F" w:rsidDel="0056499D">
          <w:rPr>
            <w:i/>
            <w:lang w:val="pt-BR"/>
            <w:rPrChange w:id="4258" w:author="The Si Tran" w:date="2012-12-05T23:02:00Z">
              <w:rPr>
                <w:i/>
                <w:sz w:val="28"/>
                <w:szCs w:val="28"/>
                <w:lang w:val="pt-BR"/>
              </w:rPr>
            </w:rPrChange>
          </w:rPr>
          <w:delText>&gt; pacf(y)</w:delText>
        </w:r>
      </w:del>
    </w:p>
    <w:p w14:paraId="41B360DA" w14:textId="77777777" w:rsidR="006A21F7" w:rsidRPr="0049233F" w:rsidRDefault="006A21F7">
      <w:pPr>
        <w:rPr>
          <w:lang w:val="pt-BR"/>
          <w:rPrChange w:id="4259" w:author="The Si Tran" w:date="2012-12-05T23:02:00Z">
            <w:rPr>
              <w:sz w:val="28"/>
              <w:szCs w:val="28"/>
              <w:lang w:val="pt-BR"/>
            </w:rPr>
          </w:rPrChange>
        </w:rPr>
        <w:pPrChange w:id="4260" w:author="The Si Tran" w:date="2012-12-15T08:15:00Z">
          <w:pPr>
            <w:ind w:firstLine="540"/>
          </w:pPr>
        </w:pPrChange>
      </w:pPr>
    </w:p>
    <w:p w14:paraId="19975C45" w14:textId="624C7ED4" w:rsidR="006A21F7" w:rsidRPr="0049233F" w:rsidRDefault="006A21F7">
      <w:pPr>
        <w:rPr>
          <w:lang w:val="pt-BR"/>
          <w:rPrChange w:id="4261" w:author="The Si Tran" w:date="2012-12-05T23:02:00Z">
            <w:rPr>
              <w:sz w:val="28"/>
              <w:szCs w:val="28"/>
              <w:lang w:val="pt-BR"/>
            </w:rPr>
          </w:rPrChange>
        </w:rPr>
        <w:pPrChange w:id="4262" w:author="The Si Tran" w:date="2012-12-15T08:15:00Z">
          <w:pPr>
            <w:ind w:firstLine="540"/>
          </w:pPr>
        </w:pPrChange>
      </w:pPr>
      <w:r w:rsidRPr="0049233F">
        <w:rPr>
          <w:lang w:val="pt-BR"/>
          <w:rPrChange w:id="4263" w:author="The Si Tran" w:date="2012-12-05T23:02:00Z">
            <w:rPr>
              <w:sz w:val="28"/>
              <w:szCs w:val="28"/>
              <w:lang w:val="pt-BR"/>
            </w:rPr>
          </w:rPrChange>
        </w:rPr>
        <w:t xml:space="preserve">Hình </w:t>
      </w:r>
      <w:ins w:id="4264" w:author="The Si Tran" w:date="2012-12-12T00:14:00Z">
        <w:r w:rsidR="00CE4725">
          <w:rPr>
            <w:lang w:val="pt-BR"/>
          </w:rPr>
          <w:t>3.3</w:t>
        </w:r>
      </w:ins>
      <w:del w:id="4265" w:author="The Si Tran" w:date="2012-12-12T00:14:00Z">
        <w:r w:rsidRPr="0049233F" w:rsidDel="00CE4725">
          <w:rPr>
            <w:lang w:val="pt-BR"/>
            <w:rPrChange w:id="4266" w:author="The Si Tran" w:date="2012-12-05T23:02:00Z">
              <w:rPr>
                <w:sz w:val="28"/>
                <w:szCs w:val="28"/>
                <w:lang w:val="pt-BR"/>
              </w:rPr>
            </w:rPrChange>
          </w:rPr>
          <w:delText>9</w:delText>
        </w:r>
      </w:del>
      <w:r w:rsidRPr="0049233F">
        <w:rPr>
          <w:lang w:val="pt-BR"/>
          <w:rPrChange w:id="4267"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Pr="0049233F">
        <w:rPr>
          <w:lang w:val="pt-BR"/>
          <w:rPrChange w:id="4268" w:author="The Si Tran" w:date="2012-12-05T23:02:00Z">
            <w:rPr>
              <w:sz w:val="28"/>
              <w:szCs w:val="28"/>
              <w:lang w:val="pt-BR"/>
            </w:rPr>
          </w:rPrChange>
        </w:rPr>
        <w:t>chuỗi thời gian</w:t>
      </w:r>
      <w:r w:rsidR="0021110E">
        <w:rPr>
          <w:lang w:val="pt-BR"/>
        </w:rPr>
        <w:t xml:space="preserve"> được tạo ra bởi công thức </w:t>
      </w:r>
      <m:oMath>
        <m:sSub>
          <m:sSubPr>
            <m:ctrlPr>
              <w:ins w:id="4269" w:author="The Si Tran" w:date="2012-12-06T20:21:00Z">
                <w:rPr>
                  <w:rFonts w:ascii="Cambria Math" w:hAnsi="Cambria Math"/>
                </w:rPr>
              </w:ins>
            </m:ctrlPr>
          </m:sSubPr>
          <m:e>
            <w:ins w:id="4270" w:author="The Si Tran" w:date="2012-12-06T20:21:00Z">
              <m:r>
                <w:rPr>
                  <w:rFonts w:ascii="Cambria Math" w:hAnsi="Cambria Math"/>
                  <w:rPrChange w:id="4271" w:author="The Si Tran" w:date="2012-12-16T17:08:00Z">
                    <w:rPr>
                      <w:rFonts w:ascii="Cambria Math" w:hAnsi="Cambria Math"/>
                      <w:lang w:val="pt-BR"/>
                    </w:rPr>
                  </w:rPrChange>
                </w:rPr>
                <m:t>y</m:t>
              </m:r>
            </w:ins>
          </m:e>
          <m:sub>
            <w:ins w:id="4272" w:author="The Si Tran" w:date="2012-12-06T20:21:00Z">
              <m:r>
                <w:rPr>
                  <w:rFonts w:ascii="Cambria Math" w:hAnsi="Cambria Math"/>
                  <w:rPrChange w:id="4273" w:author="The Si Tran" w:date="2012-12-16T17:08:00Z">
                    <w:rPr>
                      <w:rFonts w:ascii="Cambria Math" w:hAnsi="Cambria Math"/>
                      <w:lang w:val="pt-BR"/>
                    </w:rPr>
                  </w:rPrChange>
                </w:rPr>
                <m:t>t</m:t>
              </m:r>
            </w:ins>
          </m:sub>
        </m:sSub>
        <w:ins w:id="4274" w:author="The Si Tran" w:date="2012-12-06T20:21:00Z">
          <m:r>
            <m:rPr>
              <m:sty m:val="p"/>
            </m:rPr>
            <w:rPr>
              <w:rFonts w:ascii="Cambria Math" w:hAnsi="Cambria Math"/>
              <w:rPrChange w:id="4275" w:author="The Si Tran" w:date="2012-12-16T17:08:00Z">
                <w:rPr>
                  <w:rFonts w:ascii="Cambria Math" w:hAnsi="Cambria Math"/>
                  <w:lang w:val="pt-BR"/>
                </w:rPr>
              </w:rPrChange>
            </w:rPr>
            <m:t>=16+0.6</m:t>
          </m:r>
        </w:ins>
        <m:sSub>
          <m:sSubPr>
            <m:ctrlPr>
              <w:ins w:id="4276" w:author="The Si Tran" w:date="2012-12-06T20:21:00Z">
                <w:rPr>
                  <w:rFonts w:ascii="Cambria Math" w:hAnsi="Cambria Math"/>
                </w:rPr>
              </w:ins>
            </m:ctrlPr>
          </m:sSubPr>
          <m:e>
            <w:ins w:id="4277" w:author="The Si Tran" w:date="2012-12-06T20:21:00Z">
              <m:r>
                <w:rPr>
                  <w:rFonts w:ascii="Cambria Math" w:hAnsi="Cambria Math"/>
                  <w:rPrChange w:id="4278" w:author="The Si Tran" w:date="2012-12-16T17:08:00Z">
                    <w:rPr>
                      <w:rFonts w:ascii="Cambria Math" w:hAnsi="Cambria Math"/>
                      <w:lang w:val="pt-BR"/>
                    </w:rPr>
                  </w:rPrChange>
                </w:rPr>
                <m:t>y</m:t>
              </m:r>
            </w:ins>
          </m:e>
          <m:sub>
            <w:ins w:id="4279" w:author="The Si Tran" w:date="2012-12-06T20:21:00Z">
              <m:r>
                <w:rPr>
                  <w:rFonts w:ascii="Cambria Math" w:hAnsi="Cambria Math"/>
                  <w:rPrChange w:id="4280" w:author="The Si Tran" w:date="2012-12-16T17:08:00Z">
                    <w:rPr>
                      <w:rFonts w:ascii="Cambria Math" w:hAnsi="Cambria Math"/>
                      <w:lang w:val="pt-BR"/>
                    </w:rPr>
                  </w:rPrChange>
                </w:rPr>
                <m:t>t</m:t>
              </m:r>
              <m:r>
                <m:rPr>
                  <m:sty m:val="p"/>
                </m:rPr>
                <w:rPr>
                  <w:rFonts w:ascii="Cambria Math" w:hAnsi="Cambria Math"/>
                  <w:rPrChange w:id="4281" w:author="The Si Tran" w:date="2012-12-16T17:08:00Z">
                    <w:rPr>
                      <w:rFonts w:ascii="Cambria Math" w:hAnsi="Cambria Math"/>
                      <w:lang w:val="pt-BR"/>
                    </w:rPr>
                  </w:rPrChange>
                </w:rPr>
                <m:t>-1</m:t>
              </m:r>
            </w:ins>
          </m:sub>
        </m:sSub>
        <w:ins w:id="4282" w:author="The Si Tran" w:date="2012-12-06T20:21:00Z">
          <m:r>
            <m:rPr>
              <m:sty m:val="p"/>
            </m:rPr>
            <w:rPr>
              <w:rFonts w:ascii="Cambria Math" w:hAnsi="Cambria Math"/>
              <w:rPrChange w:id="4283" w:author="The Si Tran" w:date="2012-12-16T17:08:00Z">
                <w:rPr>
                  <w:rFonts w:ascii="Cambria Math" w:hAnsi="Cambria Math"/>
                  <w:lang w:val="pt-BR"/>
                </w:rPr>
              </w:rPrChange>
            </w:rPr>
            <m:t>+</m:t>
          </m:r>
        </w:ins>
        <m:sSub>
          <m:sSubPr>
            <m:ctrlPr>
              <w:ins w:id="4284" w:author="The Si Tran" w:date="2012-12-06T20:21:00Z">
                <w:rPr>
                  <w:rFonts w:ascii="Cambria Math" w:hAnsi="Cambria Math"/>
                </w:rPr>
              </w:ins>
            </m:ctrlPr>
          </m:sSubPr>
          <m:e>
            <w:ins w:id="4285" w:author="The Si Tran" w:date="2012-12-06T20:21:00Z">
              <m:r>
                <w:rPr>
                  <w:rFonts w:ascii="Cambria Math" w:hAnsi="Cambria Math"/>
                  <w:rPrChange w:id="4286" w:author="The Si Tran" w:date="2012-12-16T17:08:00Z">
                    <w:rPr>
                      <w:rFonts w:ascii="Cambria Math" w:hAnsi="Cambria Math"/>
                      <w:lang w:val="pt-BR"/>
                    </w:rPr>
                  </w:rPrChange>
                </w:rPr>
                <m:t>ε</m:t>
              </m:r>
            </w:ins>
          </m:e>
          <m:sub>
            <w:ins w:id="4287" w:author="The Si Tran" w:date="2012-12-06T20:21:00Z">
              <m:r>
                <w:rPr>
                  <w:rFonts w:ascii="Cambria Math" w:hAnsi="Cambria Math"/>
                  <w:rPrChange w:id="4288" w:author="The Si Tran" w:date="2012-12-16T17:08:00Z">
                    <w:rPr>
                      <w:rFonts w:ascii="Cambria Math" w:hAnsi="Cambria Math"/>
                      <w:lang w:val="pt-BR"/>
                    </w:rPr>
                  </w:rPrChange>
                </w:rPr>
                <m:t>t</m:t>
              </m:r>
            </w:ins>
          </m:sub>
        </m:sSub>
        <w:ins w:id="4289" w:author="The Si Tran" w:date="2012-12-06T20:21:00Z">
          <m:r>
            <m:rPr>
              <m:sty m:val="p"/>
            </m:rPr>
            <w:rPr>
              <w:rFonts w:ascii="Cambria Math" w:hAnsi="Cambria Math"/>
              <w:rPrChange w:id="4290" w:author="The Si Tran" w:date="2012-12-16T17:08:00Z">
                <w:rPr>
                  <w:rFonts w:ascii="Cambria Math" w:hAnsi="Cambria Math"/>
                  <w:lang w:val="pt-BR"/>
                </w:rPr>
              </w:rPrChange>
            </w:rPr>
            <m:t>+0.8</m:t>
          </m:r>
        </w:ins>
        <m:sSub>
          <m:sSubPr>
            <m:ctrlPr>
              <w:ins w:id="4291" w:author="The Si Tran" w:date="2012-12-06T20:21:00Z">
                <w:rPr>
                  <w:rFonts w:ascii="Cambria Math" w:hAnsi="Cambria Math"/>
                </w:rPr>
              </w:ins>
            </m:ctrlPr>
          </m:sSubPr>
          <m:e>
            <w:ins w:id="4292" w:author="The Si Tran" w:date="2012-12-06T20:21:00Z">
              <m:r>
                <w:rPr>
                  <w:rFonts w:ascii="Cambria Math" w:hAnsi="Cambria Math"/>
                  <w:rPrChange w:id="4293" w:author="The Si Tran" w:date="2012-12-16T17:08:00Z">
                    <w:rPr>
                      <w:rFonts w:ascii="Cambria Math" w:hAnsi="Cambria Math"/>
                      <w:lang w:val="pt-BR"/>
                    </w:rPr>
                  </w:rPrChange>
                </w:rPr>
                <m:t>ε</m:t>
              </m:r>
            </w:ins>
          </m:e>
          <m:sub>
            <w:ins w:id="4294" w:author="The Si Tran" w:date="2012-12-06T20:21:00Z">
              <m:r>
                <w:rPr>
                  <w:rFonts w:ascii="Cambria Math" w:hAnsi="Cambria Math"/>
                  <w:rPrChange w:id="4295" w:author="The Si Tran" w:date="2012-12-16T17:08:00Z">
                    <w:rPr>
                      <w:rFonts w:ascii="Cambria Math" w:hAnsi="Cambria Math"/>
                      <w:lang w:val="pt-BR"/>
                    </w:rPr>
                  </w:rPrChange>
                </w:rPr>
                <m:t>t</m:t>
              </m:r>
              <m:r>
                <m:rPr>
                  <m:sty m:val="p"/>
                </m:rPr>
                <w:rPr>
                  <w:rFonts w:ascii="Cambria Math" w:hAnsi="Cambria Math"/>
                  <w:rPrChange w:id="4296" w:author="The Si Tran" w:date="2012-12-16T17:08:00Z">
                    <w:rPr>
                      <w:rFonts w:ascii="Cambria Math" w:hAnsi="Cambria Math"/>
                      <w:lang w:val="pt-BR"/>
                    </w:rPr>
                  </w:rPrChange>
                </w:rPr>
                <m:t>-1</m:t>
              </m:r>
            </w:ins>
          </m:sub>
        </m:sSub>
      </m:oMath>
      <w:r w:rsidRPr="0049233F">
        <w:rPr>
          <w:lang w:val="pt-BR"/>
          <w:rPrChange w:id="4297"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298" w:author="The Si Tran" w:date="2012-12-14T05:20:00Z"/>
          <w:lang w:val="pt-BR"/>
          <w:rPrChange w:id="4299" w:author="The Si Tran" w:date="2012-12-05T23:02:00Z">
            <w:rPr>
              <w:del w:id="4300" w:author="The Si Tran" w:date="2012-12-14T05:20:00Z"/>
              <w:sz w:val="28"/>
              <w:szCs w:val="28"/>
              <w:lang w:val="pt-BR"/>
            </w:rPr>
          </w:rPrChange>
        </w:rPr>
        <w:pPrChange w:id="4301" w:author="The Si Tran" w:date="2012-12-16T17:07:00Z">
          <w:pPr>
            <w:ind w:firstLine="540"/>
          </w:pPr>
        </w:pPrChange>
      </w:pPr>
      <w:ins w:id="4302" w:author="The Si Tran" w:date="2012-12-14T05:20:00Z">
        <w:r w:rsidRPr="006D6C8D">
          <w:rPr>
            <w:noProof/>
            <w:rPrChange w:id="4303" w:author="Unknown">
              <w:rPr>
                <w:noProof/>
              </w:rPr>
            </w:rPrChange>
          </w:rPr>
          <w:drawing>
            <wp:inline distT="0" distB="0" distL="0" distR="0" wp14:anchorId="67F62DD0" wp14:editId="42E2E52B">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304" w:author="The Si Tran" w:date="2012-12-05T23:02:00Z">
            <w:rPr>
              <w:sz w:val="28"/>
              <w:szCs w:val="28"/>
              <w:lang w:val="pt-BR"/>
            </w:rPr>
          </w:rPrChange>
        </w:rPr>
        <w:pPrChange w:id="4305" w:author="The Si Tran" w:date="2012-12-16T17:07:00Z">
          <w:pPr>
            <w:ind w:firstLine="540"/>
          </w:pPr>
        </w:pPrChange>
      </w:pPr>
      <w:del w:id="4306" w:author="The Si Tran" w:date="2012-12-14T05:19:00Z">
        <w:r w:rsidRPr="0049233F" w:rsidDel="0056499D">
          <w:rPr>
            <w:noProof/>
            <w:rPrChange w:id="4307" w:author="Unknown">
              <w:rPr>
                <w:noProof/>
                <w:sz w:val="28"/>
                <w:szCs w:val="28"/>
              </w:rPr>
            </w:rPrChange>
          </w:rPr>
          <w:drawing>
            <wp:inline distT="0" distB="0" distL="0" distR="0" wp14:anchorId="49475BE4" wp14:editId="157E7891">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308" w:author="The Si Tran" w:date="2012-12-16T17:08:00Z">
            <w:rPr>
              <w:sz w:val="28"/>
              <w:szCs w:val="28"/>
              <w:lang w:val="pt-BR"/>
            </w:rPr>
          </w:rPrChange>
        </w:rPr>
        <w:pPrChange w:id="4309" w:author="The Si Tran" w:date="2012-12-16T17:08:00Z">
          <w:pPr>
            <w:pStyle w:val="Caption"/>
            <w:ind w:left="1620"/>
          </w:pPr>
        </w:pPrChange>
      </w:pPr>
      <w:bookmarkStart w:id="4310" w:name="_Toc312142083"/>
      <w:bookmarkStart w:id="4311" w:name="_Toc343029958"/>
      <w:bookmarkStart w:id="4312" w:name="_Toc343452744"/>
      <w:r w:rsidRPr="00F51638">
        <w:rPr>
          <w:rPrChange w:id="4313" w:author="The Si Tran" w:date="2012-12-16T17:08:00Z">
            <w:rPr>
              <w:b w:val="0"/>
              <w:sz w:val="28"/>
              <w:szCs w:val="28"/>
              <w:lang w:val="pt-BR"/>
            </w:rPr>
          </w:rPrChange>
        </w:rPr>
        <w:t xml:space="preserve">Hình </w:t>
      </w:r>
      <w:del w:id="4314" w:author="The Si Tran" w:date="2012-12-11T23:24:00Z">
        <w:r w:rsidRPr="00F51638" w:rsidDel="000D0624">
          <w:rPr>
            <w:rPrChange w:id="4315" w:author="The Si Tran" w:date="2012-12-16T17:08:00Z">
              <w:rPr>
                <w:b w:val="0"/>
                <w:sz w:val="28"/>
                <w:szCs w:val="28"/>
              </w:rPr>
            </w:rPrChange>
          </w:rPr>
          <w:fldChar w:fldCharType="begin"/>
        </w:r>
        <w:r w:rsidRPr="00F51638" w:rsidDel="000D0624">
          <w:rPr>
            <w:rPrChange w:id="4316" w:author="The Si Tran" w:date="2012-12-16T17:08:00Z">
              <w:rPr>
                <w:b w:val="0"/>
                <w:sz w:val="28"/>
                <w:szCs w:val="28"/>
                <w:lang w:val="pt-BR"/>
              </w:rPr>
            </w:rPrChange>
          </w:rPr>
          <w:delInstrText xml:space="preserve"> SEQ Hình \* ARABIC </w:delInstrText>
        </w:r>
        <w:r w:rsidRPr="00F51638" w:rsidDel="000D0624">
          <w:rPr>
            <w:rPrChange w:id="4317" w:author="The Si Tran" w:date="2012-12-16T17:08:00Z">
              <w:rPr>
                <w:b w:val="0"/>
                <w:sz w:val="28"/>
                <w:szCs w:val="28"/>
              </w:rPr>
            </w:rPrChange>
          </w:rPr>
          <w:fldChar w:fldCharType="separate"/>
        </w:r>
        <w:r w:rsidRPr="00F51638" w:rsidDel="000D0624">
          <w:rPr>
            <w:rPrChange w:id="4318" w:author="The Si Tran" w:date="2012-12-16T17:08:00Z">
              <w:rPr>
                <w:b w:val="0"/>
                <w:noProof/>
                <w:sz w:val="28"/>
                <w:szCs w:val="28"/>
                <w:lang w:val="pt-BR"/>
              </w:rPr>
            </w:rPrChange>
          </w:rPr>
          <w:delText>9</w:delText>
        </w:r>
        <w:r w:rsidRPr="00F51638" w:rsidDel="000D0624">
          <w:rPr>
            <w:rPrChange w:id="4319" w:author="The Si Tran" w:date="2012-12-16T17:08:00Z">
              <w:rPr>
                <w:b w:val="0"/>
                <w:sz w:val="28"/>
                <w:szCs w:val="28"/>
              </w:rPr>
            </w:rPrChange>
          </w:rPr>
          <w:fldChar w:fldCharType="end"/>
        </w:r>
        <w:r w:rsidRPr="00F51638" w:rsidDel="000D0624">
          <w:rPr>
            <w:rPrChange w:id="4320" w:author="The Si Tran" w:date="2012-12-16T17:08:00Z">
              <w:rPr>
                <w:b w:val="0"/>
                <w:sz w:val="28"/>
                <w:szCs w:val="28"/>
                <w:lang w:val="pt-BR"/>
              </w:rPr>
            </w:rPrChange>
          </w:rPr>
          <w:delText xml:space="preserve"> </w:delText>
        </w:r>
      </w:del>
      <w:ins w:id="4321" w:author="The Si Tran" w:date="2012-12-11T23:24:00Z">
        <w:r w:rsidR="000D0624" w:rsidRPr="00032D83">
          <w:t>3.3</w:t>
        </w:r>
      </w:ins>
      <w:ins w:id="4322" w:author="The Si Tran" w:date="2012-12-16T10:34:00Z">
        <w:r w:rsidR="00B9548F" w:rsidRPr="006D6C8D">
          <w:t>:</w:t>
        </w:r>
      </w:ins>
      <w:ins w:id="4323" w:author="The Si Tran" w:date="2012-12-11T23:24:00Z">
        <w:r w:rsidR="000D0624" w:rsidRPr="00F51638">
          <w:rPr>
            <w:rPrChange w:id="4324" w:author="The Si Tran" w:date="2012-12-16T17:08:00Z">
              <w:rPr>
                <w:b w:val="0"/>
                <w:sz w:val="28"/>
                <w:szCs w:val="28"/>
                <w:lang w:val="pt-BR"/>
              </w:rPr>
            </w:rPrChange>
          </w:rPr>
          <w:t xml:space="preserve"> </w:t>
        </w:r>
      </w:ins>
      <w:r w:rsidRPr="00F51638">
        <w:rPr>
          <w:rPrChange w:id="4325" w:author="The Si Tran" w:date="2012-12-16T17:08:00Z">
            <w:rPr>
              <w:b w:val="0"/>
              <w:sz w:val="28"/>
              <w:szCs w:val="28"/>
              <w:lang w:val="pt-BR"/>
            </w:rPr>
          </w:rPrChange>
        </w:rPr>
        <w:t xml:space="preserve">Hàm tự tương quan và tự tương quan riêng phần của mô hình </w:t>
      </w:r>
      <w:bookmarkEnd w:id="4310"/>
      <m:oMath>
        <m:sSub>
          <m:sSubPr>
            <m:ctrlPr>
              <w:ins w:id="4326" w:author="The Si Tran" w:date="2012-12-06T20:21:00Z">
                <w:rPr>
                  <w:rFonts w:ascii="Cambria Math" w:hAnsi="Cambria Math"/>
                </w:rPr>
              </w:ins>
            </m:ctrlPr>
          </m:sSubPr>
          <m:e>
            <w:ins w:id="4327" w:author="The Si Tran" w:date="2012-12-06T20:21:00Z">
              <m:r>
                <w:rPr>
                  <w:rFonts w:ascii="Cambria Math" w:hAnsi="Cambria Math"/>
                  <w:rPrChange w:id="4328" w:author="The Si Tran" w:date="2012-12-16T17:08:00Z">
                    <w:rPr>
                      <w:rFonts w:ascii="Cambria Math" w:hAnsi="Cambria Math"/>
                      <w:lang w:val="pt-BR"/>
                    </w:rPr>
                  </w:rPrChange>
                </w:rPr>
                <m:t>y</m:t>
              </m:r>
            </w:ins>
          </m:e>
          <m:sub>
            <w:ins w:id="4329" w:author="The Si Tran" w:date="2012-12-06T20:21:00Z">
              <m:r>
                <w:rPr>
                  <w:rFonts w:ascii="Cambria Math" w:hAnsi="Cambria Math"/>
                  <w:rPrChange w:id="4330" w:author="The Si Tran" w:date="2012-12-16T17:08:00Z">
                    <w:rPr>
                      <w:rFonts w:ascii="Cambria Math" w:hAnsi="Cambria Math"/>
                      <w:lang w:val="pt-BR"/>
                    </w:rPr>
                  </w:rPrChange>
                </w:rPr>
                <m:t>t</m:t>
              </m:r>
            </w:ins>
          </m:sub>
        </m:sSub>
        <w:ins w:id="4331" w:author="The Si Tran" w:date="2012-12-06T20:21:00Z">
          <m:r>
            <m:rPr>
              <m:sty m:val="p"/>
            </m:rPr>
            <w:rPr>
              <w:rFonts w:ascii="Cambria Math" w:hAnsi="Cambria Math"/>
              <w:rPrChange w:id="4332" w:author="The Si Tran" w:date="2012-12-16T17:08:00Z">
                <w:rPr>
                  <w:rFonts w:ascii="Cambria Math" w:hAnsi="Cambria Math"/>
                  <w:lang w:val="pt-BR"/>
                </w:rPr>
              </w:rPrChange>
            </w:rPr>
            <m:t>=16+0.6</m:t>
          </m:r>
        </w:ins>
        <m:sSub>
          <m:sSubPr>
            <m:ctrlPr>
              <w:ins w:id="4333" w:author="The Si Tran" w:date="2012-12-06T20:21:00Z">
                <w:rPr>
                  <w:rFonts w:ascii="Cambria Math" w:hAnsi="Cambria Math"/>
                </w:rPr>
              </w:ins>
            </m:ctrlPr>
          </m:sSubPr>
          <m:e>
            <w:ins w:id="4334" w:author="The Si Tran" w:date="2012-12-06T20:21:00Z">
              <m:r>
                <w:rPr>
                  <w:rFonts w:ascii="Cambria Math" w:hAnsi="Cambria Math"/>
                  <w:rPrChange w:id="4335" w:author="The Si Tran" w:date="2012-12-16T17:08:00Z">
                    <w:rPr>
                      <w:rFonts w:ascii="Cambria Math" w:hAnsi="Cambria Math"/>
                      <w:lang w:val="pt-BR"/>
                    </w:rPr>
                  </w:rPrChange>
                </w:rPr>
                <m:t>y</m:t>
              </m:r>
            </w:ins>
          </m:e>
          <m:sub>
            <w:ins w:id="4336" w:author="The Si Tran" w:date="2012-12-06T20:21:00Z">
              <m:r>
                <w:rPr>
                  <w:rFonts w:ascii="Cambria Math" w:hAnsi="Cambria Math"/>
                  <w:rPrChange w:id="4337" w:author="The Si Tran" w:date="2012-12-16T17:08:00Z">
                    <w:rPr>
                      <w:rFonts w:ascii="Cambria Math" w:hAnsi="Cambria Math"/>
                      <w:lang w:val="pt-BR"/>
                    </w:rPr>
                  </w:rPrChange>
                </w:rPr>
                <m:t>t</m:t>
              </m:r>
              <m:r>
                <m:rPr>
                  <m:sty m:val="p"/>
                </m:rPr>
                <w:rPr>
                  <w:rFonts w:ascii="Cambria Math" w:hAnsi="Cambria Math"/>
                  <w:rPrChange w:id="4338" w:author="The Si Tran" w:date="2012-12-16T17:08:00Z">
                    <w:rPr>
                      <w:rFonts w:ascii="Cambria Math" w:hAnsi="Cambria Math"/>
                      <w:lang w:val="pt-BR"/>
                    </w:rPr>
                  </w:rPrChange>
                </w:rPr>
                <m:t>-1</m:t>
              </m:r>
            </w:ins>
          </m:sub>
        </m:sSub>
        <w:ins w:id="4339" w:author="The Si Tran" w:date="2012-12-06T20:21:00Z">
          <m:r>
            <m:rPr>
              <m:sty m:val="p"/>
            </m:rPr>
            <w:rPr>
              <w:rFonts w:ascii="Cambria Math" w:hAnsi="Cambria Math"/>
              <w:rPrChange w:id="4340" w:author="The Si Tran" w:date="2012-12-16T17:08:00Z">
                <w:rPr>
                  <w:rFonts w:ascii="Cambria Math" w:hAnsi="Cambria Math"/>
                  <w:lang w:val="pt-BR"/>
                </w:rPr>
              </w:rPrChange>
            </w:rPr>
            <m:t>+</m:t>
          </m:r>
        </w:ins>
        <m:sSub>
          <m:sSubPr>
            <m:ctrlPr>
              <w:ins w:id="4341" w:author="The Si Tran" w:date="2012-12-06T20:21:00Z">
                <w:rPr>
                  <w:rFonts w:ascii="Cambria Math" w:hAnsi="Cambria Math"/>
                </w:rPr>
              </w:ins>
            </m:ctrlPr>
          </m:sSubPr>
          <m:e>
            <w:ins w:id="4342" w:author="The Si Tran" w:date="2012-12-06T20:21:00Z">
              <m:r>
                <w:rPr>
                  <w:rFonts w:ascii="Cambria Math" w:hAnsi="Cambria Math"/>
                  <w:rPrChange w:id="4343" w:author="The Si Tran" w:date="2012-12-16T17:08:00Z">
                    <w:rPr>
                      <w:rFonts w:ascii="Cambria Math" w:hAnsi="Cambria Math"/>
                      <w:lang w:val="pt-BR"/>
                    </w:rPr>
                  </w:rPrChange>
                </w:rPr>
                <m:t>ε</m:t>
              </m:r>
            </w:ins>
          </m:e>
          <m:sub>
            <w:ins w:id="4344" w:author="The Si Tran" w:date="2012-12-06T20:21:00Z">
              <m:r>
                <w:rPr>
                  <w:rFonts w:ascii="Cambria Math" w:hAnsi="Cambria Math"/>
                  <w:rPrChange w:id="4345" w:author="The Si Tran" w:date="2012-12-16T17:08:00Z">
                    <w:rPr>
                      <w:rFonts w:ascii="Cambria Math" w:hAnsi="Cambria Math"/>
                      <w:lang w:val="pt-BR"/>
                    </w:rPr>
                  </w:rPrChange>
                </w:rPr>
                <m:t>t</m:t>
              </m:r>
            </w:ins>
          </m:sub>
        </m:sSub>
        <w:ins w:id="4346" w:author="The Si Tran" w:date="2012-12-06T20:21:00Z">
          <m:r>
            <m:rPr>
              <m:sty m:val="p"/>
            </m:rPr>
            <w:rPr>
              <w:rFonts w:ascii="Cambria Math" w:hAnsi="Cambria Math"/>
              <w:rPrChange w:id="4347" w:author="The Si Tran" w:date="2012-12-16T17:08:00Z">
                <w:rPr>
                  <w:rFonts w:ascii="Cambria Math" w:hAnsi="Cambria Math"/>
                  <w:lang w:val="pt-BR"/>
                </w:rPr>
              </w:rPrChange>
            </w:rPr>
            <m:t>+0.8</m:t>
          </m:r>
        </w:ins>
        <m:sSub>
          <m:sSubPr>
            <m:ctrlPr>
              <w:ins w:id="4348" w:author="The Si Tran" w:date="2012-12-06T20:21:00Z">
                <w:rPr>
                  <w:rFonts w:ascii="Cambria Math" w:hAnsi="Cambria Math"/>
                </w:rPr>
              </w:ins>
            </m:ctrlPr>
          </m:sSubPr>
          <m:e>
            <w:ins w:id="4349" w:author="The Si Tran" w:date="2012-12-06T20:21:00Z">
              <m:r>
                <w:rPr>
                  <w:rFonts w:ascii="Cambria Math" w:hAnsi="Cambria Math"/>
                  <w:rPrChange w:id="4350" w:author="The Si Tran" w:date="2012-12-16T17:08:00Z">
                    <w:rPr>
                      <w:rFonts w:ascii="Cambria Math" w:hAnsi="Cambria Math"/>
                      <w:lang w:val="pt-BR"/>
                    </w:rPr>
                  </w:rPrChange>
                </w:rPr>
                <m:t>ε</m:t>
              </m:r>
            </w:ins>
          </m:e>
          <m:sub>
            <w:ins w:id="4351" w:author="The Si Tran" w:date="2012-12-06T20:21:00Z">
              <m:r>
                <w:rPr>
                  <w:rFonts w:ascii="Cambria Math" w:hAnsi="Cambria Math"/>
                  <w:rPrChange w:id="4352" w:author="The Si Tran" w:date="2012-12-16T17:08:00Z">
                    <w:rPr>
                      <w:rFonts w:ascii="Cambria Math" w:hAnsi="Cambria Math"/>
                      <w:lang w:val="pt-BR"/>
                    </w:rPr>
                  </w:rPrChange>
                </w:rPr>
                <m:t>t</m:t>
              </m:r>
              <m:r>
                <m:rPr>
                  <m:sty m:val="p"/>
                </m:rPr>
                <w:rPr>
                  <w:rFonts w:ascii="Cambria Math" w:hAnsi="Cambria Math"/>
                  <w:rPrChange w:id="4353" w:author="The Si Tran" w:date="2012-12-16T17:08:00Z">
                    <w:rPr>
                      <w:rFonts w:ascii="Cambria Math" w:hAnsi="Cambria Math"/>
                      <w:lang w:val="pt-BR"/>
                    </w:rPr>
                  </w:rPrChange>
                </w:rPr>
                <m:t>-1</m:t>
              </m:r>
            </w:ins>
          </m:sub>
        </m:sSub>
      </m:oMath>
      <w:bookmarkEnd w:id="4311"/>
      <w:bookmarkEnd w:id="4312"/>
      <w:del w:id="4354" w:author="The Si Tran" w:date="2012-12-06T20:21:00Z">
        <w:r w:rsidRPr="00F51638" w:rsidDel="00A96CBA">
          <w:rPr>
            <w:rPrChange w:id="4355" w:author="The Si Tran" w:date="2012-12-16T17:08:00Z">
              <w:rPr/>
            </w:rPrChange>
          </w:rPr>
          <w:object w:dxaOrig="2780" w:dyaOrig="360" w14:anchorId="13A3664D">
            <v:shape id="_x0000_i1090" type="#_x0000_t75" style="width:172.05pt;height:21.5pt" o:ole="">
              <v:imagedata r:id="rId143" o:title=""/>
            </v:shape>
            <o:OLEObject Type="Embed" ProgID="Equation.DSMT4" ShapeID="_x0000_i1090" DrawAspect="Content" ObjectID="_1417235492" r:id="rId147"/>
          </w:object>
        </w:r>
      </w:del>
    </w:p>
    <w:p w14:paraId="64B1FBDF" w14:textId="2D68A2F3" w:rsidR="006A21F7" w:rsidRPr="0049233F" w:rsidRDefault="006A21F7" w:rsidP="006A21F7">
      <w:pPr>
        <w:pStyle w:val="Heading2"/>
        <w:rPr>
          <w:sz w:val="26"/>
          <w:szCs w:val="26"/>
          <w:lang w:val="pt-BR"/>
          <w:rPrChange w:id="4356" w:author="The Si Tran" w:date="2012-12-05T23:02:00Z">
            <w:rPr>
              <w:lang w:val="pt-BR"/>
            </w:rPr>
          </w:rPrChange>
        </w:rPr>
      </w:pPr>
      <w:bookmarkStart w:id="4357" w:name="_Toc312142553"/>
      <w:bookmarkStart w:id="4358" w:name="_Toc343461218"/>
      <w:r w:rsidRPr="0049233F">
        <w:rPr>
          <w:sz w:val="26"/>
          <w:szCs w:val="26"/>
          <w:lang w:val="pt-BR"/>
          <w:rPrChange w:id="4359" w:author="The Si Tran" w:date="2012-12-05T23:02:00Z">
            <w:rPr>
              <w:rFonts w:cs="Times New Roman"/>
              <w:iCs w:val="0"/>
              <w:sz w:val="20"/>
              <w:szCs w:val="20"/>
              <w:lang w:val="pt-BR"/>
            </w:rPr>
          </w:rPrChange>
        </w:rPr>
        <w:t>Mô hình tự hồi quy kết hợp với trung bình di động, ARIMA(p,d,q)</w:t>
      </w:r>
      <w:bookmarkEnd w:id="4357"/>
      <w:bookmarkEnd w:id="4358"/>
    </w:p>
    <w:p w14:paraId="1B188649" w14:textId="77777777" w:rsidR="006A21F7" w:rsidRPr="0049233F" w:rsidRDefault="006A21F7">
      <w:pPr>
        <w:rPr>
          <w:lang w:val="pt-BR"/>
          <w:rPrChange w:id="4360" w:author="The Si Tran" w:date="2012-12-05T23:02:00Z">
            <w:rPr>
              <w:sz w:val="28"/>
              <w:szCs w:val="28"/>
              <w:lang w:val="pt-BR"/>
            </w:rPr>
          </w:rPrChange>
        </w:rPr>
        <w:pPrChange w:id="4361" w:author="The Si Tran" w:date="2012-12-15T08:15:00Z">
          <w:pPr>
            <w:ind w:firstLine="540"/>
          </w:pPr>
        </w:pPrChange>
      </w:pPr>
      <w:r w:rsidRPr="0049233F">
        <w:rPr>
          <w:lang w:val="pt-BR"/>
          <w:rPrChange w:id="4362"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363" w:author="The Si Tran" w:date="2012-12-05T23:02:00Z">
            <w:rPr>
              <w:sz w:val="28"/>
              <w:szCs w:val="28"/>
              <w:lang w:val="pt-BR"/>
            </w:rPr>
          </w:rPrChange>
        </w:rPr>
        <w:pPrChange w:id="4364" w:author="The Si Tran" w:date="2012-12-15T08:15:00Z">
          <w:pPr>
            <w:ind w:firstLine="540"/>
          </w:pPr>
        </w:pPrChange>
      </w:pPr>
      <w:r w:rsidRPr="0049233F">
        <w:rPr>
          <w:lang w:val="pt-BR"/>
          <w:rPrChange w:id="4365" w:author="The Si Tran" w:date="2012-12-05T23:02:00Z">
            <w:rPr>
              <w:b/>
              <w:bCs/>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w:t>
      </w:r>
      <w:r w:rsidRPr="0049233F">
        <w:rPr>
          <w:lang w:val="pt-BR"/>
          <w:rPrChange w:id="4366" w:author="The Si Tran" w:date="2012-12-05T23:02:00Z">
            <w:rPr>
              <w:b/>
              <w:bCs/>
              <w:sz w:val="28"/>
              <w:szCs w:val="28"/>
              <w:lang w:val="pt-BR"/>
            </w:rPr>
          </w:rPrChange>
        </w:rPr>
        <w:lastRenderedPageBreak/>
        <w:t>2</w:t>
      </w:r>
      <w:r w:rsidR="00D45B25">
        <w:rPr>
          <w:lang w:val="pt-BR"/>
        </w:rPr>
        <w:t xml:space="preserve"> (mục 2.4)</w:t>
      </w:r>
      <w:r w:rsidRPr="0049233F">
        <w:rPr>
          <w:lang w:val="pt-BR"/>
          <w:rPrChange w:id="4367" w:author="The Si Tran" w:date="2012-12-05T23:02:00Z">
            <w:rPr>
              <w:b/>
              <w:bCs/>
              <w:sz w:val="28"/>
              <w:szCs w:val="28"/>
              <w:lang w:val="pt-BR"/>
            </w:rPr>
          </w:rPrChange>
        </w:rPr>
        <w:t>. Do đó người ta đưa thêm một hệ số d vào mô hình ARMA(p,q) để tạo thành mô hình ARIMA(p,d,q), với d là số lần lấy hiệu để chuỗi thời gian trở thành chuỗi tĩnh. 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368" w:author="The Si Tran" w:date="2012-12-06T01:44:00Z"/>
          <w:lang w:val="pt-BR"/>
        </w:rPr>
        <w:pPrChange w:id="4369" w:author="The Si Tran" w:date="2012-12-16T10:34:00Z">
          <w:pPr>
            <w:ind w:firstLine="540"/>
          </w:pPr>
        </w:pPrChange>
      </w:pPr>
      <w:r w:rsidRPr="0049233F">
        <w:rPr>
          <w:lang w:val="pt-BR"/>
          <w:rPrChange w:id="4370"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pPr>
        <w:pStyle w:val="Canhgiua"/>
        <w:rPr>
          <w:del w:id="4371" w:author="The Si Tran" w:date="2012-12-06T01:44:00Z"/>
          <w:lang w:val="pt-BR"/>
          <w:rPrChange w:id="4372" w:author="The Si Tran" w:date="2012-12-16T10:35:00Z">
            <w:rPr>
              <w:del w:id="4373" w:author="The Si Tran" w:date="2012-12-06T01:44:00Z"/>
              <w:sz w:val="28"/>
              <w:szCs w:val="28"/>
              <w:lang w:val="pt-BR"/>
            </w:rPr>
          </w:rPrChange>
        </w:rPr>
        <w:pPrChange w:id="4374" w:author="The Si Tran" w:date="2012-12-16T10:34:00Z">
          <w:pPr>
            <w:ind w:firstLine="540"/>
          </w:pPr>
        </w:pPrChange>
      </w:pPr>
      <w:ins w:id="4375"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376" w:author="The Si Tran" w:date="2012-12-05T23:02:00Z">
            <w:rPr>
              <w:sz w:val="28"/>
              <w:szCs w:val="28"/>
              <w:lang w:val="pt-BR"/>
            </w:rPr>
          </w:rPrChange>
        </w:rPr>
        <w:pPrChange w:id="4377" w:author="The Si Tran" w:date="2012-12-16T10:34:00Z">
          <w:pPr>
            <w:ind w:firstLine="540"/>
          </w:pPr>
        </w:pPrChange>
      </w:pPr>
      <w:del w:id="4378" w:author="The Si Tran" w:date="2012-12-06T01:44:00Z">
        <w:r w:rsidRPr="00AF1345" w:rsidDel="0076673F">
          <w:rPr>
            <w:position w:val="-12"/>
            <w:lang w:val="pt-BR"/>
          </w:rPr>
          <w:object w:dxaOrig="2799" w:dyaOrig="380" w14:anchorId="7E98637F">
            <v:shape id="_x0000_i1091" type="#_x0000_t75" style="width:201.95pt;height:21.5pt" o:ole="">
              <v:imagedata r:id="rId148" o:title=""/>
            </v:shape>
            <o:OLEObject Type="Embed" ProgID="Equation.DSMT4" ShapeID="_x0000_i1091" DrawAspect="Content" ObjectID="_1417235493" r:id="rId149"/>
          </w:object>
        </w:r>
      </w:del>
    </w:p>
    <w:p w14:paraId="128398D0" w14:textId="77777777" w:rsidR="006A21F7" w:rsidRPr="0049233F" w:rsidRDefault="006A21F7">
      <w:pPr>
        <w:rPr>
          <w:lang w:val="pt-BR"/>
          <w:rPrChange w:id="4379" w:author="The Si Tran" w:date="2012-12-05T23:02:00Z">
            <w:rPr>
              <w:sz w:val="28"/>
              <w:szCs w:val="28"/>
              <w:lang w:val="pt-BR"/>
            </w:rPr>
          </w:rPrChange>
        </w:rPr>
        <w:pPrChange w:id="4380" w:author="The Si Tran" w:date="2012-12-15T08:16:00Z">
          <w:pPr>
            <w:ind w:firstLine="540"/>
          </w:pPr>
        </w:pPrChange>
      </w:pPr>
      <w:r w:rsidRPr="0049233F">
        <w:rPr>
          <w:lang w:val="pt-BR"/>
          <w:rPrChange w:id="4381"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382" w:author="The Si Tran" w:date="2012-12-05T23:02:00Z">
            <w:rPr>
              <w:lang w:val="pt-BR"/>
            </w:rPr>
          </w:rPrChange>
        </w:rPr>
      </w:pPr>
      <w:bookmarkStart w:id="4383" w:name="_Toc312142554"/>
      <w:bookmarkStart w:id="4384" w:name="_Toc343461219"/>
      <w:r w:rsidRPr="0049233F">
        <w:rPr>
          <w:sz w:val="26"/>
          <w:szCs w:val="26"/>
          <w:lang w:val="pt-BR"/>
          <w:rPrChange w:id="4385" w:author="The Si Tran" w:date="2012-12-05T23:02:00Z">
            <w:rPr>
              <w:rFonts w:cs="Times New Roman"/>
              <w:b w:val="0"/>
              <w:bCs w:val="0"/>
              <w:iCs w:val="0"/>
              <w:sz w:val="26"/>
              <w:szCs w:val="22"/>
              <w:lang w:val="pt-BR"/>
            </w:rPr>
          </w:rPrChange>
        </w:rPr>
        <w:t>Mô hình ARIMA có tính mùa</w:t>
      </w:r>
      <w:bookmarkEnd w:id="4383"/>
      <w:ins w:id="4386" w:author="The Si Tran" w:date="2012-12-10T20:39:00Z">
        <w:r w:rsidR="00002A08">
          <w:rPr>
            <w:sz w:val="26"/>
            <w:szCs w:val="26"/>
            <w:lang w:val="pt-BR"/>
          </w:rPr>
          <w:t xml:space="preserve"> (SARIMA)</w:t>
        </w:r>
      </w:ins>
      <w:bookmarkEnd w:id="4384"/>
    </w:p>
    <w:p w14:paraId="16C21F60" w14:textId="77777777" w:rsidR="006A21F7" w:rsidRPr="0049233F" w:rsidRDefault="006A21F7">
      <w:pPr>
        <w:rPr>
          <w:lang w:val="pt-BR"/>
          <w:rPrChange w:id="4387" w:author="The Si Tran" w:date="2012-12-05T23:02:00Z">
            <w:rPr>
              <w:sz w:val="28"/>
              <w:szCs w:val="28"/>
              <w:lang w:val="pt-BR"/>
            </w:rPr>
          </w:rPrChange>
        </w:rPr>
        <w:pPrChange w:id="4388" w:author="The Si Tran" w:date="2012-12-15T08:16:00Z">
          <w:pPr>
            <w:ind w:firstLine="540"/>
          </w:pPr>
        </w:pPrChange>
      </w:pPr>
      <w:r w:rsidRPr="0049233F">
        <w:rPr>
          <w:lang w:val="pt-BR"/>
          <w:rPrChange w:id="4389"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390" w:author="The Si Tran" w:date="2012-12-05T23:02:00Z">
            <w:rPr>
              <w:sz w:val="28"/>
              <w:szCs w:val="28"/>
              <w:vertAlign w:val="subscript"/>
              <w:lang w:val="pt-BR"/>
            </w:rPr>
          </w:rPrChange>
        </w:rPr>
        <w:t>s</w:t>
      </w:r>
      <w:r w:rsidRPr="0049233F">
        <w:rPr>
          <w:lang w:val="pt-BR"/>
          <w:rPrChange w:id="4391"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392" w:author="The Si Tran" w:date="2012-12-06T01:47:00Z"/>
          <w:lang w:val="pt-BR"/>
        </w:rPr>
        <w:pPrChange w:id="4393" w:author="The Si Tran" w:date="2012-12-15T08:16:00Z">
          <w:pPr>
            <w:ind w:firstLine="540"/>
          </w:pPr>
        </w:pPrChange>
      </w:pPr>
      <w:r w:rsidRPr="0049233F">
        <w:rPr>
          <w:lang w:val="pt-BR"/>
          <w:rPrChange w:id="4394" w:author="The Si Tran" w:date="2012-12-05T23:02:00Z">
            <w:rPr>
              <w:sz w:val="28"/>
              <w:szCs w:val="28"/>
              <w:lang w:val="pt-BR"/>
            </w:rPr>
          </w:rPrChange>
        </w:rPr>
        <w:t>Dạng toán học của mô hình ARIMA(p,d,q) x (P,D,Q)</w:t>
      </w:r>
      <w:r w:rsidRPr="0049233F">
        <w:rPr>
          <w:vertAlign w:val="subscript"/>
          <w:lang w:val="pt-BR"/>
          <w:rPrChange w:id="4395" w:author="The Si Tran" w:date="2012-12-05T23:02:00Z">
            <w:rPr>
              <w:sz w:val="28"/>
              <w:szCs w:val="28"/>
              <w:vertAlign w:val="subscript"/>
              <w:lang w:val="pt-BR"/>
            </w:rPr>
          </w:rPrChange>
        </w:rPr>
        <w:t>s</w:t>
      </w:r>
      <w:r w:rsidRPr="0049233F">
        <w:rPr>
          <w:lang w:val="pt-BR"/>
          <w:rPrChange w:id="4396" w:author="The Si Tran" w:date="2012-12-05T23:02:00Z">
            <w:rPr>
              <w:sz w:val="28"/>
              <w:szCs w:val="28"/>
              <w:lang w:val="pt-BR"/>
            </w:rPr>
          </w:rPrChange>
        </w:rPr>
        <w:t xml:space="preserve"> là</w:t>
      </w:r>
    </w:p>
    <w:p w14:paraId="4AECD312" w14:textId="5470D4FC" w:rsidR="0076673F" w:rsidRPr="00F43FFA" w:rsidRDefault="004C2D67">
      <w:pPr>
        <w:pStyle w:val="Canhgiua"/>
        <w:rPr>
          <w:lang w:val="pt-BR"/>
          <w:rPrChange w:id="4397" w:author="The Si Tran" w:date="2012-12-06T01:47:00Z">
            <w:rPr>
              <w:sz w:val="28"/>
              <w:szCs w:val="28"/>
              <w:lang w:val="pt-BR"/>
            </w:rPr>
          </w:rPrChange>
        </w:rPr>
        <w:pPrChange w:id="4398" w:author="The Si Tran" w:date="2012-12-16T10:35:00Z">
          <w:pPr>
            <w:ind w:firstLine="540"/>
          </w:pPr>
        </w:pPrChange>
      </w:pPr>
      <m:oMathPara>
        <m:oMath>
          <m:sSup>
            <m:sSupPr>
              <m:ctrlPr>
                <w:ins w:id="4399" w:author="The Si Tran" w:date="2012-12-06T01:45:00Z">
                  <w:rPr>
                    <w:rFonts w:ascii="Cambria Math" w:hAnsi="Cambria Math"/>
                    <w:lang w:val="pt-BR"/>
                  </w:rPr>
                </w:ins>
              </m:ctrlPr>
            </m:sSupPr>
            <m:e>
              <w:ins w:id="4400" w:author="The Si Tran" w:date="2012-12-06T01:46:00Z">
                <m:r>
                  <m:rPr>
                    <m:sty m:val="p"/>
                  </m:rPr>
                  <w:rPr>
                    <w:rFonts w:ascii="Cambria Math" w:hAnsi="Cambria Math" w:hint="eastAsia"/>
                    <w:lang w:val="pt-BR"/>
                  </w:rPr>
                  <m:t>Φ</m:t>
                </m:r>
              </w:ins>
            </m:e>
            <m:sup>
              <w:ins w:id="4401" w:author="The Si Tran" w:date="2012-12-06T01:46:00Z">
                <m:r>
                  <m:rPr>
                    <m:sty m:val="p"/>
                  </m:rPr>
                  <w:rPr>
                    <w:rFonts w:ascii="Cambria Math" w:hAnsi="Cambria Math"/>
                    <w:lang w:val="pt-BR"/>
                  </w:rPr>
                  <m:t>*</m:t>
                </m:r>
              </w:ins>
            </m:sup>
          </m:sSup>
          <m:d>
            <m:dPr>
              <m:ctrlPr>
                <w:ins w:id="4402" w:author="The Si Tran" w:date="2012-12-06T01:45:00Z">
                  <w:rPr>
                    <w:rFonts w:ascii="Cambria Math" w:hAnsi="Cambria Math"/>
                    <w:lang w:val="pt-BR"/>
                  </w:rPr>
                </w:ins>
              </m:ctrlPr>
            </m:dPr>
            <m:e>
              <m:sSup>
                <m:sSupPr>
                  <m:ctrlPr>
                    <w:ins w:id="4403" w:author="The Si Tran" w:date="2012-12-06T01:45:00Z">
                      <w:rPr>
                        <w:rFonts w:ascii="Cambria Math" w:hAnsi="Cambria Math"/>
                        <w:lang w:val="pt-BR"/>
                      </w:rPr>
                    </w:ins>
                  </m:ctrlPr>
                </m:sSupPr>
                <m:e>
                  <w:ins w:id="4404" w:author="The Si Tran" w:date="2012-12-06T01:45:00Z">
                    <m:r>
                      <w:rPr>
                        <w:rFonts w:ascii="Cambria Math" w:hAnsi="Cambria Math"/>
                        <w:lang w:val="pt-BR"/>
                      </w:rPr>
                      <m:t>B</m:t>
                    </m:r>
                  </w:ins>
                </m:e>
                <m:sup>
                  <w:ins w:id="4405" w:author="The Si Tran" w:date="2012-12-06T01:45:00Z">
                    <m:r>
                      <w:rPr>
                        <w:rFonts w:ascii="Cambria Math" w:hAnsi="Cambria Math"/>
                        <w:lang w:val="pt-BR"/>
                      </w:rPr>
                      <m:t>S</m:t>
                    </m:r>
                  </w:ins>
                </m:sup>
              </m:sSup>
            </m:e>
          </m:d>
          <w:ins w:id="4406" w:author="The Si Tran" w:date="2012-12-06T01:45:00Z">
            <m:r>
              <m:rPr>
                <m:sty m:val="p"/>
              </m:rPr>
              <w:rPr>
                <w:rFonts w:ascii="Cambria Math" w:hAnsi="Cambria Math"/>
                <w:lang w:val="pt-BR"/>
              </w:rPr>
              <m:t>Φ</m:t>
            </m:r>
          </w:ins>
          <m:d>
            <m:dPr>
              <m:ctrlPr>
                <w:ins w:id="4407" w:author="The Si Tran" w:date="2012-12-06T01:45:00Z">
                  <w:rPr>
                    <w:rFonts w:ascii="Cambria Math" w:hAnsi="Cambria Math"/>
                    <w:lang w:val="pt-BR"/>
                  </w:rPr>
                </w:ins>
              </m:ctrlPr>
            </m:dPr>
            <m:e>
              <w:ins w:id="4408" w:author="The Si Tran" w:date="2012-12-06T01:45:00Z">
                <m:r>
                  <w:rPr>
                    <w:rFonts w:ascii="Cambria Math" w:hAnsi="Cambria Math"/>
                    <w:lang w:val="pt-BR"/>
                  </w:rPr>
                  <m:t>B</m:t>
                </m:r>
              </w:ins>
            </m:e>
          </m:d>
          <m:sSup>
            <m:sSupPr>
              <m:ctrlPr>
                <w:ins w:id="4409" w:author="The Si Tran" w:date="2012-12-06T01:45:00Z">
                  <w:rPr>
                    <w:rFonts w:ascii="Cambria Math" w:hAnsi="Cambria Math"/>
                    <w:lang w:val="pt-BR"/>
                  </w:rPr>
                </w:ins>
              </m:ctrlPr>
            </m:sSupPr>
            <m:e>
              <w:ins w:id="4410"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411" w:author="The Si Tran" w:date="2012-12-06T01:45:00Z">
                <m:r>
                  <w:rPr>
                    <w:rFonts w:ascii="Cambria Math" w:hAnsi="Cambria Math"/>
                    <w:lang w:val="pt-BR"/>
                  </w:rPr>
                  <m:t>d</m:t>
                </m:r>
              </w:ins>
            </m:sup>
          </m:sSup>
          <m:sSub>
            <m:sSubPr>
              <m:ctrlPr>
                <w:ins w:id="4412" w:author="The Si Tran" w:date="2012-12-06T01:45:00Z">
                  <w:rPr>
                    <w:rFonts w:ascii="Cambria Math" w:hAnsi="Cambria Math"/>
                    <w:lang w:val="pt-BR"/>
                  </w:rPr>
                </w:ins>
              </m:ctrlPr>
            </m:sSubPr>
            <m:e>
              <m:sSup>
                <m:sSupPr>
                  <m:ctrlPr>
                    <w:ins w:id="4413" w:author="The Si Tran" w:date="2012-12-06T01:46:00Z">
                      <w:rPr>
                        <w:rFonts w:ascii="Cambria Math" w:hAnsi="Cambria Math"/>
                        <w:lang w:val="pt-BR"/>
                      </w:rPr>
                    </w:ins>
                  </m:ctrlPr>
                </m:sSupPr>
                <m:e>
                  <w:ins w:id="4414" w:author="The Si Tran" w:date="2012-12-06T01:46:00Z">
                    <m:r>
                      <m:rPr>
                        <m:sty m:val="p"/>
                      </m:rPr>
                      <w:rPr>
                        <w:rFonts w:ascii="Cambria Math" w:hAnsi="Cambria Math"/>
                        <w:lang w:val="pt-BR"/>
                      </w:rPr>
                      <m:t>(1-</m:t>
                    </m:r>
                  </w:ins>
                  <m:sSup>
                    <m:sSupPr>
                      <m:ctrlPr>
                        <w:ins w:id="4415" w:author="The Si Tran" w:date="2012-12-06T01:46:00Z">
                          <w:rPr>
                            <w:rFonts w:ascii="Cambria Math" w:hAnsi="Cambria Math"/>
                            <w:lang w:val="pt-BR"/>
                          </w:rPr>
                        </w:ins>
                      </m:ctrlPr>
                    </m:sSupPr>
                    <m:e>
                      <w:ins w:id="4416" w:author="The Si Tran" w:date="2012-12-06T01:46:00Z">
                        <m:r>
                          <w:rPr>
                            <w:rFonts w:ascii="Cambria Math" w:hAnsi="Cambria Math"/>
                            <w:lang w:val="pt-BR"/>
                          </w:rPr>
                          <m:t>B</m:t>
                        </m:r>
                      </w:ins>
                    </m:e>
                    <m:sup>
                      <w:ins w:id="4417" w:author="The Si Tran" w:date="2012-12-06T01:46:00Z">
                        <m:r>
                          <w:rPr>
                            <w:rFonts w:ascii="Cambria Math" w:hAnsi="Cambria Math"/>
                            <w:lang w:val="pt-BR"/>
                          </w:rPr>
                          <m:t>S</m:t>
                        </m:r>
                      </w:ins>
                    </m:sup>
                  </m:sSup>
                  <w:ins w:id="4418" w:author="The Si Tran" w:date="2012-12-06T01:46:00Z">
                    <m:r>
                      <m:rPr>
                        <m:sty m:val="p"/>
                      </m:rPr>
                      <w:rPr>
                        <w:rFonts w:ascii="Cambria Math" w:hAnsi="Cambria Math"/>
                        <w:lang w:val="pt-BR"/>
                      </w:rPr>
                      <m:t>)</m:t>
                    </m:r>
                  </w:ins>
                </m:e>
                <m:sup>
                  <w:ins w:id="4419" w:author="The Si Tran" w:date="2012-12-06T01:46:00Z">
                    <m:r>
                      <w:rPr>
                        <w:rFonts w:ascii="Cambria Math" w:hAnsi="Cambria Math"/>
                        <w:lang w:val="pt-BR"/>
                      </w:rPr>
                      <m:t>D</m:t>
                    </m:r>
                  </w:ins>
                </m:sup>
              </m:sSup>
              <w:ins w:id="4420" w:author="The Si Tran" w:date="2012-12-06T01:45:00Z">
                <m:r>
                  <w:rPr>
                    <w:rFonts w:ascii="Cambria Math" w:hAnsi="Cambria Math"/>
                    <w:lang w:val="pt-BR"/>
                  </w:rPr>
                  <m:t>y</m:t>
                </m:r>
              </w:ins>
            </m:e>
            <m:sub>
              <w:ins w:id="4421" w:author="The Si Tran" w:date="2012-12-06T01:45:00Z">
                <m:r>
                  <w:rPr>
                    <w:rFonts w:ascii="Cambria Math" w:hAnsi="Cambria Math"/>
                    <w:lang w:val="pt-BR"/>
                  </w:rPr>
                  <m:t>t</m:t>
                </m:r>
              </w:ins>
            </m:sub>
          </m:sSub>
          <w:ins w:id="4422"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423" w:author="The Si Tran" w:date="2012-12-06T01:46:00Z">
                  <w:rPr>
                    <w:rFonts w:ascii="Cambria Math" w:hAnsi="Cambria Math"/>
                    <w:lang w:val="pt-BR"/>
                  </w:rPr>
                </w:ins>
              </m:ctrlPr>
            </m:sSupPr>
            <m:e>
              <w:ins w:id="4424" w:author="The Si Tran" w:date="2012-12-06T01:47:00Z">
                <m:r>
                  <m:rPr>
                    <m:sty m:val="p"/>
                  </m:rPr>
                  <w:rPr>
                    <w:rFonts w:ascii="Cambria Math" w:hAnsi="Cambria Math" w:hint="eastAsia"/>
                    <w:lang w:val="pt-BR"/>
                  </w:rPr>
                  <m:t>Θ</m:t>
                </m:r>
              </w:ins>
            </m:e>
            <m:sup>
              <w:ins w:id="4425" w:author="The Si Tran" w:date="2012-12-06T01:46:00Z">
                <m:r>
                  <m:rPr>
                    <m:sty m:val="p"/>
                  </m:rPr>
                  <w:rPr>
                    <w:rFonts w:ascii="Cambria Math" w:hAnsi="Cambria Math"/>
                    <w:lang w:val="pt-BR"/>
                  </w:rPr>
                  <m:t>*</m:t>
                </m:r>
              </w:ins>
            </m:sup>
          </m:sSup>
          <m:d>
            <m:dPr>
              <m:ctrlPr>
                <w:ins w:id="4426" w:author="The Si Tran" w:date="2012-12-06T01:46:00Z">
                  <w:rPr>
                    <w:rFonts w:ascii="Cambria Math" w:hAnsi="Cambria Math"/>
                    <w:lang w:val="pt-BR"/>
                  </w:rPr>
                </w:ins>
              </m:ctrlPr>
            </m:dPr>
            <m:e>
              <m:sSup>
                <m:sSupPr>
                  <m:ctrlPr>
                    <w:ins w:id="4427" w:author="The Si Tran" w:date="2012-12-06T01:46:00Z">
                      <w:rPr>
                        <w:rFonts w:ascii="Cambria Math" w:hAnsi="Cambria Math"/>
                        <w:lang w:val="pt-BR"/>
                      </w:rPr>
                    </w:ins>
                  </m:ctrlPr>
                </m:sSupPr>
                <m:e>
                  <w:ins w:id="4428" w:author="The Si Tran" w:date="2012-12-06T01:46:00Z">
                    <m:r>
                      <w:rPr>
                        <w:rFonts w:ascii="Cambria Math" w:hAnsi="Cambria Math"/>
                        <w:lang w:val="pt-BR"/>
                      </w:rPr>
                      <m:t>B</m:t>
                    </m:r>
                  </w:ins>
                </m:e>
                <m:sup>
                  <w:ins w:id="4429" w:author="The Si Tran" w:date="2012-12-06T01:46:00Z">
                    <m:r>
                      <w:rPr>
                        <w:rFonts w:ascii="Cambria Math" w:hAnsi="Cambria Math"/>
                        <w:lang w:val="pt-BR"/>
                      </w:rPr>
                      <m:t>S</m:t>
                    </m:r>
                  </w:ins>
                </m:sup>
              </m:sSup>
            </m:e>
          </m:d>
          <w:ins w:id="4430"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431" w:author="The Si Tran" w:date="2012-12-06T01:45:00Z">
                  <w:rPr>
                    <w:rFonts w:ascii="Cambria Math" w:hAnsi="Cambria Math"/>
                    <w:lang w:val="pt-BR"/>
                  </w:rPr>
                </w:ins>
              </m:ctrlPr>
            </m:sSubPr>
            <m:e>
              <w:ins w:id="4432" w:author="The Si Tran" w:date="2012-12-06T01:45:00Z">
                <m:r>
                  <w:rPr>
                    <w:rFonts w:ascii="Cambria Math" w:hAnsi="Cambria Math"/>
                    <w:lang w:val="pt-BR"/>
                  </w:rPr>
                  <m:t>ε</m:t>
                </m:r>
              </w:ins>
            </m:e>
            <m:sub>
              <w:ins w:id="4433"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434" w:author="The Si Tran" w:date="2012-12-06T01:47:00Z"/>
          <w:szCs w:val="26"/>
          <w:lang w:val="pt-BR"/>
          <w:rPrChange w:id="4435" w:author="The Si Tran" w:date="2012-12-05T23:02:00Z">
            <w:rPr>
              <w:del w:id="4436" w:author="The Si Tran" w:date="2012-12-06T01:47:00Z"/>
              <w:sz w:val="28"/>
              <w:szCs w:val="28"/>
              <w:lang w:val="pt-BR"/>
            </w:rPr>
          </w:rPrChange>
        </w:rPr>
      </w:pPr>
      <w:del w:id="4437" w:author="The Si Tran" w:date="2012-12-06T01:47:00Z">
        <w:r w:rsidRPr="00AF1345" w:rsidDel="00F43FFA">
          <w:rPr>
            <w:position w:val="-12"/>
            <w:szCs w:val="26"/>
            <w:lang w:val="pt-BR"/>
          </w:rPr>
          <w:object w:dxaOrig="5040" w:dyaOrig="380" w14:anchorId="372E02F0">
            <v:shape id="_x0000_i1092" type="#_x0000_t75" style="width:345.05pt;height:21.5pt" o:ole="">
              <v:imagedata r:id="rId150" o:title=""/>
            </v:shape>
            <o:OLEObject Type="Embed" ProgID="Equation.DSMT4" ShapeID="_x0000_i1092" DrawAspect="Content" ObjectID="_1417235494" r:id="rId151"/>
          </w:object>
        </w:r>
      </w:del>
    </w:p>
    <w:p w14:paraId="59DCC3E8" w14:textId="77777777" w:rsidR="006A21F7" w:rsidRDefault="006A21F7">
      <w:pPr>
        <w:rPr>
          <w:ins w:id="4438" w:author="The Si Tran" w:date="2012-12-06T01:48:00Z"/>
          <w:lang w:val="pt-BR"/>
        </w:rPr>
        <w:pPrChange w:id="4439" w:author="The Si Tran" w:date="2012-12-15T08:16:00Z">
          <w:pPr>
            <w:ind w:firstLine="540"/>
          </w:pPr>
        </w:pPrChange>
      </w:pPr>
      <w:r w:rsidRPr="0049233F">
        <w:rPr>
          <w:lang w:val="pt-BR"/>
          <w:rPrChange w:id="4440" w:author="The Si Tran" w:date="2012-12-05T23:02:00Z">
            <w:rPr>
              <w:sz w:val="28"/>
              <w:szCs w:val="28"/>
              <w:lang w:val="pt-BR"/>
            </w:rPr>
          </w:rPrChange>
        </w:rPr>
        <w:t xml:space="preserve">Với </w:t>
      </w:r>
    </w:p>
    <w:p w14:paraId="055477D2" w14:textId="77777777" w:rsidR="007850C8" w:rsidRPr="007850C8" w:rsidRDefault="004C2D67">
      <w:pPr>
        <w:pStyle w:val="Canhgiua"/>
        <w:rPr>
          <w:ins w:id="4441" w:author="The Si Tran" w:date="2012-12-06T01:49:00Z"/>
          <w:lang w:val="pt-BR"/>
        </w:rPr>
        <w:pPrChange w:id="4442" w:author="The Si Tran" w:date="2012-12-16T10:35:00Z">
          <w:pPr>
            <w:ind w:firstLine="540"/>
          </w:pPr>
        </w:pPrChange>
      </w:pPr>
      <m:oMathPara>
        <m:oMath>
          <m:sSup>
            <m:sSupPr>
              <m:ctrlPr>
                <w:ins w:id="4443" w:author="The Si Tran" w:date="2012-12-06T01:48:00Z">
                  <w:rPr>
                    <w:rFonts w:ascii="Cambria Math" w:hAnsi="Cambria Math"/>
                    <w:lang w:val="pt-BR"/>
                  </w:rPr>
                </w:ins>
              </m:ctrlPr>
            </m:sSupPr>
            <m:e>
              <w:ins w:id="4444" w:author="The Si Tran" w:date="2012-12-06T01:48:00Z">
                <m:r>
                  <m:rPr>
                    <m:sty m:val="p"/>
                  </m:rPr>
                  <w:rPr>
                    <w:rFonts w:ascii="Cambria Math" w:hAnsi="Cambria Math"/>
                    <w:lang w:val="pt-BR"/>
                  </w:rPr>
                  <m:t>Φ</m:t>
                </m:r>
              </w:ins>
            </m:e>
            <m:sup>
              <w:ins w:id="4445" w:author="The Si Tran" w:date="2012-12-06T01:48:00Z">
                <m:r>
                  <m:rPr>
                    <m:sty m:val="p"/>
                  </m:rPr>
                  <w:rPr>
                    <w:rFonts w:ascii="Cambria Math" w:hAnsi="Cambria Math"/>
                    <w:lang w:val="pt-BR"/>
                  </w:rPr>
                  <m:t>*</m:t>
                </m:r>
              </w:ins>
            </m:sup>
          </m:sSup>
          <m:d>
            <m:dPr>
              <m:ctrlPr>
                <w:ins w:id="4446" w:author="The Si Tran" w:date="2012-12-06T01:48:00Z">
                  <w:rPr>
                    <w:rFonts w:ascii="Cambria Math" w:hAnsi="Cambria Math"/>
                    <w:lang w:val="pt-BR"/>
                  </w:rPr>
                </w:ins>
              </m:ctrlPr>
            </m:dPr>
            <m:e>
              <m:sSup>
                <m:sSupPr>
                  <m:ctrlPr>
                    <w:ins w:id="4447" w:author="The Si Tran" w:date="2012-12-06T01:48:00Z">
                      <w:rPr>
                        <w:rFonts w:ascii="Cambria Math" w:hAnsi="Cambria Math"/>
                        <w:lang w:val="pt-BR"/>
                      </w:rPr>
                    </w:ins>
                  </m:ctrlPr>
                </m:sSupPr>
                <m:e>
                  <w:ins w:id="4448" w:author="The Si Tran" w:date="2012-12-06T01:48:00Z">
                    <m:r>
                      <w:rPr>
                        <w:rFonts w:ascii="Cambria Math" w:hAnsi="Cambria Math"/>
                        <w:lang w:val="pt-BR"/>
                      </w:rPr>
                      <m:t>B</m:t>
                    </m:r>
                  </w:ins>
                </m:e>
                <m:sup>
                  <w:ins w:id="4449" w:author="The Si Tran" w:date="2012-12-06T01:48:00Z">
                    <m:r>
                      <w:rPr>
                        <w:rFonts w:ascii="Cambria Math" w:hAnsi="Cambria Math"/>
                        <w:lang w:val="pt-BR"/>
                      </w:rPr>
                      <m:t>S</m:t>
                    </m:r>
                  </w:ins>
                </m:sup>
              </m:sSup>
            </m:e>
          </m:d>
          <w:ins w:id="4450" w:author="The Si Tran" w:date="2012-12-06T01:48:00Z">
            <m:r>
              <m:rPr>
                <m:sty m:val="p"/>
              </m:rPr>
              <w:rPr>
                <w:rFonts w:ascii="Cambria Math" w:hAnsi="Cambria Math"/>
                <w:lang w:val="pt-BR"/>
              </w:rPr>
              <m:t>=1-</m:t>
            </m:r>
          </w:ins>
          <m:sSubSup>
            <m:sSubSupPr>
              <m:ctrlPr>
                <w:ins w:id="4451" w:author="The Si Tran" w:date="2012-12-06T01:49:00Z">
                  <w:rPr>
                    <w:rFonts w:ascii="Cambria Math" w:hAnsi="Cambria Math"/>
                    <w:lang w:val="pt-BR"/>
                  </w:rPr>
                </w:ins>
              </m:ctrlPr>
            </m:sSubSupPr>
            <m:e>
              <w:ins w:id="4452" w:author="The Si Tran" w:date="2012-12-06T01:50:00Z">
                <m:r>
                  <m:rPr>
                    <m:sty m:val="p"/>
                  </m:rPr>
                  <w:rPr>
                    <w:rFonts w:ascii="Cambria Math" w:hAnsi="Cambria Math"/>
                    <w:lang w:val="pt-BR"/>
                  </w:rPr>
                  <m:t>ϕ</m:t>
                </m:r>
              </w:ins>
            </m:e>
            <m:sub>
              <w:ins w:id="4453" w:author="The Si Tran" w:date="2012-12-06T01:49:00Z">
                <m:r>
                  <m:rPr>
                    <m:sty m:val="p"/>
                  </m:rPr>
                  <w:rPr>
                    <w:rFonts w:ascii="Cambria Math" w:hAnsi="Cambria Math"/>
                    <w:lang w:val="pt-BR"/>
                  </w:rPr>
                  <m:t>1</m:t>
                </m:r>
              </w:ins>
            </m:sub>
            <m:sup>
              <w:ins w:id="4454" w:author="The Si Tran" w:date="2012-12-06T01:49:00Z">
                <m:r>
                  <m:rPr>
                    <m:sty m:val="p"/>
                  </m:rPr>
                  <w:rPr>
                    <w:rFonts w:ascii="Cambria Math" w:hAnsi="Cambria Math"/>
                    <w:lang w:val="pt-BR"/>
                  </w:rPr>
                  <m:t>*</m:t>
                </m:r>
              </w:ins>
            </m:sup>
          </m:sSubSup>
          <m:d>
            <m:dPr>
              <m:ctrlPr>
                <w:ins w:id="4455" w:author="The Si Tran" w:date="2012-12-06T01:48:00Z">
                  <w:rPr>
                    <w:rFonts w:ascii="Cambria Math" w:hAnsi="Cambria Math"/>
                    <w:lang w:val="pt-BR"/>
                  </w:rPr>
                </w:ins>
              </m:ctrlPr>
            </m:dPr>
            <m:e>
              <m:sSup>
                <m:sSupPr>
                  <m:ctrlPr>
                    <w:ins w:id="4456" w:author="The Si Tran" w:date="2012-12-06T01:48:00Z">
                      <w:rPr>
                        <w:rFonts w:ascii="Cambria Math" w:hAnsi="Cambria Math"/>
                        <w:lang w:val="pt-BR"/>
                      </w:rPr>
                    </w:ins>
                  </m:ctrlPr>
                </m:sSupPr>
                <m:e>
                  <w:ins w:id="4457" w:author="The Si Tran" w:date="2012-12-06T01:48:00Z">
                    <m:r>
                      <w:rPr>
                        <w:rFonts w:ascii="Cambria Math" w:hAnsi="Cambria Math"/>
                        <w:lang w:val="pt-BR"/>
                      </w:rPr>
                      <m:t>B</m:t>
                    </m:r>
                  </w:ins>
                </m:e>
                <m:sup>
                  <w:ins w:id="4458" w:author="The Si Tran" w:date="2012-12-06T01:48:00Z">
                    <m:r>
                      <m:rPr>
                        <m:sty m:val="p"/>
                      </m:rPr>
                      <w:rPr>
                        <w:rFonts w:ascii="Cambria Math" w:hAnsi="Cambria Math"/>
                        <w:lang w:val="pt-BR"/>
                      </w:rPr>
                      <m:t>1</m:t>
                    </m:r>
                    <m:r>
                      <w:rPr>
                        <w:rFonts w:ascii="Cambria Math" w:hAnsi="Cambria Math"/>
                        <w:lang w:val="pt-BR"/>
                      </w:rPr>
                      <m:t>S</m:t>
                    </m:r>
                  </w:ins>
                </m:sup>
              </m:sSup>
            </m:e>
          </m:d>
          <w:ins w:id="4459" w:author="The Si Tran" w:date="2012-12-06T01:48:00Z">
            <m:r>
              <m:rPr>
                <m:sty m:val="p"/>
              </m:rPr>
              <w:rPr>
                <w:rFonts w:ascii="Cambria Math" w:hAnsi="Cambria Math"/>
                <w:lang w:val="pt-BR"/>
              </w:rPr>
              <m:t>-</m:t>
            </m:r>
          </w:ins>
          <m:sSubSup>
            <m:sSubSupPr>
              <m:ctrlPr>
                <w:ins w:id="4460" w:author="The Si Tran" w:date="2012-12-06T01:49:00Z">
                  <w:rPr>
                    <w:rFonts w:ascii="Cambria Math" w:hAnsi="Cambria Math"/>
                    <w:lang w:val="pt-BR"/>
                  </w:rPr>
                </w:ins>
              </m:ctrlPr>
            </m:sSubSupPr>
            <m:e>
              <w:ins w:id="4461" w:author="The Si Tran" w:date="2012-12-06T01:50:00Z">
                <m:r>
                  <m:rPr>
                    <m:sty m:val="p"/>
                  </m:rPr>
                  <w:rPr>
                    <w:rFonts w:ascii="Cambria Math" w:hAnsi="Cambria Math"/>
                    <w:lang w:val="pt-BR"/>
                  </w:rPr>
                  <m:t>ϕ</m:t>
                </m:r>
              </w:ins>
            </m:e>
            <m:sub>
              <w:ins w:id="4462" w:author="The Si Tran" w:date="2012-12-06T01:49:00Z">
                <m:r>
                  <m:rPr>
                    <m:sty m:val="p"/>
                  </m:rPr>
                  <w:rPr>
                    <w:rFonts w:ascii="Cambria Math" w:hAnsi="Cambria Math"/>
                    <w:lang w:val="pt-BR"/>
                  </w:rPr>
                  <m:t>2</m:t>
                </m:r>
              </w:ins>
            </m:sub>
            <m:sup>
              <w:ins w:id="4463" w:author="The Si Tran" w:date="2012-12-06T01:49:00Z">
                <m:r>
                  <m:rPr>
                    <m:sty m:val="p"/>
                  </m:rPr>
                  <w:rPr>
                    <w:rFonts w:ascii="Cambria Math" w:hAnsi="Cambria Math"/>
                    <w:lang w:val="pt-BR"/>
                  </w:rPr>
                  <m:t>*</m:t>
                </m:r>
              </w:ins>
            </m:sup>
          </m:sSubSup>
          <m:d>
            <m:dPr>
              <m:ctrlPr>
                <w:ins w:id="4464" w:author="The Si Tran" w:date="2012-12-06T01:48:00Z">
                  <w:rPr>
                    <w:rFonts w:ascii="Cambria Math" w:hAnsi="Cambria Math"/>
                    <w:lang w:val="pt-BR"/>
                  </w:rPr>
                </w:ins>
              </m:ctrlPr>
            </m:dPr>
            <m:e>
              <m:sSup>
                <m:sSupPr>
                  <m:ctrlPr>
                    <w:ins w:id="4465" w:author="The Si Tran" w:date="2012-12-06T01:48:00Z">
                      <w:rPr>
                        <w:rFonts w:ascii="Cambria Math" w:hAnsi="Cambria Math"/>
                        <w:lang w:val="pt-BR"/>
                      </w:rPr>
                    </w:ins>
                  </m:ctrlPr>
                </m:sSupPr>
                <m:e>
                  <w:ins w:id="4466" w:author="The Si Tran" w:date="2012-12-06T01:48:00Z">
                    <m:r>
                      <w:rPr>
                        <w:rFonts w:ascii="Cambria Math" w:hAnsi="Cambria Math"/>
                        <w:lang w:val="pt-BR"/>
                      </w:rPr>
                      <m:t>B</m:t>
                    </m:r>
                  </w:ins>
                </m:e>
                <m:sup>
                  <w:ins w:id="4467" w:author="The Si Tran" w:date="2012-12-06T01:48:00Z">
                    <m:r>
                      <m:rPr>
                        <m:sty m:val="p"/>
                      </m:rPr>
                      <w:rPr>
                        <w:rFonts w:ascii="Cambria Math" w:hAnsi="Cambria Math"/>
                        <w:lang w:val="pt-BR"/>
                      </w:rPr>
                      <m:t>2</m:t>
                    </m:r>
                    <m:r>
                      <w:rPr>
                        <w:rFonts w:ascii="Cambria Math" w:hAnsi="Cambria Math"/>
                        <w:lang w:val="pt-BR"/>
                      </w:rPr>
                      <m:t>S</m:t>
                    </m:r>
                  </w:ins>
                </m:sup>
              </m:sSup>
            </m:e>
          </m:d>
          <w:ins w:id="4468" w:author="The Si Tran" w:date="2012-12-06T01:48:00Z">
            <m:r>
              <m:rPr>
                <m:sty m:val="p"/>
              </m:rPr>
              <w:rPr>
                <w:rFonts w:ascii="Cambria Math" w:hAnsi="Cambria Math"/>
                <w:lang w:val="pt-BR"/>
              </w:rPr>
              <m:t>-…-</m:t>
            </m:r>
          </w:ins>
          <m:sSubSup>
            <m:sSubSupPr>
              <m:ctrlPr>
                <w:ins w:id="4469" w:author="The Si Tran" w:date="2012-12-06T01:49:00Z">
                  <w:rPr>
                    <w:rFonts w:ascii="Cambria Math" w:hAnsi="Cambria Math"/>
                    <w:lang w:val="pt-BR"/>
                  </w:rPr>
                </w:ins>
              </m:ctrlPr>
            </m:sSubSupPr>
            <m:e>
              <w:ins w:id="4470" w:author="The Si Tran" w:date="2012-12-06T01:50:00Z">
                <m:r>
                  <m:rPr>
                    <m:sty m:val="p"/>
                  </m:rPr>
                  <w:rPr>
                    <w:rFonts w:ascii="Cambria Math" w:hAnsi="Cambria Math"/>
                    <w:lang w:val="pt-BR"/>
                  </w:rPr>
                  <m:t>ϕ</m:t>
                </m:r>
              </w:ins>
            </m:e>
            <m:sub>
              <w:ins w:id="4471" w:author="The Si Tran" w:date="2012-12-06T01:49:00Z">
                <m:r>
                  <w:rPr>
                    <w:rFonts w:ascii="Cambria Math" w:hAnsi="Cambria Math"/>
                    <w:lang w:val="pt-BR"/>
                  </w:rPr>
                  <m:t>P</m:t>
                </m:r>
              </w:ins>
            </m:sub>
            <m:sup>
              <w:ins w:id="4472" w:author="The Si Tran" w:date="2012-12-06T01:49:00Z">
                <m:r>
                  <m:rPr>
                    <m:sty m:val="p"/>
                  </m:rPr>
                  <w:rPr>
                    <w:rFonts w:ascii="Cambria Math" w:hAnsi="Cambria Math"/>
                    <w:lang w:val="pt-BR"/>
                  </w:rPr>
                  <m:t>*</m:t>
                </m:r>
              </w:ins>
            </m:sup>
          </m:sSubSup>
          <m:d>
            <m:dPr>
              <m:ctrlPr>
                <w:ins w:id="4473" w:author="The Si Tran" w:date="2012-12-06T01:48:00Z">
                  <w:rPr>
                    <w:rFonts w:ascii="Cambria Math" w:hAnsi="Cambria Math"/>
                    <w:lang w:val="pt-BR"/>
                  </w:rPr>
                </w:ins>
              </m:ctrlPr>
            </m:dPr>
            <m:e>
              <m:sSup>
                <m:sSupPr>
                  <m:ctrlPr>
                    <w:ins w:id="4474" w:author="The Si Tran" w:date="2012-12-06T01:48:00Z">
                      <w:rPr>
                        <w:rFonts w:ascii="Cambria Math" w:hAnsi="Cambria Math"/>
                        <w:lang w:val="pt-BR"/>
                      </w:rPr>
                    </w:ins>
                  </m:ctrlPr>
                </m:sSupPr>
                <m:e>
                  <w:ins w:id="4475" w:author="The Si Tran" w:date="2012-12-06T01:48:00Z">
                    <m:r>
                      <w:rPr>
                        <w:rFonts w:ascii="Cambria Math" w:hAnsi="Cambria Math"/>
                        <w:lang w:val="pt-BR"/>
                      </w:rPr>
                      <m:t>B</m:t>
                    </m:r>
                  </w:ins>
                </m:e>
                <m:sup>
                  <w:ins w:id="4476" w:author="The Si Tran" w:date="2012-12-06T01:48:00Z">
                    <m:r>
                      <w:rPr>
                        <w:rFonts w:ascii="Cambria Math" w:hAnsi="Cambria Math"/>
                        <w:lang w:val="pt-BR"/>
                      </w:rPr>
                      <m:t>PS</m:t>
                    </m:r>
                  </w:ins>
                </m:sup>
              </m:sSup>
            </m:e>
          </m:d>
        </m:oMath>
      </m:oMathPara>
    </w:p>
    <w:p w14:paraId="14857348" w14:textId="77777777" w:rsidR="007850C8" w:rsidRPr="0049233F" w:rsidDel="007850C8" w:rsidRDefault="004C2D67">
      <w:pPr>
        <w:pStyle w:val="Canhgiua"/>
        <w:rPr>
          <w:del w:id="4477" w:author="The Si Tran" w:date="2012-12-06T01:51:00Z"/>
          <w:lang w:val="pt-BR"/>
          <w:rPrChange w:id="4478" w:author="The Si Tran" w:date="2012-12-05T23:02:00Z">
            <w:rPr>
              <w:del w:id="4479" w:author="The Si Tran" w:date="2012-12-06T01:51:00Z"/>
              <w:sz w:val="28"/>
              <w:szCs w:val="28"/>
              <w:lang w:val="pt-BR"/>
            </w:rPr>
          </w:rPrChange>
        </w:rPr>
        <w:pPrChange w:id="4480" w:author="The Si Tran" w:date="2012-12-16T10:35:00Z">
          <w:pPr>
            <w:ind w:firstLine="540"/>
          </w:pPr>
        </w:pPrChange>
      </w:pPr>
      <m:oMathPara>
        <m:oMath>
          <m:sSup>
            <m:sSupPr>
              <m:ctrlPr>
                <w:ins w:id="4481" w:author="The Si Tran" w:date="2012-12-06T01:49:00Z">
                  <w:rPr>
                    <w:rFonts w:ascii="Cambria Math" w:hAnsi="Cambria Math"/>
                    <w:lang w:val="pt-BR"/>
                  </w:rPr>
                </w:ins>
              </m:ctrlPr>
            </m:sSupPr>
            <m:e>
              <w:ins w:id="4482" w:author="The Si Tran" w:date="2012-12-06T01:50:00Z">
                <m:r>
                  <m:rPr>
                    <m:sty m:val="p"/>
                  </m:rPr>
                  <w:rPr>
                    <w:rFonts w:ascii="Cambria Math" w:hAnsi="Cambria Math"/>
                    <w:lang w:val="pt-BR"/>
                  </w:rPr>
                  <m:t>Θ</m:t>
                </m:r>
              </w:ins>
            </m:e>
            <m:sup>
              <w:ins w:id="4483" w:author="The Si Tran" w:date="2012-12-06T01:49:00Z">
                <m:r>
                  <m:rPr>
                    <m:sty m:val="p"/>
                  </m:rPr>
                  <w:rPr>
                    <w:rFonts w:ascii="Cambria Math" w:hAnsi="Cambria Math"/>
                    <w:lang w:val="pt-BR"/>
                  </w:rPr>
                  <m:t>*</m:t>
                </m:r>
              </w:ins>
            </m:sup>
          </m:sSup>
          <m:d>
            <m:dPr>
              <m:ctrlPr>
                <w:ins w:id="4484" w:author="The Si Tran" w:date="2012-12-06T01:49:00Z">
                  <w:rPr>
                    <w:rFonts w:ascii="Cambria Math" w:hAnsi="Cambria Math"/>
                    <w:lang w:val="pt-BR"/>
                  </w:rPr>
                </w:ins>
              </m:ctrlPr>
            </m:dPr>
            <m:e>
              <m:sSup>
                <m:sSupPr>
                  <m:ctrlPr>
                    <w:ins w:id="4485" w:author="The Si Tran" w:date="2012-12-06T01:49:00Z">
                      <w:rPr>
                        <w:rFonts w:ascii="Cambria Math" w:hAnsi="Cambria Math"/>
                        <w:lang w:val="pt-BR"/>
                      </w:rPr>
                    </w:ins>
                  </m:ctrlPr>
                </m:sSupPr>
                <m:e>
                  <w:ins w:id="4486" w:author="The Si Tran" w:date="2012-12-06T01:49:00Z">
                    <m:r>
                      <w:rPr>
                        <w:rFonts w:ascii="Cambria Math" w:hAnsi="Cambria Math"/>
                        <w:lang w:val="pt-BR"/>
                      </w:rPr>
                      <m:t>B</m:t>
                    </m:r>
                  </w:ins>
                </m:e>
                <m:sup>
                  <w:ins w:id="4487" w:author="The Si Tran" w:date="2012-12-06T01:49:00Z">
                    <m:r>
                      <w:rPr>
                        <w:rFonts w:ascii="Cambria Math" w:hAnsi="Cambria Math"/>
                        <w:lang w:val="pt-BR"/>
                      </w:rPr>
                      <m:t>S</m:t>
                    </m:r>
                  </w:ins>
                </m:sup>
              </m:sSup>
            </m:e>
          </m:d>
          <w:ins w:id="4488" w:author="The Si Tran" w:date="2012-12-06T01:49:00Z">
            <m:r>
              <m:rPr>
                <m:sty m:val="p"/>
              </m:rPr>
              <w:rPr>
                <w:rFonts w:ascii="Cambria Math" w:hAnsi="Cambria Math"/>
                <w:lang w:val="pt-BR"/>
              </w:rPr>
              <m:t>=1-</m:t>
            </m:r>
          </w:ins>
          <m:sSubSup>
            <m:sSubSupPr>
              <m:ctrlPr>
                <w:ins w:id="4489" w:author="The Si Tran" w:date="2012-12-06T01:49:00Z">
                  <w:rPr>
                    <w:rFonts w:ascii="Cambria Math" w:hAnsi="Cambria Math"/>
                    <w:lang w:val="pt-BR"/>
                  </w:rPr>
                </w:ins>
              </m:ctrlPr>
            </m:sSubSupPr>
            <m:e>
              <w:ins w:id="4490" w:author="The Si Tran" w:date="2012-12-06T01:51:00Z">
                <m:r>
                  <w:rPr>
                    <w:rFonts w:ascii="Cambria Math" w:hAnsi="Cambria Math"/>
                    <w:lang w:val="pt-BR"/>
                  </w:rPr>
                  <m:t>θ</m:t>
                </m:r>
              </w:ins>
            </m:e>
            <m:sub>
              <w:ins w:id="4491" w:author="The Si Tran" w:date="2012-12-06T01:49:00Z">
                <m:r>
                  <m:rPr>
                    <m:sty m:val="p"/>
                  </m:rPr>
                  <w:rPr>
                    <w:rFonts w:ascii="Cambria Math" w:hAnsi="Cambria Math"/>
                    <w:lang w:val="pt-BR"/>
                  </w:rPr>
                  <m:t>1</m:t>
                </m:r>
              </w:ins>
            </m:sub>
            <m:sup>
              <w:ins w:id="4492" w:author="The Si Tran" w:date="2012-12-06T01:49:00Z">
                <m:r>
                  <m:rPr>
                    <m:sty m:val="p"/>
                  </m:rPr>
                  <w:rPr>
                    <w:rFonts w:ascii="Cambria Math" w:hAnsi="Cambria Math"/>
                    <w:lang w:val="pt-BR"/>
                  </w:rPr>
                  <m:t>*</m:t>
                </m:r>
              </w:ins>
            </m:sup>
          </m:sSubSup>
          <m:d>
            <m:dPr>
              <m:ctrlPr>
                <w:ins w:id="4493" w:author="The Si Tran" w:date="2012-12-06T01:49:00Z">
                  <w:rPr>
                    <w:rFonts w:ascii="Cambria Math" w:hAnsi="Cambria Math"/>
                    <w:lang w:val="pt-BR"/>
                  </w:rPr>
                </w:ins>
              </m:ctrlPr>
            </m:dPr>
            <m:e>
              <m:sSup>
                <m:sSupPr>
                  <m:ctrlPr>
                    <w:ins w:id="4494" w:author="The Si Tran" w:date="2012-12-06T01:49:00Z">
                      <w:rPr>
                        <w:rFonts w:ascii="Cambria Math" w:hAnsi="Cambria Math"/>
                        <w:lang w:val="pt-BR"/>
                      </w:rPr>
                    </w:ins>
                  </m:ctrlPr>
                </m:sSupPr>
                <m:e>
                  <w:ins w:id="4495" w:author="The Si Tran" w:date="2012-12-06T01:49:00Z">
                    <m:r>
                      <w:rPr>
                        <w:rFonts w:ascii="Cambria Math" w:hAnsi="Cambria Math"/>
                        <w:lang w:val="pt-BR"/>
                      </w:rPr>
                      <m:t>B</m:t>
                    </m:r>
                  </w:ins>
                </m:e>
                <m:sup>
                  <w:ins w:id="4496" w:author="The Si Tran" w:date="2012-12-06T01:49:00Z">
                    <m:r>
                      <m:rPr>
                        <m:sty m:val="p"/>
                      </m:rPr>
                      <w:rPr>
                        <w:rFonts w:ascii="Cambria Math" w:hAnsi="Cambria Math"/>
                        <w:lang w:val="pt-BR"/>
                      </w:rPr>
                      <m:t>1</m:t>
                    </m:r>
                    <m:r>
                      <w:rPr>
                        <w:rFonts w:ascii="Cambria Math" w:hAnsi="Cambria Math"/>
                        <w:lang w:val="pt-BR"/>
                      </w:rPr>
                      <m:t>S</m:t>
                    </m:r>
                  </w:ins>
                </m:sup>
              </m:sSup>
            </m:e>
          </m:d>
          <w:ins w:id="4497" w:author="The Si Tran" w:date="2012-12-06T01:49:00Z">
            <m:r>
              <m:rPr>
                <m:sty m:val="p"/>
              </m:rPr>
              <w:rPr>
                <w:rFonts w:ascii="Cambria Math" w:hAnsi="Cambria Math"/>
                <w:lang w:val="pt-BR"/>
              </w:rPr>
              <m:t>-</m:t>
            </m:r>
          </w:ins>
          <m:sSubSup>
            <m:sSubSupPr>
              <m:ctrlPr>
                <w:ins w:id="4498" w:author="The Si Tran" w:date="2012-12-06T01:49:00Z">
                  <w:rPr>
                    <w:rFonts w:ascii="Cambria Math" w:hAnsi="Cambria Math"/>
                    <w:lang w:val="pt-BR"/>
                  </w:rPr>
                </w:ins>
              </m:ctrlPr>
            </m:sSubSupPr>
            <m:e>
              <w:ins w:id="4499" w:author="The Si Tran" w:date="2012-12-06T01:51:00Z">
                <m:r>
                  <m:rPr>
                    <m:sty m:val="p"/>
                  </m:rPr>
                  <w:rPr>
                    <w:rFonts w:ascii="Cambria Math" w:hAnsi="Cambria Math"/>
                    <w:lang w:val="pt-BR"/>
                  </w:rPr>
                  <m:t>θ</m:t>
                </m:r>
              </w:ins>
            </m:e>
            <m:sub>
              <w:ins w:id="4500" w:author="The Si Tran" w:date="2012-12-06T01:49:00Z">
                <m:r>
                  <m:rPr>
                    <m:sty m:val="p"/>
                  </m:rPr>
                  <w:rPr>
                    <w:rFonts w:ascii="Cambria Math" w:hAnsi="Cambria Math"/>
                    <w:lang w:val="pt-BR"/>
                  </w:rPr>
                  <m:t>2</m:t>
                </m:r>
              </w:ins>
            </m:sub>
            <m:sup>
              <w:ins w:id="4501" w:author="The Si Tran" w:date="2012-12-06T01:49:00Z">
                <m:r>
                  <m:rPr>
                    <m:sty m:val="p"/>
                  </m:rPr>
                  <w:rPr>
                    <w:rFonts w:ascii="Cambria Math" w:hAnsi="Cambria Math"/>
                    <w:lang w:val="pt-BR"/>
                  </w:rPr>
                  <m:t>*</m:t>
                </m:r>
              </w:ins>
            </m:sup>
          </m:sSubSup>
          <m:d>
            <m:dPr>
              <m:ctrlPr>
                <w:ins w:id="4502" w:author="The Si Tran" w:date="2012-12-06T01:49:00Z">
                  <w:rPr>
                    <w:rFonts w:ascii="Cambria Math" w:hAnsi="Cambria Math"/>
                    <w:lang w:val="pt-BR"/>
                  </w:rPr>
                </w:ins>
              </m:ctrlPr>
            </m:dPr>
            <m:e>
              <m:sSup>
                <m:sSupPr>
                  <m:ctrlPr>
                    <w:ins w:id="4503" w:author="The Si Tran" w:date="2012-12-06T01:49:00Z">
                      <w:rPr>
                        <w:rFonts w:ascii="Cambria Math" w:hAnsi="Cambria Math"/>
                        <w:lang w:val="pt-BR"/>
                      </w:rPr>
                    </w:ins>
                  </m:ctrlPr>
                </m:sSupPr>
                <m:e>
                  <w:ins w:id="4504" w:author="The Si Tran" w:date="2012-12-06T01:49:00Z">
                    <m:r>
                      <w:rPr>
                        <w:rFonts w:ascii="Cambria Math" w:hAnsi="Cambria Math"/>
                        <w:lang w:val="pt-BR"/>
                      </w:rPr>
                      <m:t>B</m:t>
                    </m:r>
                  </w:ins>
                </m:e>
                <m:sup>
                  <w:ins w:id="4505" w:author="The Si Tran" w:date="2012-12-06T01:49:00Z">
                    <m:r>
                      <m:rPr>
                        <m:sty m:val="p"/>
                      </m:rPr>
                      <w:rPr>
                        <w:rFonts w:ascii="Cambria Math" w:hAnsi="Cambria Math"/>
                        <w:lang w:val="pt-BR"/>
                      </w:rPr>
                      <m:t>2</m:t>
                    </m:r>
                    <m:r>
                      <w:rPr>
                        <w:rFonts w:ascii="Cambria Math" w:hAnsi="Cambria Math"/>
                        <w:lang w:val="pt-BR"/>
                      </w:rPr>
                      <m:t>S</m:t>
                    </m:r>
                  </w:ins>
                </m:sup>
              </m:sSup>
            </m:e>
          </m:d>
          <w:ins w:id="4506" w:author="The Si Tran" w:date="2012-12-06T01:49:00Z">
            <m:r>
              <m:rPr>
                <m:sty m:val="p"/>
              </m:rPr>
              <w:rPr>
                <w:rFonts w:ascii="Cambria Math" w:hAnsi="Cambria Math"/>
                <w:lang w:val="pt-BR"/>
              </w:rPr>
              <m:t>-…-</m:t>
            </m:r>
          </w:ins>
          <m:sSubSup>
            <m:sSubSupPr>
              <m:ctrlPr>
                <w:ins w:id="4507" w:author="The Si Tran" w:date="2012-12-06T01:49:00Z">
                  <w:rPr>
                    <w:rFonts w:ascii="Cambria Math" w:hAnsi="Cambria Math"/>
                    <w:lang w:val="pt-BR"/>
                  </w:rPr>
                </w:ins>
              </m:ctrlPr>
            </m:sSubSupPr>
            <m:e>
              <w:ins w:id="4508" w:author="The Si Tran" w:date="2012-12-06T01:51:00Z">
                <m:r>
                  <m:rPr>
                    <m:sty m:val="p"/>
                  </m:rPr>
                  <w:rPr>
                    <w:rFonts w:ascii="Cambria Math" w:hAnsi="Cambria Math"/>
                    <w:lang w:val="pt-BR"/>
                  </w:rPr>
                  <m:t>θ</m:t>
                </m:r>
              </w:ins>
            </m:e>
            <m:sub>
              <w:ins w:id="4509" w:author="The Si Tran" w:date="2012-12-06T01:49:00Z">
                <m:r>
                  <w:rPr>
                    <w:rFonts w:ascii="Cambria Math" w:hAnsi="Cambria Math"/>
                    <w:lang w:val="pt-BR"/>
                  </w:rPr>
                  <m:t>P</m:t>
                </m:r>
              </w:ins>
            </m:sub>
            <m:sup>
              <w:ins w:id="4510" w:author="The Si Tran" w:date="2012-12-06T01:49:00Z">
                <m:r>
                  <m:rPr>
                    <m:sty m:val="p"/>
                  </m:rPr>
                  <w:rPr>
                    <w:rFonts w:ascii="Cambria Math" w:hAnsi="Cambria Math"/>
                    <w:lang w:val="pt-BR"/>
                  </w:rPr>
                  <m:t>*</m:t>
                </m:r>
              </w:ins>
            </m:sup>
          </m:sSubSup>
          <m:d>
            <m:dPr>
              <m:ctrlPr>
                <w:ins w:id="4511" w:author="The Si Tran" w:date="2012-12-06T01:49:00Z">
                  <w:rPr>
                    <w:rFonts w:ascii="Cambria Math" w:hAnsi="Cambria Math"/>
                    <w:lang w:val="pt-BR"/>
                  </w:rPr>
                </w:ins>
              </m:ctrlPr>
            </m:dPr>
            <m:e>
              <m:sSup>
                <m:sSupPr>
                  <m:ctrlPr>
                    <w:ins w:id="4512" w:author="The Si Tran" w:date="2012-12-06T01:49:00Z">
                      <w:rPr>
                        <w:rFonts w:ascii="Cambria Math" w:hAnsi="Cambria Math"/>
                        <w:lang w:val="pt-BR"/>
                      </w:rPr>
                    </w:ins>
                  </m:ctrlPr>
                </m:sSupPr>
                <m:e>
                  <w:ins w:id="4513" w:author="The Si Tran" w:date="2012-12-06T01:49:00Z">
                    <m:r>
                      <w:rPr>
                        <w:rFonts w:ascii="Cambria Math" w:hAnsi="Cambria Math"/>
                        <w:lang w:val="pt-BR"/>
                      </w:rPr>
                      <m:t>B</m:t>
                    </m:r>
                  </w:ins>
                </m:e>
                <m:sup>
                  <w:ins w:id="4514"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515" w:author="The Si Tran" w:date="2012-12-06T01:51:00Z"/>
          <w:lang w:val="pt-BR"/>
          <w:rPrChange w:id="4516" w:author="The Si Tran" w:date="2012-12-05T23:02:00Z">
            <w:rPr>
              <w:del w:id="4517" w:author="The Si Tran" w:date="2012-12-06T01:51:00Z"/>
              <w:sz w:val="28"/>
              <w:szCs w:val="28"/>
              <w:lang w:val="pt-BR"/>
            </w:rPr>
          </w:rPrChange>
        </w:rPr>
        <w:pPrChange w:id="4518" w:author="The Si Tran" w:date="2012-12-16T10:35:00Z">
          <w:pPr>
            <w:ind w:firstLine="540"/>
          </w:pPr>
        </w:pPrChange>
      </w:pPr>
      <w:del w:id="4519" w:author="The Si Tran" w:date="2012-12-06T01:51:00Z">
        <w:r w:rsidRPr="00AF1345" w:rsidDel="007850C8">
          <w:rPr>
            <w:position w:val="-12"/>
            <w:lang w:val="pt-BR"/>
          </w:rPr>
          <w:object w:dxaOrig="3600" w:dyaOrig="380" w14:anchorId="7B337824">
            <v:shape id="_x0000_i1093" type="#_x0000_t75" style="width:237.5pt;height:21.5pt" o:ole="">
              <v:imagedata r:id="rId152" o:title=""/>
            </v:shape>
            <o:OLEObject Type="Embed" ProgID="Equation.DSMT4" ShapeID="_x0000_i1093" DrawAspect="Content" ObjectID="_1417235495" r:id="rId153"/>
          </w:object>
        </w:r>
        <w:r w:rsidRPr="0049233F" w:rsidDel="007850C8">
          <w:rPr>
            <w:lang w:val="pt-BR"/>
            <w:rPrChange w:id="4520"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521" w:author="The Si Tran" w:date="2012-12-05T23:02:00Z">
            <w:rPr>
              <w:sz w:val="28"/>
              <w:szCs w:val="28"/>
              <w:lang w:val="pt-BR"/>
            </w:rPr>
          </w:rPrChange>
        </w:rPr>
        <w:pPrChange w:id="4522" w:author="The Si Tran" w:date="2012-12-16T10:35:00Z">
          <w:pPr>
            <w:ind w:firstLine="540"/>
          </w:pPr>
        </w:pPrChange>
      </w:pPr>
      <w:del w:id="4523" w:author="The Si Tran" w:date="2012-12-06T01:51:00Z">
        <w:r w:rsidRPr="00AF1345" w:rsidDel="007850C8">
          <w:rPr>
            <w:position w:val="-14"/>
            <w:lang w:val="pt-BR"/>
          </w:rPr>
          <w:object w:dxaOrig="3620" w:dyaOrig="400" w14:anchorId="0094FDCF">
            <v:shape id="_x0000_i1094" type="#_x0000_t75" style="width:237.5pt;height:21.5pt" o:ole="">
              <v:imagedata r:id="rId154" o:title=""/>
            </v:shape>
            <o:OLEObject Type="Embed" ProgID="Equation.DSMT4" ShapeID="_x0000_i1094" DrawAspect="Content" ObjectID="_1417235496" r:id="rId155"/>
          </w:object>
        </w:r>
      </w:del>
    </w:p>
    <w:p w14:paraId="359937AB" w14:textId="6687FB63" w:rsidR="007304D9" w:rsidRDefault="006A21F7" w:rsidP="007304D9">
      <w:pPr>
        <w:rPr>
          <w:lang w:val="pt-BR"/>
        </w:rPr>
      </w:pPr>
      <w:r w:rsidRPr="0049233F">
        <w:rPr>
          <w:lang w:val="pt-BR"/>
          <w:rPrChange w:id="4524"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525" w:author="The Si Tran" w:date="2012-12-10T20:40:00Z"/>
          <w:sz w:val="26"/>
          <w:szCs w:val="26"/>
          <w:lang w:val="pt-BR"/>
          <w:rPrChange w:id="4526" w:author="The Si Tran" w:date="2012-12-05T23:02:00Z">
            <w:rPr>
              <w:del w:id="4527" w:author="The Si Tran" w:date="2012-12-10T20:40:00Z"/>
              <w:lang w:val="pt-BR"/>
            </w:rPr>
          </w:rPrChange>
        </w:rPr>
      </w:pPr>
      <w:bookmarkStart w:id="4528" w:name="_Toc312142555"/>
      <w:del w:id="4529"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530" w:name="_Toc343083584"/>
        <w:bookmarkStart w:id="4531" w:name="_Toc343083798"/>
        <w:bookmarkStart w:id="4532" w:name="_Toc343084009"/>
        <w:bookmarkStart w:id="4533" w:name="_Toc343220768"/>
        <w:bookmarkStart w:id="4534" w:name="_Toc343232272"/>
        <w:bookmarkStart w:id="4535" w:name="_Toc343232685"/>
        <w:bookmarkStart w:id="4536" w:name="_Toc343232970"/>
        <w:bookmarkStart w:id="4537" w:name="_Toc343415475"/>
        <w:bookmarkStart w:id="4538" w:name="_Toc343415771"/>
        <w:bookmarkStart w:id="4539" w:name="_Toc343452430"/>
        <w:bookmarkStart w:id="4540" w:name="_Toc343461220"/>
        <w:bookmarkEnd w:id="4528"/>
        <w:bookmarkEnd w:id="4530"/>
        <w:bookmarkEnd w:id="4531"/>
        <w:bookmarkEnd w:id="4532"/>
        <w:bookmarkEnd w:id="4533"/>
        <w:bookmarkEnd w:id="4534"/>
        <w:bookmarkEnd w:id="4535"/>
        <w:bookmarkEnd w:id="4536"/>
        <w:bookmarkEnd w:id="4537"/>
        <w:bookmarkEnd w:id="4538"/>
        <w:bookmarkEnd w:id="4539"/>
        <w:bookmarkEnd w:id="4540"/>
      </w:del>
    </w:p>
    <w:p w14:paraId="2C41ADFC" w14:textId="77777777" w:rsidR="006A21F7" w:rsidRPr="0049233F" w:rsidDel="00677FF8" w:rsidRDefault="006A21F7" w:rsidP="006A21F7">
      <w:pPr>
        <w:ind w:firstLine="540"/>
        <w:rPr>
          <w:del w:id="4541" w:author="The Si Tran" w:date="2012-12-10T20:40:00Z"/>
          <w:szCs w:val="26"/>
          <w:lang w:val="pt-BR"/>
          <w:rPrChange w:id="4542" w:author="The Si Tran" w:date="2012-12-05T23:02:00Z">
            <w:rPr>
              <w:del w:id="4543" w:author="The Si Tran" w:date="2012-12-10T20:40:00Z"/>
              <w:sz w:val="28"/>
              <w:szCs w:val="28"/>
              <w:lang w:val="pt-BR"/>
            </w:rPr>
          </w:rPrChange>
        </w:rPr>
      </w:pPr>
      <w:del w:id="4544" w:author="The Si Tran" w:date="2012-12-10T20:40:00Z">
        <w:r w:rsidRPr="0049233F" w:rsidDel="00677FF8">
          <w:rPr>
            <w:szCs w:val="26"/>
            <w:lang w:val="pt-BR"/>
            <w:rPrChange w:id="4545"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546" w:name="_Toc343083585"/>
        <w:bookmarkStart w:id="4547" w:name="_Toc343083799"/>
        <w:bookmarkStart w:id="4548" w:name="_Toc343084010"/>
        <w:bookmarkStart w:id="4549" w:name="_Toc343220769"/>
        <w:bookmarkStart w:id="4550" w:name="_Toc343232273"/>
        <w:bookmarkStart w:id="4551" w:name="_Toc343232686"/>
        <w:bookmarkStart w:id="4552" w:name="_Toc343232971"/>
        <w:bookmarkStart w:id="4553" w:name="_Toc343415476"/>
        <w:bookmarkStart w:id="4554" w:name="_Toc343415772"/>
        <w:bookmarkStart w:id="4555" w:name="_Toc343452431"/>
        <w:bookmarkStart w:id="4556" w:name="_Toc343461221"/>
        <w:bookmarkEnd w:id="4546"/>
        <w:bookmarkEnd w:id="4547"/>
        <w:bookmarkEnd w:id="4548"/>
        <w:bookmarkEnd w:id="4549"/>
        <w:bookmarkEnd w:id="4550"/>
        <w:bookmarkEnd w:id="4551"/>
        <w:bookmarkEnd w:id="4552"/>
        <w:bookmarkEnd w:id="4553"/>
        <w:bookmarkEnd w:id="4554"/>
        <w:bookmarkEnd w:id="4555"/>
        <w:bookmarkEnd w:id="4556"/>
      </w:del>
    </w:p>
    <w:p w14:paraId="6EBC6AFF" w14:textId="77777777" w:rsidR="006A21F7" w:rsidRPr="0049233F" w:rsidDel="00677FF8" w:rsidRDefault="006A21F7" w:rsidP="006A21F7">
      <w:pPr>
        <w:ind w:firstLine="540"/>
        <w:rPr>
          <w:del w:id="4557" w:author="The Si Tran" w:date="2012-12-10T20:40:00Z"/>
          <w:szCs w:val="26"/>
          <w:lang w:val="pt-BR"/>
          <w:rPrChange w:id="4558" w:author="The Si Tran" w:date="2012-12-05T23:02:00Z">
            <w:rPr>
              <w:del w:id="4559" w:author="The Si Tran" w:date="2012-12-10T20:40:00Z"/>
              <w:sz w:val="28"/>
              <w:szCs w:val="28"/>
              <w:lang w:val="pt-BR"/>
            </w:rPr>
          </w:rPrChange>
        </w:rPr>
      </w:pPr>
      <w:del w:id="4560" w:author="The Si Tran" w:date="2012-12-10T20:40:00Z">
        <w:r w:rsidRPr="0049233F" w:rsidDel="00677FF8">
          <w:rPr>
            <w:noProof/>
            <w:szCs w:val="26"/>
            <w:rPrChange w:id="4561" w:author="Unknown">
              <w:rPr>
                <w:noProof/>
                <w:sz w:val="28"/>
                <w:szCs w:val="28"/>
              </w:rPr>
            </w:rPrChange>
          </w:rPr>
          <w:drawing>
            <wp:inline distT="0" distB="0" distL="0" distR="0" wp14:anchorId="6ED9A412" wp14:editId="2FE41344">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562" w:name="_Toc343083586"/>
        <w:bookmarkStart w:id="4563" w:name="_Toc343083800"/>
        <w:bookmarkStart w:id="4564" w:name="_Toc343084011"/>
        <w:bookmarkStart w:id="4565" w:name="_Toc343220770"/>
        <w:bookmarkStart w:id="4566" w:name="_Toc343232274"/>
        <w:bookmarkStart w:id="4567" w:name="_Toc343232687"/>
        <w:bookmarkStart w:id="4568" w:name="_Toc343232972"/>
        <w:bookmarkStart w:id="4569" w:name="_Toc343415477"/>
        <w:bookmarkStart w:id="4570" w:name="_Toc343415773"/>
        <w:bookmarkStart w:id="4571" w:name="_Toc343452432"/>
        <w:bookmarkStart w:id="4572" w:name="_Toc343461222"/>
        <w:bookmarkEnd w:id="4562"/>
        <w:bookmarkEnd w:id="4563"/>
        <w:bookmarkEnd w:id="4564"/>
        <w:bookmarkEnd w:id="4565"/>
        <w:bookmarkEnd w:id="4566"/>
        <w:bookmarkEnd w:id="4567"/>
        <w:bookmarkEnd w:id="4568"/>
        <w:bookmarkEnd w:id="4569"/>
        <w:bookmarkEnd w:id="4570"/>
        <w:bookmarkEnd w:id="4571"/>
        <w:bookmarkEnd w:id="4572"/>
      </w:del>
    </w:p>
    <w:p w14:paraId="4D61994B" w14:textId="77777777" w:rsidR="006A21F7" w:rsidRPr="0049233F" w:rsidDel="00677FF8" w:rsidRDefault="006A21F7" w:rsidP="006A21F7">
      <w:pPr>
        <w:pStyle w:val="Caption"/>
        <w:rPr>
          <w:del w:id="4573" w:author="The Si Tran" w:date="2012-12-10T20:40:00Z"/>
          <w:sz w:val="26"/>
          <w:szCs w:val="26"/>
          <w:lang w:val="pt-BR"/>
          <w:rPrChange w:id="4574" w:author="The Si Tran" w:date="2012-12-05T23:02:00Z">
            <w:rPr>
              <w:del w:id="4575" w:author="The Si Tran" w:date="2012-12-10T20:40:00Z"/>
              <w:sz w:val="28"/>
              <w:szCs w:val="28"/>
              <w:lang w:val="pt-BR"/>
            </w:rPr>
          </w:rPrChange>
        </w:rPr>
      </w:pPr>
      <w:del w:id="4576" w:author="The Si Tran" w:date="2012-12-10T20:40:00Z">
        <w:r w:rsidRPr="0049233F" w:rsidDel="00677FF8">
          <w:rPr>
            <w:b w:val="0"/>
            <w:bCs w:val="0"/>
            <w:sz w:val="26"/>
            <w:szCs w:val="26"/>
            <w:lang w:val="pt-BR"/>
            <w:rPrChange w:id="4577" w:author="The Si Tran" w:date="2012-12-05T23:02:00Z">
              <w:rPr>
                <w:b w:val="0"/>
                <w:bCs w:val="0"/>
                <w:sz w:val="28"/>
                <w:szCs w:val="28"/>
                <w:lang w:val="pt-BR"/>
              </w:rPr>
            </w:rPrChange>
          </w:rPr>
          <w:tab/>
        </w:r>
        <w:r w:rsidRPr="0049233F" w:rsidDel="00677FF8">
          <w:rPr>
            <w:b w:val="0"/>
            <w:bCs w:val="0"/>
            <w:sz w:val="26"/>
            <w:szCs w:val="26"/>
            <w:lang w:val="pt-BR"/>
            <w:rPrChange w:id="4578" w:author="The Si Tran" w:date="2012-12-05T23:02:00Z">
              <w:rPr>
                <w:b w:val="0"/>
                <w:bCs w:val="0"/>
                <w:sz w:val="28"/>
                <w:szCs w:val="28"/>
                <w:lang w:val="pt-BR"/>
              </w:rPr>
            </w:rPrChange>
          </w:rPr>
          <w:tab/>
        </w:r>
        <w:bookmarkStart w:id="4579" w:name="_Toc312142084"/>
        <w:r w:rsidRPr="0049233F" w:rsidDel="00677FF8">
          <w:rPr>
            <w:b w:val="0"/>
            <w:bCs w:val="0"/>
            <w:sz w:val="26"/>
            <w:szCs w:val="26"/>
            <w:lang w:val="pt-BR"/>
            <w:rPrChange w:id="4580" w:author="The Si Tran" w:date="2012-12-05T23:02:00Z">
              <w:rPr>
                <w:b w:val="0"/>
                <w:bCs w:val="0"/>
                <w:sz w:val="28"/>
                <w:szCs w:val="28"/>
                <w:lang w:val="pt-BR"/>
              </w:rPr>
            </w:rPrChange>
          </w:rPr>
          <w:delText xml:space="preserve">Hình </w:delText>
        </w:r>
        <w:r w:rsidRPr="0049233F" w:rsidDel="00677FF8">
          <w:rPr>
            <w:b w:val="0"/>
            <w:bCs w:val="0"/>
            <w:sz w:val="26"/>
            <w:szCs w:val="26"/>
            <w:rPrChange w:id="4581" w:author="The Si Tran" w:date="2012-12-05T23:02:00Z">
              <w:rPr>
                <w:b w:val="0"/>
                <w:bCs w:val="0"/>
                <w:sz w:val="28"/>
                <w:szCs w:val="28"/>
              </w:rPr>
            </w:rPrChange>
          </w:rPr>
          <w:fldChar w:fldCharType="begin"/>
        </w:r>
        <w:r w:rsidRPr="0049233F" w:rsidDel="00677FF8">
          <w:rPr>
            <w:b w:val="0"/>
            <w:bCs w:val="0"/>
            <w:sz w:val="26"/>
            <w:szCs w:val="26"/>
            <w:lang w:val="pt-BR"/>
            <w:rPrChange w:id="4582"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4583" w:author="The Si Tran" w:date="2012-12-05T23:02:00Z">
              <w:rPr>
                <w:b w:val="0"/>
                <w:bCs w:val="0"/>
                <w:sz w:val="28"/>
                <w:szCs w:val="28"/>
              </w:rPr>
            </w:rPrChange>
          </w:rPr>
          <w:fldChar w:fldCharType="separate"/>
        </w:r>
        <w:r w:rsidRPr="0049233F" w:rsidDel="00677FF8">
          <w:rPr>
            <w:b w:val="0"/>
            <w:bCs w:val="0"/>
            <w:noProof/>
            <w:sz w:val="26"/>
            <w:szCs w:val="26"/>
            <w:lang w:val="pt-BR"/>
            <w:rPrChange w:id="4584" w:author="The Si Tran" w:date="2012-12-05T23:02:00Z">
              <w:rPr>
                <w:b w:val="0"/>
                <w:bCs w:val="0"/>
                <w:noProof/>
                <w:sz w:val="28"/>
                <w:szCs w:val="28"/>
                <w:lang w:val="pt-BR"/>
              </w:rPr>
            </w:rPrChange>
          </w:rPr>
          <w:delText>10</w:delText>
        </w:r>
        <w:r w:rsidRPr="0049233F" w:rsidDel="00677FF8">
          <w:rPr>
            <w:b w:val="0"/>
            <w:bCs w:val="0"/>
            <w:sz w:val="26"/>
            <w:szCs w:val="26"/>
            <w:rPrChange w:id="4585" w:author="The Si Tran" w:date="2012-12-05T23:02:00Z">
              <w:rPr>
                <w:b w:val="0"/>
                <w:bCs w:val="0"/>
                <w:sz w:val="28"/>
                <w:szCs w:val="28"/>
              </w:rPr>
            </w:rPrChange>
          </w:rPr>
          <w:fldChar w:fldCharType="end"/>
        </w:r>
        <w:r w:rsidRPr="0049233F" w:rsidDel="00677FF8">
          <w:rPr>
            <w:b w:val="0"/>
            <w:bCs w:val="0"/>
            <w:sz w:val="26"/>
            <w:szCs w:val="26"/>
            <w:lang w:val="pt-BR"/>
            <w:rPrChange w:id="4586" w:author="The Si Tran" w:date="2012-12-05T23:02:00Z">
              <w:rPr>
                <w:b w:val="0"/>
                <w:bCs w:val="0"/>
                <w:sz w:val="28"/>
                <w:szCs w:val="28"/>
                <w:lang w:val="pt-BR"/>
              </w:rPr>
            </w:rPrChange>
          </w:rPr>
          <w:delText xml:space="preserve"> Các bước xây dựng mô hình ARIMA</w:delText>
        </w:r>
        <w:bookmarkStart w:id="4587" w:name="_Toc343083587"/>
        <w:bookmarkStart w:id="4588" w:name="_Toc343083801"/>
        <w:bookmarkStart w:id="4589" w:name="_Toc343084012"/>
        <w:bookmarkStart w:id="4590" w:name="_Toc343220771"/>
        <w:bookmarkStart w:id="4591" w:name="_Toc343232275"/>
        <w:bookmarkStart w:id="4592" w:name="_Toc343232688"/>
        <w:bookmarkStart w:id="4593" w:name="_Toc343232973"/>
        <w:bookmarkStart w:id="4594" w:name="_Toc343415478"/>
        <w:bookmarkStart w:id="4595" w:name="_Toc343415774"/>
        <w:bookmarkStart w:id="4596" w:name="_Toc343452433"/>
        <w:bookmarkStart w:id="4597" w:name="_Toc343461223"/>
        <w:bookmarkEnd w:id="4579"/>
        <w:bookmarkEnd w:id="4587"/>
        <w:bookmarkEnd w:id="4588"/>
        <w:bookmarkEnd w:id="4589"/>
        <w:bookmarkEnd w:id="4590"/>
        <w:bookmarkEnd w:id="4591"/>
        <w:bookmarkEnd w:id="4592"/>
        <w:bookmarkEnd w:id="4593"/>
        <w:bookmarkEnd w:id="4594"/>
        <w:bookmarkEnd w:id="4595"/>
        <w:bookmarkEnd w:id="4596"/>
        <w:bookmarkEnd w:id="4597"/>
      </w:del>
    </w:p>
    <w:p w14:paraId="3442B860" w14:textId="77777777" w:rsidR="006A21F7" w:rsidRPr="0049233F" w:rsidDel="00677FF8" w:rsidRDefault="006A21F7" w:rsidP="006A21F7">
      <w:pPr>
        <w:ind w:firstLine="540"/>
        <w:rPr>
          <w:del w:id="4598" w:author="The Si Tran" w:date="2012-12-10T20:40:00Z"/>
          <w:b/>
          <w:szCs w:val="26"/>
          <w:lang w:val="pt-BR"/>
          <w:rPrChange w:id="4599" w:author="The Si Tran" w:date="2012-12-05T23:02:00Z">
            <w:rPr>
              <w:del w:id="4600" w:author="The Si Tran" w:date="2012-12-10T20:40:00Z"/>
              <w:b/>
              <w:sz w:val="28"/>
              <w:szCs w:val="28"/>
              <w:lang w:val="pt-BR"/>
            </w:rPr>
          </w:rPrChange>
        </w:rPr>
      </w:pPr>
      <w:del w:id="4601" w:author="The Si Tran" w:date="2012-12-10T20:40:00Z">
        <w:r w:rsidRPr="0049233F" w:rsidDel="00677FF8">
          <w:rPr>
            <w:b/>
            <w:szCs w:val="26"/>
            <w:lang w:val="pt-BR"/>
            <w:rPrChange w:id="4602" w:author="The Si Tran" w:date="2012-12-05T23:02:00Z">
              <w:rPr>
                <w:b/>
                <w:sz w:val="28"/>
                <w:szCs w:val="28"/>
                <w:lang w:val="pt-BR"/>
              </w:rPr>
            </w:rPrChange>
          </w:rPr>
          <w:delText>Bước 1: Xác định mô hình dự tuyển</w:delText>
        </w:r>
        <w:bookmarkStart w:id="4603" w:name="_Toc343083588"/>
        <w:bookmarkStart w:id="4604" w:name="_Toc343083802"/>
        <w:bookmarkStart w:id="4605" w:name="_Toc343084013"/>
        <w:bookmarkStart w:id="4606" w:name="_Toc343220772"/>
        <w:bookmarkStart w:id="4607" w:name="_Toc343232276"/>
        <w:bookmarkStart w:id="4608" w:name="_Toc343232689"/>
        <w:bookmarkStart w:id="4609" w:name="_Toc343232974"/>
        <w:bookmarkStart w:id="4610" w:name="_Toc343415479"/>
        <w:bookmarkStart w:id="4611" w:name="_Toc343415775"/>
        <w:bookmarkStart w:id="4612" w:name="_Toc343452434"/>
        <w:bookmarkStart w:id="4613" w:name="_Toc343461224"/>
        <w:bookmarkEnd w:id="4603"/>
        <w:bookmarkEnd w:id="4604"/>
        <w:bookmarkEnd w:id="4605"/>
        <w:bookmarkEnd w:id="4606"/>
        <w:bookmarkEnd w:id="4607"/>
        <w:bookmarkEnd w:id="4608"/>
        <w:bookmarkEnd w:id="4609"/>
        <w:bookmarkEnd w:id="4610"/>
        <w:bookmarkEnd w:id="4611"/>
        <w:bookmarkEnd w:id="4612"/>
        <w:bookmarkEnd w:id="4613"/>
      </w:del>
    </w:p>
    <w:p w14:paraId="7EA80473" w14:textId="77777777" w:rsidR="006A21F7" w:rsidRPr="0049233F" w:rsidDel="00677FF8" w:rsidRDefault="006A21F7" w:rsidP="006A21F7">
      <w:pPr>
        <w:ind w:firstLine="540"/>
        <w:rPr>
          <w:del w:id="4614" w:author="The Si Tran" w:date="2012-12-10T20:40:00Z"/>
          <w:szCs w:val="26"/>
          <w:lang w:val="pt-BR"/>
          <w:rPrChange w:id="4615" w:author="The Si Tran" w:date="2012-12-05T23:02:00Z">
            <w:rPr>
              <w:del w:id="4616" w:author="The Si Tran" w:date="2012-12-10T20:40:00Z"/>
              <w:sz w:val="28"/>
              <w:szCs w:val="28"/>
              <w:lang w:val="pt-BR"/>
            </w:rPr>
          </w:rPrChange>
        </w:rPr>
      </w:pPr>
      <w:del w:id="4617" w:author="The Si Tran" w:date="2012-12-10T20:40:00Z">
        <w:r w:rsidRPr="0049233F" w:rsidDel="00677FF8">
          <w:rPr>
            <w:szCs w:val="26"/>
            <w:lang w:val="pt-BR"/>
            <w:rPrChange w:id="4618"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619" w:author="The Si Tran" w:date="2012-12-05T23:02:00Z">
              <w:rPr>
                <w:i/>
                <w:sz w:val="28"/>
                <w:szCs w:val="28"/>
                <w:lang w:val="pt-BR"/>
              </w:rPr>
            </w:rPrChange>
          </w:rPr>
          <w:delText>plot()</w:delText>
        </w:r>
        <w:r w:rsidRPr="0049233F" w:rsidDel="00677FF8">
          <w:rPr>
            <w:szCs w:val="26"/>
            <w:lang w:val="pt-BR"/>
            <w:rPrChange w:id="4620" w:author="The Si Tran" w:date="2012-12-05T23:02:00Z">
              <w:rPr>
                <w:sz w:val="28"/>
                <w:szCs w:val="28"/>
                <w:lang w:val="pt-BR"/>
              </w:rPr>
            </w:rPrChange>
          </w:rPr>
          <w:delText xml:space="preserve"> và </w:delText>
        </w:r>
        <w:r w:rsidRPr="0049233F" w:rsidDel="00677FF8">
          <w:rPr>
            <w:i/>
            <w:szCs w:val="26"/>
            <w:lang w:val="pt-BR"/>
            <w:rPrChange w:id="4621" w:author="The Si Tran" w:date="2012-12-05T23:02:00Z">
              <w:rPr>
                <w:i/>
                <w:sz w:val="28"/>
                <w:szCs w:val="28"/>
                <w:lang w:val="pt-BR"/>
              </w:rPr>
            </w:rPrChange>
          </w:rPr>
          <w:delText xml:space="preserve">acf() </w:delText>
        </w:r>
        <w:r w:rsidRPr="0049233F" w:rsidDel="00677FF8">
          <w:rPr>
            <w:szCs w:val="26"/>
            <w:lang w:val="pt-BR"/>
            <w:rPrChange w:id="4622"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623" w:name="_Toc343083589"/>
        <w:bookmarkStart w:id="4624" w:name="_Toc343083803"/>
        <w:bookmarkStart w:id="4625" w:name="_Toc343084014"/>
        <w:bookmarkStart w:id="4626" w:name="_Toc343220773"/>
        <w:bookmarkStart w:id="4627" w:name="_Toc343232277"/>
        <w:bookmarkStart w:id="4628" w:name="_Toc343232690"/>
        <w:bookmarkStart w:id="4629" w:name="_Toc343232975"/>
        <w:bookmarkStart w:id="4630" w:name="_Toc343415480"/>
        <w:bookmarkStart w:id="4631" w:name="_Toc343415776"/>
        <w:bookmarkStart w:id="4632" w:name="_Toc343452435"/>
        <w:bookmarkStart w:id="4633" w:name="_Toc343461225"/>
        <w:bookmarkEnd w:id="4623"/>
        <w:bookmarkEnd w:id="4624"/>
        <w:bookmarkEnd w:id="4625"/>
        <w:bookmarkEnd w:id="4626"/>
        <w:bookmarkEnd w:id="4627"/>
        <w:bookmarkEnd w:id="4628"/>
        <w:bookmarkEnd w:id="4629"/>
        <w:bookmarkEnd w:id="4630"/>
        <w:bookmarkEnd w:id="4631"/>
        <w:bookmarkEnd w:id="4632"/>
        <w:bookmarkEnd w:id="4633"/>
      </w:del>
    </w:p>
    <w:p w14:paraId="0EBFBE38" w14:textId="77777777" w:rsidR="006A21F7" w:rsidRPr="0049233F" w:rsidDel="00677FF8" w:rsidRDefault="006A21F7" w:rsidP="006A21F7">
      <w:pPr>
        <w:ind w:firstLine="540"/>
        <w:rPr>
          <w:del w:id="4634" w:author="The Si Tran" w:date="2012-12-10T20:40:00Z"/>
          <w:b/>
          <w:szCs w:val="26"/>
          <w:lang w:val="pt-BR"/>
          <w:rPrChange w:id="4635" w:author="The Si Tran" w:date="2012-12-05T23:02:00Z">
            <w:rPr>
              <w:del w:id="4636" w:author="The Si Tran" w:date="2012-12-10T20:40:00Z"/>
              <w:b/>
              <w:sz w:val="28"/>
              <w:szCs w:val="28"/>
              <w:lang w:val="pt-BR"/>
            </w:rPr>
          </w:rPrChange>
        </w:rPr>
      </w:pPr>
      <w:del w:id="4637" w:author="The Si Tran" w:date="2012-12-10T20:40:00Z">
        <w:r w:rsidRPr="0049233F" w:rsidDel="00677FF8">
          <w:rPr>
            <w:b/>
            <w:szCs w:val="26"/>
            <w:lang w:val="pt-BR"/>
            <w:rPrChange w:id="4638" w:author="The Si Tran" w:date="2012-12-05T23:02:00Z">
              <w:rPr>
                <w:b/>
                <w:sz w:val="28"/>
                <w:szCs w:val="28"/>
                <w:lang w:val="pt-BR"/>
              </w:rPr>
            </w:rPrChange>
          </w:rPr>
          <w:delText>Bước 2: Ước lượng mô hình</w:delText>
        </w:r>
        <w:bookmarkStart w:id="4639" w:name="_Toc343083590"/>
        <w:bookmarkStart w:id="4640" w:name="_Toc343083804"/>
        <w:bookmarkStart w:id="4641" w:name="_Toc343084015"/>
        <w:bookmarkStart w:id="4642" w:name="_Toc343220774"/>
        <w:bookmarkStart w:id="4643" w:name="_Toc343232278"/>
        <w:bookmarkStart w:id="4644" w:name="_Toc343232691"/>
        <w:bookmarkStart w:id="4645" w:name="_Toc343232976"/>
        <w:bookmarkStart w:id="4646" w:name="_Toc343415481"/>
        <w:bookmarkStart w:id="4647" w:name="_Toc343415777"/>
        <w:bookmarkStart w:id="4648" w:name="_Toc343452436"/>
        <w:bookmarkStart w:id="4649" w:name="_Toc343461226"/>
        <w:bookmarkEnd w:id="4639"/>
        <w:bookmarkEnd w:id="4640"/>
        <w:bookmarkEnd w:id="4641"/>
        <w:bookmarkEnd w:id="4642"/>
        <w:bookmarkEnd w:id="4643"/>
        <w:bookmarkEnd w:id="4644"/>
        <w:bookmarkEnd w:id="4645"/>
        <w:bookmarkEnd w:id="4646"/>
        <w:bookmarkEnd w:id="4647"/>
        <w:bookmarkEnd w:id="4648"/>
        <w:bookmarkEnd w:id="4649"/>
      </w:del>
    </w:p>
    <w:p w14:paraId="6CF1295B" w14:textId="77777777" w:rsidR="006A21F7" w:rsidRPr="0049233F" w:rsidDel="00677FF8" w:rsidRDefault="006A21F7" w:rsidP="006A21F7">
      <w:pPr>
        <w:ind w:firstLine="540"/>
        <w:rPr>
          <w:del w:id="4650" w:author="The Si Tran" w:date="2012-12-10T20:40:00Z"/>
          <w:szCs w:val="26"/>
          <w:lang w:val="pt-BR"/>
          <w:rPrChange w:id="4651" w:author="The Si Tran" w:date="2012-12-05T23:02:00Z">
            <w:rPr>
              <w:del w:id="4652" w:author="The Si Tran" w:date="2012-12-10T20:40:00Z"/>
              <w:sz w:val="28"/>
              <w:szCs w:val="28"/>
              <w:lang w:val="pt-BR"/>
            </w:rPr>
          </w:rPrChange>
        </w:rPr>
      </w:pPr>
      <w:del w:id="4653" w:author="The Si Tran" w:date="2012-12-10T20:40:00Z">
        <w:r w:rsidRPr="0049233F" w:rsidDel="00677FF8">
          <w:rPr>
            <w:szCs w:val="26"/>
            <w:lang w:val="pt-BR"/>
            <w:rPrChange w:id="4654"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655" w:author="The Si Tran" w:date="2012-12-05T23:02:00Z">
              <w:rPr>
                <w:i/>
                <w:sz w:val="28"/>
                <w:szCs w:val="28"/>
                <w:lang w:val="pt-BR"/>
              </w:rPr>
            </w:rPrChange>
          </w:rPr>
          <w:delText xml:space="preserve">arima() </w:delText>
        </w:r>
        <w:r w:rsidRPr="0049233F" w:rsidDel="00677FF8">
          <w:rPr>
            <w:szCs w:val="26"/>
            <w:lang w:val="pt-BR"/>
            <w:rPrChange w:id="4656" w:author="The Si Tran" w:date="2012-12-05T23:02:00Z">
              <w:rPr>
                <w:sz w:val="28"/>
                <w:szCs w:val="28"/>
                <w:lang w:val="pt-BR"/>
              </w:rPr>
            </w:rPrChange>
          </w:rPr>
          <w:delText>nhận thông số là chuỗi thời gian và bậc của mô hình để ước lượng mô hình.</w:delText>
        </w:r>
        <w:bookmarkStart w:id="4657" w:name="_Toc343083591"/>
        <w:bookmarkStart w:id="4658" w:name="_Toc343083805"/>
        <w:bookmarkStart w:id="4659" w:name="_Toc343084016"/>
        <w:bookmarkStart w:id="4660" w:name="_Toc343220775"/>
        <w:bookmarkStart w:id="4661" w:name="_Toc343232279"/>
        <w:bookmarkStart w:id="4662" w:name="_Toc343232692"/>
        <w:bookmarkStart w:id="4663" w:name="_Toc343232977"/>
        <w:bookmarkStart w:id="4664" w:name="_Toc343415482"/>
        <w:bookmarkStart w:id="4665" w:name="_Toc343415778"/>
        <w:bookmarkStart w:id="4666" w:name="_Toc343452437"/>
        <w:bookmarkStart w:id="4667" w:name="_Toc343461227"/>
        <w:bookmarkEnd w:id="4657"/>
        <w:bookmarkEnd w:id="4658"/>
        <w:bookmarkEnd w:id="4659"/>
        <w:bookmarkEnd w:id="4660"/>
        <w:bookmarkEnd w:id="4661"/>
        <w:bookmarkEnd w:id="4662"/>
        <w:bookmarkEnd w:id="4663"/>
        <w:bookmarkEnd w:id="4664"/>
        <w:bookmarkEnd w:id="4665"/>
        <w:bookmarkEnd w:id="4666"/>
        <w:bookmarkEnd w:id="4667"/>
      </w:del>
    </w:p>
    <w:p w14:paraId="7ACC7F0B" w14:textId="77777777" w:rsidR="006A21F7" w:rsidRPr="0049233F" w:rsidDel="00677FF8" w:rsidRDefault="006A21F7" w:rsidP="006A21F7">
      <w:pPr>
        <w:ind w:firstLine="540"/>
        <w:rPr>
          <w:del w:id="4668" w:author="The Si Tran" w:date="2012-12-10T20:40:00Z"/>
          <w:b/>
          <w:szCs w:val="26"/>
          <w:lang w:val="pt-BR"/>
          <w:rPrChange w:id="4669" w:author="The Si Tran" w:date="2012-12-05T23:02:00Z">
            <w:rPr>
              <w:del w:id="4670" w:author="The Si Tran" w:date="2012-12-10T20:40:00Z"/>
              <w:b/>
              <w:sz w:val="28"/>
              <w:szCs w:val="28"/>
              <w:lang w:val="pt-BR"/>
            </w:rPr>
          </w:rPrChange>
        </w:rPr>
      </w:pPr>
      <w:del w:id="4671" w:author="The Si Tran" w:date="2012-12-10T20:40:00Z">
        <w:r w:rsidRPr="0049233F" w:rsidDel="00677FF8">
          <w:rPr>
            <w:b/>
            <w:szCs w:val="26"/>
            <w:lang w:val="pt-BR"/>
            <w:rPrChange w:id="4672" w:author="The Si Tran" w:date="2012-12-05T23:02:00Z">
              <w:rPr>
                <w:b/>
                <w:sz w:val="28"/>
                <w:szCs w:val="28"/>
                <w:lang w:val="pt-BR"/>
              </w:rPr>
            </w:rPrChange>
          </w:rPr>
          <w:delText>Bước 3: Kiểm tra mô hình</w:delText>
        </w:r>
        <w:bookmarkStart w:id="4673" w:name="_Toc343083592"/>
        <w:bookmarkStart w:id="4674" w:name="_Toc343083806"/>
        <w:bookmarkStart w:id="4675" w:name="_Toc343084017"/>
        <w:bookmarkStart w:id="4676" w:name="_Toc343220776"/>
        <w:bookmarkStart w:id="4677" w:name="_Toc343232280"/>
        <w:bookmarkStart w:id="4678" w:name="_Toc343232693"/>
        <w:bookmarkStart w:id="4679" w:name="_Toc343232978"/>
        <w:bookmarkStart w:id="4680" w:name="_Toc343415483"/>
        <w:bookmarkStart w:id="4681" w:name="_Toc343415779"/>
        <w:bookmarkStart w:id="4682" w:name="_Toc343452438"/>
        <w:bookmarkStart w:id="4683" w:name="_Toc343461228"/>
        <w:bookmarkEnd w:id="4673"/>
        <w:bookmarkEnd w:id="4674"/>
        <w:bookmarkEnd w:id="4675"/>
        <w:bookmarkEnd w:id="4676"/>
        <w:bookmarkEnd w:id="4677"/>
        <w:bookmarkEnd w:id="4678"/>
        <w:bookmarkEnd w:id="4679"/>
        <w:bookmarkEnd w:id="4680"/>
        <w:bookmarkEnd w:id="4681"/>
        <w:bookmarkEnd w:id="4682"/>
        <w:bookmarkEnd w:id="4683"/>
      </w:del>
    </w:p>
    <w:p w14:paraId="1232B3EC" w14:textId="77777777" w:rsidR="006A21F7" w:rsidRPr="0049233F" w:rsidDel="00677FF8" w:rsidRDefault="006A21F7" w:rsidP="006A21F7">
      <w:pPr>
        <w:ind w:firstLine="540"/>
        <w:rPr>
          <w:del w:id="4684" w:author="The Si Tran" w:date="2012-12-10T20:40:00Z"/>
          <w:szCs w:val="26"/>
          <w:lang w:val="pt-BR"/>
          <w:rPrChange w:id="4685" w:author="The Si Tran" w:date="2012-12-05T23:02:00Z">
            <w:rPr>
              <w:del w:id="4686" w:author="The Si Tran" w:date="2012-12-10T20:40:00Z"/>
              <w:sz w:val="28"/>
              <w:szCs w:val="28"/>
              <w:lang w:val="pt-BR"/>
            </w:rPr>
          </w:rPrChange>
        </w:rPr>
      </w:pPr>
      <w:del w:id="4687" w:author="The Si Tran" w:date="2012-12-10T20:40:00Z">
        <w:r w:rsidRPr="0049233F" w:rsidDel="00677FF8">
          <w:rPr>
            <w:szCs w:val="26"/>
            <w:lang w:val="pt-BR"/>
            <w:rPrChange w:id="4688"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3.95pt;height:14.05pt" o:ole="">
              <v:imagedata r:id="rId133" o:title=""/>
            </v:shape>
            <o:OLEObject Type="Embed" ProgID="Equation.DSMT4" ShapeID="_x0000_i1095" DrawAspect="Content" ObjectID="_1417235497" r:id="rId157"/>
          </w:object>
        </w:r>
        <w:r w:rsidRPr="0049233F" w:rsidDel="00677FF8">
          <w:rPr>
            <w:szCs w:val="26"/>
            <w:lang w:val="pt-BR"/>
            <w:rPrChange w:id="4689" w:author="The Si Tran" w:date="2012-12-05T23:02:00Z">
              <w:rPr>
                <w:sz w:val="28"/>
                <w:szCs w:val="28"/>
                <w:lang w:val="pt-BR"/>
              </w:rPr>
            </w:rPrChange>
          </w:rPr>
          <w:delText xml:space="preserve"> (N là kích thước chuỗi thặng dư) thì chuỗi thặng dư là ngẫu nhiên.</w:delText>
        </w:r>
        <w:bookmarkStart w:id="4690" w:name="_Toc343083593"/>
        <w:bookmarkStart w:id="4691" w:name="_Toc343083807"/>
        <w:bookmarkStart w:id="4692" w:name="_Toc343084018"/>
        <w:bookmarkStart w:id="4693" w:name="_Toc343220777"/>
        <w:bookmarkStart w:id="4694" w:name="_Toc343232281"/>
        <w:bookmarkStart w:id="4695" w:name="_Toc343232694"/>
        <w:bookmarkStart w:id="4696" w:name="_Toc343232979"/>
        <w:bookmarkStart w:id="4697" w:name="_Toc343415484"/>
        <w:bookmarkStart w:id="4698" w:name="_Toc343415780"/>
        <w:bookmarkStart w:id="4699" w:name="_Toc343452439"/>
        <w:bookmarkStart w:id="4700" w:name="_Toc343461229"/>
        <w:bookmarkEnd w:id="4690"/>
        <w:bookmarkEnd w:id="4691"/>
        <w:bookmarkEnd w:id="4692"/>
        <w:bookmarkEnd w:id="4693"/>
        <w:bookmarkEnd w:id="4694"/>
        <w:bookmarkEnd w:id="4695"/>
        <w:bookmarkEnd w:id="4696"/>
        <w:bookmarkEnd w:id="4697"/>
        <w:bookmarkEnd w:id="4698"/>
        <w:bookmarkEnd w:id="4699"/>
        <w:bookmarkEnd w:id="4700"/>
      </w:del>
    </w:p>
    <w:p w14:paraId="3E2D2001" w14:textId="77777777" w:rsidR="006A21F7" w:rsidRPr="0049233F" w:rsidDel="00677FF8" w:rsidRDefault="006A21F7" w:rsidP="006A21F7">
      <w:pPr>
        <w:ind w:firstLine="540"/>
        <w:rPr>
          <w:del w:id="4701" w:author="The Si Tran" w:date="2012-12-10T20:40:00Z"/>
          <w:szCs w:val="26"/>
          <w:lang w:val="pt-BR"/>
          <w:rPrChange w:id="4702" w:author="The Si Tran" w:date="2012-12-05T23:02:00Z">
            <w:rPr>
              <w:del w:id="4703" w:author="The Si Tran" w:date="2012-12-10T20:40:00Z"/>
              <w:sz w:val="28"/>
              <w:szCs w:val="28"/>
              <w:lang w:val="pt-BR"/>
            </w:rPr>
          </w:rPrChange>
        </w:rPr>
      </w:pPr>
      <w:del w:id="4704" w:author="The Si Tran" w:date="2012-12-10T20:40:00Z">
        <w:r w:rsidRPr="0049233F" w:rsidDel="00677FF8">
          <w:rPr>
            <w:szCs w:val="26"/>
            <w:lang w:val="pt-BR"/>
            <w:rPrChange w:id="4705"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706" w:name="_Toc343083594"/>
        <w:bookmarkStart w:id="4707" w:name="_Toc343083808"/>
        <w:bookmarkStart w:id="4708" w:name="_Toc343084019"/>
        <w:bookmarkStart w:id="4709" w:name="_Toc343220778"/>
        <w:bookmarkStart w:id="4710" w:name="_Toc343232282"/>
        <w:bookmarkStart w:id="4711" w:name="_Toc343232695"/>
        <w:bookmarkStart w:id="4712" w:name="_Toc343232980"/>
        <w:bookmarkStart w:id="4713" w:name="_Toc343415485"/>
        <w:bookmarkStart w:id="4714" w:name="_Toc343415781"/>
        <w:bookmarkStart w:id="4715" w:name="_Toc343452440"/>
        <w:bookmarkStart w:id="4716" w:name="_Toc343461230"/>
        <w:bookmarkEnd w:id="4706"/>
        <w:bookmarkEnd w:id="4707"/>
        <w:bookmarkEnd w:id="4708"/>
        <w:bookmarkEnd w:id="4709"/>
        <w:bookmarkEnd w:id="4710"/>
        <w:bookmarkEnd w:id="4711"/>
        <w:bookmarkEnd w:id="4712"/>
        <w:bookmarkEnd w:id="4713"/>
        <w:bookmarkEnd w:id="4714"/>
        <w:bookmarkEnd w:id="4715"/>
        <w:bookmarkEnd w:id="4716"/>
      </w:del>
    </w:p>
    <w:p w14:paraId="643193D6" w14:textId="77777777" w:rsidR="007850C8" w:rsidRPr="000D001B" w:rsidDel="000B65E4" w:rsidRDefault="006A21F7">
      <w:pPr>
        <w:ind w:left="1440" w:firstLine="720"/>
        <w:rPr>
          <w:del w:id="4717" w:author="The Si Tran" w:date="2012-12-06T01:54:00Z"/>
          <w:szCs w:val="26"/>
          <w:lang w:val="fr-FR"/>
          <w:rPrChange w:id="4718" w:author="The Si Tran" w:date="2012-12-06T01:53:00Z">
            <w:rPr>
              <w:del w:id="4719" w:author="The Si Tran" w:date="2012-12-06T01:54:00Z"/>
              <w:sz w:val="28"/>
              <w:szCs w:val="28"/>
              <w:lang w:val="fr-FR"/>
            </w:rPr>
          </w:rPrChange>
        </w:rPr>
        <w:pPrChange w:id="4720" w:author="The Si Tran" w:date="2012-12-06T01:53:00Z">
          <w:pPr>
            <w:ind w:firstLine="540"/>
          </w:pPr>
        </w:pPrChange>
      </w:pPr>
      <w:del w:id="4721" w:author="The Si Tran" w:date="2012-12-10T20:40:00Z">
        <w:r w:rsidRPr="00AF1345" w:rsidDel="00677FF8">
          <w:rPr>
            <w:position w:val="-4"/>
            <w:szCs w:val="26"/>
            <w:lang w:val="pt-BR"/>
          </w:rPr>
          <w:object w:dxaOrig="180" w:dyaOrig="279" w14:anchorId="4F983E8D">
            <v:shape id="_x0000_i1096" type="#_x0000_t75" style="width:7.5pt;height:14.05pt" o:ole="">
              <v:imagedata r:id="rId19" o:title=""/>
            </v:shape>
            <o:OLEObject Type="Embed" ProgID="Equation.DSMT4" ShapeID="_x0000_i1096" DrawAspect="Content" ObjectID="_1417235498" r:id="rId158"/>
          </w:object>
        </w:r>
        <w:r w:rsidRPr="0049233F" w:rsidDel="00677FF8">
          <w:rPr>
            <w:szCs w:val="26"/>
            <w:lang w:val="fr-FR"/>
            <w:rPrChange w:id="4722" w:author="The Si Tran" w:date="2012-12-05T23:02:00Z">
              <w:rPr>
                <w:sz w:val="28"/>
                <w:szCs w:val="28"/>
                <w:lang w:val="fr-FR"/>
              </w:rPr>
            </w:rPrChange>
          </w:rPr>
          <w:delText>Phép thử Q là:</w:delText>
        </w:r>
      </w:del>
      <w:bookmarkStart w:id="4723" w:name="_Toc343083595"/>
      <w:bookmarkStart w:id="4724" w:name="_Toc343083809"/>
      <w:bookmarkStart w:id="4725" w:name="_Toc343084020"/>
      <w:bookmarkStart w:id="4726" w:name="_Toc343220779"/>
      <w:bookmarkStart w:id="4727" w:name="_Toc343232283"/>
      <w:bookmarkStart w:id="4728" w:name="_Toc343232696"/>
      <w:bookmarkStart w:id="4729" w:name="_Toc343232981"/>
      <w:bookmarkStart w:id="4730" w:name="_Toc343415486"/>
      <w:bookmarkStart w:id="4731" w:name="_Toc343415782"/>
      <w:bookmarkStart w:id="4732" w:name="_Toc343452441"/>
      <w:bookmarkStart w:id="4733" w:name="_Toc343461231"/>
      <w:bookmarkEnd w:id="4723"/>
      <w:bookmarkEnd w:id="4724"/>
      <w:bookmarkEnd w:id="4725"/>
      <w:bookmarkEnd w:id="4726"/>
      <w:bookmarkEnd w:id="4727"/>
      <w:bookmarkEnd w:id="4728"/>
      <w:bookmarkEnd w:id="4729"/>
      <w:bookmarkEnd w:id="4730"/>
      <w:bookmarkEnd w:id="4731"/>
      <w:bookmarkEnd w:id="4732"/>
      <w:bookmarkEnd w:id="4733"/>
    </w:p>
    <w:p w14:paraId="5D0171E6" w14:textId="77777777" w:rsidR="006A21F7" w:rsidRPr="0049233F" w:rsidDel="00677FF8" w:rsidRDefault="006A21F7">
      <w:pPr>
        <w:ind w:left="1440" w:firstLine="720"/>
        <w:rPr>
          <w:del w:id="4734" w:author="The Si Tran" w:date="2012-12-10T20:40:00Z"/>
          <w:szCs w:val="26"/>
          <w:lang w:val="pt-BR"/>
          <w:rPrChange w:id="4735" w:author="The Si Tran" w:date="2012-12-05T23:02:00Z">
            <w:rPr>
              <w:del w:id="4736" w:author="The Si Tran" w:date="2012-12-10T20:40:00Z"/>
              <w:sz w:val="28"/>
              <w:szCs w:val="28"/>
              <w:lang w:val="pt-BR"/>
            </w:rPr>
          </w:rPrChange>
        </w:rPr>
        <w:pPrChange w:id="4737" w:author="The Si Tran" w:date="2012-12-06T01:54:00Z">
          <w:pPr>
            <w:ind w:firstLine="540"/>
          </w:pPr>
        </w:pPrChange>
      </w:pPr>
      <w:del w:id="4738" w:author="The Si Tran" w:date="2012-12-06T01:54:00Z">
        <w:r w:rsidRPr="0049233F" w:rsidDel="000B65E4">
          <w:rPr>
            <w:szCs w:val="26"/>
            <w:lang w:val="fr-FR"/>
            <w:rPrChange w:id="4739"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5pt;height:50.5pt" o:ole="">
              <v:imagedata r:id="rId159" o:title=""/>
            </v:shape>
            <o:OLEObject Type="Embed" ProgID="Equation.DSMT4" ShapeID="_x0000_i1097" DrawAspect="Content" ObjectID="_1417235499" r:id="rId160"/>
          </w:object>
        </w:r>
      </w:del>
      <w:del w:id="4740" w:author="The Si Tran" w:date="2012-12-10T20:40:00Z">
        <w:r w:rsidRPr="00E078AF" w:rsidDel="00677FF8">
          <w:rPr>
            <w:position w:val="-4"/>
            <w:szCs w:val="26"/>
            <w:lang w:val="pt-BR"/>
          </w:rPr>
          <w:object w:dxaOrig="180" w:dyaOrig="279" w14:anchorId="28D84A66">
            <v:shape id="_x0000_i1098" type="#_x0000_t75" style="width:7.5pt;height:14.05pt" o:ole="">
              <v:imagedata r:id="rId19" o:title=""/>
            </v:shape>
            <o:OLEObject Type="Embed" ProgID="Equation.DSMT4" ShapeID="_x0000_i1098" DrawAspect="Content" ObjectID="_1417235500" r:id="rId161"/>
          </w:object>
        </w:r>
        <w:bookmarkStart w:id="4741" w:name="_Toc343083596"/>
        <w:bookmarkStart w:id="4742" w:name="_Toc343083810"/>
        <w:bookmarkStart w:id="4743" w:name="_Toc343084021"/>
        <w:bookmarkStart w:id="4744" w:name="_Toc343220780"/>
        <w:bookmarkStart w:id="4745" w:name="_Toc343232284"/>
        <w:bookmarkStart w:id="4746" w:name="_Toc343232697"/>
        <w:bookmarkStart w:id="4747" w:name="_Toc343232982"/>
        <w:bookmarkStart w:id="4748" w:name="_Toc343415487"/>
        <w:bookmarkStart w:id="4749" w:name="_Toc343415783"/>
        <w:bookmarkStart w:id="4750" w:name="_Toc343452442"/>
        <w:bookmarkStart w:id="4751" w:name="_Toc343461232"/>
        <w:bookmarkEnd w:id="4741"/>
        <w:bookmarkEnd w:id="4742"/>
        <w:bookmarkEnd w:id="4743"/>
        <w:bookmarkEnd w:id="4744"/>
        <w:bookmarkEnd w:id="4745"/>
        <w:bookmarkEnd w:id="4746"/>
        <w:bookmarkEnd w:id="4747"/>
        <w:bookmarkEnd w:id="4748"/>
        <w:bookmarkEnd w:id="4749"/>
        <w:bookmarkEnd w:id="4750"/>
        <w:bookmarkEnd w:id="4751"/>
      </w:del>
    </w:p>
    <w:p w14:paraId="1B7B79BF" w14:textId="77777777" w:rsidR="006A21F7" w:rsidRPr="0049233F" w:rsidDel="00677FF8" w:rsidRDefault="006A21F7" w:rsidP="006A21F7">
      <w:pPr>
        <w:ind w:firstLine="540"/>
        <w:rPr>
          <w:del w:id="4752" w:author="The Si Tran" w:date="2012-12-10T20:40:00Z"/>
          <w:szCs w:val="26"/>
          <w:lang w:val="pt-BR"/>
          <w:rPrChange w:id="4753" w:author="The Si Tran" w:date="2012-12-05T23:02:00Z">
            <w:rPr>
              <w:del w:id="4754" w:author="The Si Tran" w:date="2012-12-10T20:40:00Z"/>
              <w:sz w:val="28"/>
              <w:szCs w:val="28"/>
              <w:lang w:val="pt-BR"/>
            </w:rPr>
          </w:rPrChange>
        </w:rPr>
      </w:pPr>
      <w:del w:id="4755" w:author="The Si Tran" w:date="2012-12-10T20:40:00Z">
        <w:r w:rsidRPr="0049233F" w:rsidDel="00677FF8">
          <w:rPr>
            <w:szCs w:val="26"/>
            <w:lang w:val="pt-BR"/>
            <w:rPrChange w:id="4756" w:author="The Si Tran" w:date="2012-12-05T23:02:00Z">
              <w:rPr>
                <w:sz w:val="28"/>
                <w:szCs w:val="28"/>
                <w:lang w:val="pt-BR"/>
              </w:rPr>
            </w:rPrChange>
          </w:rPr>
          <w:delText xml:space="preserve">Với </w:delText>
        </w:r>
        <w:bookmarkStart w:id="4757" w:name="_Toc343083597"/>
        <w:bookmarkStart w:id="4758" w:name="_Toc343083811"/>
        <w:bookmarkStart w:id="4759" w:name="_Toc343084022"/>
        <w:bookmarkStart w:id="4760" w:name="_Toc343220781"/>
        <w:bookmarkStart w:id="4761" w:name="_Toc343232285"/>
        <w:bookmarkStart w:id="4762" w:name="_Toc343232698"/>
        <w:bookmarkStart w:id="4763" w:name="_Toc343232983"/>
        <w:bookmarkStart w:id="4764" w:name="_Toc343415488"/>
        <w:bookmarkStart w:id="4765" w:name="_Toc343415784"/>
        <w:bookmarkStart w:id="4766" w:name="_Toc343452443"/>
        <w:bookmarkStart w:id="4767" w:name="_Toc343461233"/>
        <w:bookmarkEnd w:id="4757"/>
        <w:bookmarkEnd w:id="4758"/>
        <w:bookmarkEnd w:id="4759"/>
        <w:bookmarkEnd w:id="4760"/>
        <w:bookmarkEnd w:id="4761"/>
        <w:bookmarkEnd w:id="4762"/>
        <w:bookmarkEnd w:id="4763"/>
        <w:bookmarkEnd w:id="4764"/>
        <w:bookmarkEnd w:id="4765"/>
        <w:bookmarkEnd w:id="4766"/>
        <w:bookmarkEnd w:id="4767"/>
      </w:del>
    </w:p>
    <w:p w14:paraId="6AFA4B28" w14:textId="77777777" w:rsidR="006A21F7" w:rsidRPr="0049233F" w:rsidDel="00677FF8" w:rsidRDefault="006A21F7" w:rsidP="006A21F7">
      <w:pPr>
        <w:ind w:firstLine="540"/>
        <w:rPr>
          <w:del w:id="4768" w:author="The Si Tran" w:date="2012-12-10T20:40:00Z"/>
          <w:szCs w:val="26"/>
          <w:lang w:val="pt-BR"/>
          <w:rPrChange w:id="4769" w:author="The Si Tran" w:date="2012-12-05T23:02:00Z">
            <w:rPr>
              <w:del w:id="4770" w:author="The Si Tran" w:date="2012-12-10T20:40:00Z"/>
              <w:sz w:val="28"/>
              <w:szCs w:val="28"/>
              <w:lang w:val="pt-BR"/>
            </w:rPr>
          </w:rPrChange>
        </w:rPr>
      </w:pPr>
      <w:del w:id="4771" w:author="The Si Tran" w:date="2012-12-06T20:22:00Z">
        <w:r w:rsidRPr="00AF1345" w:rsidDel="00A96CBA">
          <w:rPr>
            <w:position w:val="-12"/>
            <w:szCs w:val="26"/>
            <w:lang w:val="pt-BR"/>
          </w:rPr>
          <w:object w:dxaOrig="520" w:dyaOrig="360" w14:anchorId="0CAAF5E9">
            <v:shape id="_x0000_i1099" type="#_x0000_t75" style="width:28.05pt;height:21.5pt" o:ole="">
              <v:imagedata r:id="rId162" o:title=""/>
            </v:shape>
            <o:OLEObject Type="Embed" ProgID="Equation.DSMT4" ShapeID="_x0000_i1099" DrawAspect="Content" ObjectID="_1417235501" r:id="rId163"/>
          </w:object>
        </w:r>
      </w:del>
      <w:del w:id="4772" w:author="The Si Tran" w:date="2012-12-10T20:40:00Z">
        <w:r w:rsidRPr="0049233F" w:rsidDel="00677FF8">
          <w:rPr>
            <w:szCs w:val="26"/>
            <w:lang w:val="pt-BR"/>
            <w:rPrChange w:id="4773" w:author="The Si Tran" w:date="2012-12-05T23:02:00Z">
              <w:rPr>
                <w:sz w:val="28"/>
                <w:szCs w:val="28"/>
                <w:lang w:val="pt-BR"/>
              </w:rPr>
            </w:rPrChange>
          </w:rPr>
          <w:delText xml:space="preserve"> là hệ số tự tương quan của thặng dư ở độ trễ </w:delText>
        </w:r>
      </w:del>
      <w:del w:id="4774" w:author="The Si Tran" w:date="2012-12-06T20:22:00Z">
        <w:r w:rsidRPr="0049233F" w:rsidDel="00A96CBA">
          <w:rPr>
            <w:szCs w:val="26"/>
            <w:lang w:val="pt-BR"/>
            <w:rPrChange w:id="4775" w:author="The Si Tran" w:date="2012-12-05T23:02:00Z">
              <w:rPr>
                <w:sz w:val="28"/>
                <w:szCs w:val="28"/>
                <w:lang w:val="pt-BR"/>
              </w:rPr>
            </w:rPrChange>
          </w:rPr>
          <w:delText>k</w:delText>
        </w:r>
      </w:del>
      <w:del w:id="4776" w:author="The Si Tran" w:date="2012-12-10T20:40:00Z">
        <w:r w:rsidRPr="0049233F" w:rsidDel="00677FF8">
          <w:rPr>
            <w:szCs w:val="26"/>
            <w:lang w:val="pt-BR"/>
            <w:rPrChange w:id="4777" w:author="The Si Tran" w:date="2012-12-05T23:02:00Z">
              <w:rPr>
                <w:sz w:val="28"/>
                <w:szCs w:val="28"/>
                <w:lang w:val="pt-BR"/>
              </w:rPr>
            </w:rPrChange>
          </w:rPr>
          <w:delText>.</w:delText>
        </w:r>
        <w:bookmarkStart w:id="4778" w:name="_Toc343083598"/>
        <w:bookmarkStart w:id="4779" w:name="_Toc343083812"/>
        <w:bookmarkStart w:id="4780" w:name="_Toc343084023"/>
        <w:bookmarkStart w:id="4781" w:name="_Toc343220782"/>
        <w:bookmarkStart w:id="4782" w:name="_Toc343232286"/>
        <w:bookmarkStart w:id="4783" w:name="_Toc343232699"/>
        <w:bookmarkStart w:id="4784" w:name="_Toc343232984"/>
        <w:bookmarkStart w:id="4785" w:name="_Toc343415489"/>
        <w:bookmarkStart w:id="4786" w:name="_Toc343415785"/>
        <w:bookmarkStart w:id="4787" w:name="_Toc343452444"/>
        <w:bookmarkStart w:id="4788" w:name="_Toc343461234"/>
        <w:bookmarkEnd w:id="4778"/>
        <w:bookmarkEnd w:id="4779"/>
        <w:bookmarkEnd w:id="4780"/>
        <w:bookmarkEnd w:id="4781"/>
        <w:bookmarkEnd w:id="4782"/>
        <w:bookmarkEnd w:id="4783"/>
        <w:bookmarkEnd w:id="4784"/>
        <w:bookmarkEnd w:id="4785"/>
        <w:bookmarkEnd w:id="4786"/>
        <w:bookmarkEnd w:id="4787"/>
        <w:bookmarkEnd w:id="4788"/>
      </w:del>
    </w:p>
    <w:p w14:paraId="1F223545" w14:textId="77777777" w:rsidR="006A21F7" w:rsidRPr="0049233F" w:rsidDel="00677FF8" w:rsidRDefault="006A21F7" w:rsidP="006A21F7">
      <w:pPr>
        <w:ind w:firstLine="540"/>
        <w:rPr>
          <w:del w:id="4789" w:author="The Si Tran" w:date="2012-12-10T20:40:00Z"/>
          <w:szCs w:val="26"/>
          <w:lang w:val="pt-BR"/>
          <w:rPrChange w:id="4790" w:author="The Si Tran" w:date="2012-12-05T23:02:00Z">
            <w:rPr>
              <w:del w:id="4791" w:author="The Si Tran" w:date="2012-12-10T20:40:00Z"/>
              <w:sz w:val="28"/>
              <w:szCs w:val="28"/>
              <w:lang w:val="pt-BR"/>
            </w:rPr>
          </w:rPrChange>
        </w:rPr>
      </w:pPr>
      <w:del w:id="4792" w:author="The Si Tran" w:date="2012-12-06T20:22:00Z">
        <w:r w:rsidRPr="0049233F" w:rsidDel="00A96CBA">
          <w:rPr>
            <w:szCs w:val="26"/>
            <w:lang w:val="pt-BR"/>
            <w:rPrChange w:id="4793" w:author="The Si Tran" w:date="2012-12-05T23:02:00Z">
              <w:rPr>
                <w:sz w:val="28"/>
                <w:szCs w:val="28"/>
                <w:lang w:val="pt-BR"/>
              </w:rPr>
            </w:rPrChange>
          </w:rPr>
          <w:delText xml:space="preserve">n </w:delText>
        </w:r>
      </w:del>
      <w:del w:id="4794" w:author="The Si Tran" w:date="2012-12-10T20:40:00Z">
        <w:r w:rsidRPr="0049233F" w:rsidDel="00677FF8">
          <w:rPr>
            <w:szCs w:val="26"/>
            <w:lang w:val="pt-BR"/>
            <w:rPrChange w:id="4795" w:author="The Si Tran" w:date="2012-12-05T23:02:00Z">
              <w:rPr>
                <w:sz w:val="28"/>
                <w:szCs w:val="28"/>
                <w:lang w:val="pt-BR"/>
              </w:rPr>
            </w:rPrChange>
          </w:rPr>
          <w:delText>là kích thước của chuỗi thặng dư.</w:delText>
        </w:r>
        <w:bookmarkStart w:id="4796" w:name="_Toc343083599"/>
        <w:bookmarkStart w:id="4797" w:name="_Toc343083813"/>
        <w:bookmarkStart w:id="4798" w:name="_Toc343084024"/>
        <w:bookmarkStart w:id="4799" w:name="_Toc343220783"/>
        <w:bookmarkStart w:id="4800" w:name="_Toc343232287"/>
        <w:bookmarkStart w:id="4801" w:name="_Toc343232700"/>
        <w:bookmarkStart w:id="4802" w:name="_Toc343232985"/>
        <w:bookmarkStart w:id="4803" w:name="_Toc343415490"/>
        <w:bookmarkStart w:id="4804" w:name="_Toc343415786"/>
        <w:bookmarkStart w:id="4805" w:name="_Toc343452445"/>
        <w:bookmarkStart w:id="4806" w:name="_Toc343461235"/>
        <w:bookmarkEnd w:id="4796"/>
        <w:bookmarkEnd w:id="4797"/>
        <w:bookmarkEnd w:id="4798"/>
        <w:bookmarkEnd w:id="4799"/>
        <w:bookmarkEnd w:id="4800"/>
        <w:bookmarkEnd w:id="4801"/>
        <w:bookmarkEnd w:id="4802"/>
        <w:bookmarkEnd w:id="4803"/>
        <w:bookmarkEnd w:id="4804"/>
        <w:bookmarkEnd w:id="4805"/>
        <w:bookmarkEnd w:id="4806"/>
      </w:del>
    </w:p>
    <w:p w14:paraId="7E6255BB" w14:textId="77777777" w:rsidR="006A21F7" w:rsidRPr="0049233F" w:rsidDel="00677FF8" w:rsidRDefault="006A21F7" w:rsidP="006A21F7">
      <w:pPr>
        <w:ind w:firstLine="540"/>
        <w:rPr>
          <w:del w:id="4807" w:author="The Si Tran" w:date="2012-12-10T20:40:00Z"/>
          <w:szCs w:val="26"/>
          <w:lang w:val="fr-FR"/>
          <w:rPrChange w:id="4808" w:author="The Si Tran" w:date="2012-12-05T23:02:00Z">
            <w:rPr>
              <w:del w:id="4809" w:author="The Si Tran" w:date="2012-12-10T20:40:00Z"/>
              <w:sz w:val="28"/>
              <w:szCs w:val="28"/>
              <w:lang w:val="fr-FR"/>
            </w:rPr>
          </w:rPrChange>
        </w:rPr>
      </w:pPr>
      <w:del w:id="4810" w:author="The Si Tran" w:date="2012-12-06T20:22:00Z">
        <w:r w:rsidRPr="0049233F" w:rsidDel="00A96CBA">
          <w:rPr>
            <w:szCs w:val="26"/>
            <w:lang w:val="fr-FR"/>
            <w:rPrChange w:id="4811" w:author="The Si Tran" w:date="2012-12-05T23:02:00Z">
              <w:rPr>
                <w:sz w:val="28"/>
                <w:szCs w:val="28"/>
                <w:lang w:val="fr-FR"/>
              </w:rPr>
            </w:rPrChange>
          </w:rPr>
          <w:delText>k</w:delText>
        </w:r>
      </w:del>
      <w:del w:id="4812" w:author="The Si Tran" w:date="2012-12-10T20:40:00Z">
        <w:r w:rsidRPr="0049233F" w:rsidDel="00677FF8">
          <w:rPr>
            <w:szCs w:val="26"/>
            <w:lang w:val="fr-FR"/>
            <w:rPrChange w:id="4813" w:author="The Si Tran" w:date="2012-12-05T23:02:00Z">
              <w:rPr>
                <w:sz w:val="28"/>
                <w:szCs w:val="28"/>
                <w:lang w:val="fr-FR"/>
              </w:rPr>
            </w:rPrChange>
          </w:rPr>
          <w:delText xml:space="preserve"> là độ trễ</w:delText>
        </w:r>
        <w:bookmarkStart w:id="4814" w:name="_Toc343083600"/>
        <w:bookmarkStart w:id="4815" w:name="_Toc343083814"/>
        <w:bookmarkStart w:id="4816" w:name="_Toc343084025"/>
        <w:bookmarkStart w:id="4817" w:name="_Toc343220784"/>
        <w:bookmarkStart w:id="4818" w:name="_Toc343232288"/>
        <w:bookmarkStart w:id="4819" w:name="_Toc343232701"/>
        <w:bookmarkStart w:id="4820" w:name="_Toc343232986"/>
        <w:bookmarkStart w:id="4821" w:name="_Toc343415491"/>
        <w:bookmarkStart w:id="4822" w:name="_Toc343415787"/>
        <w:bookmarkStart w:id="4823" w:name="_Toc343452446"/>
        <w:bookmarkStart w:id="4824" w:name="_Toc343461236"/>
        <w:bookmarkEnd w:id="4814"/>
        <w:bookmarkEnd w:id="4815"/>
        <w:bookmarkEnd w:id="4816"/>
        <w:bookmarkEnd w:id="4817"/>
        <w:bookmarkEnd w:id="4818"/>
        <w:bookmarkEnd w:id="4819"/>
        <w:bookmarkEnd w:id="4820"/>
        <w:bookmarkEnd w:id="4821"/>
        <w:bookmarkEnd w:id="4822"/>
        <w:bookmarkEnd w:id="4823"/>
        <w:bookmarkEnd w:id="4824"/>
      </w:del>
    </w:p>
    <w:p w14:paraId="1D7FD395" w14:textId="77777777" w:rsidR="006A21F7" w:rsidRPr="0049233F" w:rsidDel="00677FF8" w:rsidRDefault="006A21F7" w:rsidP="006A21F7">
      <w:pPr>
        <w:ind w:firstLine="540"/>
        <w:rPr>
          <w:del w:id="4825" w:author="The Si Tran" w:date="2012-12-10T20:40:00Z"/>
          <w:szCs w:val="26"/>
          <w:lang w:val="fr-FR"/>
          <w:rPrChange w:id="4826" w:author="The Si Tran" w:date="2012-12-05T23:02:00Z">
            <w:rPr>
              <w:del w:id="4827" w:author="The Si Tran" w:date="2012-12-10T20:40:00Z"/>
              <w:sz w:val="28"/>
              <w:szCs w:val="28"/>
              <w:lang w:val="fr-FR"/>
            </w:rPr>
          </w:rPrChange>
        </w:rPr>
      </w:pPr>
      <w:del w:id="4828" w:author="The Si Tran" w:date="2012-12-06T20:22:00Z">
        <w:r w:rsidRPr="0049233F" w:rsidDel="00A96CBA">
          <w:rPr>
            <w:szCs w:val="26"/>
            <w:lang w:val="fr-FR"/>
            <w:rPrChange w:id="4829" w:author="The Si Tran" w:date="2012-12-05T23:02:00Z">
              <w:rPr>
                <w:sz w:val="28"/>
                <w:szCs w:val="28"/>
                <w:lang w:val="fr-FR"/>
              </w:rPr>
            </w:rPrChange>
          </w:rPr>
          <w:delText>m</w:delText>
        </w:r>
      </w:del>
      <w:del w:id="4830" w:author="The Si Tran" w:date="2012-12-10T20:40:00Z">
        <w:r w:rsidRPr="0049233F" w:rsidDel="00677FF8">
          <w:rPr>
            <w:szCs w:val="26"/>
            <w:lang w:val="fr-FR"/>
            <w:rPrChange w:id="4831" w:author="The Si Tran" w:date="2012-12-05T23:02:00Z">
              <w:rPr>
                <w:sz w:val="28"/>
                <w:szCs w:val="28"/>
                <w:lang w:val="fr-FR"/>
              </w:rPr>
            </w:rPrChange>
          </w:rPr>
          <w:delText xml:space="preserve"> là tổng số độ trễ được kiểm tra.</w:delText>
        </w:r>
        <w:bookmarkStart w:id="4832" w:name="_Toc343083601"/>
        <w:bookmarkStart w:id="4833" w:name="_Toc343083815"/>
        <w:bookmarkStart w:id="4834" w:name="_Toc343084026"/>
        <w:bookmarkStart w:id="4835" w:name="_Toc343220785"/>
        <w:bookmarkStart w:id="4836" w:name="_Toc343232289"/>
        <w:bookmarkStart w:id="4837" w:name="_Toc343232702"/>
        <w:bookmarkStart w:id="4838" w:name="_Toc343232987"/>
        <w:bookmarkStart w:id="4839" w:name="_Toc343415492"/>
        <w:bookmarkStart w:id="4840" w:name="_Toc343415788"/>
        <w:bookmarkStart w:id="4841" w:name="_Toc343452447"/>
        <w:bookmarkStart w:id="4842" w:name="_Toc343461237"/>
        <w:bookmarkEnd w:id="4832"/>
        <w:bookmarkEnd w:id="4833"/>
        <w:bookmarkEnd w:id="4834"/>
        <w:bookmarkEnd w:id="4835"/>
        <w:bookmarkEnd w:id="4836"/>
        <w:bookmarkEnd w:id="4837"/>
        <w:bookmarkEnd w:id="4838"/>
        <w:bookmarkEnd w:id="4839"/>
        <w:bookmarkEnd w:id="4840"/>
        <w:bookmarkEnd w:id="4841"/>
        <w:bookmarkEnd w:id="4842"/>
      </w:del>
    </w:p>
    <w:p w14:paraId="4BE4BD4A" w14:textId="77777777" w:rsidR="006A21F7" w:rsidRPr="0049233F" w:rsidDel="00677FF8" w:rsidRDefault="006A21F7" w:rsidP="006A21F7">
      <w:pPr>
        <w:ind w:firstLine="540"/>
        <w:rPr>
          <w:del w:id="4843" w:author="The Si Tran" w:date="2012-12-10T20:40:00Z"/>
          <w:szCs w:val="26"/>
          <w:lang w:val="fr-FR"/>
          <w:rPrChange w:id="4844" w:author="The Si Tran" w:date="2012-12-05T23:02:00Z">
            <w:rPr>
              <w:del w:id="4845" w:author="The Si Tran" w:date="2012-12-10T20:40:00Z"/>
              <w:sz w:val="28"/>
              <w:szCs w:val="28"/>
              <w:lang w:val="fr-FR"/>
            </w:rPr>
          </w:rPrChange>
        </w:rPr>
      </w:pPr>
      <w:bookmarkStart w:id="4846" w:name="_Toc343083602"/>
      <w:bookmarkStart w:id="4847" w:name="_Toc343083816"/>
      <w:bookmarkStart w:id="4848" w:name="_Toc343084027"/>
      <w:bookmarkStart w:id="4849" w:name="_Toc343220786"/>
      <w:bookmarkStart w:id="4850" w:name="_Toc343232290"/>
      <w:bookmarkStart w:id="4851" w:name="_Toc343232703"/>
      <w:bookmarkStart w:id="4852" w:name="_Toc343232988"/>
      <w:bookmarkStart w:id="4853" w:name="_Toc343415493"/>
      <w:bookmarkStart w:id="4854" w:name="_Toc343415789"/>
      <w:bookmarkStart w:id="4855" w:name="_Toc343452448"/>
      <w:bookmarkStart w:id="4856" w:name="_Toc343461238"/>
      <w:bookmarkEnd w:id="4846"/>
      <w:bookmarkEnd w:id="4847"/>
      <w:bookmarkEnd w:id="4848"/>
      <w:bookmarkEnd w:id="4849"/>
      <w:bookmarkEnd w:id="4850"/>
      <w:bookmarkEnd w:id="4851"/>
      <w:bookmarkEnd w:id="4852"/>
      <w:bookmarkEnd w:id="4853"/>
      <w:bookmarkEnd w:id="4854"/>
      <w:bookmarkEnd w:id="4855"/>
      <w:bookmarkEnd w:id="4856"/>
    </w:p>
    <w:p w14:paraId="213EA8A3" w14:textId="77777777" w:rsidR="006A21F7" w:rsidRPr="0049233F" w:rsidDel="00677FF8" w:rsidRDefault="006A21F7" w:rsidP="006A21F7">
      <w:pPr>
        <w:ind w:firstLine="540"/>
        <w:rPr>
          <w:del w:id="4857" w:author="The Si Tran" w:date="2012-12-10T20:40:00Z"/>
          <w:szCs w:val="26"/>
          <w:lang w:val="fr-FR"/>
          <w:rPrChange w:id="4858" w:author="The Si Tran" w:date="2012-12-05T23:02:00Z">
            <w:rPr>
              <w:del w:id="4859" w:author="The Si Tran" w:date="2012-12-10T20:40:00Z"/>
              <w:sz w:val="28"/>
              <w:szCs w:val="28"/>
              <w:lang w:val="fr-FR"/>
            </w:rPr>
          </w:rPrChange>
        </w:rPr>
      </w:pPr>
      <w:del w:id="4860" w:author="The Si Tran" w:date="2012-12-10T20:40:00Z">
        <w:r w:rsidRPr="0049233F" w:rsidDel="00677FF8">
          <w:rPr>
            <w:szCs w:val="26"/>
            <w:lang w:val="fr-FR"/>
            <w:rPrChange w:id="4861"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4.05pt;height:21.5pt" o:ole="">
              <v:imagedata r:id="rId164" o:title=""/>
            </v:shape>
            <o:OLEObject Type="Embed" ProgID="Equation.DSMT4" ShapeID="_x0000_i1100" DrawAspect="Content" ObjectID="_1417235502" r:id="rId165"/>
          </w:object>
        </w:r>
        <w:r w:rsidRPr="0049233F" w:rsidDel="00677FF8">
          <w:rPr>
            <w:szCs w:val="26"/>
            <w:lang w:val="fr-FR"/>
            <w:rPrChange w:id="4862"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863" w:name="_Toc343083603"/>
        <w:bookmarkStart w:id="4864" w:name="_Toc343083817"/>
        <w:bookmarkStart w:id="4865" w:name="_Toc343084028"/>
        <w:bookmarkStart w:id="4866" w:name="_Toc343220787"/>
        <w:bookmarkStart w:id="4867" w:name="_Toc343232291"/>
        <w:bookmarkStart w:id="4868" w:name="_Toc343232704"/>
        <w:bookmarkStart w:id="4869" w:name="_Toc343232989"/>
        <w:bookmarkStart w:id="4870" w:name="_Toc343415494"/>
        <w:bookmarkStart w:id="4871" w:name="_Toc343415790"/>
        <w:bookmarkStart w:id="4872" w:name="_Toc343452449"/>
        <w:bookmarkStart w:id="4873" w:name="_Toc343461239"/>
        <w:bookmarkEnd w:id="4863"/>
        <w:bookmarkEnd w:id="4864"/>
        <w:bookmarkEnd w:id="4865"/>
        <w:bookmarkEnd w:id="4866"/>
        <w:bookmarkEnd w:id="4867"/>
        <w:bookmarkEnd w:id="4868"/>
        <w:bookmarkEnd w:id="4869"/>
        <w:bookmarkEnd w:id="4870"/>
        <w:bookmarkEnd w:id="4871"/>
        <w:bookmarkEnd w:id="4872"/>
        <w:bookmarkEnd w:id="4873"/>
      </w:del>
    </w:p>
    <w:p w14:paraId="7BD82624" w14:textId="77777777" w:rsidR="006A21F7" w:rsidRPr="0049233F" w:rsidDel="00677FF8" w:rsidRDefault="006A21F7" w:rsidP="006A21F7">
      <w:pPr>
        <w:ind w:firstLine="540"/>
        <w:rPr>
          <w:del w:id="4874" w:author="The Si Tran" w:date="2012-12-10T20:40:00Z"/>
          <w:szCs w:val="26"/>
          <w:lang w:val="fr-FR"/>
          <w:rPrChange w:id="4875" w:author="The Si Tran" w:date="2012-12-05T23:02:00Z">
            <w:rPr>
              <w:del w:id="4876" w:author="The Si Tran" w:date="2012-12-10T20:40:00Z"/>
              <w:sz w:val="28"/>
              <w:szCs w:val="28"/>
              <w:lang w:val="fr-FR"/>
            </w:rPr>
          </w:rPrChange>
        </w:rPr>
      </w:pPr>
      <w:del w:id="4877" w:author="The Si Tran" w:date="2012-12-10T20:40:00Z">
        <w:r w:rsidRPr="0049233F" w:rsidDel="00677FF8">
          <w:rPr>
            <w:b/>
            <w:szCs w:val="26"/>
            <w:lang w:val="fr-FR"/>
            <w:rPrChange w:id="4878" w:author="The Si Tran" w:date="2012-12-05T23:02:00Z">
              <w:rPr>
                <w:b/>
                <w:sz w:val="28"/>
                <w:szCs w:val="28"/>
                <w:lang w:val="fr-FR"/>
              </w:rPr>
            </w:rPrChange>
          </w:rPr>
          <w:delText>Bước 4 : Dùng mô hình để đưa ra dự báo</w:delText>
        </w:r>
        <w:bookmarkStart w:id="4879" w:name="_Toc343083604"/>
        <w:bookmarkStart w:id="4880" w:name="_Toc343083818"/>
        <w:bookmarkStart w:id="4881" w:name="_Toc343084029"/>
        <w:bookmarkStart w:id="4882" w:name="_Toc343220788"/>
        <w:bookmarkStart w:id="4883" w:name="_Toc343232292"/>
        <w:bookmarkStart w:id="4884" w:name="_Toc343232705"/>
        <w:bookmarkStart w:id="4885" w:name="_Toc343232990"/>
        <w:bookmarkStart w:id="4886" w:name="_Toc343415495"/>
        <w:bookmarkStart w:id="4887" w:name="_Toc343415791"/>
        <w:bookmarkStart w:id="4888" w:name="_Toc343452450"/>
        <w:bookmarkStart w:id="4889" w:name="_Toc343461240"/>
        <w:bookmarkEnd w:id="4879"/>
        <w:bookmarkEnd w:id="4880"/>
        <w:bookmarkEnd w:id="4881"/>
        <w:bookmarkEnd w:id="4882"/>
        <w:bookmarkEnd w:id="4883"/>
        <w:bookmarkEnd w:id="4884"/>
        <w:bookmarkEnd w:id="4885"/>
        <w:bookmarkEnd w:id="4886"/>
        <w:bookmarkEnd w:id="4887"/>
        <w:bookmarkEnd w:id="4888"/>
        <w:bookmarkEnd w:id="4889"/>
      </w:del>
    </w:p>
    <w:p w14:paraId="2E3C245F" w14:textId="77777777" w:rsidR="006A21F7" w:rsidRPr="0049233F" w:rsidDel="00677FF8" w:rsidRDefault="006A21F7" w:rsidP="006A21F7">
      <w:pPr>
        <w:ind w:firstLine="540"/>
        <w:rPr>
          <w:del w:id="4890" w:author="The Si Tran" w:date="2012-12-10T20:40:00Z"/>
          <w:szCs w:val="26"/>
          <w:lang w:val="fr-FR"/>
          <w:rPrChange w:id="4891" w:author="The Si Tran" w:date="2012-12-05T23:02:00Z">
            <w:rPr>
              <w:del w:id="4892" w:author="The Si Tran" w:date="2012-12-10T20:40:00Z"/>
              <w:sz w:val="28"/>
              <w:szCs w:val="28"/>
              <w:lang w:val="fr-FR"/>
            </w:rPr>
          </w:rPrChange>
        </w:rPr>
      </w:pPr>
      <w:del w:id="4893" w:author="The Si Tran" w:date="2012-12-10T20:40:00Z">
        <w:r w:rsidRPr="0049233F" w:rsidDel="00677FF8">
          <w:rPr>
            <w:szCs w:val="26"/>
            <w:lang w:val="fr-FR"/>
            <w:rPrChange w:id="4894"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895" w:author="The Si Tran" w:date="2012-12-05T23:02:00Z">
              <w:rPr>
                <w:i/>
                <w:sz w:val="28"/>
                <w:szCs w:val="28"/>
                <w:lang w:val="fr-FR"/>
              </w:rPr>
            </w:rPrChange>
          </w:rPr>
          <w:delText>predict()</w:delText>
        </w:r>
        <w:r w:rsidRPr="0049233F" w:rsidDel="00677FF8">
          <w:rPr>
            <w:szCs w:val="26"/>
            <w:lang w:val="fr-FR"/>
            <w:rPrChange w:id="4896" w:author="The Si Tran" w:date="2012-12-05T23:02:00Z">
              <w:rPr>
                <w:sz w:val="28"/>
                <w:szCs w:val="28"/>
                <w:lang w:val="fr-FR"/>
              </w:rPr>
            </w:rPrChange>
          </w:rPr>
          <w:delText xml:space="preserve"> để sinh ra các giá trị dự đoán.</w:delText>
        </w:r>
        <w:bookmarkStart w:id="4897" w:name="_Toc343083605"/>
        <w:bookmarkStart w:id="4898" w:name="_Toc343083819"/>
        <w:bookmarkStart w:id="4899" w:name="_Toc343084030"/>
        <w:bookmarkStart w:id="4900" w:name="_Toc343220789"/>
        <w:bookmarkStart w:id="4901" w:name="_Toc343232293"/>
        <w:bookmarkStart w:id="4902" w:name="_Toc343232706"/>
        <w:bookmarkStart w:id="4903" w:name="_Toc343232991"/>
        <w:bookmarkStart w:id="4904" w:name="_Toc343415496"/>
        <w:bookmarkStart w:id="4905" w:name="_Toc343415792"/>
        <w:bookmarkStart w:id="4906" w:name="_Toc343452451"/>
        <w:bookmarkStart w:id="4907" w:name="_Toc343461241"/>
        <w:bookmarkEnd w:id="4897"/>
        <w:bookmarkEnd w:id="4898"/>
        <w:bookmarkEnd w:id="4899"/>
        <w:bookmarkEnd w:id="4900"/>
        <w:bookmarkEnd w:id="4901"/>
        <w:bookmarkEnd w:id="4902"/>
        <w:bookmarkEnd w:id="4903"/>
        <w:bookmarkEnd w:id="4904"/>
        <w:bookmarkEnd w:id="4905"/>
        <w:bookmarkEnd w:id="4906"/>
        <w:bookmarkEnd w:id="4907"/>
      </w:del>
    </w:p>
    <w:p w14:paraId="544C1C90" w14:textId="77777777" w:rsidR="006A21F7" w:rsidRPr="0049233F" w:rsidDel="00677FF8" w:rsidRDefault="006A21F7" w:rsidP="006A21F7">
      <w:pPr>
        <w:ind w:firstLine="540"/>
        <w:rPr>
          <w:del w:id="4908" w:author="The Si Tran" w:date="2012-12-10T20:40:00Z"/>
          <w:b/>
          <w:szCs w:val="26"/>
          <w:lang w:val="fr-FR"/>
          <w:rPrChange w:id="4909" w:author="The Si Tran" w:date="2012-12-05T23:02:00Z">
            <w:rPr>
              <w:del w:id="4910" w:author="The Si Tran" w:date="2012-12-10T20:40:00Z"/>
              <w:b/>
              <w:sz w:val="28"/>
              <w:szCs w:val="28"/>
              <w:lang w:val="fr-FR"/>
            </w:rPr>
          </w:rPrChange>
        </w:rPr>
      </w:pPr>
      <w:del w:id="4911" w:author="The Si Tran" w:date="2012-12-10T20:40:00Z">
        <w:r w:rsidRPr="0049233F" w:rsidDel="00677FF8">
          <w:rPr>
            <w:b/>
            <w:szCs w:val="26"/>
            <w:lang w:val="fr-FR"/>
            <w:rPrChange w:id="4912" w:author="The Si Tran" w:date="2012-12-05T23:02:00Z">
              <w:rPr>
                <w:b/>
                <w:sz w:val="28"/>
                <w:szCs w:val="28"/>
                <w:lang w:val="fr-FR"/>
              </w:rPr>
            </w:rPrChange>
          </w:rPr>
          <w:delText>Tiêu chuẩn lựa chọn mô hình</w:delText>
        </w:r>
        <w:bookmarkStart w:id="4913" w:name="_Toc343083606"/>
        <w:bookmarkStart w:id="4914" w:name="_Toc343083820"/>
        <w:bookmarkStart w:id="4915" w:name="_Toc343084031"/>
        <w:bookmarkStart w:id="4916" w:name="_Toc343220790"/>
        <w:bookmarkStart w:id="4917" w:name="_Toc343232294"/>
        <w:bookmarkStart w:id="4918" w:name="_Toc343232707"/>
        <w:bookmarkStart w:id="4919" w:name="_Toc343232992"/>
        <w:bookmarkStart w:id="4920" w:name="_Toc343415497"/>
        <w:bookmarkStart w:id="4921" w:name="_Toc343415793"/>
        <w:bookmarkStart w:id="4922" w:name="_Toc343452452"/>
        <w:bookmarkStart w:id="4923" w:name="_Toc343461242"/>
        <w:bookmarkEnd w:id="4913"/>
        <w:bookmarkEnd w:id="4914"/>
        <w:bookmarkEnd w:id="4915"/>
        <w:bookmarkEnd w:id="4916"/>
        <w:bookmarkEnd w:id="4917"/>
        <w:bookmarkEnd w:id="4918"/>
        <w:bookmarkEnd w:id="4919"/>
        <w:bookmarkEnd w:id="4920"/>
        <w:bookmarkEnd w:id="4921"/>
        <w:bookmarkEnd w:id="4922"/>
        <w:bookmarkEnd w:id="4923"/>
      </w:del>
    </w:p>
    <w:p w14:paraId="06F0A82B" w14:textId="77777777" w:rsidR="006A21F7" w:rsidRPr="0049233F" w:rsidDel="00677FF8" w:rsidRDefault="006A21F7" w:rsidP="006A21F7">
      <w:pPr>
        <w:ind w:firstLine="540"/>
        <w:rPr>
          <w:del w:id="4924" w:author="The Si Tran" w:date="2012-12-10T20:40:00Z"/>
          <w:szCs w:val="26"/>
          <w:lang w:val="fr-FR"/>
          <w:rPrChange w:id="4925" w:author="The Si Tran" w:date="2012-12-05T23:02:00Z">
            <w:rPr>
              <w:del w:id="4926" w:author="The Si Tran" w:date="2012-12-10T20:40:00Z"/>
              <w:sz w:val="28"/>
              <w:szCs w:val="28"/>
              <w:lang w:val="fr-FR"/>
            </w:rPr>
          </w:rPrChange>
        </w:rPr>
      </w:pPr>
      <w:del w:id="4927" w:author="The Si Tran" w:date="2012-12-10T20:40:00Z">
        <w:r w:rsidRPr="0049233F" w:rsidDel="00677FF8">
          <w:rPr>
            <w:szCs w:val="26"/>
            <w:lang w:val="fr-FR"/>
            <w:rPrChange w:id="4928"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4929" w:name="_Toc343083607"/>
        <w:bookmarkStart w:id="4930" w:name="_Toc343083821"/>
        <w:bookmarkStart w:id="4931" w:name="_Toc343084032"/>
        <w:bookmarkStart w:id="4932" w:name="_Toc343220791"/>
        <w:bookmarkStart w:id="4933" w:name="_Toc343232295"/>
        <w:bookmarkStart w:id="4934" w:name="_Toc343232708"/>
        <w:bookmarkStart w:id="4935" w:name="_Toc343232993"/>
        <w:bookmarkStart w:id="4936" w:name="_Toc343415498"/>
        <w:bookmarkStart w:id="4937" w:name="_Toc343415794"/>
        <w:bookmarkStart w:id="4938" w:name="_Toc343452453"/>
        <w:bookmarkStart w:id="4939" w:name="_Toc343461243"/>
        <w:bookmarkEnd w:id="4929"/>
        <w:bookmarkEnd w:id="4930"/>
        <w:bookmarkEnd w:id="4931"/>
        <w:bookmarkEnd w:id="4932"/>
        <w:bookmarkEnd w:id="4933"/>
        <w:bookmarkEnd w:id="4934"/>
        <w:bookmarkEnd w:id="4935"/>
        <w:bookmarkEnd w:id="4936"/>
        <w:bookmarkEnd w:id="4937"/>
        <w:bookmarkEnd w:id="4938"/>
        <w:bookmarkEnd w:id="4939"/>
      </w:del>
    </w:p>
    <w:p w14:paraId="597023A8" w14:textId="77777777" w:rsidR="006A21F7" w:rsidRPr="0049233F" w:rsidDel="00677FF8" w:rsidRDefault="006A21F7" w:rsidP="006A21F7">
      <w:pPr>
        <w:ind w:firstLine="540"/>
        <w:rPr>
          <w:del w:id="4940" w:author="The Si Tran" w:date="2012-12-10T20:40:00Z"/>
          <w:szCs w:val="26"/>
          <w:lang w:val="fr-FR"/>
          <w:rPrChange w:id="4941" w:author="The Si Tran" w:date="2012-12-05T23:02:00Z">
            <w:rPr>
              <w:del w:id="4942" w:author="The Si Tran" w:date="2012-12-10T20:40:00Z"/>
              <w:sz w:val="28"/>
              <w:szCs w:val="28"/>
              <w:lang w:val="fr-FR"/>
            </w:rPr>
          </w:rPrChange>
        </w:rPr>
      </w:pPr>
      <w:del w:id="4943" w:author="The Si Tran" w:date="2012-12-10T20:40:00Z">
        <w:r w:rsidRPr="0049233F" w:rsidDel="00677FF8">
          <w:rPr>
            <w:szCs w:val="26"/>
            <w:lang w:val="fr-FR"/>
            <w:rPrChange w:id="4944"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95pt;height:86.05pt" o:ole="">
              <v:imagedata r:id="rId166" o:title=""/>
            </v:shape>
            <o:OLEObject Type="Embed" ProgID="Equation.DSMT4" ShapeID="_x0000_i1101" DrawAspect="Content" ObjectID="_1417235503" r:id="rId167"/>
          </w:object>
        </w:r>
        <w:bookmarkStart w:id="4945" w:name="_Toc343083608"/>
        <w:bookmarkStart w:id="4946" w:name="_Toc343083822"/>
        <w:bookmarkStart w:id="4947" w:name="_Toc343084033"/>
        <w:bookmarkStart w:id="4948" w:name="_Toc343220792"/>
        <w:bookmarkStart w:id="4949" w:name="_Toc343232296"/>
        <w:bookmarkStart w:id="4950" w:name="_Toc343232709"/>
        <w:bookmarkStart w:id="4951" w:name="_Toc343232994"/>
        <w:bookmarkStart w:id="4952" w:name="_Toc343415499"/>
        <w:bookmarkStart w:id="4953" w:name="_Toc343415795"/>
        <w:bookmarkStart w:id="4954" w:name="_Toc343452454"/>
        <w:bookmarkStart w:id="4955" w:name="_Toc343461244"/>
        <w:bookmarkEnd w:id="4945"/>
        <w:bookmarkEnd w:id="4946"/>
        <w:bookmarkEnd w:id="4947"/>
        <w:bookmarkEnd w:id="4948"/>
        <w:bookmarkEnd w:id="4949"/>
        <w:bookmarkEnd w:id="4950"/>
        <w:bookmarkEnd w:id="4951"/>
        <w:bookmarkEnd w:id="4952"/>
        <w:bookmarkEnd w:id="4953"/>
        <w:bookmarkEnd w:id="4954"/>
        <w:bookmarkEnd w:id="4955"/>
      </w:del>
    </w:p>
    <w:p w14:paraId="3E14BA0D" w14:textId="77777777" w:rsidR="006A21F7" w:rsidRPr="0049233F" w:rsidDel="00677FF8" w:rsidRDefault="006A21F7" w:rsidP="006A21F7">
      <w:pPr>
        <w:ind w:firstLine="540"/>
        <w:rPr>
          <w:del w:id="4956" w:author="The Si Tran" w:date="2012-12-10T20:40:00Z"/>
          <w:szCs w:val="26"/>
          <w:lang w:val="fr-FR"/>
          <w:rPrChange w:id="4957" w:author="The Si Tran" w:date="2012-12-05T23:02:00Z">
            <w:rPr>
              <w:del w:id="4958" w:author="The Si Tran" w:date="2012-12-10T20:40:00Z"/>
              <w:sz w:val="28"/>
              <w:szCs w:val="28"/>
              <w:lang w:val="fr-FR"/>
            </w:rPr>
          </w:rPrChange>
        </w:rPr>
      </w:pPr>
      <w:del w:id="4959" w:author="The Si Tran" w:date="2012-12-10T20:40:00Z">
        <w:r w:rsidRPr="0049233F" w:rsidDel="00677FF8">
          <w:rPr>
            <w:szCs w:val="26"/>
            <w:lang w:val="fr-FR"/>
            <w:rPrChange w:id="4960" w:author="The Si Tran" w:date="2012-12-05T23:02:00Z">
              <w:rPr>
                <w:sz w:val="28"/>
                <w:szCs w:val="28"/>
                <w:lang w:val="fr-FR"/>
              </w:rPr>
            </w:rPrChange>
          </w:rPr>
          <w:delText>Với</w:delText>
        </w:r>
        <w:bookmarkStart w:id="4961" w:name="_Toc343083609"/>
        <w:bookmarkStart w:id="4962" w:name="_Toc343083823"/>
        <w:bookmarkStart w:id="4963" w:name="_Toc343084034"/>
        <w:bookmarkStart w:id="4964" w:name="_Toc343220793"/>
        <w:bookmarkStart w:id="4965" w:name="_Toc343232297"/>
        <w:bookmarkStart w:id="4966" w:name="_Toc343232710"/>
        <w:bookmarkStart w:id="4967" w:name="_Toc343232995"/>
        <w:bookmarkStart w:id="4968" w:name="_Toc343415500"/>
        <w:bookmarkStart w:id="4969" w:name="_Toc343415796"/>
        <w:bookmarkStart w:id="4970" w:name="_Toc343452455"/>
        <w:bookmarkStart w:id="4971" w:name="_Toc343461245"/>
        <w:bookmarkEnd w:id="4961"/>
        <w:bookmarkEnd w:id="4962"/>
        <w:bookmarkEnd w:id="4963"/>
        <w:bookmarkEnd w:id="4964"/>
        <w:bookmarkEnd w:id="4965"/>
        <w:bookmarkEnd w:id="4966"/>
        <w:bookmarkEnd w:id="4967"/>
        <w:bookmarkEnd w:id="4968"/>
        <w:bookmarkEnd w:id="4969"/>
        <w:bookmarkEnd w:id="4970"/>
        <w:bookmarkEnd w:id="4971"/>
      </w:del>
    </w:p>
    <w:p w14:paraId="3C324C48" w14:textId="77777777" w:rsidR="006A21F7" w:rsidRPr="0049233F" w:rsidDel="00677FF8" w:rsidRDefault="006A21F7" w:rsidP="006A21F7">
      <w:pPr>
        <w:ind w:firstLine="540"/>
        <w:rPr>
          <w:del w:id="4972" w:author="The Si Tran" w:date="2012-12-10T20:40:00Z"/>
          <w:szCs w:val="26"/>
          <w:lang w:val="fr-FR"/>
          <w:rPrChange w:id="4973" w:author="The Si Tran" w:date="2012-12-05T23:02:00Z">
            <w:rPr>
              <w:del w:id="4974" w:author="The Si Tran" w:date="2012-12-10T20:40:00Z"/>
              <w:sz w:val="28"/>
              <w:szCs w:val="28"/>
              <w:lang w:val="fr-FR"/>
            </w:rPr>
          </w:rPrChange>
        </w:rPr>
      </w:pPr>
      <w:del w:id="4975" w:author="The Si Tran" w:date="2012-12-10T20:40:00Z">
        <w:r w:rsidRPr="0049233F" w:rsidDel="00677FF8">
          <w:rPr>
            <w:szCs w:val="26"/>
            <w:lang w:val="fr-FR"/>
            <w:rPrChange w:id="4976" w:author="The Si Tran" w:date="2012-12-05T23:02:00Z">
              <w:rPr>
                <w:sz w:val="28"/>
                <w:szCs w:val="28"/>
                <w:lang w:val="fr-FR"/>
              </w:rPr>
            </w:rPrChange>
          </w:rPr>
          <w:delText>ln = logarit tự nhiên</w:delText>
        </w:r>
        <w:bookmarkStart w:id="4977" w:name="_Toc343083610"/>
        <w:bookmarkStart w:id="4978" w:name="_Toc343083824"/>
        <w:bookmarkStart w:id="4979" w:name="_Toc343084035"/>
        <w:bookmarkStart w:id="4980" w:name="_Toc343220794"/>
        <w:bookmarkStart w:id="4981" w:name="_Toc343232298"/>
        <w:bookmarkStart w:id="4982" w:name="_Toc343232711"/>
        <w:bookmarkStart w:id="4983" w:name="_Toc343232996"/>
        <w:bookmarkStart w:id="4984" w:name="_Toc343415501"/>
        <w:bookmarkStart w:id="4985" w:name="_Toc343415797"/>
        <w:bookmarkStart w:id="4986" w:name="_Toc343452456"/>
        <w:bookmarkStart w:id="4987" w:name="_Toc343461246"/>
        <w:bookmarkEnd w:id="4977"/>
        <w:bookmarkEnd w:id="4978"/>
        <w:bookmarkEnd w:id="4979"/>
        <w:bookmarkEnd w:id="4980"/>
        <w:bookmarkEnd w:id="4981"/>
        <w:bookmarkEnd w:id="4982"/>
        <w:bookmarkEnd w:id="4983"/>
        <w:bookmarkEnd w:id="4984"/>
        <w:bookmarkEnd w:id="4985"/>
        <w:bookmarkEnd w:id="4986"/>
        <w:bookmarkEnd w:id="4987"/>
      </w:del>
    </w:p>
    <w:p w14:paraId="70A52B8A" w14:textId="77777777" w:rsidR="006A21F7" w:rsidRPr="0049233F" w:rsidDel="00677FF8" w:rsidRDefault="006A21F7" w:rsidP="006A21F7">
      <w:pPr>
        <w:ind w:firstLine="540"/>
        <w:rPr>
          <w:del w:id="4988" w:author="The Si Tran" w:date="2012-12-10T20:40:00Z"/>
          <w:szCs w:val="26"/>
          <w:lang w:val="fr-FR"/>
          <w:rPrChange w:id="4989" w:author="The Si Tran" w:date="2012-12-05T23:02:00Z">
            <w:rPr>
              <w:del w:id="4990" w:author="The Si Tran" w:date="2012-12-10T20:40:00Z"/>
              <w:sz w:val="28"/>
              <w:szCs w:val="28"/>
              <w:lang w:val="fr-FR"/>
            </w:rPr>
          </w:rPrChange>
        </w:rPr>
      </w:pPr>
      <w:del w:id="4991" w:author="The Si Tran" w:date="2012-12-10T20:40:00Z">
        <w:r w:rsidRPr="00AF1345" w:rsidDel="00677FF8">
          <w:rPr>
            <w:position w:val="-6"/>
            <w:szCs w:val="26"/>
            <w:lang w:val="fr-FR"/>
          </w:rPr>
          <w:object w:dxaOrig="320" w:dyaOrig="320" w14:anchorId="62779385">
            <v:shape id="_x0000_i1102" type="#_x0000_t75" style="width:28.05pt;height:28.05pt" o:ole="">
              <v:imagedata r:id="rId168" o:title=""/>
            </v:shape>
            <o:OLEObject Type="Embed" ProgID="Equation.DSMT4" ShapeID="_x0000_i1102" DrawAspect="Content" ObjectID="_1417235504" r:id="rId169"/>
          </w:object>
        </w:r>
        <w:r w:rsidRPr="0049233F" w:rsidDel="00677FF8">
          <w:rPr>
            <w:szCs w:val="26"/>
            <w:lang w:val="fr-FR"/>
            <w:rPrChange w:id="4992" w:author="The Si Tran" w:date="2012-12-05T23:02:00Z">
              <w:rPr>
                <w:sz w:val="28"/>
                <w:szCs w:val="28"/>
                <w:lang w:val="fr-FR"/>
              </w:rPr>
            </w:rPrChange>
          </w:rPr>
          <w:delText>= tổng bình phương sai số chia cho tổng số quan sát</w:delText>
        </w:r>
        <w:bookmarkStart w:id="4993" w:name="_Toc343083611"/>
        <w:bookmarkStart w:id="4994" w:name="_Toc343083825"/>
        <w:bookmarkStart w:id="4995" w:name="_Toc343084036"/>
        <w:bookmarkStart w:id="4996" w:name="_Toc343220795"/>
        <w:bookmarkStart w:id="4997" w:name="_Toc343232299"/>
        <w:bookmarkStart w:id="4998" w:name="_Toc343232712"/>
        <w:bookmarkStart w:id="4999" w:name="_Toc343232997"/>
        <w:bookmarkStart w:id="5000" w:name="_Toc343415502"/>
        <w:bookmarkStart w:id="5001" w:name="_Toc343415798"/>
        <w:bookmarkStart w:id="5002" w:name="_Toc343452457"/>
        <w:bookmarkStart w:id="5003" w:name="_Toc343461247"/>
        <w:bookmarkEnd w:id="4993"/>
        <w:bookmarkEnd w:id="4994"/>
        <w:bookmarkEnd w:id="4995"/>
        <w:bookmarkEnd w:id="4996"/>
        <w:bookmarkEnd w:id="4997"/>
        <w:bookmarkEnd w:id="4998"/>
        <w:bookmarkEnd w:id="4999"/>
        <w:bookmarkEnd w:id="5000"/>
        <w:bookmarkEnd w:id="5001"/>
        <w:bookmarkEnd w:id="5002"/>
        <w:bookmarkEnd w:id="5003"/>
      </w:del>
    </w:p>
    <w:p w14:paraId="0B842E9E" w14:textId="77777777" w:rsidR="006A21F7" w:rsidRPr="0049233F" w:rsidDel="00677FF8" w:rsidRDefault="006A21F7" w:rsidP="006A21F7">
      <w:pPr>
        <w:ind w:firstLine="540"/>
        <w:rPr>
          <w:del w:id="5004" w:author="The Si Tran" w:date="2012-12-10T20:40:00Z"/>
          <w:szCs w:val="26"/>
          <w:lang w:val="fr-FR"/>
          <w:rPrChange w:id="5005" w:author="The Si Tran" w:date="2012-12-05T23:02:00Z">
            <w:rPr>
              <w:del w:id="5006" w:author="The Si Tran" w:date="2012-12-10T20:40:00Z"/>
              <w:sz w:val="28"/>
              <w:szCs w:val="28"/>
              <w:lang w:val="fr-FR"/>
            </w:rPr>
          </w:rPrChange>
        </w:rPr>
      </w:pPr>
      <w:del w:id="5007" w:author="The Si Tran" w:date="2012-12-10T20:40:00Z">
        <w:r w:rsidRPr="0049233F" w:rsidDel="00677FF8">
          <w:rPr>
            <w:szCs w:val="26"/>
            <w:lang w:val="fr-FR"/>
            <w:rPrChange w:id="5008" w:author="The Si Tran" w:date="2012-12-05T23:02:00Z">
              <w:rPr>
                <w:sz w:val="28"/>
                <w:szCs w:val="28"/>
                <w:lang w:val="fr-FR"/>
              </w:rPr>
            </w:rPrChange>
          </w:rPr>
          <w:delText>n = Tổng số quan sát (của chuỗi thặng dư)</w:delText>
        </w:r>
        <w:bookmarkStart w:id="5009" w:name="_Toc343083612"/>
        <w:bookmarkStart w:id="5010" w:name="_Toc343083826"/>
        <w:bookmarkStart w:id="5011" w:name="_Toc343084037"/>
        <w:bookmarkStart w:id="5012" w:name="_Toc343220796"/>
        <w:bookmarkStart w:id="5013" w:name="_Toc343232300"/>
        <w:bookmarkStart w:id="5014" w:name="_Toc343232713"/>
        <w:bookmarkStart w:id="5015" w:name="_Toc343232998"/>
        <w:bookmarkStart w:id="5016" w:name="_Toc343415503"/>
        <w:bookmarkStart w:id="5017" w:name="_Toc343415799"/>
        <w:bookmarkStart w:id="5018" w:name="_Toc343452458"/>
        <w:bookmarkStart w:id="5019" w:name="_Toc343461248"/>
        <w:bookmarkEnd w:id="5009"/>
        <w:bookmarkEnd w:id="5010"/>
        <w:bookmarkEnd w:id="5011"/>
        <w:bookmarkEnd w:id="5012"/>
        <w:bookmarkEnd w:id="5013"/>
        <w:bookmarkEnd w:id="5014"/>
        <w:bookmarkEnd w:id="5015"/>
        <w:bookmarkEnd w:id="5016"/>
        <w:bookmarkEnd w:id="5017"/>
        <w:bookmarkEnd w:id="5018"/>
        <w:bookmarkEnd w:id="5019"/>
      </w:del>
    </w:p>
    <w:p w14:paraId="68FD2303" w14:textId="77777777" w:rsidR="006A21F7" w:rsidRPr="0049233F" w:rsidDel="00677FF8" w:rsidRDefault="006A21F7" w:rsidP="006A21F7">
      <w:pPr>
        <w:ind w:firstLine="540"/>
        <w:rPr>
          <w:del w:id="5020" w:author="The Si Tran" w:date="2012-12-10T20:40:00Z"/>
          <w:szCs w:val="26"/>
          <w:lang w:val="fr-FR"/>
          <w:rPrChange w:id="5021" w:author="The Si Tran" w:date="2012-12-05T23:02:00Z">
            <w:rPr>
              <w:del w:id="5022" w:author="The Si Tran" w:date="2012-12-10T20:40:00Z"/>
              <w:sz w:val="28"/>
              <w:szCs w:val="28"/>
              <w:lang w:val="fr-FR"/>
            </w:rPr>
          </w:rPrChange>
        </w:rPr>
      </w:pPr>
      <w:del w:id="5023" w:author="The Si Tran" w:date="2012-12-10T20:40:00Z">
        <w:r w:rsidRPr="0049233F" w:rsidDel="00677FF8">
          <w:rPr>
            <w:szCs w:val="26"/>
            <w:lang w:val="fr-FR"/>
            <w:rPrChange w:id="5024" w:author="The Si Tran" w:date="2012-12-05T23:02:00Z">
              <w:rPr>
                <w:sz w:val="28"/>
                <w:szCs w:val="28"/>
                <w:lang w:val="fr-FR"/>
              </w:rPr>
            </w:rPrChange>
          </w:rPr>
          <w:delText>r = tổng số tham số được ước lượng của mô hình ARIMA.</w:delText>
        </w:r>
        <w:bookmarkStart w:id="5025" w:name="_Toc343083613"/>
        <w:bookmarkStart w:id="5026" w:name="_Toc343083827"/>
        <w:bookmarkStart w:id="5027" w:name="_Toc343084038"/>
        <w:bookmarkStart w:id="5028" w:name="_Toc343220797"/>
        <w:bookmarkStart w:id="5029" w:name="_Toc343232301"/>
        <w:bookmarkStart w:id="5030" w:name="_Toc343232714"/>
        <w:bookmarkStart w:id="5031" w:name="_Toc343232999"/>
        <w:bookmarkStart w:id="5032" w:name="_Toc343415504"/>
        <w:bookmarkStart w:id="5033" w:name="_Toc343415800"/>
        <w:bookmarkStart w:id="5034" w:name="_Toc343452459"/>
        <w:bookmarkStart w:id="5035" w:name="_Toc343461249"/>
        <w:bookmarkEnd w:id="5025"/>
        <w:bookmarkEnd w:id="5026"/>
        <w:bookmarkEnd w:id="5027"/>
        <w:bookmarkEnd w:id="5028"/>
        <w:bookmarkEnd w:id="5029"/>
        <w:bookmarkEnd w:id="5030"/>
        <w:bookmarkEnd w:id="5031"/>
        <w:bookmarkEnd w:id="5032"/>
        <w:bookmarkEnd w:id="5033"/>
        <w:bookmarkEnd w:id="5034"/>
        <w:bookmarkEnd w:id="5035"/>
      </w:del>
    </w:p>
    <w:p w14:paraId="52350C18" w14:textId="77777777" w:rsidR="006A21F7" w:rsidRPr="0049233F" w:rsidDel="00677FF8" w:rsidRDefault="006A21F7" w:rsidP="006A21F7">
      <w:pPr>
        <w:ind w:firstLine="540"/>
        <w:rPr>
          <w:del w:id="5036" w:author="The Si Tran" w:date="2012-12-10T20:40:00Z"/>
          <w:szCs w:val="26"/>
          <w:lang w:val="fr-FR"/>
          <w:rPrChange w:id="5037" w:author="The Si Tran" w:date="2012-12-05T23:02:00Z">
            <w:rPr>
              <w:del w:id="5038" w:author="The Si Tran" w:date="2012-12-10T20:40:00Z"/>
              <w:sz w:val="28"/>
              <w:szCs w:val="28"/>
              <w:lang w:val="fr-FR"/>
            </w:rPr>
          </w:rPrChange>
        </w:rPr>
      </w:pPr>
      <w:bookmarkStart w:id="5039" w:name="_Toc343083614"/>
      <w:bookmarkStart w:id="5040" w:name="_Toc343083828"/>
      <w:bookmarkStart w:id="5041" w:name="_Toc343084039"/>
      <w:bookmarkStart w:id="5042" w:name="_Toc343220798"/>
      <w:bookmarkStart w:id="5043" w:name="_Toc343232302"/>
      <w:bookmarkStart w:id="5044" w:name="_Toc343232715"/>
      <w:bookmarkStart w:id="5045" w:name="_Toc343233000"/>
      <w:bookmarkStart w:id="5046" w:name="_Toc343415505"/>
      <w:bookmarkStart w:id="5047" w:name="_Toc343415801"/>
      <w:bookmarkStart w:id="5048" w:name="_Toc343452460"/>
      <w:bookmarkStart w:id="5049" w:name="_Toc343461250"/>
      <w:bookmarkEnd w:id="5039"/>
      <w:bookmarkEnd w:id="5040"/>
      <w:bookmarkEnd w:id="5041"/>
      <w:bookmarkEnd w:id="5042"/>
      <w:bookmarkEnd w:id="5043"/>
      <w:bookmarkEnd w:id="5044"/>
      <w:bookmarkEnd w:id="5045"/>
      <w:bookmarkEnd w:id="5046"/>
      <w:bookmarkEnd w:id="5047"/>
      <w:bookmarkEnd w:id="5048"/>
      <w:bookmarkEnd w:id="5049"/>
    </w:p>
    <w:p w14:paraId="581DE509" w14:textId="77777777" w:rsidR="006A21F7" w:rsidRPr="0049233F" w:rsidDel="00677FF8" w:rsidRDefault="006A21F7" w:rsidP="006A21F7">
      <w:pPr>
        <w:ind w:firstLine="540"/>
        <w:rPr>
          <w:del w:id="5050" w:author="The Si Tran" w:date="2012-12-10T20:40:00Z"/>
          <w:szCs w:val="26"/>
          <w:lang w:val="fr-FR"/>
          <w:rPrChange w:id="5051" w:author="The Si Tran" w:date="2012-12-05T23:02:00Z">
            <w:rPr>
              <w:del w:id="5052" w:author="The Si Tran" w:date="2012-12-10T20:40:00Z"/>
              <w:sz w:val="28"/>
              <w:szCs w:val="28"/>
              <w:lang w:val="fr-FR"/>
            </w:rPr>
          </w:rPrChange>
        </w:rPr>
      </w:pPr>
      <w:del w:id="5053" w:author="The Si Tran" w:date="2012-12-10T20:40:00Z">
        <w:r w:rsidRPr="0049233F" w:rsidDel="00677FF8">
          <w:rPr>
            <w:szCs w:val="26"/>
            <w:lang w:val="fr-FR"/>
            <w:rPrChange w:id="5054" w:author="The Si Tran" w:date="2012-12-05T23:02:00Z">
              <w:rPr>
                <w:sz w:val="28"/>
                <w:szCs w:val="28"/>
                <w:lang w:val="fr-FR"/>
              </w:rPr>
            </w:rPrChange>
          </w:rPr>
          <w:delText>Mô hình được lựa chọn là mô hình có AIC, BIC bé nhất.</w:delText>
        </w:r>
        <w:bookmarkStart w:id="5055" w:name="_Toc343083615"/>
        <w:bookmarkStart w:id="5056" w:name="_Toc343083829"/>
        <w:bookmarkStart w:id="5057" w:name="_Toc343084040"/>
        <w:bookmarkStart w:id="5058" w:name="_Toc343220799"/>
        <w:bookmarkStart w:id="5059" w:name="_Toc343232303"/>
        <w:bookmarkStart w:id="5060" w:name="_Toc343232716"/>
        <w:bookmarkStart w:id="5061" w:name="_Toc343233001"/>
        <w:bookmarkStart w:id="5062" w:name="_Toc343415506"/>
        <w:bookmarkStart w:id="5063" w:name="_Toc343415802"/>
        <w:bookmarkStart w:id="5064" w:name="_Toc343452461"/>
        <w:bookmarkStart w:id="5065" w:name="_Toc343461251"/>
        <w:bookmarkEnd w:id="5055"/>
        <w:bookmarkEnd w:id="5056"/>
        <w:bookmarkEnd w:id="5057"/>
        <w:bookmarkEnd w:id="5058"/>
        <w:bookmarkEnd w:id="5059"/>
        <w:bookmarkEnd w:id="5060"/>
        <w:bookmarkEnd w:id="5061"/>
        <w:bookmarkEnd w:id="5062"/>
        <w:bookmarkEnd w:id="5063"/>
        <w:bookmarkEnd w:id="5064"/>
        <w:bookmarkEnd w:id="5065"/>
      </w:del>
    </w:p>
    <w:p w14:paraId="0DE86ED4" w14:textId="77777777" w:rsidR="006A21F7" w:rsidRPr="0049233F" w:rsidDel="000C119A" w:rsidRDefault="006A21F7" w:rsidP="006A21F7">
      <w:pPr>
        <w:pStyle w:val="Heading2"/>
        <w:rPr>
          <w:del w:id="5066" w:author="The Si Tran" w:date="2012-12-06T22:00:00Z"/>
          <w:sz w:val="26"/>
          <w:szCs w:val="26"/>
          <w:lang w:val="fr-FR"/>
          <w:rPrChange w:id="5067" w:author="The Si Tran" w:date="2012-12-05T23:02:00Z">
            <w:rPr>
              <w:del w:id="5068" w:author="The Si Tran" w:date="2012-12-06T22:00:00Z"/>
              <w:lang w:val="fr-FR"/>
            </w:rPr>
          </w:rPrChange>
        </w:rPr>
      </w:pPr>
      <w:bookmarkStart w:id="5069" w:name="_Toc312142556"/>
      <w:del w:id="5070"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071" w:name="_Toc343083616"/>
        <w:bookmarkStart w:id="5072" w:name="_Toc343083830"/>
        <w:bookmarkStart w:id="5073" w:name="_Toc343084041"/>
        <w:bookmarkStart w:id="5074" w:name="_Toc343220800"/>
        <w:bookmarkStart w:id="5075" w:name="_Toc343232304"/>
        <w:bookmarkStart w:id="5076" w:name="_Toc343232717"/>
        <w:bookmarkStart w:id="5077" w:name="_Toc343233002"/>
        <w:bookmarkStart w:id="5078" w:name="_Toc343415507"/>
        <w:bookmarkStart w:id="5079" w:name="_Toc343415803"/>
        <w:bookmarkStart w:id="5080" w:name="_Toc343452462"/>
        <w:bookmarkStart w:id="5081" w:name="_Toc343461252"/>
        <w:bookmarkEnd w:id="5069"/>
        <w:bookmarkEnd w:id="5071"/>
        <w:bookmarkEnd w:id="5072"/>
        <w:bookmarkEnd w:id="5073"/>
        <w:bookmarkEnd w:id="5074"/>
        <w:bookmarkEnd w:id="5075"/>
        <w:bookmarkEnd w:id="5076"/>
        <w:bookmarkEnd w:id="5077"/>
        <w:bookmarkEnd w:id="5078"/>
        <w:bookmarkEnd w:id="5079"/>
        <w:bookmarkEnd w:id="5080"/>
        <w:bookmarkEnd w:id="5081"/>
      </w:del>
    </w:p>
    <w:p w14:paraId="28F0655A" w14:textId="77777777" w:rsidR="006A21F7" w:rsidRPr="0049233F" w:rsidDel="000C119A" w:rsidRDefault="006A21F7" w:rsidP="006A21F7">
      <w:pPr>
        <w:ind w:firstLine="540"/>
        <w:rPr>
          <w:del w:id="5082" w:author="The Si Tran" w:date="2012-12-06T22:00:00Z"/>
          <w:szCs w:val="26"/>
          <w:lang w:val="pt-BR"/>
          <w:rPrChange w:id="5083" w:author="The Si Tran" w:date="2012-12-05T23:02:00Z">
            <w:rPr>
              <w:del w:id="5084" w:author="The Si Tran" w:date="2012-12-06T22:00:00Z"/>
              <w:sz w:val="28"/>
              <w:szCs w:val="28"/>
              <w:lang w:val="pt-BR"/>
            </w:rPr>
          </w:rPrChange>
        </w:rPr>
      </w:pPr>
      <w:del w:id="5085" w:author="The Si Tran" w:date="2012-12-06T22:00:00Z">
        <w:r w:rsidRPr="0049233F" w:rsidDel="000C119A">
          <w:rPr>
            <w:szCs w:val="26"/>
            <w:lang w:val="pt-BR"/>
            <w:rPrChange w:id="5086"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087" w:name="_Toc343083617"/>
        <w:bookmarkStart w:id="5088" w:name="_Toc343083831"/>
        <w:bookmarkStart w:id="5089" w:name="_Toc343084042"/>
        <w:bookmarkStart w:id="5090" w:name="_Toc343220801"/>
        <w:bookmarkStart w:id="5091" w:name="_Toc343232305"/>
        <w:bookmarkStart w:id="5092" w:name="_Toc343232718"/>
        <w:bookmarkStart w:id="5093" w:name="_Toc343233003"/>
        <w:bookmarkStart w:id="5094" w:name="_Toc343415508"/>
        <w:bookmarkStart w:id="5095" w:name="_Toc343415804"/>
        <w:bookmarkStart w:id="5096" w:name="_Toc343452463"/>
        <w:bookmarkStart w:id="5097" w:name="_Toc343461253"/>
        <w:bookmarkEnd w:id="5087"/>
        <w:bookmarkEnd w:id="5088"/>
        <w:bookmarkEnd w:id="5089"/>
        <w:bookmarkEnd w:id="5090"/>
        <w:bookmarkEnd w:id="5091"/>
        <w:bookmarkEnd w:id="5092"/>
        <w:bookmarkEnd w:id="5093"/>
        <w:bookmarkEnd w:id="5094"/>
        <w:bookmarkEnd w:id="5095"/>
        <w:bookmarkEnd w:id="5096"/>
        <w:bookmarkEnd w:id="5097"/>
      </w:del>
    </w:p>
    <w:p w14:paraId="296CF93A" w14:textId="77777777" w:rsidR="006A21F7" w:rsidRPr="0049233F" w:rsidDel="000C119A" w:rsidRDefault="006A21F7" w:rsidP="006A21F7">
      <w:pPr>
        <w:ind w:firstLine="540"/>
        <w:rPr>
          <w:del w:id="5098" w:author="The Si Tran" w:date="2012-12-06T22:00:00Z"/>
          <w:szCs w:val="26"/>
          <w:lang w:val="pt-BR"/>
          <w:rPrChange w:id="5099" w:author="The Si Tran" w:date="2012-12-05T23:02:00Z">
            <w:rPr>
              <w:del w:id="5100" w:author="The Si Tran" w:date="2012-12-06T22:00:00Z"/>
              <w:sz w:val="28"/>
              <w:szCs w:val="28"/>
              <w:lang w:val="pt-BR"/>
            </w:rPr>
          </w:rPrChange>
        </w:rPr>
      </w:pPr>
      <w:del w:id="5101" w:author="The Si Tran" w:date="2012-12-06T22:00:00Z">
        <w:r w:rsidRPr="0049233F" w:rsidDel="000C119A">
          <w:rPr>
            <w:szCs w:val="26"/>
            <w:lang w:val="pt-BR"/>
            <w:rPrChange w:id="5102"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103" w:name="_Toc343083618"/>
        <w:bookmarkStart w:id="5104" w:name="_Toc343083832"/>
        <w:bookmarkStart w:id="5105" w:name="_Toc343084043"/>
        <w:bookmarkStart w:id="5106" w:name="_Toc343220802"/>
        <w:bookmarkStart w:id="5107" w:name="_Toc343232306"/>
        <w:bookmarkStart w:id="5108" w:name="_Toc343232719"/>
        <w:bookmarkStart w:id="5109" w:name="_Toc343233004"/>
        <w:bookmarkStart w:id="5110" w:name="_Toc343415509"/>
        <w:bookmarkStart w:id="5111" w:name="_Toc343415805"/>
        <w:bookmarkStart w:id="5112" w:name="_Toc343452464"/>
        <w:bookmarkStart w:id="5113" w:name="_Toc343461254"/>
        <w:bookmarkEnd w:id="5103"/>
        <w:bookmarkEnd w:id="5104"/>
        <w:bookmarkEnd w:id="5105"/>
        <w:bookmarkEnd w:id="5106"/>
        <w:bookmarkEnd w:id="5107"/>
        <w:bookmarkEnd w:id="5108"/>
        <w:bookmarkEnd w:id="5109"/>
        <w:bookmarkEnd w:id="5110"/>
        <w:bookmarkEnd w:id="5111"/>
        <w:bookmarkEnd w:id="5112"/>
        <w:bookmarkEnd w:id="5113"/>
      </w:del>
    </w:p>
    <w:p w14:paraId="54A1DD24" w14:textId="77777777" w:rsidR="006A21F7" w:rsidRPr="0049233F" w:rsidDel="000C119A" w:rsidRDefault="006A21F7" w:rsidP="006A21F7">
      <w:pPr>
        <w:ind w:firstLine="540"/>
        <w:rPr>
          <w:del w:id="5114" w:author="The Si Tran" w:date="2012-12-06T22:00:00Z"/>
          <w:szCs w:val="26"/>
          <w:lang w:val="pt-BR"/>
          <w:rPrChange w:id="5115" w:author="The Si Tran" w:date="2012-12-05T23:02:00Z">
            <w:rPr>
              <w:del w:id="5116" w:author="The Si Tran" w:date="2012-12-06T22:00:00Z"/>
              <w:sz w:val="28"/>
              <w:szCs w:val="28"/>
              <w:lang w:val="pt-BR"/>
            </w:rPr>
          </w:rPrChange>
        </w:rPr>
      </w:pPr>
      <w:del w:id="5117" w:author="The Si Tran" w:date="2012-12-06T22:00:00Z">
        <w:r w:rsidRPr="0049233F" w:rsidDel="000C119A">
          <w:rPr>
            <w:szCs w:val="26"/>
            <w:lang w:val="pt-BR"/>
            <w:rPrChange w:id="5118"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119" w:name="_Toc343083619"/>
        <w:bookmarkStart w:id="5120" w:name="_Toc343083833"/>
        <w:bookmarkStart w:id="5121" w:name="_Toc343084044"/>
        <w:bookmarkStart w:id="5122" w:name="_Toc343220803"/>
        <w:bookmarkStart w:id="5123" w:name="_Toc343232307"/>
        <w:bookmarkStart w:id="5124" w:name="_Toc343232720"/>
        <w:bookmarkStart w:id="5125" w:name="_Toc343233005"/>
        <w:bookmarkStart w:id="5126" w:name="_Toc343415510"/>
        <w:bookmarkStart w:id="5127" w:name="_Toc343415806"/>
        <w:bookmarkStart w:id="5128" w:name="_Toc343452465"/>
        <w:bookmarkStart w:id="5129" w:name="_Toc343461255"/>
        <w:bookmarkEnd w:id="5119"/>
        <w:bookmarkEnd w:id="5120"/>
        <w:bookmarkEnd w:id="5121"/>
        <w:bookmarkEnd w:id="5122"/>
        <w:bookmarkEnd w:id="5123"/>
        <w:bookmarkEnd w:id="5124"/>
        <w:bookmarkEnd w:id="5125"/>
        <w:bookmarkEnd w:id="5126"/>
        <w:bookmarkEnd w:id="5127"/>
        <w:bookmarkEnd w:id="5128"/>
        <w:bookmarkEnd w:id="5129"/>
      </w:del>
    </w:p>
    <w:p w14:paraId="60AD9B52" w14:textId="77777777" w:rsidR="006A21F7" w:rsidRPr="0049233F" w:rsidDel="000C119A" w:rsidRDefault="006A21F7" w:rsidP="006A21F7">
      <w:pPr>
        <w:ind w:firstLine="540"/>
        <w:rPr>
          <w:del w:id="5130" w:author="The Si Tran" w:date="2012-12-06T22:00:00Z"/>
          <w:szCs w:val="26"/>
          <w:lang w:val="pt-BR"/>
          <w:rPrChange w:id="5131" w:author="The Si Tran" w:date="2012-12-05T23:02:00Z">
            <w:rPr>
              <w:del w:id="5132" w:author="The Si Tran" w:date="2012-12-06T22:00:00Z"/>
              <w:sz w:val="28"/>
              <w:szCs w:val="28"/>
              <w:lang w:val="pt-BR"/>
            </w:rPr>
          </w:rPrChange>
        </w:rPr>
      </w:pPr>
      <w:del w:id="5133" w:author="The Si Tran" w:date="2012-12-06T22:00:00Z">
        <w:r w:rsidRPr="0049233F" w:rsidDel="000C119A">
          <w:rPr>
            <w:szCs w:val="26"/>
            <w:lang w:val="pt-BR"/>
            <w:rPrChange w:id="5134" w:author="The Si Tran" w:date="2012-12-05T23:02:00Z">
              <w:rPr>
                <w:sz w:val="28"/>
                <w:szCs w:val="28"/>
                <w:lang w:val="pt-BR"/>
              </w:rPr>
            </w:rPrChange>
          </w:rPr>
          <w:delText>Đối với mô hình ARMA(p,q), hàm tự tương quan và hàm tự tương quan riêng phần đều giảm dần.</w:delText>
        </w:r>
        <w:bookmarkStart w:id="5135" w:name="_Toc343083620"/>
        <w:bookmarkStart w:id="5136" w:name="_Toc343083834"/>
        <w:bookmarkStart w:id="5137" w:name="_Toc343084045"/>
        <w:bookmarkStart w:id="5138" w:name="_Toc343220804"/>
        <w:bookmarkStart w:id="5139" w:name="_Toc343232308"/>
        <w:bookmarkStart w:id="5140" w:name="_Toc343232721"/>
        <w:bookmarkStart w:id="5141" w:name="_Toc343233006"/>
        <w:bookmarkStart w:id="5142" w:name="_Toc343415511"/>
        <w:bookmarkStart w:id="5143" w:name="_Toc343415807"/>
        <w:bookmarkStart w:id="5144" w:name="_Toc343452466"/>
        <w:bookmarkStart w:id="5145" w:name="_Toc343461256"/>
        <w:bookmarkEnd w:id="5135"/>
        <w:bookmarkEnd w:id="5136"/>
        <w:bookmarkEnd w:id="5137"/>
        <w:bookmarkEnd w:id="5138"/>
        <w:bookmarkEnd w:id="5139"/>
        <w:bookmarkEnd w:id="5140"/>
        <w:bookmarkEnd w:id="5141"/>
        <w:bookmarkEnd w:id="5142"/>
        <w:bookmarkEnd w:id="5143"/>
        <w:bookmarkEnd w:id="5144"/>
        <w:bookmarkEnd w:id="5145"/>
      </w:del>
    </w:p>
    <w:p w14:paraId="7F2C928B" w14:textId="77777777" w:rsidR="006A21F7" w:rsidRPr="0049233F" w:rsidDel="000C119A" w:rsidRDefault="006A21F7" w:rsidP="006A21F7">
      <w:pPr>
        <w:ind w:firstLine="540"/>
        <w:rPr>
          <w:del w:id="5146" w:author="The Si Tran" w:date="2012-12-06T22:00:00Z"/>
          <w:szCs w:val="26"/>
          <w:lang w:val="pt-BR"/>
          <w:rPrChange w:id="5147" w:author="The Si Tran" w:date="2012-12-05T23:02:00Z">
            <w:rPr>
              <w:del w:id="5148" w:author="The Si Tran" w:date="2012-12-06T22:00:00Z"/>
              <w:sz w:val="28"/>
              <w:szCs w:val="28"/>
              <w:lang w:val="pt-BR"/>
            </w:rPr>
          </w:rPrChange>
        </w:rPr>
      </w:pPr>
      <w:del w:id="5149" w:author="The Si Tran" w:date="2012-12-06T22:00:00Z">
        <w:r w:rsidRPr="0049233F" w:rsidDel="000C119A">
          <w:rPr>
            <w:szCs w:val="26"/>
            <w:lang w:val="pt-BR"/>
            <w:rPrChange w:id="5150"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151" w:name="_Toc343083621"/>
        <w:bookmarkStart w:id="5152" w:name="_Toc343083835"/>
        <w:bookmarkStart w:id="5153" w:name="_Toc343084046"/>
        <w:bookmarkStart w:id="5154" w:name="_Toc343220805"/>
        <w:bookmarkStart w:id="5155" w:name="_Toc343232309"/>
        <w:bookmarkStart w:id="5156" w:name="_Toc343232722"/>
        <w:bookmarkStart w:id="5157" w:name="_Toc343233007"/>
        <w:bookmarkStart w:id="5158" w:name="_Toc343415512"/>
        <w:bookmarkStart w:id="5159" w:name="_Toc343415808"/>
        <w:bookmarkStart w:id="5160" w:name="_Toc343452467"/>
        <w:bookmarkStart w:id="5161" w:name="_Toc343461257"/>
        <w:bookmarkEnd w:id="5151"/>
        <w:bookmarkEnd w:id="5152"/>
        <w:bookmarkEnd w:id="5153"/>
        <w:bookmarkEnd w:id="5154"/>
        <w:bookmarkEnd w:id="5155"/>
        <w:bookmarkEnd w:id="5156"/>
        <w:bookmarkEnd w:id="5157"/>
        <w:bookmarkEnd w:id="5158"/>
        <w:bookmarkEnd w:id="5159"/>
        <w:bookmarkEnd w:id="5160"/>
        <w:bookmarkEnd w:id="5161"/>
      </w:del>
    </w:p>
    <w:p w14:paraId="6BFEE511" w14:textId="77777777" w:rsidR="006A21F7" w:rsidRPr="0049233F" w:rsidDel="000C119A" w:rsidRDefault="006A21F7" w:rsidP="006A21F7">
      <w:pPr>
        <w:ind w:firstLine="540"/>
        <w:rPr>
          <w:del w:id="5162" w:author="The Si Tran" w:date="2012-12-06T22:00:00Z"/>
          <w:szCs w:val="26"/>
          <w:lang w:val="pt-BR"/>
          <w:rPrChange w:id="5163" w:author="The Si Tran" w:date="2012-12-05T23:02:00Z">
            <w:rPr>
              <w:del w:id="5164" w:author="The Si Tran" w:date="2012-12-06T22:00:00Z"/>
              <w:sz w:val="28"/>
              <w:szCs w:val="28"/>
              <w:lang w:val="pt-BR"/>
            </w:rPr>
          </w:rPrChange>
        </w:rPr>
      </w:pPr>
      <w:del w:id="5165" w:author="The Si Tran" w:date="2012-12-06T22:00:00Z">
        <w:r w:rsidRPr="0049233F" w:rsidDel="000C119A">
          <w:rPr>
            <w:szCs w:val="26"/>
            <w:lang w:val="pt-BR"/>
            <w:rPrChange w:id="5166"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167" w:name="_Toc343083622"/>
        <w:bookmarkStart w:id="5168" w:name="_Toc343083836"/>
        <w:bookmarkStart w:id="5169" w:name="_Toc343084047"/>
        <w:bookmarkStart w:id="5170" w:name="_Toc343220806"/>
        <w:bookmarkStart w:id="5171" w:name="_Toc343232310"/>
        <w:bookmarkStart w:id="5172" w:name="_Toc343232723"/>
        <w:bookmarkStart w:id="5173" w:name="_Toc343233008"/>
        <w:bookmarkStart w:id="5174" w:name="_Toc343415513"/>
        <w:bookmarkStart w:id="5175" w:name="_Toc343415809"/>
        <w:bookmarkStart w:id="5176" w:name="_Toc343452468"/>
        <w:bookmarkStart w:id="5177" w:name="_Toc343461258"/>
        <w:bookmarkEnd w:id="5167"/>
        <w:bookmarkEnd w:id="5168"/>
        <w:bookmarkEnd w:id="5169"/>
        <w:bookmarkEnd w:id="5170"/>
        <w:bookmarkEnd w:id="5171"/>
        <w:bookmarkEnd w:id="5172"/>
        <w:bookmarkEnd w:id="5173"/>
        <w:bookmarkEnd w:id="5174"/>
        <w:bookmarkEnd w:id="5175"/>
        <w:bookmarkEnd w:id="5176"/>
        <w:bookmarkEnd w:id="5177"/>
      </w:del>
    </w:p>
    <w:p w14:paraId="2CA69FB5" w14:textId="77777777" w:rsidR="006A21F7" w:rsidRDefault="00DA1F81">
      <w:pPr>
        <w:pStyle w:val="Heading2"/>
        <w:rPr>
          <w:ins w:id="5178" w:author="The Si Tran" w:date="2012-12-06T22:00:00Z"/>
        </w:rPr>
        <w:pPrChange w:id="5179" w:author="The Si Tran" w:date="2012-12-06T22:00:00Z">
          <w:pPr/>
        </w:pPrChange>
      </w:pPr>
      <w:bookmarkStart w:id="5180" w:name="_Toc343461259"/>
      <w:ins w:id="5181" w:author="The Si Tran" w:date="2012-12-06T22:00:00Z">
        <w:r>
          <w:t>Xây dựng mô hình SARIMA</w:t>
        </w:r>
        <w:bookmarkEnd w:id="5180"/>
      </w:ins>
    </w:p>
    <w:p w14:paraId="0F49B734" w14:textId="77777777" w:rsidR="00DA1F81" w:rsidRDefault="00DA1F81">
      <w:pPr>
        <w:rPr>
          <w:ins w:id="5182" w:author="The Si Tran" w:date="2012-12-06T22:01:00Z"/>
        </w:rPr>
      </w:pPr>
      <w:ins w:id="5183" w:author="The Si Tran" w:date="2012-12-06T22:01:00Z">
        <w:r>
          <w:t xml:space="preserve">Cấu trúc của mô hình dự đoán </w:t>
        </w:r>
      </w:ins>
      <w:ins w:id="5184" w:author="The Si Tran" w:date="2012-12-10T19:55:00Z">
        <w:r w:rsidR="001611FB">
          <w:t>S</w:t>
        </w:r>
      </w:ins>
      <w:ins w:id="5185" w:author="The Si Tran" w:date="2012-12-06T22:01:00Z">
        <w:r>
          <w:t>ARIMA gồm 4 thành phần chính:</w:t>
        </w:r>
      </w:ins>
    </w:p>
    <w:p w14:paraId="1A05EE34" w14:textId="77777777" w:rsidR="00DA1F81" w:rsidRPr="00AC1C82" w:rsidRDefault="00DA1F81">
      <w:pPr>
        <w:pStyle w:val="BuletL1"/>
        <w:rPr>
          <w:ins w:id="5186" w:author="The Si Tran" w:date="2012-12-06T22:01:00Z"/>
        </w:rPr>
        <w:pPrChange w:id="5187" w:author="The Si Tran" w:date="2012-12-16T10:35:00Z">
          <w:pPr/>
        </w:pPrChange>
      </w:pPr>
      <w:ins w:id="5188" w:author="The Si Tran" w:date="2012-12-06T22:01:00Z">
        <w:r w:rsidRPr="00032D83">
          <w:lastRenderedPageBreak/>
          <w:t>Thành ph</w:t>
        </w:r>
        <w:r w:rsidRPr="006D6C8D">
          <w:t>ầ</w:t>
        </w:r>
        <w:r w:rsidRPr="00DA1F81">
          <w:rPr>
            <w:rPrChange w:id="5189" w:author="The Si Tran" w:date="2012-12-06T22:02:00Z">
              <w:rPr/>
            </w:rPrChange>
          </w:rPr>
          <w:t xml:space="preserve">n nhận dạng mô hình (Model identification): ước lượng và xấp xỉ cấu trúc cho </w:t>
        </w:r>
      </w:ins>
      <w:ins w:id="5190" w:author="The Si Tran" w:date="2012-12-10T19:58:00Z">
        <w:r w:rsidR="00E54E7E">
          <w:t xml:space="preserve">các </w:t>
        </w:r>
      </w:ins>
      <w:ins w:id="5191" w:author="The Si Tran" w:date="2012-12-06T22:01:00Z">
        <w:r w:rsidRPr="00032D83">
          <w:t>m</w:t>
        </w:r>
        <w:r w:rsidRPr="006D6C8D">
          <w:t>ố</w:t>
        </w:r>
        <w:r w:rsidR="00E54E7E">
          <w:rPr>
            <w:rPrChange w:id="5192" w:author="The Si Tran" w:date="2012-12-06T22:02:00Z">
              <w:rPr/>
            </w:rPrChange>
          </w:rPr>
          <w:t>i tương quan tồn tại</w:t>
        </w:r>
        <w:r w:rsidRPr="00DA1F81">
          <w:rPr>
            <w:rPrChange w:id="5193" w:author="The Si Tran" w:date="2012-12-06T22:02:00Z">
              <w:rPr/>
            </w:rPrChange>
          </w:rPr>
          <w:t xml:space="preserve"> trong dữ liệu đã thu thập được. Thành phần này nhận dạng đượ</w:t>
        </w:r>
        <w:r w:rsidR="00AF035F">
          <w:rPr>
            <w:rPrChange w:id="5194" w:author="The Si Tran" w:date="2012-12-06T22:02:00Z">
              <w:rPr/>
            </w:rPrChange>
          </w:rPr>
          <w:t>c mô hình</w:t>
        </w:r>
        <w:r w:rsidRPr="00DA1F81">
          <w:rPr>
            <w:rPrChange w:id="5195" w:author="The Si Tran" w:date="2012-12-06T22:02:00Z">
              <w:rPr/>
            </w:rPrChange>
          </w:rPr>
          <w:t xml:space="preserve"> một cách tự động bằng cách phân tích hệ số tự tương quan và hệ số tự</w:t>
        </w:r>
        <w:r w:rsidR="008B3DEB">
          <w:rPr>
            <w:rPrChange w:id="5196" w:author="The Si Tran" w:date="2012-12-06T22:02:00Z">
              <w:rPr/>
            </w:rPrChange>
          </w:rPr>
          <w:t xml:space="preserve"> tương quan riêng</w:t>
        </w:r>
        <w:r w:rsidRPr="00DA1F81">
          <w:rPr>
            <w:rPrChange w:id="5197"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198" w:author="The Si Tran" w:date="2012-12-06T22:01:00Z"/>
        </w:rPr>
        <w:pPrChange w:id="5199" w:author="The Si Tran" w:date="2012-12-16T10:35:00Z">
          <w:pPr/>
        </w:pPrChange>
      </w:pPr>
      <w:ins w:id="5200" w:author="The Si Tran" w:date="2012-12-06T22:01:00Z">
        <w:r w:rsidRPr="00032D83">
          <w:t>Thành ph</w:t>
        </w:r>
        <w:r w:rsidRPr="006D6C8D">
          <w:t>ầ</w:t>
        </w:r>
        <w:r w:rsidRPr="00DA1F81">
          <w:rPr>
            <w:rPrChange w:id="5201" w:author="The Si Tran" w:date="2012-12-06T22:02:00Z">
              <w:rPr/>
            </w:rPrChange>
          </w:rPr>
          <w:t xml:space="preserve">n </w:t>
        </w:r>
      </w:ins>
      <w:ins w:id="5202" w:author="The Si Tran" w:date="2012-12-10T20:00:00Z">
        <w:r w:rsidR="00545F04">
          <w:t>khử</w:t>
        </w:r>
        <w:r w:rsidR="00290F01">
          <w:t xml:space="preserve"> mùa và </w:t>
        </w:r>
        <w:r w:rsidR="00545F04">
          <w:t>xu hướng</w:t>
        </w:r>
      </w:ins>
      <w:ins w:id="5203" w:author="The Si Tran" w:date="2012-12-06T22:01:00Z">
        <w:r w:rsidRPr="00032D83">
          <w:t xml:space="preserve"> (Recursive differencer/integ</w:t>
        </w:r>
        <w:r w:rsidRPr="006D6C8D">
          <w:t>rator): dùng đ</w:t>
        </w:r>
        <w:r w:rsidRPr="00DA1F81">
          <w:rPr>
            <w:rPrChange w:id="5204" w:author="The Si Tran" w:date="2012-12-06T22:02:00Z">
              <w:rPr/>
            </w:rPrChange>
          </w:rPr>
          <w:t>ể chuyển đổi các chuỗi dữ liệu không tĩnh hoặc có tính mùa sang chuỗi dữ liệu t</w:t>
        </w:r>
        <w:r w:rsidR="00E47C73">
          <w:rPr>
            <w:rPrChange w:id="5205" w:author="The Si Tran" w:date="2012-12-06T22:02:00Z">
              <w:rPr/>
            </w:rPrChange>
          </w:rPr>
          <w:t>ĩnh</w:t>
        </w:r>
        <w:r w:rsidRPr="00DA1F81">
          <w:rPr>
            <w:rPrChange w:id="5206" w:author="The Si Tran" w:date="2012-12-06T22:02:00Z">
              <w:rPr/>
            </w:rPrChange>
          </w:rPr>
          <w:t xml:space="preserve"> trước khi áp dụng các giải thuật để ước lượng các tham số cho mô hình. Bởi vì mô hình ARIMA chỉ </w:t>
        </w:r>
      </w:ins>
      <w:ins w:id="5207" w:author="The Si Tran" w:date="2012-12-10T20:05:00Z">
        <w:r w:rsidR="00E47C73">
          <w:t>phù hợp</w:t>
        </w:r>
      </w:ins>
      <w:ins w:id="5208" w:author="The Si Tran" w:date="2012-12-06T22:01:00Z">
        <w:r w:rsidRPr="00032D83">
          <w:t xml:space="preserve"> v</w:t>
        </w:r>
        <w:r w:rsidRPr="006D6C8D">
          <w:t>ớ</w:t>
        </w:r>
        <w:r w:rsidRPr="00DA1F81">
          <w:rPr>
            <w:rPrChange w:id="5209" w:author="The Si Tran" w:date="2012-12-06T22:02:00Z">
              <w:rPr/>
            </w:rPrChange>
          </w:rPr>
          <w:t>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210" w:author="The Si Tran" w:date="2012-12-06T22:01:00Z"/>
        </w:rPr>
        <w:pPrChange w:id="5211" w:author="The Si Tran" w:date="2012-12-16T10:36:00Z">
          <w:pPr/>
        </w:pPrChange>
      </w:pPr>
      <w:ins w:id="5212" w:author="The Si Tran" w:date="2012-12-06T22:01:00Z">
        <w:r w:rsidRPr="00032D83">
          <w:t>Thành ph</w:t>
        </w:r>
        <w:r w:rsidRPr="006D6C8D">
          <w:t>ầ</w:t>
        </w:r>
        <w:r w:rsidRPr="00DA1F81">
          <w:rPr>
            <w:rPrChange w:id="5213" w:author="The Si Tran" w:date="2012-12-06T22:02:00Z">
              <w:rPr/>
            </w:rPrChange>
          </w:rPr>
          <w:t>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214" w:author="The Si Tran" w:date="2012-12-06T22:02:00Z">
              <w:rPr/>
            </w:rPrChange>
          </w:rPr>
          <w:t xml:space="preserve"> vi</w:t>
        </w:r>
        <w:r w:rsidRPr="00DA1F81">
          <w:rPr>
            <w:rPrChange w:id="5215" w:author="The Si Tran" w:date="2012-12-06T22:02:00Z">
              <w:rPr/>
            </w:rPrChange>
          </w:rPr>
          <w:t xml:space="preserve"> phạm thì mô hình ước lượng sẽ không chính xác.</w:t>
        </w:r>
      </w:ins>
    </w:p>
    <w:p w14:paraId="082BDC3A" w14:textId="77777777" w:rsidR="00DA1F81" w:rsidRDefault="00DA1F81">
      <w:pPr>
        <w:pStyle w:val="BuletL1"/>
        <w:pPrChange w:id="5216" w:author="The Si Tran" w:date="2012-12-16T10:36:00Z">
          <w:pPr/>
        </w:pPrChange>
      </w:pPr>
      <w:ins w:id="5217" w:author="The Si Tran" w:date="2012-12-06T22:01:00Z">
        <w:r w:rsidRPr="00032D83">
          <w:t>Thành ph</w:t>
        </w:r>
        <w:r w:rsidRPr="006D6C8D">
          <w:t>ầ</w:t>
        </w:r>
        <w:r w:rsidRPr="00DA1F81">
          <w:rPr>
            <w:rPrChange w:id="5218" w:author="The Si Tran" w:date="2012-12-06T22:03:00Z">
              <w:rPr/>
            </w:rPrChange>
          </w:rPr>
          <w:t>n dự đoán (N-step ahead predictor): tạo giá trị dự đoán cho các giai đoạn tiếp theo dựa vào mô hình đã ước lượng được.</w:t>
        </w:r>
      </w:ins>
    </w:p>
    <w:p w14:paraId="1F0894B0" w14:textId="6041CCBB" w:rsidR="0021110E" w:rsidRDefault="0021110E" w:rsidP="0021110E">
      <w:pPr>
        <w:rPr>
          <w:ins w:id="5219" w:author="The Si Tran" w:date="2012-12-06T22:08:00Z"/>
        </w:rPr>
      </w:pPr>
      <w:r>
        <w:t>Hình 3.4 sẽ mô tả cấu trúc của mô hình dự đoán SARIMA.</w:t>
      </w:r>
    </w:p>
    <w:p w14:paraId="63C6EB69" w14:textId="41F9FD05" w:rsidR="00155591" w:rsidRDefault="00155591" w:rsidP="00155591">
      <w:pPr>
        <w:pStyle w:val="Heading3"/>
        <w:rPr>
          <w:ins w:id="5220" w:author="The Si Tran" w:date="2012-12-06T22:17:00Z"/>
        </w:rPr>
      </w:pPr>
      <w:bookmarkStart w:id="5221" w:name="_Toc343461260"/>
      <w:ins w:id="5222" w:author="The Si Tran" w:date="2012-12-06T22:15:00Z">
        <w:r>
          <w:t>T</w:t>
        </w:r>
        <w:r w:rsidRPr="00155591">
          <w:t>hành phần nhận dạng mô hình</w:t>
        </w:r>
      </w:ins>
      <w:bookmarkEnd w:id="5221"/>
    </w:p>
    <w:p w14:paraId="6141FE93" w14:textId="77777777" w:rsidR="00A96FA3" w:rsidRDefault="00A96FA3">
      <w:pPr>
        <w:pStyle w:val="BuletL1"/>
        <w:rPr>
          <w:ins w:id="5223" w:author="The Si Tran" w:date="2012-12-06T22:18:00Z"/>
        </w:rPr>
        <w:pPrChange w:id="5224" w:author="The Si Tran" w:date="2012-12-16T10:36:00Z">
          <w:pPr>
            <w:pStyle w:val="ListParagraph"/>
            <w:ind w:left="360"/>
          </w:pPr>
        </w:pPrChange>
      </w:pPr>
      <w:ins w:id="5225" w:author="The Si Tran" w:date="2012-12-06T22:18:00Z">
        <w:r>
          <w:t xml:space="preserve">Nhận dạng mô hình là khâu đầu tiên trong quá trình mô hình hóa </w:t>
        </w:r>
      </w:ins>
      <w:ins w:id="5226" w:author="The Si Tran" w:date="2012-12-10T20:15:00Z">
        <w:r w:rsidR="00B46514">
          <w:t>S</w:t>
        </w:r>
      </w:ins>
      <w:ins w:id="5227" w:author="The Si Tran" w:date="2012-12-06T22:18:00Z">
        <w:r>
          <w:t xml:space="preserve">ARIMA. Chúng ta cần phải xác định các tham số p, d, q và P, Q, D, S của mô hình </w:t>
        </w:r>
      </w:ins>
      <w:ins w:id="5228" w:author="The Si Tran" w:date="2012-12-10T20:15:00Z">
        <w:r w:rsidR="00B46514">
          <w:t>S</w:t>
        </w:r>
      </w:ins>
      <w:ins w:id="5229" w:author="The Si Tran" w:date="2012-12-06T22:18:00Z">
        <w:r>
          <w:t>ARIMA. Những giá trị trị này được suy ra bằng cách trích rút những hệ số tương quan quan trọng trong chuỗi dữ liệu quan sát được.</w:t>
        </w:r>
      </w:ins>
      <w:ins w:id="5230" w:author="The Si Tran" w:date="2012-12-06T22:19:00Z">
        <w:r>
          <w:t xml:space="preserve"> </w:t>
        </w:r>
      </w:ins>
      <w:ins w:id="5231"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ins>
      <w:ins w:id="5232" w:author="The Si Tran" w:date="2012-12-10T20:17:00Z">
        <w:r w:rsidR="00D30044">
          <w:t xml:space="preserve">một </w:t>
        </w:r>
      </w:ins>
      <w:ins w:id="5233" w:author="The Si Tran" w:date="2012-12-06T22:18:00Z">
        <w:r>
          <w:t xml:space="preserve">phương pháp </w:t>
        </w:r>
      </w:ins>
      <w:ins w:id="5234" w:author="The Si Tran" w:date="2012-12-10T20:17:00Z">
        <w:r w:rsidR="00D30044">
          <w:t>tự động</w:t>
        </w:r>
      </w:ins>
      <w:ins w:id="5235" w:author="The Si Tran" w:date="2012-12-06T22:18:00Z">
        <w:r>
          <w:t>, sử dụng các công thức toán học để trích rút ra các hệ số.</w:t>
        </w:r>
      </w:ins>
    </w:p>
    <w:p w14:paraId="3BD028AA" w14:textId="03D4F635" w:rsidR="00A96FA3" w:rsidRPr="00032D83" w:rsidRDefault="00A96FA3">
      <w:pPr>
        <w:pStyle w:val="BuletL1"/>
        <w:rPr>
          <w:ins w:id="5236" w:author="The Si Tran" w:date="2012-12-06T22:21:00Z"/>
        </w:rPr>
        <w:pPrChange w:id="5237" w:author="The Si Tran" w:date="2012-12-16T10:36:00Z">
          <w:pPr>
            <w:pStyle w:val="ListParagraph"/>
            <w:numPr>
              <w:numId w:val="18"/>
            </w:numPr>
            <w:ind w:hanging="360"/>
          </w:pPr>
        </w:pPrChange>
      </w:pPr>
      <w:ins w:id="5238" w:author="The Si Tran" w:date="2012-12-06T22:21:00Z">
        <w:r w:rsidRPr="00032D83">
          <w:lastRenderedPageBreak/>
          <w:t xml:space="preserve">Mô hình </w:t>
        </w:r>
      </w:ins>
      <w:ins w:id="5239" w:author="The Si Tran" w:date="2012-12-10T20:25:00Z">
        <w:r w:rsidR="00300B75">
          <w:t>S</w:t>
        </w:r>
      </w:ins>
      <w:ins w:id="5240" w:author="The Si Tran" w:date="2012-12-06T22:21:00Z">
        <w:r w:rsidRPr="00032D83">
          <w:t>ARIMA s</w:t>
        </w:r>
        <w:r w:rsidRPr="006D6C8D">
          <w:t>ử</w:t>
        </w:r>
        <w:r w:rsidRPr="00A96FA3">
          <w:rPr>
            <w:rPrChange w:id="5241" w:author="The Si Tran" w:date="2012-12-06T22:21:00Z">
              <w:rPr/>
            </w:rPrChange>
          </w:rPr>
          <w:t xml:space="preserve"> dụng tính chất của ACF và PACF để kết hợ</w:t>
        </w:r>
        <w:r w:rsidR="00595FCB">
          <w:t>p</w:t>
        </w:r>
        <w:r w:rsidRPr="00032D83">
          <w:t xml:space="preserve"> m</w:t>
        </w:r>
        <w:r w:rsidRPr="006D6C8D">
          <w:t>ộ</w:t>
        </w:r>
        <w:r w:rsidRPr="00A96FA3">
          <w:rPr>
            <w:rPrChange w:id="5242" w:author="The Si Tran" w:date="2012-12-06T22:21:00Z">
              <w:rPr/>
            </w:rPrChange>
          </w:rPr>
          <w:t>t chuỗi dữ liệu với một mô hình thích hợp: mô hình tự hồi quy AR(p), mô hình trung bình di động MA(q), mô hình kết hợp tự hồi quy và tru</w:t>
        </w:r>
      </w:ins>
      <w:ins w:id="5243" w:author="The Si Tran" w:date="2012-12-10T20:21:00Z">
        <w:r w:rsidR="00B405CA">
          <w:t>n</w:t>
        </w:r>
      </w:ins>
      <w:ins w:id="5244" w:author="The Si Tran" w:date="2012-12-06T22:21:00Z">
        <w:r w:rsidRPr="00032D83">
          <w:t>g bình di đ</w:t>
        </w:r>
        <w:r w:rsidRPr="006D6C8D">
          <w:t>ộ</w:t>
        </w:r>
        <w:r w:rsidRPr="00A96FA3">
          <w:rPr>
            <w:rPrChange w:id="5245" w:author="The Si Tran" w:date="2012-12-06T22:21:00Z">
              <w:rPr/>
            </w:rPrChange>
          </w:rPr>
          <w:t xml:space="preserve">ng ARMA(p,q). </w:t>
        </w:r>
      </w:ins>
      <w:ins w:id="5246" w:author="The Si Tran" w:date="2012-12-10T20:22:00Z">
        <w:r w:rsidR="00595FCB">
          <w:t>Tính chất của</w:t>
        </w:r>
      </w:ins>
      <w:ins w:id="5247" w:author="The Si Tran" w:date="2012-12-06T22:21:00Z">
        <w:r w:rsidRPr="00032D83">
          <w:t xml:space="preserve"> các hàm tương quan đư</w:t>
        </w:r>
        <w:r w:rsidRPr="006D6C8D">
          <w:t>ợ</w:t>
        </w:r>
        <w:r w:rsidRPr="00A96FA3">
          <w:rPr>
            <w:rPrChange w:id="5248" w:author="The Si Tran" w:date="2012-12-06T22:21:00Z">
              <w:rPr/>
            </w:rPrChange>
          </w:rPr>
          <w:t>c chia ra làm 3 loại: giảm gián đoạn (abrupt decay), giảm theo hình sin hoặc hàm mũ, giả</w:t>
        </w:r>
        <w:r w:rsidR="00595FCB">
          <w:t xml:space="preserve">m </w:t>
        </w:r>
        <w:r w:rsidRPr="00032D83">
          <w:t>ch</w:t>
        </w:r>
        <w:r w:rsidRPr="006D6C8D">
          <w:t>ậ</w:t>
        </w:r>
        <w:r w:rsidRPr="00A96FA3">
          <w:rPr>
            <w:rPrChange w:id="5249" w:author="The Si Tran" w:date="2012-12-06T22:21:00Z">
              <w:rPr/>
            </w:rPrChange>
          </w:rPr>
          <w:t>m. Tùy theo tính chất của ACF và PACF mà chuỗi dữ liệu được kết hợp với 1 mô hình khác nhau</w:t>
        </w:r>
      </w:ins>
      <w:ins w:id="5250"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251" w:author="The Si Tran" w:date="2012-12-06T22:21:00Z"/>
          <w:rFonts w:ascii="Times New Roman" w:hAnsi="Times New Roman"/>
          <w:sz w:val="26"/>
          <w:szCs w:val="26"/>
          <w:rPrChange w:id="5252" w:author="The Si Tran" w:date="2012-12-06T22:21:00Z">
            <w:rPr>
              <w:ins w:id="5253" w:author="The Si Tran" w:date="2012-12-06T22:21:00Z"/>
            </w:rPr>
          </w:rPrChange>
        </w:rPr>
        <w:pPrChange w:id="5254" w:author="The Si Tran" w:date="2012-12-14T05:24:00Z">
          <w:pPr>
            <w:pStyle w:val="ListParagraph"/>
            <w:numPr>
              <w:numId w:val="18"/>
            </w:numPr>
            <w:ind w:hanging="360"/>
          </w:pPr>
        </w:pPrChange>
      </w:pPr>
      <w:ins w:id="5255" w:author="The Si Tran" w:date="2012-12-06T22:21:00Z">
        <w:r w:rsidRPr="00A96FA3">
          <w:rPr>
            <w:rFonts w:ascii="Times New Roman" w:hAnsi="Times New Roman"/>
            <w:sz w:val="26"/>
            <w:szCs w:val="26"/>
            <w:rPrChange w:id="5256" w:author="The Si Tran" w:date="2012-12-06T22:21:00Z">
              <w:rPr/>
            </w:rPrChange>
          </w:rPr>
          <w:t>Mô hình tự hồi quy AR(p):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257" w:author="The Si Tran" w:date="2012-12-06T22:21:00Z"/>
          <w:rFonts w:ascii="Times New Roman" w:hAnsi="Times New Roman"/>
          <w:sz w:val="26"/>
          <w:szCs w:val="26"/>
          <w:rPrChange w:id="5258" w:author="The Si Tran" w:date="2012-12-06T22:21:00Z">
            <w:rPr>
              <w:ins w:id="5259" w:author="The Si Tran" w:date="2012-12-06T22:21:00Z"/>
            </w:rPr>
          </w:rPrChange>
        </w:rPr>
        <w:pPrChange w:id="5260" w:author="The Si Tran" w:date="2012-12-14T05:24:00Z">
          <w:pPr>
            <w:pStyle w:val="ListParagraph"/>
            <w:numPr>
              <w:numId w:val="18"/>
            </w:numPr>
            <w:ind w:hanging="360"/>
          </w:pPr>
        </w:pPrChange>
      </w:pPr>
      <w:ins w:id="5261" w:author="The Si Tran" w:date="2012-12-06T22:21:00Z">
        <w:r w:rsidRPr="00A96FA3">
          <w:rPr>
            <w:rFonts w:ascii="Times New Roman" w:hAnsi="Times New Roman"/>
            <w:sz w:val="26"/>
            <w:szCs w:val="26"/>
            <w:rPrChange w:id="5262" w:author="The Si Tran" w:date="2012-12-06T22:21:00Z">
              <w:rPr/>
            </w:rPrChange>
          </w:rPr>
          <w:t>Mô hình trung bình di động MA(q): quá trình có tính chất ngược lại với mô hình AR(p),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263" w:author="The Si Tran" w:date="2012-12-06T22:21:00Z"/>
          <w:rFonts w:ascii="Times New Roman" w:hAnsi="Times New Roman"/>
          <w:sz w:val="26"/>
          <w:szCs w:val="26"/>
          <w:rPrChange w:id="5264" w:author="The Si Tran" w:date="2012-12-06T22:21:00Z">
            <w:rPr>
              <w:ins w:id="5265" w:author="The Si Tran" w:date="2012-12-06T22:21:00Z"/>
            </w:rPr>
          </w:rPrChange>
        </w:rPr>
        <w:pPrChange w:id="5266" w:author="The Si Tran" w:date="2012-12-14T05:24:00Z">
          <w:pPr>
            <w:pStyle w:val="ListParagraph"/>
            <w:numPr>
              <w:numId w:val="18"/>
            </w:numPr>
            <w:ind w:hanging="360"/>
          </w:pPr>
        </w:pPrChange>
      </w:pPr>
      <w:ins w:id="5267" w:author="The Si Tran" w:date="2012-12-06T22:21:00Z">
        <w:r w:rsidRPr="00A96FA3">
          <w:rPr>
            <w:rFonts w:ascii="Times New Roman" w:hAnsi="Times New Roman"/>
            <w:sz w:val="26"/>
            <w:szCs w:val="26"/>
            <w:rPrChange w:id="5268" w:author="The Si Tran" w:date="2012-12-06T22:21:00Z">
              <w:rPr/>
            </w:rPrChange>
          </w:rPr>
          <w:t>Mô hình kết hợp tự hồi quy và trung bình di động ARMA(p,q): quá trình có ACF và PACF giảm về không theo hình sin hoặc theo hàm mũ.</w:t>
        </w:r>
      </w:ins>
    </w:p>
    <w:p w14:paraId="09BE4654" w14:textId="77777777" w:rsidR="00A96FA3" w:rsidRDefault="00A96FA3">
      <w:pPr>
        <w:pStyle w:val="ListParagraph"/>
        <w:spacing w:line="360" w:lineRule="auto"/>
        <w:ind w:left="360" w:firstLine="0"/>
        <w:rPr>
          <w:ins w:id="5269" w:author="The Si Tran" w:date="2012-12-14T05:25:00Z"/>
          <w:rFonts w:ascii="Times New Roman" w:hAnsi="Times New Roman"/>
          <w:sz w:val="26"/>
          <w:szCs w:val="26"/>
        </w:rPr>
        <w:pPrChange w:id="5270" w:author="The Si Tran" w:date="2012-12-14T05:24:00Z">
          <w:pPr>
            <w:pStyle w:val="ListParagraph"/>
            <w:numPr>
              <w:numId w:val="18"/>
            </w:numPr>
            <w:ind w:hanging="360"/>
          </w:pPr>
        </w:pPrChange>
      </w:pPr>
      <w:ins w:id="5271" w:author="The Si Tran" w:date="2012-12-06T22:21:00Z">
        <w:r w:rsidRPr="00A96FA3">
          <w:rPr>
            <w:rFonts w:ascii="Times New Roman" w:hAnsi="Times New Roman"/>
            <w:sz w:val="26"/>
            <w:szCs w:val="26"/>
            <w:rPrChange w:id="5272" w:author="The Si Tran" w:date="2012-12-06T22:21:00Z">
              <w:rPr/>
            </w:rPrChange>
          </w:rPr>
          <w:t>Nếu ACFs giảm chậm thì chuỗi dữ liệu không tĩnh, có tính xu hướng cần phải được chuyển đổi trước khi ước lượng.</w:t>
        </w:r>
      </w:ins>
    </w:p>
    <w:p w14:paraId="4BB781C6" w14:textId="08ED783E" w:rsidR="00647C91" w:rsidRPr="00DC1307" w:rsidRDefault="00647C91">
      <w:pPr>
        <w:pStyle w:val="Bang"/>
        <w:rPr>
          <w:ins w:id="5273" w:author="The Si Tran" w:date="2012-12-06T22:22:00Z"/>
          <w:rPrChange w:id="5274" w:author="The Si Tran" w:date="2012-12-16T17:09:00Z">
            <w:rPr>
              <w:ins w:id="5275" w:author="The Si Tran" w:date="2012-12-06T22:22:00Z"/>
            </w:rPr>
          </w:rPrChange>
        </w:rPr>
        <w:pPrChange w:id="5276" w:author="The Si Tran" w:date="2012-12-16T17:09:00Z">
          <w:pPr>
            <w:pStyle w:val="ListParagraph"/>
            <w:numPr>
              <w:numId w:val="18"/>
            </w:numPr>
            <w:ind w:hanging="360"/>
          </w:pPr>
        </w:pPrChange>
      </w:pPr>
      <w:bookmarkStart w:id="5277" w:name="_Toc343415625"/>
      <w:ins w:id="5278" w:author="The Si Tran" w:date="2012-12-14T05:25:00Z">
        <w:r w:rsidRPr="00032D83">
          <w:t>B</w:t>
        </w:r>
        <w:r w:rsidRPr="006D6C8D">
          <w:t>ả</w:t>
        </w:r>
        <w:r w:rsidRPr="00DC1307">
          <w:rPr>
            <w:rPrChange w:id="5279" w:author="The Si Tran" w:date="2012-12-16T17:09:00Z">
              <w:rPr/>
            </w:rPrChange>
          </w:rPr>
          <w:t>ng 3.1: Tính chất của ACFs và PACFs</w:t>
        </w:r>
      </w:ins>
      <w:bookmarkEnd w:id="5277"/>
    </w:p>
    <w:tbl>
      <w:tblPr>
        <w:tblStyle w:val="TableGrid"/>
        <w:tblW w:w="8522" w:type="dxa"/>
        <w:tblInd w:w="828" w:type="dxa"/>
        <w:tblLayout w:type="fixed"/>
        <w:tblLook w:val="04A0" w:firstRow="1" w:lastRow="0" w:firstColumn="1" w:lastColumn="0" w:noHBand="0" w:noVBand="1"/>
        <w:tblPrChange w:id="5280" w:author="The Si Tran" w:date="2012-12-16T08:10:00Z">
          <w:tblPr>
            <w:tblStyle w:val="TableGrid"/>
            <w:tblW w:w="0" w:type="auto"/>
            <w:tblInd w:w="1224" w:type="dxa"/>
            <w:tblLook w:val="04A0" w:firstRow="1" w:lastRow="0" w:firstColumn="1" w:lastColumn="0" w:noHBand="0" w:noVBand="1"/>
          </w:tblPr>
        </w:tblPrChange>
      </w:tblPr>
      <w:tblGrid>
        <w:gridCol w:w="1800"/>
        <w:gridCol w:w="2970"/>
        <w:gridCol w:w="3752"/>
        <w:tblGridChange w:id="5281">
          <w:tblGrid>
            <w:gridCol w:w="1495"/>
            <w:gridCol w:w="3155"/>
            <w:gridCol w:w="3476"/>
          </w:tblGrid>
        </w:tblGridChange>
      </w:tblGrid>
      <w:tr w:rsidR="00EE66AB" w14:paraId="2282D094" w14:textId="77777777" w:rsidTr="00EE66AB">
        <w:trPr>
          <w:ins w:id="5282" w:author="The Si Tran" w:date="2012-12-06T22:22:00Z"/>
        </w:trPr>
        <w:tc>
          <w:tcPr>
            <w:tcW w:w="1800" w:type="dxa"/>
            <w:tcPrChange w:id="5283" w:author="The Si Tran" w:date="2012-12-16T08:10:00Z">
              <w:tcPr>
                <w:tcW w:w="1495" w:type="dxa"/>
              </w:tcPr>
            </w:tcPrChange>
          </w:tcPr>
          <w:p w14:paraId="639CC8A0" w14:textId="409CA1DE" w:rsidR="00EE66AB" w:rsidRPr="00E10512" w:rsidRDefault="00EE66AB" w:rsidP="00EE66AB">
            <w:pPr>
              <w:pStyle w:val="BangBody"/>
              <w:jc w:val="center"/>
              <w:rPr>
                <w:ins w:id="5284" w:author="The Si Tran" w:date="2012-12-06T22:22:00Z"/>
                <w:b/>
                <w:szCs w:val="26"/>
                <w:rPrChange w:id="5285" w:author="The Si Tran" w:date="2012-12-16T10:48:00Z">
                  <w:rPr>
                    <w:ins w:id="5286" w:author="The Si Tran" w:date="2012-12-06T22:22:00Z"/>
                  </w:rPr>
                </w:rPrChange>
              </w:rPr>
              <w:pPrChange w:id="5287" w:author="The Si Tran" w:date="2012-12-16T10:48:00Z">
                <w:pPr/>
              </w:pPrChange>
            </w:pPr>
            <w:r>
              <w:rPr>
                <w:b/>
                <w:sz w:val="26"/>
                <w:szCs w:val="26"/>
              </w:rPr>
              <w:t>Mô hình</w:t>
            </w:r>
          </w:p>
        </w:tc>
        <w:tc>
          <w:tcPr>
            <w:tcW w:w="2970" w:type="dxa"/>
            <w:tcPrChange w:id="5288" w:author="The Si Tran" w:date="2012-12-16T08:10:00Z">
              <w:tcPr>
                <w:tcW w:w="3258" w:type="dxa"/>
              </w:tcPr>
            </w:tcPrChange>
          </w:tcPr>
          <w:p w14:paraId="10C9803D" w14:textId="4E575129" w:rsidR="00EE66AB" w:rsidRPr="00E10512" w:rsidRDefault="00EE66AB" w:rsidP="00EE66AB">
            <w:pPr>
              <w:pStyle w:val="BangBody"/>
              <w:jc w:val="center"/>
              <w:rPr>
                <w:ins w:id="5289" w:author="The Si Tran" w:date="2012-12-06T22:22:00Z"/>
                <w:b/>
                <w:szCs w:val="26"/>
                <w:rPrChange w:id="5290" w:author="The Si Tran" w:date="2012-12-16T10:48:00Z">
                  <w:rPr>
                    <w:ins w:id="5291" w:author="The Si Tran" w:date="2012-12-06T22:22:00Z"/>
                  </w:rPr>
                </w:rPrChange>
              </w:rPr>
              <w:pPrChange w:id="5292" w:author="The Si Tran" w:date="2012-12-16T10:48:00Z">
                <w:pPr>
                  <w:jc w:val="center"/>
                </w:pPr>
              </w:pPrChange>
            </w:pPr>
            <w:r>
              <w:rPr>
                <w:b/>
                <w:sz w:val="26"/>
                <w:szCs w:val="26"/>
              </w:rPr>
              <w:t>Hàm tnh Tính chất</w:t>
            </w:r>
          </w:p>
        </w:tc>
        <w:tc>
          <w:tcPr>
            <w:tcW w:w="3752" w:type="dxa"/>
            <w:tcPrChange w:id="5293" w:author="The Si Tran" w:date="2012-12-16T08:10:00Z">
              <w:tcPr>
                <w:tcW w:w="3599" w:type="dxa"/>
              </w:tcPr>
            </w:tcPrChange>
          </w:tcPr>
          <w:p w14:paraId="1D495D08" w14:textId="2DFBDBFE" w:rsidR="00EE66AB" w:rsidRPr="00E10512" w:rsidRDefault="00EE66AB" w:rsidP="00EE66AB">
            <w:pPr>
              <w:pStyle w:val="BangBody"/>
              <w:jc w:val="center"/>
              <w:rPr>
                <w:ins w:id="5294" w:author="The Si Tran" w:date="2012-12-06T22:22:00Z"/>
                <w:b/>
                <w:szCs w:val="26"/>
                <w:rPrChange w:id="5295" w:author="The Si Tran" w:date="2012-12-16T10:48:00Z">
                  <w:rPr>
                    <w:ins w:id="5296" w:author="The Si Tran" w:date="2012-12-06T22:22:00Z"/>
                  </w:rPr>
                </w:rPrChange>
              </w:rPr>
              <w:pPrChange w:id="5297" w:author="The Si Tran" w:date="2012-12-16T10:48:00Z">
                <w:pPr>
                  <w:jc w:val="center"/>
                </w:pPr>
              </w:pPrChange>
            </w:pPr>
            <w:r>
              <w:rPr>
                <w:b/>
                <w:sz w:val="26"/>
                <w:szCs w:val="26"/>
              </w:rPr>
              <w:t>Hàm tnh Tính chất của ACFs v</w:t>
            </w:r>
          </w:p>
        </w:tc>
      </w:tr>
      <w:tr w:rsidR="00A96FA3" w14:paraId="272A9C2D" w14:textId="77777777" w:rsidTr="00EE66AB">
        <w:trPr>
          <w:ins w:id="5298" w:author="The Si Tran" w:date="2012-12-06T22:22:00Z"/>
        </w:trPr>
        <w:tc>
          <w:tcPr>
            <w:tcW w:w="1800" w:type="dxa"/>
            <w:tcPrChange w:id="5299" w:author="The Si Tran" w:date="2012-12-16T08:10:00Z">
              <w:tcPr>
                <w:tcW w:w="1495" w:type="dxa"/>
              </w:tcPr>
            </w:tcPrChange>
          </w:tcPr>
          <w:p w14:paraId="0F887AFC" w14:textId="77777777" w:rsidR="00A96FA3" w:rsidRPr="00032D83" w:rsidRDefault="00A96FA3">
            <w:pPr>
              <w:pStyle w:val="BangBody"/>
              <w:jc w:val="center"/>
              <w:rPr>
                <w:ins w:id="5300" w:author="The Si Tran" w:date="2012-12-06T22:22:00Z"/>
                <w:szCs w:val="26"/>
              </w:rPr>
              <w:pPrChange w:id="5301" w:author="The Si Tran" w:date="2012-12-16T10:48:00Z">
                <w:pPr>
                  <w:jc w:val="left"/>
                </w:pPr>
              </w:pPrChange>
            </w:pPr>
            <w:ins w:id="5302" w:author="The Si Tran" w:date="2012-12-06T22:22:00Z">
              <w:r w:rsidRPr="00B9548F">
                <w:rPr>
                  <w:sz w:val="26"/>
                  <w:szCs w:val="26"/>
                  <w:rPrChange w:id="5303" w:author="The Si Tran" w:date="2012-12-16T10:38:00Z">
                    <w:rPr/>
                  </w:rPrChange>
                </w:rPr>
                <w:t>AR(p)</w:t>
              </w:r>
            </w:ins>
          </w:p>
        </w:tc>
        <w:tc>
          <w:tcPr>
            <w:tcW w:w="2970" w:type="dxa"/>
            <w:tcPrChange w:id="5304" w:author="The Si Tran" w:date="2012-12-16T08:10:00Z">
              <w:tcPr>
                <w:tcW w:w="3258" w:type="dxa"/>
              </w:tcPr>
            </w:tcPrChange>
          </w:tcPr>
          <w:p w14:paraId="01E2D863" w14:textId="40F6446E" w:rsidR="00A96FA3" w:rsidRPr="00032D83" w:rsidRDefault="00EE66AB">
            <w:pPr>
              <w:pStyle w:val="BangBody"/>
              <w:rPr>
                <w:ins w:id="5305" w:author="The Si Tran" w:date="2012-12-06T22:22:00Z"/>
                <w:szCs w:val="26"/>
              </w:rPr>
              <w:pPrChange w:id="5306" w:author="The Si Tran" w:date="2012-12-16T10:38:00Z">
                <w:pPr>
                  <w:spacing w:line="240" w:lineRule="auto"/>
                  <w:jc w:val="left"/>
                </w:pPr>
              </w:pPrChange>
            </w:pPr>
            <w:r>
              <w:rPr>
                <w:sz w:val="26"/>
                <w:szCs w:val="26"/>
              </w:rPr>
              <w:t>Gi</w:t>
            </w:r>
            <w:ins w:id="5307" w:author="The Si Tran" w:date="2012-12-06T22:21:00Z">
              <w:r w:rsidRPr="00A96FA3">
                <w:rPr>
                  <w:sz w:val="26"/>
                  <w:szCs w:val="26"/>
                  <w:rPrChange w:id="5308" w:author="The Si Tran" w:date="2012-12-06T22:21:00Z">
                    <w:rPr/>
                  </w:rPrChange>
                </w:rPr>
                <w:t>ải(p)nh Tính chất của ACFs và PACFsu không</w:t>
              </w:r>
            </w:ins>
          </w:p>
        </w:tc>
        <w:tc>
          <w:tcPr>
            <w:tcW w:w="3752" w:type="dxa"/>
            <w:tcPrChange w:id="5309" w:author="The Si Tran" w:date="2012-12-16T08:10:00Z">
              <w:tcPr>
                <w:tcW w:w="3599" w:type="dxa"/>
              </w:tcPr>
            </w:tcPrChange>
          </w:tcPr>
          <w:p w14:paraId="76940256" w14:textId="528EF224" w:rsidR="00A96FA3" w:rsidRPr="00032D83" w:rsidRDefault="00EE66AB">
            <w:pPr>
              <w:pStyle w:val="BangBody"/>
              <w:rPr>
                <w:ins w:id="5310" w:author="The Si Tran" w:date="2012-12-06T22:22:00Z"/>
                <w:szCs w:val="26"/>
              </w:rPr>
              <w:pPrChange w:id="5311" w:author="The Si Tran" w:date="2012-12-16T10:38:00Z">
                <w:pPr/>
              </w:pPrChange>
            </w:pPr>
            <w:r>
              <w:rPr>
                <w:sz w:val="26"/>
                <w:szCs w:val="26"/>
              </w:rPr>
              <w:t>Giảm g</w:t>
            </w:r>
            <w:ins w:id="5312" w:author="The Si Tran" w:date="2012-12-06T22:21:00Z">
              <w:r w:rsidRPr="00A96FA3">
                <w:rPr>
                  <w:sz w:val="26"/>
                  <w:szCs w:val="26"/>
                  <w:rPrChange w:id="5313" w:author="The Si Tran" w:date="2012-12-06T22:21:00Z">
                    <w:rPr/>
                  </w:rPrChange>
                </w:rPr>
                <w:t xml:space="preserve">ián đoh Tính chất của </w:t>
              </w:r>
            </w:ins>
            <w:r>
              <w:rPr>
                <w:sz w:val="26"/>
                <w:szCs w:val="26"/>
              </w:rPr>
              <w:t xml:space="preserve">đá trễ </w:t>
            </w:r>
            <w:r>
              <w:rPr>
                <w:sz w:val="26"/>
                <w:szCs w:val="26"/>
              </w:rPr>
              <w:t>p</w:t>
            </w:r>
          </w:p>
        </w:tc>
      </w:tr>
      <w:tr w:rsidR="00A96FA3" w14:paraId="5DD9E805" w14:textId="77777777" w:rsidTr="00EE66AB">
        <w:trPr>
          <w:ins w:id="5314" w:author="The Si Tran" w:date="2012-12-06T22:22:00Z"/>
        </w:trPr>
        <w:tc>
          <w:tcPr>
            <w:tcW w:w="1800" w:type="dxa"/>
            <w:tcPrChange w:id="5315" w:author="The Si Tran" w:date="2012-12-16T08:10:00Z">
              <w:tcPr>
                <w:tcW w:w="1495" w:type="dxa"/>
              </w:tcPr>
            </w:tcPrChange>
          </w:tcPr>
          <w:p w14:paraId="28B6295D" w14:textId="77777777" w:rsidR="00A96FA3" w:rsidRPr="00032D83" w:rsidRDefault="00A96FA3">
            <w:pPr>
              <w:pStyle w:val="BangBody"/>
              <w:jc w:val="center"/>
              <w:rPr>
                <w:ins w:id="5316" w:author="The Si Tran" w:date="2012-12-06T22:22:00Z"/>
                <w:szCs w:val="26"/>
              </w:rPr>
              <w:pPrChange w:id="5317" w:author="The Si Tran" w:date="2012-12-16T10:48:00Z">
                <w:pPr/>
              </w:pPrChange>
            </w:pPr>
            <w:ins w:id="5318" w:author="The Si Tran" w:date="2012-12-06T22:22:00Z">
              <w:r w:rsidRPr="00B9548F">
                <w:rPr>
                  <w:sz w:val="26"/>
                  <w:szCs w:val="26"/>
                  <w:rPrChange w:id="5319" w:author="The Si Tran" w:date="2012-12-16T10:38:00Z">
                    <w:rPr/>
                  </w:rPrChange>
                </w:rPr>
                <w:t>MA(q)</w:t>
              </w:r>
            </w:ins>
          </w:p>
        </w:tc>
        <w:tc>
          <w:tcPr>
            <w:tcW w:w="2970" w:type="dxa"/>
            <w:tcPrChange w:id="5320" w:author="The Si Tran" w:date="2012-12-16T08:10:00Z">
              <w:tcPr>
                <w:tcW w:w="3258" w:type="dxa"/>
              </w:tcPr>
            </w:tcPrChange>
          </w:tcPr>
          <w:p w14:paraId="6F5DA568" w14:textId="151599B6" w:rsidR="00A96FA3" w:rsidRPr="00032D83" w:rsidRDefault="00EE66AB" w:rsidP="00EE66AB">
            <w:pPr>
              <w:pStyle w:val="BangBody"/>
              <w:rPr>
                <w:ins w:id="5321" w:author="The Si Tran" w:date="2012-12-06T22:22:00Z"/>
                <w:szCs w:val="26"/>
              </w:rPr>
              <w:pPrChange w:id="5322" w:author="The Si Tran" w:date="2012-12-16T10:38:00Z">
                <w:pPr>
                  <w:spacing w:line="240" w:lineRule="auto"/>
                  <w:jc w:val="left"/>
                </w:pPr>
              </w:pPrChange>
            </w:pPr>
            <w:r>
              <w:rPr>
                <w:sz w:val="26"/>
                <w:szCs w:val="26"/>
              </w:rPr>
              <w:t>Giảm g</w:t>
            </w:r>
            <w:ins w:id="5323" w:author="The Si Tran" w:date="2012-12-06T22:21:00Z">
              <w:r w:rsidRPr="00A96FA3">
                <w:rPr>
                  <w:sz w:val="26"/>
                  <w:szCs w:val="26"/>
                  <w:rPrChange w:id="5324" w:author="The Si Tran" w:date="2012-12-06T22:21:00Z">
                    <w:rPr/>
                  </w:rPrChange>
                </w:rPr>
                <w:t xml:space="preserve">ián đo  Tính chất của </w:t>
              </w:r>
            </w:ins>
            <w:r>
              <w:rPr>
                <w:sz w:val="26"/>
                <w:szCs w:val="26"/>
              </w:rPr>
              <w:t>đá trễ q</w:t>
            </w:r>
          </w:p>
        </w:tc>
        <w:tc>
          <w:tcPr>
            <w:tcW w:w="3752" w:type="dxa"/>
            <w:tcPrChange w:id="5325" w:author="The Si Tran" w:date="2012-12-16T08:10:00Z">
              <w:tcPr>
                <w:tcW w:w="3599" w:type="dxa"/>
              </w:tcPr>
            </w:tcPrChange>
          </w:tcPr>
          <w:p w14:paraId="769F71B3" w14:textId="1EBA3299" w:rsidR="00A96FA3" w:rsidRPr="00032D83" w:rsidRDefault="00EE66AB">
            <w:pPr>
              <w:pStyle w:val="BangBody"/>
              <w:rPr>
                <w:ins w:id="5326" w:author="The Si Tran" w:date="2012-12-06T22:22:00Z"/>
                <w:szCs w:val="26"/>
              </w:rPr>
              <w:pPrChange w:id="5327" w:author="The Si Tran" w:date="2012-12-16T10:38:00Z">
                <w:pPr>
                  <w:spacing w:line="240" w:lineRule="auto"/>
                  <w:jc w:val="left"/>
                </w:pPr>
              </w:pPrChange>
            </w:pPr>
            <w:r>
              <w:rPr>
                <w:sz w:val="26"/>
                <w:szCs w:val="26"/>
              </w:rPr>
              <w:t>Gi</w:t>
            </w:r>
            <w:ins w:id="5328" w:author="The Si Tran" w:date="2012-12-06T22:21:00Z">
              <w:r w:rsidRPr="00A96FA3">
                <w:rPr>
                  <w:sz w:val="26"/>
                  <w:szCs w:val="26"/>
                  <w:rPrChange w:id="5329" w:author="The Si Tran" w:date="2012-12-06T22:21:00Z">
                    <w:rPr/>
                  </w:rPrChange>
                </w:rPr>
                <w:t>ải trễ qTính chất của ACFs và PACFsu không</w:t>
              </w:r>
            </w:ins>
          </w:p>
        </w:tc>
      </w:tr>
      <w:tr w:rsidR="00A96FA3" w14:paraId="49EFEA72" w14:textId="77777777" w:rsidTr="00EE66AB">
        <w:trPr>
          <w:ins w:id="5330" w:author="The Si Tran" w:date="2012-12-06T22:22:00Z"/>
        </w:trPr>
        <w:tc>
          <w:tcPr>
            <w:tcW w:w="1800" w:type="dxa"/>
            <w:tcPrChange w:id="5331" w:author="The Si Tran" w:date="2012-12-16T08:10:00Z">
              <w:tcPr>
                <w:tcW w:w="1495" w:type="dxa"/>
              </w:tcPr>
            </w:tcPrChange>
          </w:tcPr>
          <w:p w14:paraId="0BA6FBBC" w14:textId="77777777" w:rsidR="00A96FA3" w:rsidRPr="00032D83" w:rsidRDefault="00A96FA3">
            <w:pPr>
              <w:pStyle w:val="BangBody"/>
              <w:jc w:val="center"/>
              <w:rPr>
                <w:ins w:id="5332" w:author="The Si Tran" w:date="2012-12-06T22:22:00Z"/>
                <w:szCs w:val="26"/>
              </w:rPr>
              <w:pPrChange w:id="5333" w:author="The Si Tran" w:date="2012-12-16T10:48:00Z">
                <w:pPr/>
              </w:pPrChange>
            </w:pPr>
            <w:ins w:id="5334" w:author="The Si Tran" w:date="2012-12-06T22:22:00Z">
              <w:r w:rsidRPr="00B9548F">
                <w:rPr>
                  <w:sz w:val="26"/>
                  <w:szCs w:val="26"/>
                  <w:rPrChange w:id="5335" w:author="The Si Tran" w:date="2012-12-16T10:38:00Z">
                    <w:rPr/>
                  </w:rPrChange>
                </w:rPr>
                <w:t>ARMA(p,q)</w:t>
              </w:r>
            </w:ins>
          </w:p>
        </w:tc>
        <w:tc>
          <w:tcPr>
            <w:tcW w:w="2970" w:type="dxa"/>
            <w:tcPrChange w:id="5336" w:author="The Si Tran" w:date="2012-12-16T08:10:00Z">
              <w:tcPr>
                <w:tcW w:w="3258" w:type="dxa"/>
              </w:tcPr>
            </w:tcPrChange>
          </w:tcPr>
          <w:p w14:paraId="20140EB3" w14:textId="27B99C56" w:rsidR="00A96FA3" w:rsidRPr="00032D83" w:rsidRDefault="00EE66AB">
            <w:pPr>
              <w:pStyle w:val="BangBody"/>
              <w:rPr>
                <w:ins w:id="5337" w:author="The Si Tran" w:date="2012-12-06T22:22:00Z"/>
                <w:szCs w:val="26"/>
              </w:rPr>
              <w:pPrChange w:id="5338" w:author="The Si Tran" w:date="2012-12-16T10:38:00Z">
                <w:pPr>
                  <w:spacing w:line="240" w:lineRule="auto"/>
                  <w:jc w:val="left"/>
                </w:pPr>
              </w:pPrChange>
            </w:pPr>
            <w:r>
              <w:rPr>
                <w:sz w:val="26"/>
                <w:szCs w:val="26"/>
              </w:rPr>
              <w:t>Gi</w:t>
            </w:r>
            <w:ins w:id="5339" w:author="The Si Tran" w:date="2012-12-06T22:21:00Z">
              <w:r w:rsidRPr="00A96FA3">
                <w:rPr>
                  <w:sz w:val="26"/>
                  <w:szCs w:val="26"/>
                  <w:rPrChange w:id="5340" w:author="The Si Tran" w:date="2012-12-06T22:21:00Z">
                    <w:rPr/>
                  </w:rPrChange>
                </w:rPr>
                <w:t>ảiMA(p,q)ính chất của ACFs và PACFsu không</w:t>
              </w:r>
            </w:ins>
          </w:p>
        </w:tc>
        <w:tc>
          <w:tcPr>
            <w:tcW w:w="3752" w:type="dxa"/>
            <w:tcPrChange w:id="5341" w:author="The Si Tran" w:date="2012-12-16T08:10:00Z">
              <w:tcPr>
                <w:tcW w:w="3599" w:type="dxa"/>
              </w:tcPr>
            </w:tcPrChange>
          </w:tcPr>
          <w:p w14:paraId="3C84B3BB" w14:textId="5FCCD9EA" w:rsidR="00A96FA3" w:rsidRPr="00032D83" w:rsidRDefault="00EE66AB">
            <w:pPr>
              <w:pStyle w:val="BangBody"/>
              <w:rPr>
                <w:ins w:id="5342" w:author="The Si Tran" w:date="2012-12-06T22:22:00Z"/>
                <w:szCs w:val="26"/>
              </w:rPr>
              <w:pPrChange w:id="5343" w:author="The Si Tran" w:date="2012-12-16T10:38:00Z">
                <w:pPr>
                  <w:spacing w:line="240" w:lineRule="auto"/>
                  <w:jc w:val="left"/>
                </w:pPr>
              </w:pPrChange>
            </w:pPr>
            <w:r>
              <w:rPr>
                <w:sz w:val="26"/>
                <w:szCs w:val="26"/>
              </w:rPr>
              <w:t>Gi</w:t>
            </w:r>
            <w:ins w:id="5344" w:author="The Si Tran" w:date="2012-12-06T22:21:00Z">
              <w:r w:rsidRPr="00A96FA3">
                <w:rPr>
                  <w:sz w:val="26"/>
                  <w:szCs w:val="26"/>
                  <w:rPrChange w:id="5345" w:author="The Si Tran" w:date="2012-12-06T22:21:00Z">
                    <w:rPr/>
                  </w:rPrChange>
                </w:rPr>
                <w:t>ảiMA(p,q)ính chất của ACFs và PACFsu không</w:t>
              </w:r>
            </w:ins>
          </w:p>
        </w:tc>
      </w:tr>
    </w:tbl>
    <w:p w14:paraId="1401E544" w14:textId="77777777" w:rsidR="00677EB9" w:rsidRDefault="00677EB9">
      <w:pPr>
        <w:pStyle w:val="ListParagraph"/>
        <w:ind w:left="1944"/>
        <w:rPr>
          <w:ins w:id="5346" w:author="The Si Tran" w:date="2012-12-07T19:19:00Z"/>
          <w:rFonts w:ascii="Times New Roman" w:hAnsi="Times New Roman"/>
          <w:sz w:val="26"/>
          <w:szCs w:val="26"/>
        </w:rPr>
        <w:pPrChange w:id="5347" w:author="The Si Tran" w:date="2012-12-07T19:19:00Z">
          <w:pPr>
            <w:pStyle w:val="ListParagraph"/>
            <w:ind w:left="1224"/>
          </w:pPr>
        </w:pPrChange>
      </w:pPr>
    </w:p>
    <w:p w14:paraId="52F4C767" w14:textId="7D709D74" w:rsidR="00677EB9" w:rsidRPr="00E10512" w:rsidRDefault="00677EB9">
      <w:pPr>
        <w:pStyle w:val="ListParagraph"/>
        <w:numPr>
          <w:ilvl w:val="0"/>
          <w:numId w:val="23"/>
        </w:numPr>
        <w:spacing w:line="360" w:lineRule="auto"/>
        <w:ind w:left="720"/>
        <w:rPr>
          <w:ins w:id="5348" w:author="The Si Tran" w:date="2012-12-07T19:19:00Z"/>
          <w:rFonts w:ascii="Times New Roman" w:hAnsi="Times New Roman"/>
          <w:sz w:val="26"/>
          <w:szCs w:val="26"/>
        </w:rPr>
        <w:pPrChange w:id="5349" w:author="The Si Tran" w:date="2012-12-16T10:48:00Z">
          <w:pPr>
            <w:pStyle w:val="ListParagraph"/>
            <w:ind w:left="1224"/>
          </w:pPr>
        </w:pPrChange>
      </w:pPr>
      <w:ins w:id="5350" w:author="The Si Tran" w:date="2012-12-07T19:19:00Z">
        <w:r>
          <w:rPr>
            <w:rFonts w:ascii="Times New Roman" w:hAnsi="Times New Roman"/>
            <w:sz w:val="26"/>
            <w:szCs w:val="26"/>
          </w:rPr>
          <w:t xml:space="preserve">Quá trình nhận dạng mô hình </w:t>
        </w:r>
      </w:ins>
      <w:ins w:id="5351" w:author="The Si Tran" w:date="2012-12-10T20:25:00Z">
        <w:r w:rsidR="00300B75">
          <w:rPr>
            <w:rFonts w:ascii="Times New Roman" w:hAnsi="Times New Roman"/>
            <w:sz w:val="26"/>
            <w:szCs w:val="26"/>
          </w:rPr>
          <w:t>S</w:t>
        </w:r>
      </w:ins>
      <w:ins w:id="5352" w:author="The Si Tran" w:date="2012-12-07T19:19:00Z">
        <w:r>
          <w:rPr>
            <w:rFonts w:ascii="Times New Roman" w:hAnsi="Times New Roman"/>
            <w:sz w:val="26"/>
            <w:szCs w:val="26"/>
          </w:rPr>
          <w:t>ARIMA bao gồm 4 giai đoạn chính</w:t>
        </w:r>
      </w:ins>
      <w:ins w:id="5353" w:author="The Si Tran" w:date="2012-12-10T20:25:00Z">
        <w:r w:rsidR="00206943">
          <w:rPr>
            <w:rFonts w:ascii="Times New Roman" w:hAnsi="Times New Roman"/>
            <w:sz w:val="26"/>
            <w:szCs w:val="26"/>
          </w:rPr>
          <w:t>:</w:t>
        </w:r>
      </w:ins>
    </w:p>
    <w:p w14:paraId="1392996E" w14:textId="64B0E0E8" w:rsidR="00677EB9" w:rsidRDefault="00677EB9">
      <w:pPr>
        <w:pStyle w:val="ListParagraph"/>
        <w:numPr>
          <w:ilvl w:val="0"/>
          <w:numId w:val="24"/>
        </w:numPr>
        <w:spacing w:line="360" w:lineRule="auto"/>
        <w:rPr>
          <w:ins w:id="5354" w:author="The Si Tran" w:date="2012-12-07T19:19:00Z"/>
          <w:rFonts w:ascii="Times New Roman" w:hAnsi="Times New Roman"/>
          <w:sz w:val="26"/>
          <w:szCs w:val="26"/>
        </w:rPr>
        <w:pPrChange w:id="5355" w:author="The Si Tran" w:date="2012-12-14T05:24:00Z">
          <w:pPr>
            <w:pStyle w:val="ListParagraph"/>
            <w:numPr>
              <w:numId w:val="18"/>
            </w:numPr>
            <w:ind w:hanging="360"/>
          </w:pPr>
        </w:pPrChange>
      </w:pPr>
      <w:ins w:id="5356" w:author="The Si Tran" w:date="2012-12-07T19:19:00Z">
        <w:r>
          <w:rPr>
            <w:rFonts w:ascii="Times New Roman" w:hAnsi="Times New Roman"/>
            <w:sz w:val="26"/>
            <w:szCs w:val="26"/>
          </w:rPr>
          <w:t>Xác định bậc lấy hiệu d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357" w:author="The Si Tran" w:date="2012-12-07T19:22:00Z"/>
          <w:rFonts w:ascii="Times New Roman" w:hAnsi="Times New Roman"/>
          <w:sz w:val="26"/>
          <w:szCs w:val="26"/>
        </w:rPr>
        <w:pPrChange w:id="5358" w:author="The Si Tran" w:date="2012-12-14T05:24:00Z">
          <w:pPr>
            <w:pStyle w:val="ListParagraph"/>
            <w:numPr>
              <w:numId w:val="18"/>
            </w:numPr>
            <w:ind w:hanging="360"/>
          </w:pPr>
        </w:pPrChange>
      </w:pPr>
      <w:ins w:id="5359" w:author="The Si Tran" w:date="2012-12-07T19:19:00Z">
        <w:r>
          <w:rPr>
            <w:rFonts w:ascii="Times New Roman" w:hAnsi="Times New Roman"/>
            <w:sz w:val="26"/>
            <w:szCs w:val="26"/>
          </w:rPr>
          <w:lastRenderedPageBreak/>
          <w:t>Loại bỏ tính mùa: chuỗi dữ liệu được lấy hiệu D lần với khoảng lấy hiệu là S để loại bỏ tính mùa.</w:t>
        </w:r>
      </w:ins>
      <w:ins w:id="5360" w:author="The Si Tran" w:date="2012-12-10T20:27:00Z">
        <w:r w:rsidR="00087FFE">
          <w:rPr>
            <w:rFonts w:ascii="Times New Roman" w:hAnsi="Times New Roman"/>
            <w:sz w:val="26"/>
            <w:szCs w:val="26"/>
          </w:rPr>
          <w:t xml:space="preserve"> Với các chuỗi dữ liệu thường gặp chỉ qua 1 lần lấy hiệu </w:t>
        </w:r>
      </w:ins>
      <w:ins w:id="5361"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362" w:author="The Si Tran" w:date="2012-12-07T19:22:00Z"/>
          <w:rFonts w:ascii="Times New Roman" w:hAnsi="Times New Roman"/>
          <w:sz w:val="26"/>
          <w:szCs w:val="26"/>
        </w:rPr>
        <w:pPrChange w:id="5363" w:author="The Si Tran" w:date="2012-12-14T05:24:00Z">
          <w:pPr>
            <w:pStyle w:val="ListParagraph"/>
            <w:ind w:left="1728"/>
          </w:pPr>
        </w:pPrChange>
      </w:pPr>
      <w:ins w:id="5364"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5365" w:author="The Si Tran" w:date="2012-12-07T19:22:00Z"/>
          <w:rFonts w:ascii="Times New Roman" w:hAnsi="Times New Roman"/>
          <w:sz w:val="26"/>
          <w:szCs w:val="26"/>
        </w:rPr>
        <w:pPrChange w:id="5366" w:author="The Si Tran" w:date="2012-12-14T05:24:00Z">
          <w:pPr>
            <w:pStyle w:val="ListParagraph"/>
            <w:numPr>
              <w:numId w:val="25"/>
            </w:numPr>
            <w:ind w:left="2448" w:hanging="360"/>
          </w:pPr>
        </w:pPrChange>
      </w:pPr>
      <w:ins w:id="5367"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368" w:author="The Si Tran" w:date="2012-12-07T19:22:00Z"/>
          <w:rFonts w:ascii="Times New Roman" w:hAnsi="Times New Roman"/>
          <w:sz w:val="26"/>
          <w:szCs w:val="26"/>
        </w:rPr>
        <w:pPrChange w:id="5369" w:author="The Si Tran" w:date="2012-12-14T05:24:00Z">
          <w:pPr>
            <w:pStyle w:val="ListParagraph"/>
            <w:numPr>
              <w:numId w:val="25"/>
            </w:numPr>
            <w:ind w:left="2448" w:hanging="360"/>
          </w:pPr>
        </w:pPrChange>
      </w:pPr>
      <w:ins w:id="5370"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371"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372" w:author="The Si Tran" w:date="2012-12-07T19:19:00Z"/>
          <w:rFonts w:ascii="Times New Roman" w:hAnsi="Times New Roman"/>
          <w:sz w:val="26"/>
          <w:szCs w:val="26"/>
        </w:rPr>
        <w:pPrChange w:id="5373" w:author="The Si Tran" w:date="2012-12-14T05:24:00Z">
          <w:pPr>
            <w:pStyle w:val="ListParagraph"/>
            <w:numPr>
              <w:numId w:val="18"/>
            </w:numPr>
            <w:ind w:hanging="360"/>
          </w:pPr>
        </w:pPrChange>
      </w:pPr>
      <w:ins w:id="5374"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51C9B4A8" w:rsidR="00FC6FFD" w:rsidRDefault="00677EB9">
      <w:pPr>
        <w:pStyle w:val="ListParagraph"/>
        <w:numPr>
          <w:ilvl w:val="0"/>
          <w:numId w:val="24"/>
        </w:numPr>
        <w:spacing w:line="360" w:lineRule="auto"/>
        <w:rPr>
          <w:ins w:id="5375" w:author="The Si Tran" w:date="2012-12-07T21:34:00Z"/>
          <w:rFonts w:ascii="Times New Roman" w:hAnsi="Times New Roman"/>
          <w:sz w:val="26"/>
          <w:szCs w:val="26"/>
        </w:rPr>
        <w:pPrChange w:id="5376" w:author="The Si Tran" w:date="2012-12-14T05:24:00Z">
          <w:pPr>
            <w:pStyle w:val="ListParagraph"/>
            <w:ind w:left="792"/>
          </w:pPr>
        </w:pPrChange>
      </w:pPr>
      <w:ins w:id="5377" w:author="The Si Tran" w:date="2012-12-07T19:19:00Z">
        <w:r>
          <w:rPr>
            <w:rFonts w:ascii="Times New Roman" w:hAnsi="Times New Roman"/>
            <w:sz w:val="26"/>
            <w:szCs w:val="26"/>
          </w:rPr>
          <w:t>Xác định mô hình cho thành phần thường: trong chuỗi dữ liệu được biến đổi, ta phân tích ACF và PACF trong khoảng thời gian 1 mùa để xác định p, q.</w:t>
        </w:r>
      </w:ins>
    </w:p>
    <w:p w14:paraId="2C31FF41" w14:textId="0AD136ED" w:rsidR="00F90733" w:rsidRPr="00FC6FFD" w:rsidRDefault="008B61AC">
      <w:pPr>
        <w:pStyle w:val="ListParagraph"/>
        <w:spacing w:line="360" w:lineRule="auto"/>
        <w:rPr>
          <w:ins w:id="5378" w:author="The Si Tran" w:date="2012-12-07T21:28:00Z"/>
          <w:rFonts w:ascii="Times New Roman" w:hAnsi="Times New Roman"/>
          <w:sz w:val="26"/>
          <w:szCs w:val="26"/>
        </w:rPr>
        <w:pPrChange w:id="5379" w:author="The Si Tran" w:date="2012-12-14T05:24:00Z">
          <w:pPr>
            <w:pStyle w:val="ListParagraph"/>
            <w:ind w:left="792"/>
          </w:pPr>
        </w:pPrChange>
      </w:pPr>
      <w:ins w:id="5380" w:author="The Si Tran" w:date="2012-12-10T20:30:00Z">
        <w:r>
          <w:rPr>
            <w:rFonts w:ascii="Times New Roman" w:hAnsi="Times New Roman"/>
            <w:sz w:val="26"/>
            <w:szCs w:val="26"/>
          </w:rPr>
          <w:t>Như đề cập ở trên,</w:t>
        </w:r>
      </w:ins>
      <w:ins w:id="5381"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382" w:author="The Si Tran" w:date="2012-12-07T21:28:00Z"/>
          <w:rFonts w:ascii="Times New Roman" w:hAnsi="Times New Roman"/>
          <w:sz w:val="26"/>
          <w:szCs w:val="26"/>
        </w:rPr>
        <w:pPrChange w:id="5383" w:author="The Si Tran" w:date="2012-12-14T05:24:00Z">
          <w:pPr>
            <w:pStyle w:val="ListParagraph"/>
            <w:numPr>
              <w:numId w:val="26"/>
            </w:numPr>
            <w:ind w:left="1512" w:hanging="360"/>
          </w:pPr>
        </w:pPrChange>
      </w:pPr>
      <w:ins w:id="5384" w:author="The Si Tran" w:date="2012-12-07T21:28:00Z">
        <w:r>
          <w:rPr>
            <w:rFonts w:ascii="Times New Roman" w:hAnsi="Times New Roman"/>
            <w:sz w:val="26"/>
            <w:szCs w:val="26"/>
          </w:rPr>
          <w:t xml:space="preserve">Giảm </w:t>
        </w:r>
      </w:ins>
      <w:ins w:id="5385" w:author="The Si Tran" w:date="2012-12-10T20:31:00Z">
        <w:r w:rsidR="00B261FB">
          <w:rPr>
            <w:rFonts w:ascii="Times New Roman" w:hAnsi="Times New Roman"/>
            <w:sz w:val="26"/>
            <w:szCs w:val="26"/>
          </w:rPr>
          <w:t>chậm</w:t>
        </w:r>
      </w:ins>
      <w:ins w:id="5386"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387" w:author="The Si Tran" w:date="2012-12-07T21:28:00Z"/>
          <w:rFonts w:ascii="Times New Roman" w:hAnsi="Times New Roman"/>
          <w:sz w:val="26"/>
          <w:szCs w:val="26"/>
        </w:rPr>
        <w:pPrChange w:id="5388" w:author="The Si Tran" w:date="2012-12-14T05:24:00Z">
          <w:pPr>
            <w:pStyle w:val="ListParagraph"/>
            <w:numPr>
              <w:numId w:val="26"/>
            </w:numPr>
            <w:ind w:left="1512" w:hanging="360"/>
          </w:pPr>
        </w:pPrChange>
      </w:pPr>
      <w:ins w:id="5389"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390" w:author="The Si Tran" w:date="2012-12-07T21:28:00Z"/>
          <w:rFonts w:ascii="Times New Roman" w:hAnsi="Times New Roman"/>
          <w:sz w:val="26"/>
          <w:szCs w:val="26"/>
        </w:rPr>
        <w:pPrChange w:id="5391" w:author="The Si Tran" w:date="2012-12-14T05:24:00Z">
          <w:pPr>
            <w:pStyle w:val="ListParagraph"/>
            <w:numPr>
              <w:numId w:val="26"/>
            </w:numPr>
            <w:ind w:left="1512" w:hanging="360"/>
          </w:pPr>
        </w:pPrChange>
      </w:pPr>
      <w:ins w:id="5392" w:author="The Si Tran" w:date="2012-12-07T21:28:00Z">
        <w:r>
          <w:rPr>
            <w:rFonts w:ascii="Times New Roman" w:hAnsi="Times New Roman"/>
            <w:sz w:val="26"/>
            <w:szCs w:val="26"/>
          </w:rPr>
          <w:t xml:space="preserve">Giảm </w:t>
        </w:r>
      </w:ins>
      <w:ins w:id="5393" w:author="The Si Tran" w:date="2012-12-10T20:31:00Z">
        <w:r w:rsidR="003A6C45">
          <w:rPr>
            <w:rFonts w:ascii="Times New Roman" w:hAnsi="Times New Roman"/>
            <w:sz w:val="26"/>
            <w:szCs w:val="26"/>
          </w:rPr>
          <w:t>gián đoạn</w:t>
        </w:r>
      </w:ins>
      <w:ins w:id="5394"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395" w:author="The Si Tran" w:date="2012-12-07T21:29:00Z"/>
          <w:rFonts w:ascii="Times New Roman" w:hAnsi="Times New Roman"/>
          <w:sz w:val="26"/>
          <w:szCs w:val="26"/>
        </w:rPr>
        <w:pPrChange w:id="5396" w:author="The Si Tran" w:date="2012-12-14T05:24:00Z">
          <w:pPr>
            <w:pStyle w:val="ListParagraph"/>
            <w:numPr>
              <w:numId w:val="18"/>
            </w:numPr>
            <w:ind w:hanging="360"/>
          </w:pPr>
        </w:pPrChange>
      </w:pPr>
      <w:ins w:id="5397" w:author="The Si Tran" w:date="2012-12-07T21:28:00Z">
        <w:r>
          <w:rPr>
            <w:rFonts w:ascii="Times New Roman" w:hAnsi="Times New Roman"/>
            <w:sz w:val="26"/>
            <w:szCs w:val="26"/>
          </w:rPr>
          <w:t>Bằng cách tính</w:t>
        </w:r>
      </w:ins>
      <w:ins w:id="5398"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399" w:author="The Si Tran" w:date="2012-12-10T20:31:00Z">
        <w:r w:rsidR="00223994">
          <w:rPr>
            <w:rFonts w:ascii="Times New Roman" w:hAnsi="Times New Roman"/>
            <w:sz w:val="26"/>
            <w:szCs w:val="26"/>
          </w:rPr>
          <w:t>ính</w:t>
        </w:r>
      </w:ins>
      <w:ins w:id="5400"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401" w:author="The Si Tran" w:date="2012-12-07T21:30:00Z"/>
          <w:rFonts w:ascii="Times New Roman" w:hAnsi="Times New Roman"/>
          <w:sz w:val="26"/>
          <w:szCs w:val="26"/>
        </w:rPr>
        <w:pPrChange w:id="5402" w:author="The Si Tran" w:date="2012-12-14T05:25:00Z">
          <w:pPr>
            <w:pStyle w:val="ListParagraph"/>
            <w:ind w:left="1224" w:firstLine="216"/>
          </w:pPr>
        </w:pPrChange>
      </w:pPr>
      <w:ins w:id="5403"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404" w:author="The Si Tran" w:date="2012-12-07T21:30:00Z"/>
          <w:rFonts w:ascii="Times New Roman" w:hAnsi="Times New Roman"/>
          <w:sz w:val="26"/>
          <w:szCs w:val="26"/>
        </w:rPr>
        <w:pPrChange w:id="5405" w:author="The Si Tran" w:date="2012-12-14T05:25:00Z">
          <w:pPr>
            <w:pStyle w:val="ListParagraph"/>
            <w:ind w:left="1224"/>
          </w:pPr>
        </w:pPrChange>
      </w:pPr>
      <w:ins w:id="5406" w:author="The Si Tran" w:date="2012-12-07T21:30:00Z">
        <w:r>
          <w:rPr>
            <w:rFonts w:ascii="Times New Roman" w:hAnsi="Times New Roman"/>
            <w:sz w:val="26"/>
            <w:szCs w:val="26"/>
          </w:rPr>
          <w:t>với M là số hệ số tương quan có ý nghĩa</w:t>
        </w:r>
      </w:ins>
      <w:ins w:id="5407"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408" w:author="The Si Tran" w:date="2012-12-07T21:30:00Z"/>
          <w:rFonts w:ascii="Times New Roman" w:hAnsi="Times New Roman"/>
          <w:sz w:val="26"/>
          <w:szCs w:val="26"/>
        </w:rPr>
        <w:pPrChange w:id="5409" w:author="The Si Tran" w:date="2012-12-14T05:25:00Z">
          <w:pPr>
            <w:pStyle w:val="ListParagraph"/>
            <w:ind w:left="1224"/>
          </w:pPr>
        </w:pPrChange>
      </w:pPr>
      <w:ins w:id="5410"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411" w:author="The Si Tran" w:date="2012-12-07T21:34:00Z"/>
          <w:rFonts w:ascii="Times New Roman" w:hAnsi="Times New Roman"/>
          <w:sz w:val="26"/>
          <w:szCs w:val="26"/>
        </w:rPr>
        <w:pPrChange w:id="5412" w:author="The Si Tran" w:date="2012-12-07T21:33:00Z">
          <w:pPr>
            <w:pStyle w:val="ListParagraph"/>
            <w:numPr>
              <w:numId w:val="18"/>
            </w:numPr>
            <w:ind w:hanging="360"/>
          </w:pPr>
        </w:pPrChange>
      </w:pPr>
      <w:ins w:id="5413" w:author="The Si Tran" w:date="2012-12-16T17:09:00Z">
        <w:r>
          <w:rPr>
            <w:rFonts w:ascii="Times New Roman" w:hAnsi="Times New Roman"/>
            <w:noProof/>
            <w:sz w:val="26"/>
            <w:szCs w:val="26"/>
            <w:rPrChange w:id="5414" w:author="Unknown">
              <w:rPr>
                <w:noProof/>
              </w:rPr>
            </w:rPrChange>
          </w:rPr>
          <mc:AlternateContent>
            <mc:Choice Requires="wpc">
              <w:drawing>
                <wp:inline distT="0" distB="0" distL="0" distR="0" wp14:anchorId="393EE904" wp14:editId="04A38F5D">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4C2D67" w:rsidRDefault="004C2D67" w:rsidP="00DC1307">
                                <w:pPr>
                                  <w:spacing w:line="240" w:lineRule="auto"/>
                                  <w:rPr>
                                    <w:szCs w:val="26"/>
                                  </w:rPr>
                                </w:pPr>
                                <w:ins w:id="5415" w:author="The Si Tran" w:date="2012-12-07T21:32:00Z">
                                  <w:r>
                                    <w:rPr>
                                      <w:szCs w:val="26"/>
                                    </w:rPr>
                                    <w:t>i</w:t>
                                  </w:r>
                                </w:ins>
                                <w:del w:id="5416" w:author="The Si Tran" w:date="2012-12-07T21:32:00Z">
                                  <w:r w:rsidDel="00DB3CD0">
                                    <w:rPr>
                                      <w:szCs w:val="26"/>
                                    </w:rPr>
                                    <w:delText>I</w:delText>
                                  </w:r>
                                </w:del>
                                <w:r>
                                  <w:rPr>
                                    <w:szCs w:val="26"/>
                                  </w:rPr>
                                  <w:t>f(</w:t>
                                </w:r>
                                <w:ins w:id="5417" w:author="The Si Tran" w:date="2012-12-16T15:06:00Z">
                                  <m:oMath>
                                    <m:r>
                                      <w:rPr>
                                        <w:rFonts w:ascii="Cambria Math" w:hAnsi="Cambria Math"/>
                                        <w:szCs w:val="26"/>
                                      </w:rPr>
                                      <m:t>∆</m:t>
                                    </m:r>
                                  </m:oMath>
                                </w:ins>
                                <w:del w:id="5418" w:author="The Si Tran" w:date="2012-12-16T15:06:00Z">
                                  <w:r w:rsidRPr="00B108D6" w:rsidDel="00BF667D">
                                    <w:rPr>
                                      <w:position w:val="-4"/>
                                      <w:szCs w:val="26"/>
                                    </w:rPr>
                                    <w:object w:dxaOrig="220" w:dyaOrig="260" w14:anchorId="2E9454FE">
                                      <v:shape id="_x0000_i1192" type="#_x0000_t75" style="width:7.5pt;height:14.05pt" o:ole="">
                                        <v:imagedata r:id="rId170" o:title=""/>
                                      </v:shape>
                                      <o:OLEObject Type="Embed" ProgID="Equation.DSMT4" ShapeID="_x0000_i1192" DrawAspect="Content" ObjectID="_1417235594" r:id="rId171"/>
                                    </w:object>
                                  </w:r>
                                  <w:r w:rsidDel="00BF667D">
                                    <w:rPr>
                                      <w:szCs w:val="26"/>
                                    </w:rPr>
                                    <w:delText xml:space="preserve"> &gt;</w:delText>
                                  </w:r>
                                </w:del>
                                <w:r>
                                  <w:rPr>
                                    <w:szCs w:val="26"/>
                                  </w:rPr>
                                  <w:t xml:space="preserve"> </w:t>
                                </w:r>
                                <w:ins w:id="5419"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4C2D67" w:rsidRDefault="004C2D67" w:rsidP="00DC1307">
                                <w:pPr>
                                  <w:spacing w:line="240" w:lineRule="auto"/>
                                  <w:rPr>
                                    <w:szCs w:val="26"/>
                                  </w:rPr>
                                </w:pPr>
                                <w:ins w:id="5420" w:author="The Si Tran" w:date="2012-12-07T21:32:00Z">
                                  <w:r>
                                    <w:rPr>
                                      <w:szCs w:val="26"/>
                                    </w:rPr>
                                    <w:t>e</w:t>
                                  </w:r>
                                </w:ins>
                                <w:del w:id="5421" w:author="The Si Tran" w:date="2012-12-07T21:32:00Z">
                                  <w:r w:rsidDel="00DB3CD0">
                                    <w:rPr>
                                      <w:szCs w:val="26"/>
                                    </w:rPr>
                                    <w:delText>E</w:delText>
                                  </w:r>
                                </w:del>
                                <w:r>
                                  <w:rPr>
                                    <w:szCs w:val="26"/>
                                  </w:rPr>
                                  <w:t>lse if (</w:t>
                                </w:r>
                                <w:ins w:id="5422" w:author="The Si Tran" w:date="2012-12-16T15:07:00Z">
                                  <w:r>
                                    <w:rPr>
                                      <w:szCs w:val="26"/>
                                    </w:rPr>
                                    <w:t>(</w:t>
                                  </w:r>
                                  <m:oMath>
                                    <m:r>
                                      <w:rPr>
                                        <w:rFonts w:ascii="Cambria Math" w:hAnsi="Cambria Math"/>
                                        <w:szCs w:val="26"/>
                                      </w:rPr>
                                      <m:t>∆</m:t>
                                    </m:r>
                                  </m:oMath>
                                  <w:r>
                                    <w:rPr>
                                      <w:rFonts w:eastAsiaTheme="minorEastAsia"/>
                                      <w:szCs w:val="26"/>
                                    </w:rPr>
                                    <w:t xml:space="preserve"> </w:t>
                                  </w:r>
                                </w:ins>
                                <w:del w:id="5423" w:author="The Si Tran" w:date="2012-12-16T15:06:00Z">
                                  <w:r w:rsidRPr="00B108D6" w:rsidDel="00BF667D">
                                    <w:rPr>
                                      <w:position w:val="-4"/>
                                      <w:szCs w:val="26"/>
                                    </w:rPr>
                                    <w:object w:dxaOrig="220" w:dyaOrig="260" w14:anchorId="0B8D7130">
                                      <v:shape id="_x0000_i1193" type="#_x0000_t75" style="width:7.5pt;height:14.05pt" o:ole="">
                                        <v:imagedata r:id="rId172" o:title=""/>
                                      </v:shape>
                                      <o:OLEObject Type="Embed" ProgID="Equation.DSMT4" ShapeID="_x0000_i1193" DrawAspect="Content" ObjectID="_1417235595" r:id="rId173"/>
                                    </w:object>
                                  </w:r>
                                  <w:r w:rsidDel="00BF667D">
                                    <w:rPr>
                                      <w:szCs w:val="26"/>
                                    </w:rPr>
                                    <w:delText xml:space="preserve"> </w:delText>
                                  </w:r>
                                </w:del>
                                <w:r>
                                  <w:rPr>
                                    <w:szCs w:val="26"/>
                                  </w:rPr>
                                  <w:t>&lt; 10%)</w:t>
                                </w:r>
                                <w:r>
                                  <w:rPr>
                                    <w:szCs w:val="26"/>
                                  </w:rPr>
                                  <w:tab/>
                                  <w:t>then  pattern =</w:t>
                                </w:r>
                                <w:ins w:id="5424" w:author="The Si Tran" w:date="2012-12-07T21:32:00Z">
                                  <w:r>
                                    <w:rPr>
                                      <w:szCs w:val="26"/>
                                    </w:rPr>
                                    <w:t xml:space="preserve"> </w:t>
                                  </w:r>
                                </w:ins>
                                <w:r>
                                  <w:rPr>
                                    <w:szCs w:val="26"/>
                                  </w:rPr>
                                  <w:t>slow decay</w:t>
                                </w:r>
                              </w:p>
                              <w:p w14:paraId="3316E27B" w14:textId="77777777" w:rsidR="004C2D67" w:rsidRPr="00B108D6" w:rsidRDefault="004C2D67">
                                <w:pPr>
                                  <w:spacing w:line="240" w:lineRule="auto"/>
                                  <w:rPr>
                                    <w:szCs w:val="26"/>
                                  </w:rPr>
                                  <w:pPrChange w:id="5425" w:author="The Si Tran" w:date="2012-12-07T21:32:00Z">
                                    <w:pPr/>
                                  </w:pPrChange>
                                </w:pPr>
                                <w:ins w:id="5426" w:author="The Si Tran" w:date="2012-12-07T21:32:00Z">
                                  <w:r>
                                    <w:rPr>
                                      <w:szCs w:val="26"/>
                                    </w:rPr>
                                    <w:t>e</w:t>
                                  </w:r>
                                </w:ins>
                                <w:del w:id="5427"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4C2D67" w:rsidRDefault="004C2D67" w:rsidP="00DC1307">
                          <w:pPr>
                            <w:spacing w:line="240" w:lineRule="auto"/>
                            <w:rPr>
                              <w:szCs w:val="26"/>
                            </w:rPr>
                          </w:pPr>
                          <w:ins w:id="5428" w:author="The Si Tran" w:date="2012-12-07T21:32:00Z">
                            <w:r>
                              <w:rPr>
                                <w:szCs w:val="26"/>
                              </w:rPr>
                              <w:t>i</w:t>
                            </w:r>
                          </w:ins>
                          <w:del w:id="5429" w:author="The Si Tran" w:date="2012-12-07T21:32:00Z">
                            <w:r w:rsidDel="00DB3CD0">
                              <w:rPr>
                                <w:szCs w:val="26"/>
                              </w:rPr>
                              <w:delText>I</w:delText>
                            </w:r>
                          </w:del>
                          <w:r>
                            <w:rPr>
                              <w:szCs w:val="26"/>
                            </w:rPr>
                            <w:t>f(</w:t>
                          </w:r>
                          <w:ins w:id="5430" w:author="The Si Tran" w:date="2012-12-16T15:06:00Z">
                            <m:oMath>
                              <m:r>
                                <w:rPr>
                                  <w:rFonts w:ascii="Cambria Math" w:hAnsi="Cambria Math"/>
                                  <w:szCs w:val="26"/>
                                </w:rPr>
                                <m:t>∆</m:t>
                              </m:r>
                            </m:oMath>
                          </w:ins>
                          <w:del w:id="5431" w:author="The Si Tran" w:date="2012-12-16T15:06:00Z">
                            <w:r w:rsidRPr="00B108D6" w:rsidDel="00BF667D">
                              <w:rPr>
                                <w:position w:val="-4"/>
                                <w:szCs w:val="26"/>
                              </w:rPr>
                              <w:object w:dxaOrig="220" w:dyaOrig="260" w14:anchorId="2E9454FE">
                                <v:shape id="_x0000_i1192" type="#_x0000_t75" style="width:7.5pt;height:14.05pt" o:ole="">
                                  <v:imagedata r:id="rId170" o:title=""/>
                                </v:shape>
                                <o:OLEObject Type="Embed" ProgID="Equation.DSMT4" ShapeID="_x0000_i1192" DrawAspect="Content" ObjectID="_1417235594" r:id="rId174"/>
                              </w:object>
                            </w:r>
                            <w:r w:rsidDel="00BF667D">
                              <w:rPr>
                                <w:szCs w:val="26"/>
                              </w:rPr>
                              <w:delText xml:space="preserve"> &gt;</w:delText>
                            </w:r>
                          </w:del>
                          <w:r>
                            <w:rPr>
                              <w:szCs w:val="26"/>
                            </w:rPr>
                            <w:t xml:space="preserve"> </w:t>
                          </w:r>
                          <w:ins w:id="5432"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4C2D67" w:rsidRDefault="004C2D67" w:rsidP="00DC1307">
                          <w:pPr>
                            <w:spacing w:line="240" w:lineRule="auto"/>
                            <w:rPr>
                              <w:szCs w:val="26"/>
                            </w:rPr>
                          </w:pPr>
                          <w:ins w:id="5433" w:author="The Si Tran" w:date="2012-12-07T21:32:00Z">
                            <w:r>
                              <w:rPr>
                                <w:szCs w:val="26"/>
                              </w:rPr>
                              <w:t>e</w:t>
                            </w:r>
                          </w:ins>
                          <w:del w:id="5434" w:author="The Si Tran" w:date="2012-12-07T21:32:00Z">
                            <w:r w:rsidDel="00DB3CD0">
                              <w:rPr>
                                <w:szCs w:val="26"/>
                              </w:rPr>
                              <w:delText>E</w:delText>
                            </w:r>
                          </w:del>
                          <w:r>
                            <w:rPr>
                              <w:szCs w:val="26"/>
                            </w:rPr>
                            <w:t>lse if (</w:t>
                          </w:r>
                          <w:ins w:id="5435" w:author="The Si Tran" w:date="2012-12-16T15:07:00Z">
                            <w:r>
                              <w:rPr>
                                <w:szCs w:val="26"/>
                              </w:rPr>
                              <w:t>(</w:t>
                            </w:r>
                            <m:oMath>
                              <m:r>
                                <w:rPr>
                                  <w:rFonts w:ascii="Cambria Math" w:hAnsi="Cambria Math"/>
                                  <w:szCs w:val="26"/>
                                </w:rPr>
                                <m:t>∆</m:t>
                              </m:r>
                            </m:oMath>
                            <w:r>
                              <w:rPr>
                                <w:rFonts w:eastAsiaTheme="minorEastAsia"/>
                                <w:szCs w:val="26"/>
                              </w:rPr>
                              <w:t xml:space="preserve"> </w:t>
                            </w:r>
                          </w:ins>
                          <w:del w:id="5436" w:author="The Si Tran" w:date="2012-12-16T15:06:00Z">
                            <w:r w:rsidRPr="00B108D6" w:rsidDel="00BF667D">
                              <w:rPr>
                                <w:position w:val="-4"/>
                                <w:szCs w:val="26"/>
                              </w:rPr>
                              <w:object w:dxaOrig="220" w:dyaOrig="260" w14:anchorId="0B8D7130">
                                <v:shape id="_x0000_i1193" type="#_x0000_t75" style="width:7.5pt;height:14.05pt" o:ole="">
                                  <v:imagedata r:id="rId172" o:title=""/>
                                </v:shape>
                                <o:OLEObject Type="Embed" ProgID="Equation.DSMT4" ShapeID="_x0000_i1193" DrawAspect="Content" ObjectID="_1417235595" r:id="rId175"/>
                              </w:object>
                            </w:r>
                            <w:r w:rsidDel="00BF667D">
                              <w:rPr>
                                <w:szCs w:val="26"/>
                              </w:rPr>
                              <w:delText xml:space="preserve"> </w:delText>
                            </w:r>
                          </w:del>
                          <w:r>
                            <w:rPr>
                              <w:szCs w:val="26"/>
                            </w:rPr>
                            <w:t>&lt; 10%)</w:t>
                          </w:r>
                          <w:r>
                            <w:rPr>
                              <w:szCs w:val="26"/>
                            </w:rPr>
                            <w:tab/>
                            <w:t>then  pattern =</w:t>
                          </w:r>
                          <w:ins w:id="5437" w:author="The Si Tran" w:date="2012-12-07T21:32:00Z">
                            <w:r>
                              <w:rPr>
                                <w:szCs w:val="26"/>
                              </w:rPr>
                              <w:t xml:space="preserve"> </w:t>
                            </w:r>
                          </w:ins>
                          <w:r>
                            <w:rPr>
                              <w:szCs w:val="26"/>
                            </w:rPr>
                            <w:t>slow decay</w:t>
                          </w:r>
                        </w:p>
                        <w:p w14:paraId="3316E27B" w14:textId="77777777" w:rsidR="004C2D67" w:rsidRPr="00B108D6" w:rsidRDefault="004C2D67">
                          <w:pPr>
                            <w:spacing w:line="240" w:lineRule="auto"/>
                            <w:rPr>
                              <w:szCs w:val="26"/>
                            </w:rPr>
                            <w:pPrChange w:id="5438" w:author="The Si Tran" w:date="2012-12-07T21:32:00Z">
                              <w:pPr/>
                            </w:pPrChange>
                          </w:pPr>
                          <w:ins w:id="5439" w:author="The Si Tran" w:date="2012-12-07T21:32:00Z">
                            <w:r>
                              <w:rPr>
                                <w:szCs w:val="26"/>
                              </w:rPr>
                              <w:t>e</w:t>
                            </w:r>
                          </w:ins>
                          <w:del w:id="5440"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441" w:author="The Si Tran" w:date="2012-12-07T21:54:00Z"/>
          <w:rFonts w:ascii="Times New Roman" w:hAnsi="Times New Roman"/>
          <w:sz w:val="26"/>
          <w:szCs w:val="26"/>
        </w:rPr>
        <w:pPrChange w:id="5442" w:author="The Si Tran" w:date="2012-12-07T21:54:00Z">
          <w:pPr>
            <w:pStyle w:val="ListParagraph"/>
            <w:ind w:left="1224"/>
          </w:pPr>
        </w:pPrChange>
      </w:pPr>
      <w:ins w:id="5443"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444" w:author="The Si Tran" w:date="2012-12-07T19:19:00Z"/>
          <w:rFonts w:ascii="Times New Roman" w:hAnsi="Times New Roman"/>
          <w:sz w:val="26"/>
          <w:szCs w:val="26"/>
        </w:rPr>
        <w:pPrChange w:id="5445" w:author="The Si Tran" w:date="2012-12-07T21:34:00Z">
          <w:pPr>
            <w:pStyle w:val="ListParagraph"/>
            <w:numPr>
              <w:numId w:val="18"/>
            </w:numPr>
            <w:ind w:hanging="360"/>
          </w:pPr>
        </w:pPrChange>
      </w:pPr>
      <w:ins w:id="5446" w:author="The Si Tran" w:date="2012-12-07T21:54:00Z">
        <w:r>
          <w:rPr>
            <w:rFonts w:ascii="Times New Roman" w:hAnsi="Times New Roman"/>
            <w:noProof/>
            <w:sz w:val="26"/>
            <w:szCs w:val="26"/>
            <w:rPrChange w:id="5447" w:author="Unknown">
              <w:rPr>
                <w:noProof/>
              </w:rPr>
            </w:rPrChange>
          </w:rPr>
          <w:lastRenderedPageBreak/>
          <mc:AlternateContent>
            <mc:Choice Requires="wpc">
              <w:drawing>
                <wp:inline distT="0" distB="0" distL="0" distR="0" wp14:anchorId="17C388E2" wp14:editId="11BFA5D9">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4C2D67" w:rsidDel="00EC5752" w:rsidRDefault="004C2D67" w:rsidP="00097101">
                                <w:pPr>
                                  <w:spacing w:line="240" w:lineRule="auto"/>
                                  <w:jc w:val="left"/>
                                  <w:rPr>
                                    <w:del w:id="5448" w:author="The Si Tran" w:date="2012-12-07T21:54:00Z"/>
                                    <w:szCs w:val="26"/>
                                  </w:rPr>
                                </w:pPr>
                                <w:ins w:id="5449" w:author="The Si Tran" w:date="2012-12-07T21:55:00Z">
                                  <w:r>
                                    <w:rPr>
                                      <w:szCs w:val="26"/>
                                    </w:rPr>
                                    <w:t>i</w:t>
                                  </w:r>
                                </w:ins>
                                <w:del w:id="5450" w:author="The Si Tran" w:date="2012-12-07T21:55:00Z">
                                  <w:r w:rsidDel="00EC5752">
                                    <w:rPr>
                                      <w:szCs w:val="26"/>
                                    </w:rPr>
                                    <w:delText>I</w:delText>
                                  </w:r>
                                </w:del>
                                <w:r>
                                  <w:rPr>
                                    <w:szCs w:val="26"/>
                                  </w:rPr>
                                  <w:t>f (high frequencies exist in ACF or PACF)</w:t>
                                </w:r>
                                <w:ins w:id="5451" w:author="The Si Tran" w:date="2012-12-07T21:55:00Z">
                                  <w:r>
                                    <w:rPr>
                                      <w:szCs w:val="26"/>
                                    </w:rPr>
                                    <w:t xml:space="preserve"> {</w:t>
                                  </w:r>
                                </w:ins>
                              </w:p>
                              <w:p w14:paraId="503CA6A7" w14:textId="77777777" w:rsidR="004C2D67" w:rsidRDefault="004C2D67" w:rsidP="00E231FB">
                                <w:pPr>
                                  <w:spacing w:line="240" w:lineRule="auto"/>
                                  <w:jc w:val="left"/>
                                  <w:rPr>
                                    <w:szCs w:val="26"/>
                                  </w:rPr>
                                </w:pPr>
                                <w:del w:id="5452" w:author="The Si Tran" w:date="2012-12-07T21:54:00Z">
                                  <w:r w:rsidDel="00EC5752">
                                    <w:rPr>
                                      <w:szCs w:val="26"/>
                                    </w:rPr>
                                    <w:delText>{</w:delText>
                                  </w:r>
                                </w:del>
                              </w:p>
                              <w:p w14:paraId="41D22285" w14:textId="77777777" w:rsidR="004C2D67" w:rsidRDefault="004C2D67">
                                <w:pPr>
                                  <w:spacing w:line="240" w:lineRule="auto"/>
                                  <w:jc w:val="left"/>
                                  <w:rPr>
                                    <w:szCs w:val="26"/>
                                  </w:rPr>
                                  <w:pPrChange w:id="5453" w:author="The Si Tran" w:date="2012-12-07T21:55:00Z">
                                    <w:pPr/>
                                  </w:pPrChange>
                                </w:pPr>
                                <w:r>
                                  <w:rPr>
                                    <w:szCs w:val="26"/>
                                  </w:rPr>
                                  <w:tab/>
                                </w:r>
                                <w:ins w:id="5454" w:author="The Si Tran" w:date="2012-12-08T15:47:00Z">
                                  <w:r>
                                    <w:rPr>
                                      <w:szCs w:val="26"/>
                                    </w:rPr>
                                    <w:t>i</w:t>
                                  </w:r>
                                </w:ins>
                                <w:del w:id="5455"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4C2D67" w:rsidRDefault="004C2D67">
                                <w:pPr>
                                  <w:spacing w:line="240" w:lineRule="auto"/>
                                  <w:jc w:val="left"/>
                                  <w:rPr>
                                    <w:szCs w:val="26"/>
                                  </w:rPr>
                                  <w:pPrChange w:id="5456" w:author="The Si Tran" w:date="2012-12-07T21:55:00Z">
                                    <w:pPr/>
                                  </w:pPrChange>
                                </w:pPr>
                                <w:r>
                                  <w:rPr>
                                    <w:szCs w:val="26"/>
                                  </w:rPr>
                                  <w:tab/>
                                </w:r>
                                <w:r>
                                  <w:rPr>
                                    <w:szCs w:val="26"/>
                                  </w:rPr>
                                  <w:tab/>
                                  <w:t>Model = pure MA(q)</w:t>
                                </w:r>
                                <w:r>
                                  <w:rPr>
                                    <w:szCs w:val="26"/>
                                  </w:rPr>
                                  <w:tab/>
                                </w:r>
                              </w:p>
                              <w:p w14:paraId="012CDC71" w14:textId="77777777" w:rsidR="004C2D67" w:rsidRDefault="004C2D67">
                                <w:pPr>
                                  <w:spacing w:line="240" w:lineRule="auto"/>
                                  <w:jc w:val="left"/>
                                  <w:rPr>
                                    <w:szCs w:val="26"/>
                                  </w:rPr>
                                  <w:pPrChange w:id="5457" w:author="The Si Tran" w:date="2012-12-07T21:55:00Z">
                                    <w:pPr/>
                                  </w:pPrChange>
                                </w:pPr>
                                <w:r>
                                  <w:rPr>
                                    <w:szCs w:val="26"/>
                                  </w:rPr>
                                  <w:tab/>
                                </w:r>
                                <w:ins w:id="5458" w:author="The Si Tran" w:date="2012-12-08T15:47:00Z">
                                  <w:r>
                                    <w:rPr>
                                      <w:szCs w:val="26"/>
                                    </w:rPr>
                                    <w:t>e</w:t>
                                  </w:r>
                                </w:ins>
                                <w:del w:id="5459"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4C2D67" w:rsidRDefault="004C2D67">
                                <w:pPr>
                                  <w:spacing w:line="240" w:lineRule="auto"/>
                                  <w:jc w:val="left"/>
                                  <w:rPr>
                                    <w:szCs w:val="26"/>
                                  </w:rPr>
                                  <w:pPrChange w:id="5460" w:author="The Si Tran" w:date="2012-12-07T21:55:00Z">
                                    <w:pPr/>
                                  </w:pPrChange>
                                </w:pPr>
                                <w:r>
                                  <w:rPr>
                                    <w:szCs w:val="26"/>
                                  </w:rPr>
                                  <w:tab/>
                                </w:r>
                                <w:r>
                                  <w:rPr>
                                    <w:szCs w:val="26"/>
                                  </w:rPr>
                                  <w:tab/>
                                  <w:t>Model = pure AR(p)</w:t>
                                </w:r>
                              </w:p>
                              <w:p w14:paraId="0A5BF9CC" w14:textId="77777777" w:rsidR="004C2D67" w:rsidRDefault="004C2D67">
                                <w:pPr>
                                  <w:spacing w:line="240" w:lineRule="auto"/>
                                  <w:jc w:val="left"/>
                                  <w:rPr>
                                    <w:szCs w:val="26"/>
                                  </w:rPr>
                                  <w:pPrChange w:id="5461" w:author="The Si Tran" w:date="2012-12-07T21:55:00Z">
                                    <w:pPr/>
                                  </w:pPrChange>
                                </w:pPr>
                                <w:r>
                                  <w:rPr>
                                    <w:szCs w:val="26"/>
                                  </w:rPr>
                                  <w:tab/>
                                </w:r>
                                <w:ins w:id="5462" w:author="The Si Tran" w:date="2012-12-08T15:47:00Z">
                                  <w:r>
                                    <w:rPr>
                                      <w:szCs w:val="26"/>
                                    </w:rPr>
                                    <w:t>e</w:t>
                                  </w:r>
                                </w:ins>
                                <w:del w:id="5463"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4C2D67" w:rsidDel="00EC5752" w:rsidRDefault="004C2D67">
                                <w:pPr>
                                  <w:spacing w:line="240" w:lineRule="auto"/>
                                  <w:jc w:val="left"/>
                                  <w:rPr>
                                    <w:del w:id="5464" w:author="The Si Tran" w:date="2012-12-07T21:54:00Z"/>
                                    <w:szCs w:val="26"/>
                                  </w:rPr>
                                  <w:pPrChange w:id="5465" w:author="The Si Tran" w:date="2012-12-07T21:55:00Z">
                                    <w:pPr/>
                                  </w:pPrChange>
                                </w:pPr>
                                <w:r>
                                  <w:rPr>
                                    <w:szCs w:val="26"/>
                                  </w:rPr>
                                  <w:tab/>
                                </w:r>
                                <w:r>
                                  <w:rPr>
                                    <w:szCs w:val="26"/>
                                  </w:rPr>
                                  <w:tab/>
                                  <w:t>Model = ARMA(p,q)</w:t>
                                </w:r>
                              </w:p>
                              <w:p w14:paraId="356E5661" w14:textId="77777777" w:rsidR="004C2D67" w:rsidRDefault="004C2D67">
                                <w:pPr>
                                  <w:spacing w:line="240" w:lineRule="auto"/>
                                  <w:jc w:val="left"/>
                                  <w:rPr>
                                    <w:ins w:id="5466" w:author="The Si Tran" w:date="2012-12-07T21:55:00Z"/>
                                    <w:szCs w:val="26"/>
                                  </w:rPr>
                                  <w:pPrChange w:id="5467" w:author="The Si Tran" w:date="2012-12-07T21:55:00Z">
                                    <w:pPr/>
                                  </w:pPrChange>
                                </w:pPr>
                              </w:p>
                              <w:p w14:paraId="64F48697" w14:textId="77777777" w:rsidR="004C2D67" w:rsidRDefault="004C2D67">
                                <w:pPr>
                                  <w:spacing w:line="240" w:lineRule="auto"/>
                                  <w:jc w:val="left"/>
                                  <w:rPr>
                                    <w:szCs w:val="26"/>
                                  </w:rPr>
                                  <w:pPrChange w:id="5468" w:author="The Si Tran" w:date="2012-12-07T21:55:00Z">
                                    <w:pPr/>
                                  </w:pPrChange>
                                </w:pPr>
                                <w:ins w:id="5469" w:author="The Si Tran" w:date="2012-12-07T21:55:00Z">
                                  <w:r>
                                    <w:rPr>
                                      <w:szCs w:val="26"/>
                                    </w:rPr>
                                    <w:t>}</w:t>
                                  </w:r>
                                </w:ins>
                                <w:del w:id="5470" w:author="The Si Tran" w:date="2012-12-07T21:54:00Z">
                                  <w:r w:rsidDel="00EC5752">
                                    <w:rPr>
                                      <w:szCs w:val="26"/>
                                    </w:rPr>
                                    <w:delText>}</w:delText>
                                  </w:r>
                                </w:del>
                              </w:p>
                              <w:p w14:paraId="13DC2B9F" w14:textId="77777777" w:rsidR="004C2D67" w:rsidDel="00EC5752" w:rsidRDefault="004C2D67">
                                <w:pPr>
                                  <w:spacing w:before="0" w:line="240" w:lineRule="auto"/>
                                  <w:jc w:val="left"/>
                                  <w:rPr>
                                    <w:del w:id="5471" w:author="The Si Tran" w:date="2012-12-07T21:55:00Z"/>
                                    <w:szCs w:val="26"/>
                                  </w:rPr>
                                  <w:pPrChange w:id="5472" w:author="The Si Tran" w:date="2012-12-07T21:55:00Z">
                                    <w:pPr/>
                                  </w:pPrChange>
                                </w:pPr>
                                <w:ins w:id="5473" w:author="The Si Tran" w:date="2012-12-07T21:55:00Z">
                                  <w:r>
                                    <w:rPr>
                                      <w:szCs w:val="26"/>
                                    </w:rPr>
                                    <w:t>e</w:t>
                                  </w:r>
                                </w:ins>
                                <w:del w:id="5474" w:author="The Si Tran" w:date="2012-12-07T21:55:00Z">
                                  <w:r w:rsidDel="00EC5752">
                                    <w:rPr>
                                      <w:szCs w:val="26"/>
                                    </w:rPr>
                                    <w:delText>E</w:delText>
                                  </w:r>
                                </w:del>
                                <w:r>
                                  <w:rPr>
                                    <w:szCs w:val="26"/>
                                  </w:rPr>
                                  <w:t>lse</w:t>
                                </w:r>
                              </w:p>
                              <w:p w14:paraId="0082214C" w14:textId="77777777" w:rsidR="004C2D67" w:rsidRDefault="004C2D67">
                                <w:pPr>
                                  <w:spacing w:before="0" w:line="240" w:lineRule="auto"/>
                                  <w:jc w:val="left"/>
                                  <w:rPr>
                                    <w:szCs w:val="26"/>
                                  </w:rPr>
                                  <w:pPrChange w:id="5475" w:author="The Si Tran" w:date="2012-12-07T21:55:00Z">
                                    <w:pPr/>
                                  </w:pPrChange>
                                </w:pPr>
                                <w:ins w:id="5476" w:author="The Si Tran" w:date="2012-12-07T21:55:00Z">
                                  <w:r>
                                    <w:rPr>
                                      <w:szCs w:val="26"/>
                                    </w:rPr>
                                    <w:t xml:space="preserve"> </w:t>
                                  </w:r>
                                </w:ins>
                                <w:r>
                                  <w:rPr>
                                    <w:szCs w:val="26"/>
                                  </w:rPr>
                                  <w:t>{</w:t>
                                </w:r>
                              </w:p>
                              <w:p w14:paraId="1B440C5F" w14:textId="77777777" w:rsidR="004C2D67" w:rsidRDefault="004C2D67">
                                <w:pPr>
                                  <w:spacing w:before="0" w:line="240" w:lineRule="auto"/>
                                  <w:ind w:firstLine="720"/>
                                  <w:jc w:val="left"/>
                                  <w:rPr>
                                    <w:ins w:id="5477" w:author="The Si Tran" w:date="2012-12-10T20:34:00Z"/>
                                    <w:szCs w:val="26"/>
                                  </w:rPr>
                                  <w:pPrChange w:id="5478" w:author="The Si Tran" w:date="2012-12-07T21:55:00Z">
                                    <w:pPr>
                                      <w:ind w:firstLine="720"/>
                                    </w:pPr>
                                  </w:pPrChange>
                                </w:pPr>
                                <w:r>
                                  <w:rPr>
                                    <w:szCs w:val="26"/>
                                  </w:rPr>
                                  <w:t>p = q =0;</w:t>
                                </w:r>
                              </w:p>
                              <w:p w14:paraId="1C9B4EFD" w14:textId="77777777" w:rsidR="004C2D67" w:rsidRPr="00E15D38" w:rsidRDefault="004C2D67">
                                <w:pPr>
                                  <w:spacing w:before="0" w:line="240" w:lineRule="auto"/>
                                  <w:ind w:firstLine="720"/>
                                  <w:jc w:val="left"/>
                                  <w:rPr>
                                    <w:szCs w:val="26"/>
                                  </w:rPr>
                                  <w:pPrChange w:id="5479" w:author="The Si Tran" w:date="2012-12-07T21:55:00Z">
                                    <w:pPr>
                                      <w:ind w:firstLine="720"/>
                                    </w:pPr>
                                  </w:pPrChange>
                                </w:pPr>
                                <w:ins w:id="5480"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4C2D67" w:rsidDel="00EC5752" w:rsidRDefault="004C2D67" w:rsidP="00097101">
                          <w:pPr>
                            <w:spacing w:line="240" w:lineRule="auto"/>
                            <w:jc w:val="left"/>
                            <w:rPr>
                              <w:del w:id="5481" w:author="The Si Tran" w:date="2012-12-07T21:54:00Z"/>
                              <w:szCs w:val="26"/>
                            </w:rPr>
                          </w:pPr>
                          <w:ins w:id="5482" w:author="The Si Tran" w:date="2012-12-07T21:55:00Z">
                            <w:r>
                              <w:rPr>
                                <w:szCs w:val="26"/>
                              </w:rPr>
                              <w:t>i</w:t>
                            </w:r>
                          </w:ins>
                          <w:del w:id="5483" w:author="The Si Tran" w:date="2012-12-07T21:55:00Z">
                            <w:r w:rsidDel="00EC5752">
                              <w:rPr>
                                <w:szCs w:val="26"/>
                              </w:rPr>
                              <w:delText>I</w:delText>
                            </w:r>
                          </w:del>
                          <w:r>
                            <w:rPr>
                              <w:szCs w:val="26"/>
                            </w:rPr>
                            <w:t>f (high frequencies exist in ACF or PACF)</w:t>
                          </w:r>
                          <w:ins w:id="5484" w:author="The Si Tran" w:date="2012-12-07T21:55:00Z">
                            <w:r>
                              <w:rPr>
                                <w:szCs w:val="26"/>
                              </w:rPr>
                              <w:t xml:space="preserve"> {</w:t>
                            </w:r>
                          </w:ins>
                        </w:p>
                        <w:p w14:paraId="503CA6A7" w14:textId="77777777" w:rsidR="004C2D67" w:rsidRDefault="004C2D67" w:rsidP="00E231FB">
                          <w:pPr>
                            <w:spacing w:line="240" w:lineRule="auto"/>
                            <w:jc w:val="left"/>
                            <w:rPr>
                              <w:szCs w:val="26"/>
                            </w:rPr>
                          </w:pPr>
                          <w:del w:id="5485" w:author="The Si Tran" w:date="2012-12-07T21:54:00Z">
                            <w:r w:rsidDel="00EC5752">
                              <w:rPr>
                                <w:szCs w:val="26"/>
                              </w:rPr>
                              <w:delText>{</w:delText>
                            </w:r>
                          </w:del>
                        </w:p>
                        <w:p w14:paraId="41D22285" w14:textId="77777777" w:rsidR="004C2D67" w:rsidRDefault="004C2D67">
                          <w:pPr>
                            <w:spacing w:line="240" w:lineRule="auto"/>
                            <w:jc w:val="left"/>
                            <w:rPr>
                              <w:szCs w:val="26"/>
                            </w:rPr>
                            <w:pPrChange w:id="5486" w:author="The Si Tran" w:date="2012-12-07T21:55:00Z">
                              <w:pPr/>
                            </w:pPrChange>
                          </w:pPr>
                          <w:r>
                            <w:rPr>
                              <w:szCs w:val="26"/>
                            </w:rPr>
                            <w:tab/>
                          </w:r>
                          <w:ins w:id="5487" w:author="The Si Tran" w:date="2012-12-08T15:47:00Z">
                            <w:r>
                              <w:rPr>
                                <w:szCs w:val="26"/>
                              </w:rPr>
                              <w:t>i</w:t>
                            </w:r>
                          </w:ins>
                          <w:del w:id="5488"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4C2D67" w:rsidRDefault="004C2D67">
                          <w:pPr>
                            <w:spacing w:line="240" w:lineRule="auto"/>
                            <w:jc w:val="left"/>
                            <w:rPr>
                              <w:szCs w:val="26"/>
                            </w:rPr>
                            <w:pPrChange w:id="5489" w:author="The Si Tran" w:date="2012-12-07T21:55:00Z">
                              <w:pPr/>
                            </w:pPrChange>
                          </w:pPr>
                          <w:r>
                            <w:rPr>
                              <w:szCs w:val="26"/>
                            </w:rPr>
                            <w:tab/>
                          </w:r>
                          <w:r>
                            <w:rPr>
                              <w:szCs w:val="26"/>
                            </w:rPr>
                            <w:tab/>
                            <w:t>Model = pure MA(q)</w:t>
                          </w:r>
                          <w:r>
                            <w:rPr>
                              <w:szCs w:val="26"/>
                            </w:rPr>
                            <w:tab/>
                          </w:r>
                        </w:p>
                        <w:p w14:paraId="012CDC71" w14:textId="77777777" w:rsidR="004C2D67" w:rsidRDefault="004C2D67">
                          <w:pPr>
                            <w:spacing w:line="240" w:lineRule="auto"/>
                            <w:jc w:val="left"/>
                            <w:rPr>
                              <w:szCs w:val="26"/>
                            </w:rPr>
                            <w:pPrChange w:id="5490" w:author="The Si Tran" w:date="2012-12-07T21:55:00Z">
                              <w:pPr/>
                            </w:pPrChange>
                          </w:pPr>
                          <w:r>
                            <w:rPr>
                              <w:szCs w:val="26"/>
                            </w:rPr>
                            <w:tab/>
                          </w:r>
                          <w:ins w:id="5491" w:author="The Si Tran" w:date="2012-12-08T15:47:00Z">
                            <w:r>
                              <w:rPr>
                                <w:szCs w:val="26"/>
                              </w:rPr>
                              <w:t>e</w:t>
                            </w:r>
                          </w:ins>
                          <w:del w:id="5492"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4C2D67" w:rsidRDefault="004C2D67">
                          <w:pPr>
                            <w:spacing w:line="240" w:lineRule="auto"/>
                            <w:jc w:val="left"/>
                            <w:rPr>
                              <w:szCs w:val="26"/>
                            </w:rPr>
                            <w:pPrChange w:id="5493" w:author="The Si Tran" w:date="2012-12-07T21:55:00Z">
                              <w:pPr/>
                            </w:pPrChange>
                          </w:pPr>
                          <w:r>
                            <w:rPr>
                              <w:szCs w:val="26"/>
                            </w:rPr>
                            <w:tab/>
                          </w:r>
                          <w:r>
                            <w:rPr>
                              <w:szCs w:val="26"/>
                            </w:rPr>
                            <w:tab/>
                            <w:t>Model = pure AR(p)</w:t>
                          </w:r>
                        </w:p>
                        <w:p w14:paraId="0A5BF9CC" w14:textId="77777777" w:rsidR="004C2D67" w:rsidRDefault="004C2D67">
                          <w:pPr>
                            <w:spacing w:line="240" w:lineRule="auto"/>
                            <w:jc w:val="left"/>
                            <w:rPr>
                              <w:szCs w:val="26"/>
                            </w:rPr>
                            <w:pPrChange w:id="5494" w:author="The Si Tran" w:date="2012-12-07T21:55:00Z">
                              <w:pPr/>
                            </w:pPrChange>
                          </w:pPr>
                          <w:r>
                            <w:rPr>
                              <w:szCs w:val="26"/>
                            </w:rPr>
                            <w:tab/>
                          </w:r>
                          <w:ins w:id="5495" w:author="The Si Tran" w:date="2012-12-08T15:47:00Z">
                            <w:r>
                              <w:rPr>
                                <w:szCs w:val="26"/>
                              </w:rPr>
                              <w:t>e</w:t>
                            </w:r>
                          </w:ins>
                          <w:del w:id="5496"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4C2D67" w:rsidDel="00EC5752" w:rsidRDefault="004C2D67">
                          <w:pPr>
                            <w:spacing w:line="240" w:lineRule="auto"/>
                            <w:jc w:val="left"/>
                            <w:rPr>
                              <w:del w:id="5497" w:author="The Si Tran" w:date="2012-12-07T21:54:00Z"/>
                              <w:szCs w:val="26"/>
                            </w:rPr>
                            <w:pPrChange w:id="5498" w:author="The Si Tran" w:date="2012-12-07T21:55:00Z">
                              <w:pPr/>
                            </w:pPrChange>
                          </w:pPr>
                          <w:r>
                            <w:rPr>
                              <w:szCs w:val="26"/>
                            </w:rPr>
                            <w:tab/>
                          </w:r>
                          <w:r>
                            <w:rPr>
                              <w:szCs w:val="26"/>
                            </w:rPr>
                            <w:tab/>
                            <w:t>Model = ARMA(p,q)</w:t>
                          </w:r>
                        </w:p>
                        <w:p w14:paraId="356E5661" w14:textId="77777777" w:rsidR="004C2D67" w:rsidRDefault="004C2D67">
                          <w:pPr>
                            <w:spacing w:line="240" w:lineRule="auto"/>
                            <w:jc w:val="left"/>
                            <w:rPr>
                              <w:ins w:id="5499" w:author="The Si Tran" w:date="2012-12-07T21:55:00Z"/>
                              <w:szCs w:val="26"/>
                            </w:rPr>
                            <w:pPrChange w:id="5500" w:author="The Si Tran" w:date="2012-12-07T21:55:00Z">
                              <w:pPr/>
                            </w:pPrChange>
                          </w:pPr>
                        </w:p>
                        <w:p w14:paraId="64F48697" w14:textId="77777777" w:rsidR="004C2D67" w:rsidRDefault="004C2D67">
                          <w:pPr>
                            <w:spacing w:line="240" w:lineRule="auto"/>
                            <w:jc w:val="left"/>
                            <w:rPr>
                              <w:szCs w:val="26"/>
                            </w:rPr>
                            <w:pPrChange w:id="5501" w:author="The Si Tran" w:date="2012-12-07T21:55:00Z">
                              <w:pPr/>
                            </w:pPrChange>
                          </w:pPr>
                          <w:ins w:id="5502" w:author="The Si Tran" w:date="2012-12-07T21:55:00Z">
                            <w:r>
                              <w:rPr>
                                <w:szCs w:val="26"/>
                              </w:rPr>
                              <w:t>}</w:t>
                            </w:r>
                          </w:ins>
                          <w:del w:id="5503" w:author="The Si Tran" w:date="2012-12-07T21:54:00Z">
                            <w:r w:rsidDel="00EC5752">
                              <w:rPr>
                                <w:szCs w:val="26"/>
                              </w:rPr>
                              <w:delText>}</w:delText>
                            </w:r>
                          </w:del>
                        </w:p>
                        <w:p w14:paraId="13DC2B9F" w14:textId="77777777" w:rsidR="004C2D67" w:rsidDel="00EC5752" w:rsidRDefault="004C2D67">
                          <w:pPr>
                            <w:spacing w:before="0" w:line="240" w:lineRule="auto"/>
                            <w:jc w:val="left"/>
                            <w:rPr>
                              <w:del w:id="5504" w:author="The Si Tran" w:date="2012-12-07T21:55:00Z"/>
                              <w:szCs w:val="26"/>
                            </w:rPr>
                            <w:pPrChange w:id="5505" w:author="The Si Tran" w:date="2012-12-07T21:55:00Z">
                              <w:pPr/>
                            </w:pPrChange>
                          </w:pPr>
                          <w:ins w:id="5506" w:author="The Si Tran" w:date="2012-12-07T21:55:00Z">
                            <w:r>
                              <w:rPr>
                                <w:szCs w:val="26"/>
                              </w:rPr>
                              <w:t>e</w:t>
                            </w:r>
                          </w:ins>
                          <w:del w:id="5507" w:author="The Si Tran" w:date="2012-12-07T21:55:00Z">
                            <w:r w:rsidDel="00EC5752">
                              <w:rPr>
                                <w:szCs w:val="26"/>
                              </w:rPr>
                              <w:delText>E</w:delText>
                            </w:r>
                          </w:del>
                          <w:r>
                            <w:rPr>
                              <w:szCs w:val="26"/>
                            </w:rPr>
                            <w:t>lse</w:t>
                          </w:r>
                        </w:p>
                        <w:p w14:paraId="0082214C" w14:textId="77777777" w:rsidR="004C2D67" w:rsidRDefault="004C2D67">
                          <w:pPr>
                            <w:spacing w:before="0" w:line="240" w:lineRule="auto"/>
                            <w:jc w:val="left"/>
                            <w:rPr>
                              <w:szCs w:val="26"/>
                            </w:rPr>
                            <w:pPrChange w:id="5508" w:author="The Si Tran" w:date="2012-12-07T21:55:00Z">
                              <w:pPr/>
                            </w:pPrChange>
                          </w:pPr>
                          <w:ins w:id="5509" w:author="The Si Tran" w:date="2012-12-07T21:55:00Z">
                            <w:r>
                              <w:rPr>
                                <w:szCs w:val="26"/>
                              </w:rPr>
                              <w:t xml:space="preserve"> </w:t>
                            </w:r>
                          </w:ins>
                          <w:r>
                            <w:rPr>
                              <w:szCs w:val="26"/>
                            </w:rPr>
                            <w:t>{</w:t>
                          </w:r>
                        </w:p>
                        <w:p w14:paraId="1B440C5F" w14:textId="77777777" w:rsidR="004C2D67" w:rsidRDefault="004C2D67">
                          <w:pPr>
                            <w:spacing w:before="0" w:line="240" w:lineRule="auto"/>
                            <w:ind w:firstLine="720"/>
                            <w:jc w:val="left"/>
                            <w:rPr>
                              <w:ins w:id="5510" w:author="The Si Tran" w:date="2012-12-10T20:34:00Z"/>
                              <w:szCs w:val="26"/>
                            </w:rPr>
                            <w:pPrChange w:id="5511" w:author="The Si Tran" w:date="2012-12-07T21:55:00Z">
                              <w:pPr>
                                <w:ind w:firstLine="720"/>
                              </w:pPr>
                            </w:pPrChange>
                          </w:pPr>
                          <w:r>
                            <w:rPr>
                              <w:szCs w:val="26"/>
                            </w:rPr>
                            <w:t>p = q =0;</w:t>
                          </w:r>
                        </w:p>
                        <w:p w14:paraId="1C9B4EFD" w14:textId="77777777" w:rsidR="004C2D67" w:rsidRPr="00E15D38" w:rsidRDefault="004C2D67">
                          <w:pPr>
                            <w:spacing w:before="0" w:line="240" w:lineRule="auto"/>
                            <w:ind w:firstLine="720"/>
                            <w:jc w:val="left"/>
                            <w:rPr>
                              <w:szCs w:val="26"/>
                            </w:rPr>
                            <w:pPrChange w:id="5512" w:author="The Si Tran" w:date="2012-12-07T21:55:00Z">
                              <w:pPr>
                                <w:ind w:firstLine="720"/>
                              </w:pPr>
                            </w:pPrChange>
                          </w:pPr>
                          <w:ins w:id="5513"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Pr="00A77BA3" w:rsidRDefault="00821D0F">
      <w:pPr>
        <w:pStyle w:val="ListParagraph"/>
        <w:numPr>
          <w:ilvl w:val="0"/>
          <w:numId w:val="24"/>
        </w:numPr>
        <w:pPrChange w:id="5514" w:author="The Si Tran" w:date="2012-12-07T21:59:00Z">
          <w:pPr>
            <w:pStyle w:val="Heading3"/>
          </w:pPr>
        </w:pPrChange>
      </w:pPr>
      <w:ins w:id="5515" w:author="The Si Tran" w:date="2012-12-07T21:21:00Z">
        <w:r>
          <w:rPr>
            <w:rFonts w:ascii="Times New Roman" w:hAnsi="Times New Roman"/>
            <w:sz w:val="26"/>
            <w:szCs w:val="26"/>
          </w:rPr>
          <w:t xml:space="preserve">Xác định mô hình cho thành phần mùa: </w:t>
        </w:r>
      </w:ins>
      <w:ins w:id="5516" w:author="The Si Tran" w:date="2012-12-07T21:57:00Z">
        <w:r w:rsidR="00556D65">
          <w:rPr>
            <w:rFonts w:ascii="Times New Roman" w:hAnsi="Times New Roman"/>
            <w:sz w:val="26"/>
            <w:szCs w:val="26"/>
          </w:rPr>
          <w:t xml:space="preserve">tương tự như xây dựng mô hình </w:t>
        </w:r>
      </w:ins>
      <w:ins w:id="5517" w:author="The Si Tran" w:date="2012-12-07T21:58:00Z">
        <w:r w:rsidR="00556D65">
          <w:rPr>
            <w:rFonts w:ascii="Times New Roman" w:hAnsi="Times New Roman"/>
            <w:sz w:val="26"/>
            <w:szCs w:val="26"/>
          </w:rPr>
          <w:t>cho thành phần thường nhưng ta phân</w:t>
        </w:r>
      </w:ins>
      <w:ins w:id="5518" w:author="The Si Tran" w:date="2012-12-07T21:21:00Z">
        <w:r>
          <w:rPr>
            <w:rFonts w:ascii="Times New Roman" w:hAnsi="Times New Roman"/>
            <w:sz w:val="26"/>
            <w:szCs w:val="26"/>
          </w:rPr>
          <w:t xml:space="preserve"> tích ACF</w:t>
        </w:r>
      </w:ins>
      <w:ins w:id="5519" w:author="The Si Tran" w:date="2012-12-07T21:59:00Z">
        <w:r w:rsidR="00556D65">
          <w:rPr>
            <w:rFonts w:ascii="Times New Roman" w:hAnsi="Times New Roman"/>
            <w:sz w:val="26"/>
            <w:szCs w:val="26"/>
          </w:rPr>
          <w:t>s</w:t>
        </w:r>
      </w:ins>
      <w:ins w:id="5520" w:author="The Si Tran" w:date="2012-12-07T21:21:00Z">
        <w:r>
          <w:rPr>
            <w:rFonts w:ascii="Times New Roman" w:hAnsi="Times New Roman"/>
            <w:sz w:val="26"/>
            <w:szCs w:val="26"/>
          </w:rPr>
          <w:t xml:space="preserve"> và PACF</w:t>
        </w:r>
      </w:ins>
      <w:ins w:id="5521" w:author="The Si Tran" w:date="2012-12-07T21:59:00Z">
        <w:r w:rsidR="00556D65">
          <w:rPr>
            <w:rFonts w:ascii="Times New Roman" w:hAnsi="Times New Roman"/>
            <w:sz w:val="26"/>
            <w:szCs w:val="26"/>
          </w:rPr>
          <w:t>s</w:t>
        </w:r>
      </w:ins>
      <w:ins w:id="5522" w:author="The Si Tran" w:date="2012-12-07T21:21:00Z">
        <w:r>
          <w:rPr>
            <w:rFonts w:ascii="Times New Roman" w:hAnsi="Times New Roman"/>
            <w:sz w:val="26"/>
            <w:szCs w:val="26"/>
          </w:rPr>
          <w:t xml:space="preserve"> tại các cận mùa để xác định P, Q.</w:t>
        </w:r>
      </w:ins>
    </w:p>
    <w:p w14:paraId="0572523E" w14:textId="2A43C3CA" w:rsidR="00A77BA3" w:rsidRPr="00A77BA3" w:rsidRDefault="00A77BA3">
      <w:pPr>
        <w:jc w:val="center"/>
        <w:rPr>
          <w:ins w:id="5523" w:author="The Si Tran" w:date="2012-12-15T08:19:00Z"/>
        </w:rPr>
        <w:pPrChange w:id="5524" w:author="The Si Tran" w:date="2012-12-16T10:10:00Z">
          <w:pPr>
            <w:pStyle w:val="Heading3"/>
          </w:pPr>
        </w:pPrChange>
      </w:pPr>
      <w:r>
        <w:rPr>
          <w:noProof/>
        </w:rPr>
        <w:drawing>
          <wp:inline distT="0" distB="0" distL="0" distR="0" wp14:anchorId="104142BA" wp14:editId="39709FF8">
            <wp:extent cx="5780314" cy="4582885"/>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tructure.png"/>
                    <pic:cNvPicPr/>
                  </pic:nvPicPr>
                  <pic:blipFill>
                    <a:blip r:embed="rId176">
                      <a:extLst>
                        <a:ext uri="{28A0092B-C50C-407E-A947-70E740481C1C}">
                          <a14:useLocalDpi xmlns:a14="http://schemas.microsoft.com/office/drawing/2010/main" val="0"/>
                        </a:ext>
                      </a:extLst>
                    </a:blip>
                    <a:stretch>
                      <a:fillRect/>
                    </a:stretch>
                  </pic:blipFill>
                  <pic:spPr>
                    <a:xfrm>
                      <a:off x="0" y="0"/>
                      <a:ext cx="5776390" cy="4579774"/>
                    </a:xfrm>
                    <a:prstGeom prst="rect">
                      <a:avLst/>
                    </a:prstGeom>
                  </pic:spPr>
                </pic:pic>
              </a:graphicData>
            </a:graphic>
          </wp:inline>
        </w:drawing>
      </w:r>
    </w:p>
    <w:p w14:paraId="0DC9C2C2" w14:textId="77777777" w:rsidR="00A77BA3" w:rsidRPr="00032D83" w:rsidRDefault="00A77BA3">
      <w:pPr>
        <w:pStyle w:val="Hinh"/>
        <w:ind w:left="720"/>
        <w:rPr>
          <w:ins w:id="5525" w:author="The Si Tran" w:date="2012-12-11T23:25:00Z"/>
        </w:rPr>
        <w:pPrChange w:id="5526" w:author="The Si Tran" w:date="2012-12-16T17:08:00Z">
          <w:pPr>
            <w:pStyle w:val="Heading3"/>
          </w:pPr>
        </w:pPrChange>
      </w:pPr>
      <w:bookmarkStart w:id="5527" w:name="_Toc343452745"/>
      <w:ins w:id="5528" w:author="The Si Tran" w:date="2012-12-11T23:25:00Z">
        <w:r w:rsidRPr="00F51638">
          <w:rPr>
            <w:rPrChange w:id="5529" w:author="The Si Tran" w:date="2012-12-16T17:08:00Z">
              <w:rPr>
                <w:b w:val="0"/>
                <w:lang w:val="pt-BR"/>
              </w:rPr>
            </w:rPrChange>
          </w:rPr>
          <w:t>Hình 3.4</w:t>
        </w:r>
      </w:ins>
      <w:ins w:id="5530" w:author="The Si Tran" w:date="2012-12-16T10:36:00Z">
        <w:r w:rsidRPr="00032D83">
          <w:t>:</w:t>
        </w:r>
      </w:ins>
      <w:ins w:id="5531" w:author="The Si Tran" w:date="2012-12-11T23:25:00Z">
        <w:r w:rsidRPr="00F51638">
          <w:rPr>
            <w:rPrChange w:id="5532" w:author="The Si Tran" w:date="2012-12-16T17:08:00Z">
              <w:rPr>
                <w:b w:val="0"/>
                <w:lang w:val="pt-BR"/>
              </w:rPr>
            </w:rPrChange>
          </w:rPr>
          <w:t xml:space="preserve"> Các thành phần của mô hình SARIMA</w:t>
        </w:r>
        <w:bookmarkEnd w:id="5527"/>
      </w:ins>
    </w:p>
    <w:p w14:paraId="6303FD36" w14:textId="77777777" w:rsidR="00A77BA3" w:rsidRDefault="00A77BA3" w:rsidP="00A77BA3">
      <w:pPr>
        <w:pStyle w:val="ListParagraph"/>
        <w:ind w:firstLine="0"/>
        <w:rPr>
          <w:ins w:id="5533" w:author="The Si Tran" w:date="2012-12-07T21:59:00Z"/>
        </w:rPr>
      </w:pPr>
    </w:p>
    <w:p w14:paraId="40F7DB82" w14:textId="58D5D2F2" w:rsidR="00155591" w:rsidRDefault="00290F01" w:rsidP="00155591">
      <w:pPr>
        <w:pStyle w:val="Heading3"/>
        <w:rPr>
          <w:ins w:id="5534" w:author="The Si Tran" w:date="2012-12-07T22:07:00Z"/>
        </w:rPr>
      </w:pPr>
      <w:bookmarkStart w:id="5535" w:name="_Toc343461261"/>
      <w:ins w:id="5536" w:author="The Si Tran" w:date="2012-12-10T20:35:00Z">
        <w:r w:rsidRPr="00EB0E04">
          <w:rPr>
            <w:rFonts w:eastAsia="Calibri"/>
          </w:rPr>
          <w:t xml:space="preserve">Thành phần </w:t>
        </w:r>
        <w:r>
          <w:t>khử mùa và xu hướng</w:t>
        </w:r>
      </w:ins>
      <w:bookmarkEnd w:id="5535"/>
    </w:p>
    <w:p w14:paraId="7FACEC87" w14:textId="77777777" w:rsidR="00E12518" w:rsidRDefault="00E12518">
      <w:pPr>
        <w:rPr>
          <w:ins w:id="5537" w:author="The Si Tran" w:date="2012-12-07T22:07:00Z"/>
        </w:rPr>
        <w:pPrChange w:id="5538" w:author="The Si Tran" w:date="2012-12-16T08:13:00Z">
          <w:pPr>
            <w:pStyle w:val="ListParagraph"/>
          </w:pPr>
        </w:pPrChange>
      </w:pPr>
      <w:ins w:id="5539"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540" w:author="The Si Tran" w:date="2012-12-07T22:07:00Z"/>
        </w:rPr>
        <w:pPrChange w:id="5541" w:author="The Si Tran" w:date="2012-12-16T08:13:00Z">
          <w:pPr>
            <w:pStyle w:val="ListParagraph"/>
          </w:pPr>
        </w:pPrChange>
      </w:pPr>
      <w:ins w:id="5542"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77777777" w:rsidR="00E12518" w:rsidRPr="0008775D" w:rsidRDefault="00E12518" w:rsidP="0008775D">
      <w:pPr>
        <w:ind w:firstLine="0"/>
        <w:rPr>
          <w:ins w:id="5543" w:author="The Si Tran" w:date="2012-12-11T23:26:00Z"/>
          <w:szCs w:val="26"/>
        </w:rPr>
      </w:pPr>
      <w:ins w:id="5544" w:author="The Si Tran" w:date="2012-12-07T22:07:00Z">
        <w:r>
          <w:rPr>
            <w:noProof/>
            <w:rPrChange w:id="5545" w:author="Unknown">
              <w:rPr>
                <w:rFonts w:ascii="Calibri" w:eastAsia="Calibri" w:hAnsi="Calibri" w:cs="Arial"/>
                <w:b/>
                <w:bCs/>
                <w:noProof/>
                <w:sz w:val="22"/>
                <w:szCs w:val="26"/>
              </w:rPr>
            </w:rPrChange>
          </w:rPr>
          <mc:AlternateContent>
            <mc:Choice Requires="wpc">
              <w:drawing>
                <wp:inline distT="0" distB="0" distL="0" distR="0" wp14:anchorId="5F482288" wp14:editId="751CD0C0">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4C2D67" w:rsidRPr="00BA0846" w:rsidRDefault="004C2D67"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28929"/>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4C2D67" w:rsidRPr="00BA0846" w:rsidRDefault="004C2D67"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4C861448" w:rsidR="004C2D67" w:rsidRPr="00CF76F8" w:rsidRDefault="004C2D67" w:rsidP="00E12518">
                                <w:pPr>
                                  <w:rPr>
                                    <w:szCs w:val="26"/>
                                  </w:rPr>
                                </w:pPr>
                                <w:r>
                                  <w:rPr>
                                    <w:szCs w:val="26"/>
                                  </w:rPr>
                                  <w:t xml:space="preserve">Differenced </w:t>
                                </w:r>
                                <w:r w:rsidRPr="00CF76F8">
                                  <w:rPr>
                                    <w:szCs w:val="26"/>
                                  </w:rPr>
                                  <w:t>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4C2D67" w:rsidRPr="00CF76F8" w:rsidRDefault="004C2D67"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82288" id="Canvas 104" o:spid="_x0000_s1044"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">
                  <v:shape id="_x0000_s1045" type="#_x0000_t75" style="position:absolute;width:54864;height:23418;visibility:visible;mso-wrap-style:square">
                    <v:fill o:detectmouseclick="t"/>
                    <v:path o:connecttype="none"/>
                  </v:shape>
                  <v:shape id="Text Box 98" o:spid="_x0000_s1046"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4C2D67" w:rsidRPr="00BA0846" w:rsidRDefault="004C2D67" w:rsidP="00E12518">
                          <w:pPr>
                            <w:rPr>
                              <w:szCs w:val="26"/>
                            </w:rPr>
                          </w:pPr>
                          <w:r>
                            <w:rPr>
                              <w:szCs w:val="26"/>
                            </w:rPr>
                            <w:t>Stationary Series</w:t>
                          </w:r>
                        </w:p>
                      </w:txbxContent>
                    </v:textbox>
                  </v:shape>
                  <v:shape id="Text Box 99" o:spid="_x0000_s1047" type="#_x0000_t202" style="position:absolute;left:2764;top:8289;width:16959;height:5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4C2D67" w:rsidRPr="00BA0846" w:rsidRDefault="004C2D67"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48"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49"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50"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4C861448" w:rsidR="004C2D67" w:rsidRPr="00CF76F8" w:rsidRDefault="004C2D67" w:rsidP="00E12518">
                          <w:pPr>
                            <w:rPr>
                              <w:szCs w:val="26"/>
                            </w:rPr>
                          </w:pPr>
                          <w:r>
                            <w:rPr>
                              <w:szCs w:val="26"/>
                            </w:rPr>
                            <w:t xml:space="preserve">Differenced </w:t>
                          </w:r>
                          <w:r w:rsidRPr="00CF76F8">
                            <w:rPr>
                              <w:szCs w:val="26"/>
                            </w:rPr>
                            <w:t>d+D times</w:t>
                          </w:r>
                        </w:p>
                      </w:txbxContent>
                    </v:textbox>
                  </v:shape>
                  <v:shape id="_x0000_s1051"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4C2D67" w:rsidRPr="00CF76F8" w:rsidRDefault="004C2D67"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14:paraId="21703EB8" w14:textId="09077AA4" w:rsidR="00AB5A1A" w:rsidRPr="00747DD6" w:rsidRDefault="00AB5A1A">
      <w:pPr>
        <w:pStyle w:val="Hinh"/>
        <w:rPr>
          <w:ins w:id="5546" w:author="The Si Tran" w:date="2012-12-11T23:26:00Z"/>
          <w:rPrChange w:id="5547" w:author="The Si Tran" w:date="2012-12-16T17:10:00Z">
            <w:rPr>
              <w:ins w:id="5548" w:author="The Si Tran" w:date="2012-12-11T23:26:00Z"/>
              <w:lang w:val="pt-BR"/>
            </w:rPr>
          </w:rPrChange>
        </w:rPr>
      </w:pPr>
      <w:bookmarkStart w:id="5549" w:name="_Toc343452746"/>
      <w:ins w:id="5550" w:author="The Si Tran" w:date="2012-12-11T23:26:00Z">
        <w:r w:rsidRPr="00747DD6">
          <w:rPr>
            <w:rPrChange w:id="5551" w:author="The Si Tran" w:date="2012-12-16T17:10:00Z">
              <w:rPr>
                <w:rFonts w:ascii="Calibri" w:eastAsia="Calibri" w:hAnsi="Calibri"/>
                <w:bCs w:val="0"/>
                <w:sz w:val="22"/>
                <w:szCs w:val="22"/>
                <w:lang w:val="pt-BR"/>
              </w:rPr>
            </w:rPrChange>
          </w:rPr>
          <w:t>Hình 3</w:t>
        </w:r>
        <w:r w:rsidR="00187200" w:rsidRPr="00747DD6">
          <w:t>.5</w:t>
        </w:r>
      </w:ins>
      <w:ins w:id="5552" w:author="The Si Tran" w:date="2012-12-16T10:50:00Z">
        <w:r w:rsidR="00E10512" w:rsidRPr="00747DD6">
          <w:t xml:space="preserve">: </w:t>
        </w:r>
      </w:ins>
      <w:ins w:id="5553" w:author="The Si Tran" w:date="2012-12-11T23:26:00Z">
        <w:r w:rsidRPr="00747DD6">
          <w:rPr>
            <w:rPrChange w:id="5554" w:author="The Si Tran" w:date="2012-12-16T17:10:00Z">
              <w:rPr>
                <w:rFonts w:ascii="Calibri" w:eastAsia="Calibri" w:hAnsi="Calibri"/>
                <w:bCs w:val="0"/>
                <w:sz w:val="22"/>
                <w:szCs w:val="22"/>
                <w:lang w:val="pt-BR"/>
              </w:rPr>
            </w:rPrChange>
          </w:rPr>
          <w:t xml:space="preserve"> Thành phần khử mùa và xu hướng trong mô hình SARIMA</w:t>
        </w:r>
        <w:bookmarkEnd w:id="5549"/>
      </w:ins>
    </w:p>
    <w:p w14:paraId="6A22D229" w14:textId="77777777" w:rsidR="00AB5A1A" w:rsidRDefault="00AB5A1A" w:rsidP="00E12518">
      <w:pPr>
        <w:pStyle w:val="ListParagraph"/>
        <w:rPr>
          <w:ins w:id="5555" w:author="The Si Tran" w:date="2012-12-07T22:07:00Z"/>
          <w:rFonts w:ascii="Times New Roman" w:hAnsi="Times New Roman"/>
          <w:sz w:val="26"/>
          <w:szCs w:val="26"/>
        </w:rPr>
      </w:pPr>
    </w:p>
    <w:p w14:paraId="54E56D5F" w14:textId="77777777" w:rsidR="00E12518" w:rsidRPr="00805B17" w:rsidRDefault="00E12518">
      <w:pPr>
        <w:rPr>
          <w:ins w:id="5556" w:author="The Si Tran" w:date="2012-12-06T22:15:00Z"/>
        </w:rPr>
        <w:pPrChange w:id="5557" w:author="The Si Tran" w:date="2012-12-16T08:13:00Z">
          <w:pPr>
            <w:pStyle w:val="Heading3"/>
          </w:pPr>
        </w:pPrChange>
      </w:pPr>
      <w:ins w:id="5558"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559" w:author="The Si Tran" w:date="2012-12-08T10:03:00Z"/>
        </w:rPr>
      </w:pPr>
      <w:bookmarkStart w:id="5560" w:name="_Toc343461262"/>
      <w:ins w:id="5561" w:author="The Si Tran" w:date="2012-12-06T22:16:00Z">
        <w:r w:rsidRPr="00155591">
          <w:t>Thành phần ước lượng tham số</w:t>
        </w:r>
      </w:ins>
      <w:bookmarkEnd w:id="5560"/>
    </w:p>
    <w:p w14:paraId="4FDFF483" w14:textId="4904DA13" w:rsidR="009944BF" w:rsidRDefault="00285630">
      <w:pPr>
        <w:rPr>
          <w:ins w:id="5562" w:author="The Si Tran" w:date="2012-12-08T10:19:00Z"/>
        </w:rPr>
        <w:pPrChange w:id="5563" w:author="The Si Tran" w:date="2012-12-08T10:03:00Z">
          <w:pPr>
            <w:pStyle w:val="Heading3"/>
          </w:pPr>
        </w:pPrChange>
      </w:pPr>
      <w:ins w:id="5564" w:author="The Si Tran" w:date="2012-12-08T10:18:00Z">
        <w:r>
          <w:t>Quá trình ước lượng tham số gồm 3 giai đoạn</w:t>
        </w:r>
      </w:ins>
      <w:ins w:id="5565" w:author="The Si Tran" w:date="2012-12-10T20:36:00Z">
        <w:r w:rsidR="00DE04C3">
          <w:t>:</w:t>
        </w:r>
      </w:ins>
      <w:ins w:id="5566" w:author="The Si Tran" w:date="2012-12-14T05:28:00Z">
        <w:r w:rsidR="0025143A">
          <w:t xml:space="preserve"> </w:t>
        </w:r>
      </w:ins>
    </w:p>
    <w:p w14:paraId="5DB43768" w14:textId="77777777" w:rsidR="006D00FE" w:rsidRDefault="006D00FE">
      <w:pPr>
        <w:pStyle w:val="BuletL1"/>
        <w:rPr>
          <w:ins w:id="5567" w:author="The Si Tran" w:date="2012-12-08T10:19:00Z"/>
        </w:rPr>
        <w:pPrChange w:id="5568" w:author="The Si Tran" w:date="2012-12-16T17:10:00Z">
          <w:pPr>
            <w:pStyle w:val="ListParagraph"/>
            <w:numPr>
              <w:numId w:val="27"/>
            </w:numPr>
            <w:ind w:left="1944" w:hanging="360"/>
          </w:pPr>
        </w:pPrChange>
      </w:pPr>
      <w:ins w:id="5569"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5570" w:author="The Si Tran" w:date="2012-12-08T14:46:00Z">
        <m:oMath>
          <m:r>
            <w:rPr>
              <w:rFonts w:ascii="Cambria Math" w:hAnsi="Cambria Math"/>
            </w:rPr>
            <m:t>0</m:t>
          </m:r>
        </m:oMath>
      </w:ins>
      <w:ins w:id="5571" w:author="The Si Tran" w:date="2012-12-08T10:19:00Z">
        <w:r>
          <w:rPr>
            <w:rFonts w:eastAsiaTheme="minorEastAsia"/>
          </w:rPr>
          <w:t xml:space="preserve">. Nghịch đảo của ma trận phướng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77777777" w:rsidR="006D00FE" w:rsidRDefault="006D00FE">
      <w:pPr>
        <w:pStyle w:val="BuletL1"/>
        <w:rPr>
          <w:ins w:id="5572" w:author="The Si Tran" w:date="2012-12-08T10:19:00Z"/>
        </w:rPr>
        <w:pPrChange w:id="5573" w:author="The Si Tran" w:date="2012-12-16T17:10:00Z">
          <w:pPr>
            <w:pStyle w:val="ListParagraph"/>
            <w:numPr>
              <w:numId w:val="27"/>
            </w:numPr>
            <w:ind w:left="1944" w:hanging="360"/>
          </w:pPr>
        </w:pPrChange>
      </w:pPr>
      <w:ins w:id="5574" w:author="The Si Tran" w:date="2012-12-08T10:19:00Z">
        <w:r>
          <w:lastRenderedPageBreak/>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360" w:hanging="360"/>
        <w:rPr>
          <w:ins w:id="5575" w:author="The Si Tran" w:date="2012-12-08T10:19:00Z"/>
          <w:rFonts w:ascii="Times New Roman" w:eastAsiaTheme="minorEastAsia" w:hAnsi="Times New Roman"/>
          <w:sz w:val="26"/>
          <w:szCs w:val="26"/>
        </w:rPr>
        <w:pPrChange w:id="5576" w:author="The Si Tran" w:date="2012-12-14T05:31:00Z">
          <w:pPr>
            <w:pStyle w:val="ListParagraph"/>
            <w:ind w:left="1944"/>
          </w:pPr>
        </w:pPrChange>
      </w:pPr>
      <w:ins w:id="5577" w:author="The Si Tran" w:date="2012-12-08T10:20:00Z">
        <w:r>
          <w:rPr>
            <w:rFonts w:ascii="Times New Roman" w:hAnsi="Times New Roman"/>
            <w:sz w:val="26"/>
            <w:szCs w:val="26"/>
          </w:rPr>
          <w:tab/>
        </w:r>
      </w:ins>
      <w:ins w:id="5578"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5579" w:author="The Si Tran" w:date="2012-12-08T10:19:00Z"/>
          <w:rFonts w:ascii="Times New Roman" w:eastAsiaTheme="minorEastAsia" w:hAnsi="Times New Roman"/>
          <w:sz w:val="26"/>
          <w:szCs w:val="26"/>
        </w:rPr>
        <w:pPrChange w:id="5580" w:author="The Si Tran" w:date="2012-12-14T05:31:00Z">
          <w:pPr>
            <w:pStyle w:val="ListParagraph"/>
            <w:ind w:left="1944"/>
          </w:pPr>
        </w:pPrChange>
      </w:pPr>
      <w:ins w:id="5581" w:author="The Si Tran" w:date="2012-12-08T10:20:00Z">
        <w:r>
          <w:rPr>
            <w:rFonts w:ascii="Times New Roman" w:hAnsi="Times New Roman"/>
            <w:sz w:val="26"/>
            <w:szCs w:val="26"/>
          </w:rPr>
          <w:tab/>
        </w:r>
      </w:ins>
      <w:ins w:id="5582"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5583" w:author="The Si Tran" w:date="2012-12-08T10:19:00Z"/>
          <w:rFonts w:ascii="Times New Roman" w:eastAsiaTheme="minorEastAsia" w:hAnsi="Times New Roman"/>
          <w:sz w:val="26"/>
          <w:szCs w:val="26"/>
        </w:rPr>
        <w:pPrChange w:id="5584" w:author="The Si Tran" w:date="2012-12-14T05:31:00Z">
          <w:pPr>
            <w:pStyle w:val="ListParagraph"/>
            <w:ind w:left="1944"/>
          </w:pPr>
        </w:pPrChange>
      </w:pPr>
      <w:ins w:id="5585"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586"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587"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5588" w:author="The Si Tran" w:date="2012-12-08T10:19:00Z"/>
        </w:rPr>
        <w:pPrChange w:id="5589" w:author="The Si Tran" w:date="2012-12-16T17:11:00Z">
          <w:pPr>
            <w:pStyle w:val="ListParagraph"/>
            <w:numPr>
              <w:numId w:val="27"/>
            </w:numPr>
            <w:ind w:left="1944" w:hanging="360"/>
          </w:pPr>
        </w:pPrChange>
      </w:pPr>
      <w:ins w:id="5590" w:author="The Si Tran" w:date="2012-12-08T10:19:00Z">
        <w:r>
          <w:t>Giai đoạn 3: cập nhật giá trị cho các biến liên quan để chuẩn bị cho vòng tiếp theo.</w:t>
        </w:r>
      </w:ins>
    </w:p>
    <w:p w14:paraId="2B437753" w14:textId="4FFB7C38" w:rsidR="0025143A" w:rsidRDefault="006D00FE">
      <w:pPr>
        <w:pStyle w:val="ListParagraph"/>
        <w:spacing w:line="360" w:lineRule="auto"/>
        <w:ind w:left="360" w:firstLine="0"/>
        <w:rPr>
          <w:ins w:id="5591" w:author="The Si Tran" w:date="2012-12-14T05:31:00Z"/>
          <w:rFonts w:ascii="Times New Roman" w:hAnsi="Times New Roman"/>
          <w:sz w:val="26"/>
          <w:szCs w:val="26"/>
        </w:rPr>
        <w:pPrChange w:id="5592" w:author="The Si Tran" w:date="2012-12-14T05:31:00Z">
          <w:pPr>
            <w:pStyle w:val="ListParagraph"/>
            <w:ind w:left="1944"/>
          </w:pPr>
        </w:pPrChange>
      </w:pPr>
      <w:ins w:id="5593"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360" w:firstLine="0"/>
        <w:rPr>
          <w:ins w:id="5594" w:author="The Si Tran" w:date="2012-12-08T10:19:00Z"/>
          <w:rFonts w:ascii="Times New Roman" w:eastAsiaTheme="minorEastAsia" w:hAnsi="Times New Roman"/>
          <w:sz w:val="26"/>
          <w:szCs w:val="26"/>
        </w:rPr>
        <w:pPrChange w:id="5595" w:author="The Si Tran" w:date="2012-12-14T05:31:00Z">
          <w:pPr>
            <w:pStyle w:val="ListParagraph"/>
            <w:ind w:left="1944"/>
          </w:pPr>
        </w:pPrChange>
      </w:pPr>
      <w:ins w:id="5596" w:author="The Si Tran" w:date="2012-12-08T10:19:00Z">
        <w:r>
          <w:rPr>
            <w:rFonts w:ascii="Times New Roman" w:hAnsi="Times New Roman"/>
            <w:sz w:val="26"/>
            <w:szCs w:val="26"/>
          </w:rPr>
          <w:t xml:space="preserve"> </w:t>
        </w:r>
      </w:ins>
      <w:ins w:id="5597"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598"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5599" w:author="The Si Tran" w:date="2012-12-08T10:19:00Z"/>
          <w:rFonts w:ascii="Times New Roman" w:hAnsi="Times New Roman"/>
          <w:sz w:val="26"/>
          <w:szCs w:val="26"/>
        </w:rPr>
        <w:pPrChange w:id="5600" w:author="The Si Tran" w:date="2012-12-14T05:31:00Z">
          <w:pPr>
            <w:pStyle w:val="ListParagraph"/>
            <w:ind w:left="1944"/>
          </w:pPr>
        </w:pPrChange>
      </w:pPr>
      <w:ins w:id="5601"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5602" w:author="The Si Tran" w:date="2012-12-08T10:19:00Z"/>
          <w:rFonts w:ascii="Times New Roman" w:eastAsiaTheme="minorEastAsia" w:hAnsi="Times New Roman"/>
          <w:sz w:val="26"/>
          <w:szCs w:val="26"/>
        </w:rPr>
        <w:pPrChange w:id="5603" w:author="The Si Tran" w:date="2012-12-14T05:31:00Z">
          <w:pPr>
            <w:pStyle w:val="ListParagraph"/>
            <w:ind w:left="1944"/>
          </w:pPr>
        </w:pPrChange>
      </w:pPr>
      <w:ins w:id="5604" w:author="The Si Tran" w:date="2012-12-08T10:21:00Z">
        <w:r>
          <w:rPr>
            <w:rFonts w:ascii="Times New Roman" w:hAnsi="Times New Roman"/>
            <w:sz w:val="26"/>
            <w:szCs w:val="26"/>
          </w:rPr>
          <w:tab/>
        </w:r>
        <w:r>
          <w:rPr>
            <w:rFonts w:ascii="Times New Roman" w:hAnsi="Times New Roman"/>
            <w:sz w:val="26"/>
            <w:szCs w:val="26"/>
          </w:rPr>
          <w:tab/>
        </w:r>
      </w:ins>
      <m:oMath>
        <m:sSup>
          <m:sSupPr>
            <m:ctrlPr>
              <w:ins w:id="5605" w:author="The Si Tran" w:date="2012-12-08T10:19:00Z">
                <w:rPr>
                  <w:rFonts w:ascii="Cambria Math" w:eastAsiaTheme="minorEastAsia" w:hAnsi="Cambria Math"/>
                  <w:i/>
                  <w:sz w:val="26"/>
                  <w:szCs w:val="26"/>
                </w:rPr>
              </w:ins>
            </m:ctrlPr>
          </m:sSupPr>
          <m:e>
            <w:ins w:id="5606" w:author="The Si Tran" w:date="2012-12-08T10:19:00Z">
              <m:r>
                <w:rPr>
                  <w:rFonts w:ascii="Cambria Math" w:eastAsiaTheme="minorEastAsia" w:hAnsi="Cambria Math"/>
                  <w:sz w:val="26"/>
                  <w:szCs w:val="26"/>
                </w:rPr>
                <m:t>R</m:t>
              </m:r>
            </w:ins>
          </m:e>
          <m:sup>
            <w:ins w:id="5607" w:author="The Si Tran" w:date="2012-12-08T10:19:00Z">
              <m:r>
                <w:rPr>
                  <w:rFonts w:ascii="Cambria Math" w:eastAsiaTheme="minorEastAsia" w:hAnsi="Cambria Math"/>
                  <w:sz w:val="26"/>
                  <w:szCs w:val="26"/>
                </w:rPr>
                <m:t>-1</m:t>
              </m:r>
            </w:ins>
          </m:sup>
        </m:sSup>
        <m:d>
          <m:dPr>
            <m:ctrlPr>
              <w:ins w:id="5608" w:author="The Si Tran" w:date="2012-12-08T10:19:00Z">
                <w:rPr>
                  <w:rFonts w:ascii="Cambria Math" w:eastAsiaTheme="minorEastAsia" w:hAnsi="Cambria Math"/>
                  <w:i/>
                  <w:sz w:val="26"/>
                  <w:szCs w:val="26"/>
                </w:rPr>
              </w:ins>
            </m:ctrlPr>
          </m:dPr>
          <m:e>
            <w:ins w:id="5609" w:author="The Si Tran" w:date="2012-12-08T10:19:00Z">
              <m:r>
                <w:rPr>
                  <w:rFonts w:ascii="Cambria Math" w:eastAsiaTheme="minorEastAsia" w:hAnsi="Cambria Math"/>
                  <w:sz w:val="26"/>
                  <w:szCs w:val="26"/>
                </w:rPr>
                <m:t>t-1</m:t>
              </m:r>
            </w:ins>
          </m:e>
        </m:d>
        <w:ins w:id="5610" w:author="The Si Tran" w:date="2012-12-08T10:19:00Z">
          <m:r>
            <w:rPr>
              <w:rFonts w:ascii="Cambria Math" w:eastAsiaTheme="minorEastAsia" w:hAnsi="Cambria Math"/>
              <w:sz w:val="26"/>
              <w:szCs w:val="26"/>
            </w:rPr>
            <m:t>=</m:t>
          </m:r>
        </w:ins>
        <m:sSup>
          <m:sSupPr>
            <m:ctrlPr>
              <w:ins w:id="5611" w:author="The Si Tran" w:date="2012-12-08T10:19:00Z">
                <w:rPr>
                  <w:rFonts w:ascii="Cambria Math" w:eastAsiaTheme="minorEastAsia" w:hAnsi="Cambria Math"/>
                  <w:i/>
                  <w:sz w:val="26"/>
                  <w:szCs w:val="26"/>
                </w:rPr>
              </w:ins>
            </m:ctrlPr>
          </m:sSupPr>
          <m:e>
            <w:ins w:id="5612" w:author="The Si Tran" w:date="2012-12-08T10:19:00Z">
              <m:r>
                <w:rPr>
                  <w:rFonts w:ascii="Cambria Math" w:eastAsiaTheme="minorEastAsia" w:hAnsi="Cambria Math"/>
                  <w:sz w:val="26"/>
                  <w:szCs w:val="26"/>
                </w:rPr>
                <m:t>R</m:t>
              </m:r>
            </w:ins>
          </m:e>
          <m:sup>
            <w:ins w:id="5613" w:author="The Si Tran" w:date="2012-12-08T10:19:00Z">
              <m:r>
                <w:rPr>
                  <w:rFonts w:ascii="Cambria Math" w:eastAsiaTheme="minorEastAsia" w:hAnsi="Cambria Math"/>
                  <w:sz w:val="26"/>
                  <w:szCs w:val="26"/>
                </w:rPr>
                <m:t>-1</m:t>
              </m:r>
            </w:ins>
          </m:sup>
        </m:sSup>
        <m:d>
          <m:dPr>
            <m:ctrlPr>
              <w:ins w:id="5614" w:author="The Si Tran" w:date="2012-12-08T10:19:00Z">
                <w:rPr>
                  <w:rFonts w:ascii="Cambria Math" w:eastAsiaTheme="minorEastAsia" w:hAnsi="Cambria Math"/>
                  <w:i/>
                  <w:sz w:val="26"/>
                  <w:szCs w:val="26"/>
                </w:rPr>
              </w:ins>
            </m:ctrlPr>
          </m:dPr>
          <m:e>
            <w:ins w:id="5615" w:author="The Si Tran" w:date="2012-12-08T10:19:00Z">
              <m:r>
                <w:rPr>
                  <w:rFonts w:ascii="Cambria Math" w:eastAsiaTheme="minorEastAsia" w:hAnsi="Cambria Math"/>
                  <w:sz w:val="26"/>
                  <w:szCs w:val="26"/>
                </w:rPr>
                <m:t>t-2</m:t>
              </m:r>
            </w:ins>
          </m:e>
        </m:d>
        <w:ins w:id="5616" w:author="The Si Tran" w:date="2012-12-08T10:19:00Z">
          <m:r>
            <w:rPr>
              <w:rFonts w:ascii="Cambria Math" w:eastAsiaTheme="minorEastAsia" w:hAnsi="Cambria Math"/>
              <w:sz w:val="26"/>
              <w:szCs w:val="26"/>
            </w:rPr>
            <m:t>-Gain factor×</m:t>
          </m:r>
        </w:ins>
        <m:sSup>
          <m:sSupPr>
            <m:ctrlPr>
              <w:ins w:id="5617" w:author="The Si Tran" w:date="2012-12-08T10:19:00Z">
                <w:rPr>
                  <w:rFonts w:ascii="Cambria Math" w:eastAsiaTheme="minorEastAsia" w:hAnsi="Cambria Math"/>
                  <w:i/>
                  <w:sz w:val="26"/>
                  <w:szCs w:val="26"/>
                </w:rPr>
              </w:ins>
            </m:ctrlPr>
          </m:sSupPr>
          <m:e>
            <w:ins w:id="5618" w:author="The Si Tran" w:date="2012-12-08T10:19:00Z">
              <m:r>
                <w:rPr>
                  <w:rFonts w:ascii="Cambria Math" w:eastAsiaTheme="minorEastAsia" w:hAnsi="Cambria Math"/>
                  <w:sz w:val="26"/>
                  <w:szCs w:val="26"/>
                </w:rPr>
                <m:t>φ</m:t>
              </m:r>
            </w:ins>
          </m:e>
          <m:sup>
            <w:ins w:id="5619" w:author="The Si Tran" w:date="2012-12-08T10:19:00Z">
              <m:r>
                <w:rPr>
                  <w:rFonts w:ascii="Cambria Math" w:eastAsiaTheme="minorEastAsia" w:hAnsi="Cambria Math"/>
                  <w:sz w:val="26"/>
                  <w:szCs w:val="26"/>
                </w:rPr>
                <m:t>T</m:t>
              </m:r>
            </w:ins>
          </m:sup>
        </m:sSup>
        <w:ins w:id="5620" w:author="The Si Tran" w:date="2012-12-08T10:19:00Z">
          <m:r>
            <w:rPr>
              <w:rFonts w:ascii="Cambria Math" w:eastAsiaTheme="minorEastAsia" w:hAnsi="Cambria Math"/>
              <w:sz w:val="26"/>
              <w:szCs w:val="26"/>
            </w:rPr>
            <m:t>(t-1)</m:t>
          </m:r>
        </w:ins>
        <m:sSup>
          <m:sSupPr>
            <m:ctrlPr>
              <w:ins w:id="5621" w:author="The Si Tran" w:date="2012-12-08T10:19:00Z">
                <w:rPr>
                  <w:rFonts w:ascii="Cambria Math" w:eastAsiaTheme="minorEastAsia" w:hAnsi="Cambria Math"/>
                  <w:i/>
                  <w:sz w:val="26"/>
                  <w:szCs w:val="26"/>
                </w:rPr>
              </w:ins>
            </m:ctrlPr>
          </m:sSupPr>
          <m:e>
            <w:ins w:id="5622" w:author="The Si Tran" w:date="2012-12-08T10:19:00Z">
              <m:r>
                <w:rPr>
                  <w:rFonts w:ascii="Cambria Math" w:eastAsiaTheme="minorEastAsia" w:hAnsi="Cambria Math"/>
                  <w:sz w:val="26"/>
                  <w:szCs w:val="26"/>
                </w:rPr>
                <m:t>R</m:t>
              </m:r>
            </w:ins>
          </m:e>
          <m:sup>
            <w:ins w:id="5623" w:author="The Si Tran" w:date="2012-12-08T10:19:00Z">
              <m:r>
                <w:rPr>
                  <w:rFonts w:ascii="Cambria Math" w:eastAsiaTheme="minorEastAsia" w:hAnsi="Cambria Math"/>
                  <w:sz w:val="26"/>
                  <w:szCs w:val="26"/>
                </w:rPr>
                <m:t>-1</m:t>
              </m:r>
            </w:ins>
          </m:sup>
        </m:sSup>
        <w:ins w:id="5624"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5625" w:author="The Si Tran" w:date="2012-12-08T14:48:00Z"/>
        </w:rPr>
        <w:pPrChange w:id="5626" w:author="The Si Tran" w:date="2012-12-14T05:31:00Z">
          <w:pPr>
            <w:pStyle w:val="Heading3"/>
          </w:pPr>
        </w:pPrChange>
      </w:pPr>
      <w:ins w:id="5627"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5628" w:author="The Si Tran" w:date="2012-12-14T05:31:00Z">
          <w:pPr>
            <w:pStyle w:val="Heading3"/>
          </w:pPr>
        </w:pPrChange>
      </w:pPr>
      <w:ins w:id="5629" w:author="The Si Tran" w:date="2012-12-08T14:48:00Z">
        <w:r w:rsidRPr="003B5A9E">
          <w:rPr>
            <w:rFonts w:ascii="Times New Roman" w:hAnsi="Times New Roman"/>
            <w:sz w:val="26"/>
            <w:szCs w:val="26"/>
            <w:rPrChange w:id="5630" w:author="The Si Tran" w:date="2012-12-08T14:48:00Z">
              <w:rPr/>
            </w:rPrChange>
          </w:rPr>
          <w:t>Giai đoạn 2 và 3 được lặp lại cho mỗi mẫu dữ liệu quan sát, qua mỗi lần ước lượng như vậy véc tơ tham số sẽ được cập nhật chính xác hơn.</w:t>
        </w:r>
      </w:ins>
    </w:p>
    <w:p w14:paraId="606E15F5" w14:textId="4F86D595" w:rsidR="00E85AEE" w:rsidRDefault="00E85AEE" w:rsidP="00E85AEE">
      <w:pPr>
        <w:jc w:val="center"/>
        <w:rPr>
          <w:ins w:id="5631" w:author="The Si Tran" w:date="2012-12-11T23:29:00Z"/>
        </w:rPr>
      </w:pPr>
      <w:r>
        <w:rPr>
          <w:noProof/>
        </w:rPr>
        <w:drawing>
          <wp:inline distT="0" distB="0" distL="0" distR="0" wp14:anchorId="7F7811E3" wp14:editId="163CF8A2">
            <wp:extent cx="4951030" cy="3592286"/>
            <wp:effectExtent l="0" t="0" r="254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77">
                      <a:extLst>
                        <a:ext uri="{28A0092B-C50C-407E-A947-70E740481C1C}">
                          <a14:useLocalDpi xmlns:a14="http://schemas.microsoft.com/office/drawing/2010/main" val="0"/>
                        </a:ext>
                      </a:extLst>
                    </a:blip>
                    <a:stretch>
                      <a:fillRect/>
                    </a:stretch>
                  </pic:blipFill>
                  <pic:spPr>
                    <a:xfrm>
                      <a:off x="0" y="0"/>
                      <a:ext cx="4953692" cy="3594218"/>
                    </a:xfrm>
                    <a:prstGeom prst="rect">
                      <a:avLst/>
                    </a:prstGeom>
                  </pic:spPr>
                </pic:pic>
              </a:graphicData>
            </a:graphic>
          </wp:inline>
        </w:drawing>
      </w:r>
    </w:p>
    <w:p w14:paraId="5A2EE0B2" w14:textId="01CA78BF" w:rsidR="00E85AEE" w:rsidRPr="00DD48FF" w:rsidRDefault="00E85AEE" w:rsidP="00E85AEE">
      <w:pPr>
        <w:pStyle w:val="Hinh"/>
        <w:rPr>
          <w:ins w:id="5632" w:author="The Si Tran" w:date="2012-12-06T22:16:00Z"/>
        </w:rPr>
      </w:pPr>
      <w:bookmarkStart w:id="5633" w:name="_Toc343452747"/>
      <w:ins w:id="5634" w:author="The Si Tran" w:date="2012-12-11T23:29:00Z">
        <w:r w:rsidRPr="00747DD6">
          <w:rPr>
            <w:rPrChange w:id="5635" w:author="The Si Tran" w:date="2012-12-16T17:10:00Z">
              <w:rPr>
                <w:rFonts w:cs="Arial"/>
                <w:b/>
                <w:lang w:val="pt-BR"/>
              </w:rPr>
            </w:rPrChange>
          </w:rPr>
          <w:t>Hình 3.6</w:t>
        </w:r>
      </w:ins>
      <w:ins w:id="5636" w:author="The Si Tran" w:date="2012-12-16T10:52:00Z">
        <w:r w:rsidRPr="00747DD6">
          <w:rPr>
            <w:rPrChange w:id="5637" w:author="The Si Tran" w:date="2012-12-16T17:10:00Z">
              <w:rPr>
                <w:rFonts w:cs="Arial"/>
                <w:b/>
                <w:lang w:val="pt-BR"/>
              </w:rPr>
            </w:rPrChange>
          </w:rPr>
          <w:t xml:space="preserve">: </w:t>
        </w:r>
      </w:ins>
      <w:ins w:id="5638" w:author="The Si Tran" w:date="2012-12-16T10:51:00Z">
        <w:r w:rsidRPr="00747DD6">
          <w:rPr>
            <w:rPrChange w:id="5639" w:author="The Si Tran" w:date="2012-12-16T17:10:00Z">
              <w:rPr>
                <w:rFonts w:cs="Arial"/>
                <w:b/>
                <w:lang w:val="pt-BR"/>
              </w:rPr>
            </w:rPrChange>
          </w:rPr>
          <w:t>Quá trình ước lượng tham số</w:t>
        </w:r>
      </w:ins>
      <w:ins w:id="5640" w:author="The Si Tran" w:date="2012-12-11T23:29:00Z">
        <w:r w:rsidRPr="00747DD6">
          <w:rPr>
            <w:rPrChange w:id="5641" w:author="The Si Tran" w:date="2012-12-16T17:10:00Z">
              <w:rPr>
                <w:rFonts w:cs="Arial"/>
                <w:b/>
                <w:lang w:val="pt-BR"/>
              </w:rPr>
            </w:rPrChange>
          </w:rPr>
          <w:t xml:space="preserve"> mô hình SARIMA</w:t>
        </w:r>
      </w:ins>
      <w:bookmarkEnd w:id="5633"/>
    </w:p>
    <w:p w14:paraId="28C44A36" w14:textId="1607DAAC" w:rsidR="00155591" w:rsidRDefault="00155591">
      <w:pPr>
        <w:pStyle w:val="Heading3"/>
        <w:rPr>
          <w:ins w:id="5642" w:author="The Si Tran" w:date="2012-12-07T22:07:00Z"/>
        </w:rPr>
        <w:pPrChange w:id="5643" w:author="The Si Tran" w:date="2012-12-06T22:16:00Z">
          <w:pPr/>
        </w:pPrChange>
      </w:pPr>
      <w:bookmarkStart w:id="5644" w:name="_Toc343461263"/>
      <w:ins w:id="5645" w:author="The Si Tran" w:date="2012-12-06T22:16:00Z">
        <w:r w:rsidRPr="00155591">
          <w:lastRenderedPageBreak/>
          <w:t>Thành phần dự đoán</w:t>
        </w:r>
      </w:ins>
      <w:bookmarkEnd w:id="5644"/>
    </w:p>
    <w:p w14:paraId="0D5FBC4F" w14:textId="77777777" w:rsidR="003F6E52" w:rsidRDefault="003F6E52">
      <w:pPr>
        <w:rPr>
          <w:ins w:id="5646" w:author="The Si Tran" w:date="2012-12-07T22:07:00Z"/>
        </w:rPr>
        <w:pPrChange w:id="5647" w:author="The Si Tran" w:date="2012-12-16T08:14:00Z">
          <w:pPr>
            <w:pStyle w:val="ListParagraph"/>
            <w:ind w:left="360"/>
          </w:pPr>
        </w:pPrChange>
      </w:pPr>
      <w:ins w:id="5648"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BuletL1"/>
        <w:rPr>
          <w:ins w:id="5649" w:author="The Si Tran" w:date="2012-12-07T22:14:00Z"/>
        </w:rPr>
        <w:pPrChange w:id="5650" w:author="The Si Tran" w:date="2012-12-16T17:12:00Z">
          <w:pPr>
            <w:pStyle w:val="ListParagraph"/>
            <w:numPr>
              <w:numId w:val="23"/>
            </w:numPr>
            <w:ind w:left="1080" w:hanging="360"/>
          </w:pPr>
        </w:pPrChange>
      </w:pPr>
      <w:ins w:id="5651" w:author="The Si Tran" w:date="2012-12-07T22:08:00Z">
        <w:r w:rsidRPr="00A625DC">
          <w:rPr>
            <w:rPrChange w:id="5652" w:author="The Si Tran" w:date="2012-12-07T22:08:00Z">
              <w:rPr>
                <w:rFonts w:eastAsiaTheme="minorHAnsi"/>
              </w:rPr>
            </w:rPrChange>
          </w:rPr>
          <w:t>Dự đoán 1 thời đoạn cho chuỗi dữ liệu tĩnh</w:t>
        </w:r>
      </w:ins>
    </w:p>
    <w:p w14:paraId="077C2487" w14:textId="77777777" w:rsidR="00B61FF6" w:rsidRDefault="00B61FF6">
      <w:pPr>
        <w:pStyle w:val="ListParagraph"/>
        <w:spacing w:line="360" w:lineRule="auto"/>
        <w:ind w:left="360" w:firstLine="0"/>
        <w:rPr>
          <w:ins w:id="5653" w:author="The Si Tran" w:date="2012-12-07T22:14:00Z"/>
          <w:rFonts w:ascii="Times New Roman" w:hAnsi="Times New Roman"/>
          <w:sz w:val="26"/>
          <w:szCs w:val="26"/>
        </w:rPr>
        <w:pPrChange w:id="5654" w:author="The Si Tran" w:date="2012-12-14T05:31:00Z">
          <w:pPr>
            <w:pStyle w:val="ListParagraph"/>
            <w:numPr>
              <w:numId w:val="23"/>
            </w:numPr>
            <w:ind w:left="1080" w:hanging="360"/>
          </w:pPr>
        </w:pPrChange>
      </w:pPr>
      <w:ins w:id="5655"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14:paraId="4091F63B" w14:textId="77777777" w:rsidR="00B61FF6" w:rsidRPr="00B61FF6" w:rsidRDefault="00B61FF6">
      <w:pPr>
        <w:pStyle w:val="ListParagraph"/>
        <w:spacing w:line="360" w:lineRule="auto"/>
        <w:ind w:left="360" w:firstLine="0"/>
        <w:rPr>
          <w:ins w:id="5656" w:author="The Si Tran" w:date="2012-12-07T22:14:00Z"/>
          <w:rFonts w:ascii="Times New Roman" w:hAnsi="Times New Roman"/>
          <w:sz w:val="26"/>
          <w:szCs w:val="26"/>
        </w:rPr>
        <w:pPrChange w:id="5657" w:author="The Si Tran" w:date="2012-12-14T05:31:00Z">
          <w:pPr>
            <w:pStyle w:val="ListParagraph"/>
            <w:numPr>
              <w:numId w:val="23"/>
            </w:numPr>
            <w:ind w:left="1080" w:hanging="360"/>
          </w:pPr>
        </w:pPrChange>
      </w:pPr>
      <w:ins w:id="5658"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4C2D67">
      <w:pPr>
        <w:pStyle w:val="ListParagraph"/>
        <w:spacing w:line="360" w:lineRule="auto"/>
        <w:ind w:left="360" w:firstLine="0"/>
        <w:rPr>
          <w:ins w:id="5659" w:author="The Si Tran" w:date="2012-12-07T22:14:00Z"/>
          <w:rFonts w:ascii="Times New Roman" w:hAnsi="Times New Roman"/>
          <w:sz w:val="26"/>
          <w:szCs w:val="26"/>
        </w:rPr>
        <w:pPrChange w:id="5660" w:author="The Si Tran" w:date="2012-12-14T05:31:00Z">
          <w:pPr>
            <w:pStyle w:val="ListParagraph"/>
            <w:numPr>
              <w:numId w:val="23"/>
            </w:numPr>
            <w:ind w:left="1080" w:hanging="360"/>
          </w:pPr>
        </w:pPrChange>
      </w:pPr>
      <m:oMathPara>
        <m:oMathParaPr>
          <m:jc m:val="left"/>
        </m:oMathParaPr>
        <m:oMath>
          <m:acc>
            <m:accPr>
              <m:ctrlPr>
                <w:ins w:id="5661" w:author="The Si Tran" w:date="2012-12-07T22:14:00Z">
                  <w:rPr>
                    <w:rFonts w:ascii="Cambria Math" w:hAnsi="Cambria Math"/>
                    <w:i/>
                    <w:sz w:val="26"/>
                    <w:szCs w:val="26"/>
                  </w:rPr>
                </w:ins>
              </m:ctrlPr>
            </m:accPr>
            <m:e>
              <w:ins w:id="5662" w:author="The Si Tran" w:date="2012-12-07T22:14:00Z">
                <m:r>
                  <w:rPr>
                    <w:rFonts w:ascii="Cambria Math" w:hAnsi="Cambria Math"/>
                    <w:sz w:val="26"/>
                    <w:szCs w:val="26"/>
                  </w:rPr>
                  <m:t>y</m:t>
                </m:r>
              </w:ins>
            </m:e>
          </m:acc>
          <m:d>
            <m:dPr>
              <m:ctrlPr>
                <w:ins w:id="5663" w:author="The Si Tran" w:date="2012-12-07T22:14:00Z">
                  <w:rPr>
                    <w:rFonts w:ascii="Cambria Math" w:hAnsi="Cambria Math"/>
                    <w:i/>
                    <w:sz w:val="26"/>
                    <w:szCs w:val="26"/>
                  </w:rPr>
                </w:ins>
              </m:ctrlPr>
            </m:dPr>
            <m:e>
              <w:ins w:id="5664" w:author="The Si Tran" w:date="2012-12-07T22:14:00Z">
                <m:r>
                  <w:rPr>
                    <w:rFonts w:ascii="Cambria Math" w:hAnsi="Cambria Math"/>
                    <w:sz w:val="26"/>
                    <w:szCs w:val="26"/>
                  </w:rPr>
                  <m:t>t+1</m:t>
                </m:r>
              </w:ins>
            </m:e>
          </m:d>
          <w:ins w:id="5665" w:author="The Si Tran" w:date="2012-12-07T22:14:00Z">
            <m:r>
              <w:rPr>
                <w:rFonts w:ascii="Cambria Math" w:hAnsi="Cambria Math"/>
                <w:sz w:val="26"/>
                <w:szCs w:val="26"/>
              </w:rPr>
              <m:t>=E[y(t+1)|y</m:t>
            </m:r>
          </w:ins>
          <m:d>
            <m:dPr>
              <m:ctrlPr>
                <w:ins w:id="5666" w:author="The Si Tran" w:date="2012-12-07T22:14:00Z">
                  <w:rPr>
                    <w:rFonts w:ascii="Cambria Math" w:hAnsi="Cambria Math"/>
                    <w:i/>
                    <w:sz w:val="26"/>
                    <w:szCs w:val="26"/>
                  </w:rPr>
                </w:ins>
              </m:ctrlPr>
            </m:dPr>
            <m:e>
              <w:ins w:id="5667" w:author="The Si Tran" w:date="2012-12-07T22:14:00Z">
                <m:r>
                  <w:rPr>
                    <w:rFonts w:ascii="Cambria Math" w:hAnsi="Cambria Math"/>
                    <w:sz w:val="26"/>
                    <w:szCs w:val="26"/>
                  </w:rPr>
                  <m:t>t</m:t>
                </m:r>
              </w:ins>
            </m:e>
          </m:d>
          <w:ins w:id="5668" w:author="The Si Tran" w:date="2012-12-07T22:14:00Z">
            <m:r>
              <w:rPr>
                <w:rFonts w:ascii="Cambria Math" w:hAnsi="Cambria Math"/>
                <w:sz w:val="26"/>
                <w:szCs w:val="26"/>
              </w:rPr>
              <m:t>,y</m:t>
            </m:r>
          </w:ins>
          <m:d>
            <m:dPr>
              <m:ctrlPr>
                <w:ins w:id="5669" w:author="The Si Tran" w:date="2012-12-07T22:14:00Z">
                  <w:rPr>
                    <w:rFonts w:ascii="Cambria Math" w:hAnsi="Cambria Math"/>
                    <w:i/>
                    <w:sz w:val="26"/>
                    <w:szCs w:val="26"/>
                  </w:rPr>
                </w:ins>
              </m:ctrlPr>
            </m:dPr>
            <m:e>
              <w:ins w:id="5670" w:author="The Si Tran" w:date="2012-12-07T22:14:00Z">
                <m:r>
                  <w:rPr>
                    <w:rFonts w:ascii="Cambria Math" w:hAnsi="Cambria Math"/>
                    <w:sz w:val="26"/>
                    <w:szCs w:val="26"/>
                  </w:rPr>
                  <m:t>t-1</m:t>
                </m:r>
              </w:ins>
            </m:e>
          </m:d>
          <w:ins w:id="5671" w:author="The Si Tran" w:date="2012-12-07T22:14:00Z">
            <m:r>
              <w:rPr>
                <w:rFonts w:ascii="Cambria Math" w:hAnsi="Cambria Math"/>
                <w:sz w:val="26"/>
                <w:szCs w:val="26"/>
              </w:rPr>
              <m:t>,…]</m:t>
            </m:r>
          </w:ins>
        </m:oMath>
      </m:oMathPara>
    </w:p>
    <w:p w14:paraId="5DBACEF1" w14:textId="0E27E502" w:rsidR="00CD1726" w:rsidRDefault="00B61FF6">
      <w:pPr>
        <w:pStyle w:val="ListParagraph"/>
        <w:spacing w:line="360" w:lineRule="auto"/>
        <w:ind w:left="360" w:firstLine="0"/>
        <w:rPr>
          <w:ins w:id="5672" w:author="The Si Tran" w:date="2012-12-07T22:17:00Z"/>
          <w:rFonts w:ascii="Times New Roman" w:hAnsi="Times New Roman"/>
          <w:sz w:val="26"/>
          <w:szCs w:val="26"/>
        </w:rPr>
        <w:pPrChange w:id="5673" w:author="The Si Tran" w:date="2012-12-16T17:12:00Z">
          <w:pPr>
            <w:pStyle w:val="ListParagraph"/>
            <w:ind w:left="1080"/>
          </w:pPr>
        </w:pPrChange>
      </w:pPr>
      <w:ins w:id="5674" w:author="The Si Tran" w:date="2012-12-07T22:15:00Z">
        <w:r w:rsidRPr="00B61FF6">
          <w:rPr>
            <w:rFonts w:ascii="Times New Roman" w:hAnsi="Times New Roman"/>
            <w:sz w:val="26"/>
            <w:szCs w:val="26"/>
          </w:rPr>
          <w:t>Bời vì tất cả các tham số trong mô hình ngoại trừ e(t+1), thành phần lỗi Gausian được giả thuyết là phân phối tự nhiên N(0,σ^2), chúng ta có thể ước lượng nó với giá trị kỳ vọng 0.</w:t>
        </w:r>
      </w:ins>
      <w:ins w:id="5675" w:author="The Si Tran" w:date="2012-12-07T22:16:00Z">
        <w:r w:rsidRPr="00B61FF6">
          <w:rPr>
            <w:rFonts w:ascii="Times New Roman" w:hAnsi="Times New Roman"/>
            <w:sz w:val="26"/>
            <w:szCs w:val="26"/>
            <w:rPrChange w:id="5676" w:author="The Si Tran" w:date="2012-12-07T22:17:00Z">
              <w:rPr>
                <w:szCs w:val="26"/>
              </w:rPr>
            </w:rPrChange>
          </w:rPr>
          <w:t>Do đó</w:t>
        </w:r>
      </w:ins>
      <w:ins w:id="5677"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4C2D67">
      <w:pPr>
        <w:pStyle w:val="ListParagraph"/>
        <w:spacing w:line="360" w:lineRule="auto"/>
        <w:ind w:left="360" w:firstLine="0"/>
        <w:rPr>
          <w:ins w:id="5678" w:author="The Si Tran" w:date="2012-12-07T22:08:00Z"/>
          <w:sz w:val="26"/>
          <w:szCs w:val="26"/>
          <w:rPrChange w:id="5679" w:author="The Si Tran" w:date="2012-12-07T22:18:00Z">
            <w:rPr>
              <w:ins w:id="5680" w:author="The Si Tran" w:date="2012-12-07T22:08:00Z"/>
            </w:rPr>
          </w:rPrChange>
        </w:rPr>
        <w:pPrChange w:id="5681" w:author="The Si Tran" w:date="2012-12-14T05:31:00Z">
          <w:pPr>
            <w:pStyle w:val="ListParagraph"/>
            <w:numPr>
              <w:numId w:val="23"/>
            </w:numPr>
            <w:ind w:left="1080" w:hanging="360"/>
          </w:pPr>
        </w:pPrChange>
      </w:pPr>
      <m:oMathPara>
        <m:oMath>
          <m:acc>
            <m:accPr>
              <m:ctrlPr>
                <w:ins w:id="5682" w:author="The Si Tran" w:date="2012-12-07T22:16:00Z">
                  <w:rPr>
                    <w:rFonts w:ascii="Cambria Math" w:hAnsi="Cambria Math"/>
                    <w:i/>
                    <w:sz w:val="26"/>
                    <w:szCs w:val="26"/>
                  </w:rPr>
                </w:ins>
              </m:ctrlPr>
            </m:accPr>
            <m:e>
              <w:ins w:id="5683" w:author="The Si Tran" w:date="2012-12-07T22:16:00Z">
                <m:r>
                  <w:rPr>
                    <w:rFonts w:ascii="Cambria Math" w:hAnsi="Cambria Math"/>
                    <w:sz w:val="26"/>
                    <w:szCs w:val="26"/>
                    <w:rPrChange w:id="5684" w:author="The Si Tran" w:date="2012-12-07T22:17:00Z">
                      <w:rPr>
                        <w:rFonts w:ascii="Cambria Math" w:hAnsi="Cambria Math"/>
                        <w:szCs w:val="26"/>
                      </w:rPr>
                    </w:rPrChange>
                  </w:rPr>
                  <m:t>y</m:t>
                </m:r>
              </w:ins>
            </m:e>
          </m:acc>
          <m:d>
            <m:dPr>
              <m:ctrlPr>
                <w:ins w:id="5685" w:author="The Si Tran" w:date="2012-12-07T22:16:00Z">
                  <w:rPr>
                    <w:rFonts w:ascii="Cambria Math" w:hAnsi="Cambria Math"/>
                    <w:i/>
                    <w:sz w:val="26"/>
                    <w:szCs w:val="26"/>
                  </w:rPr>
                </w:ins>
              </m:ctrlPr>
            </m:dPr>
            <m:e>
              <w:ins w:id="5686" w:author="The Si Tran" w:date="2012-12-07T22:16:00Z">
                <m:r>
                  <w:rPr>
                    <w:rFonts w:ascii="Cambria Math" w:hAnsi="Cambria Math"/>
                    <w:sz w:val="26"/>
                    <w:szCs w:val="26"/>
                    <w:rPrChange w:id="5687" w:author="The Si Tran" w:date="2012-12-07T22:17:00Z">
                      <w:rPr>
                        <w:rFonts w:ascii="Cambria Math" w:hAnsi="Cambria Math"/>
                        <w:szCs w:val="26"/>
                      </w:rPr>
                    </w:rPrChange>
                  </w:rPr>
                  <m:t>t+1</m:t>
                </m:r>
              </w:ins>
            </m:e>
          </m:d>
          <w:ins w:id="5688" w:author="The Si Tran" w:date="2012-12-07T22:16:00Z">
            <m:r>
              <w:rPr>
                <w:rFonts w:ascii="Cambria Math" w:hAnsi="Cambria Math"/>
                <w:sz w:val="26"/>
                <w:szCs w:val="26"/>
                <w:rPrChange w:id="5689" w:author="The Si Tran" w:date="2012-12-07T22:17:00Z">
                  <w:rPr>
                    <w:rFonts w:ascii="Cambria Math" w:hAnsi="Cambria Math"/>
                    <w:szCs w:val="26"/>
                  </w:rPr>
                </w:rPrChange>
              </w:rPr>
              <m:t>=</m:t>
            </m:r>
          </w:ins>
          <m:sSub>
            <m:sSubPr>
              <m:ctrlPr>
                <w:ins w:id="5690" w:author="The Si Tran" w:date="2012-12-07T22:16:00Z">
                  <w:rPr>
                    <w:rFonts w:ascii="Cambria Math" w:hAnsi="Cambria Math"/>
                    <w:i/>
                    <w:sz w:val="26"/>
                    <w:szCs w:val="26"/>
                  </w:rPr>
                </w:ins>
              </m:ctrlPr>
            </m:sSubPr>
            <m:e>
              <w:ins w:id="5691" w:author="The Si Tran" w:date="2012-12-07T22:16:00Z">
                <m:r>
                  <w:rPr>
                    <w:rFonts w:ascii="Cambria Math" w:hAnsi="Cambria Math"/>
                    <w:sz w:val="26"/>
                    <w:szCs w:val="26"/>
                    <w:rPrChange w:id="5692" w:author="The Si Tran" w:date="2012-12-07T22:17:00Z">
                      <w:rPr>
                        <w:rFonts w:ascii="Cambria Math" w:hAnsi="Cambria Math"/>
                        <w:szCs w:val="26"/>
                      </w:rPr>
                    </w:rPrChange>
                  </w:rPr>
                  <m:t>a</m:t>
                </m:r>
              </w:ins>
            </m:e>
            <m:sub>
              <w:ins w:id="5693" w:author="The Si Tran" w:date="2012-12-07T22:16:00Z">
                <m:r>
                  <w:rPr>
                    <w:rFonts w:ascii="Cambria Math" w:hAnsi="Cambria Math"/>
                    <w:sz w:val="26"/>
                    <w:szCs w:val="26"/>
                    <w:rPrChange w:id="5694" w:author="The Si Tran" w:date="2012-12-07T22:17:00Z">
                      <w:rPr>
                        <w:rFonts w:ascii="Cambria Math" w:hAnsi="Cambria Math"/>
                        <w:szCs w:val="26"/>
                      </w:rPr>
                    </w:rPrChange>
                  </w:rPr>
                  <m:t>0</m:t>
                </m:r>
              </w:ins>
            </m:sub>
          </m:sSub>
          <w:ins w:id="5695" w:author="The Si Tran" w:date="2012-12-07T22:16:00Z">
            <m:r>
              <w:rPr>
                <w:rFonts w:ascii="Cambria Math" w:hAnsi="Cambria Math"/>
                <w:sz w:val="26"/>
                <w:szCs w:val="26"/>
                <w:rPrChange w:id="5696" w:author="The Si Tran" w:date="2012-12-07T22:17:00Z">
                  <w:rPr>
                    <w:rFonts w:ascii="Cambria Math" w:hAnsi="Cambria Math"/>
                    <w:szCs w:val="26"/>
                  </w:rPr>
                </w:rPrChange>
              </w:rPr>
              <m:t>+</m:t>
            </m:r>
          </w:ins>
          <m:sSub>
            <m:sSubPr>
              <m:ctrlPr>
                <w:ins w:id="5697" w:author="The Si Tran" w:date="2012-12-07T22:16:00Z">
                  <w:rPr>
                    <w:rFonts w:ascii="Cambria Math" w:hAnsi="Cambria Math"/>
                    <w:i/>
                    <w:sz w:val="26"/>
                    <w:szCs w:val="26"/>
                  </w:rPr>
                </w:ins>
              </m:ctrlPr>
            </m:sSubPr>
            <m:e>
              <w:ins w:id="5698" w:author="The Si Tran" w:date="2012-12-07T22:16:00Z">
                <m:r>
                  <w:rPr>
                    <w:rFonts w:ascii="Cambria Math" w:hAnsi="Cambria Math"/>
                    <w:sz w:val="26"/>
                    <w:szCs w:val="26"/>
                    <w:rPrChange w:id="5699" w:author="The Si Tran" w:date="2012-12-07T22:17:00Z">
                      <w:rPr>
                        <w:rFonts w:ascii="Cambria Math" w:hAnsi="Cambria Math"/>
                        <w:szCs w:val="26"/>
                      </w:rPr>
                    </w:rPrChange>
                  </w:rPr>
                  <m:t>a</m:t>
                </m:r>
              </w:ins>
            </m:e>
            <m:sub>
              <w:ins w:id="5700" w:author="The Si Tran" w:date="2012-12-07T22:16:00Z">
                <m:r>
                  <w:rPr>
                    <w:rFonts w:ascii="Cambria Math" w:hAnsi="Cambria Math"/>
                    <w:sz w:val="26"/>
                    <w:szCs w:val="26"/>
                    <w:rPrChange w:id="5701" w:author="The Si Tran" w:date="2012-12-07T22:17:00Z">
                      <w:rPr>
                        <w:rFonts w:ascii="Cambria Math" w:hAnsi="Cambria Math"/>
                        <w:szCs w:val="26"/>
                      </w:rPr>
                    </w:rPrChange>
                  </w:rPr>
                  <m:t>1</m:t>
                </m:r>
              </w:ins>
            </m:sub>
          </m:sSub>
          <w:ins w:id="5702" w:author="The Si Tran" w:date="2012-12-07T22:16:00Z">
            <m:r>
              <w:rPr>
                <w:rFonts w:ascii="Cambria Math" w:hAnsi="Cambria Math"/>
                <w:sz w:val="26"/>
                <w:szCs w:val="26"/>
                <w:rPrChange w:id="5703" w:author="The Si Tran" w:date="2012-12-07T22:17:00Z">
                  <w:rPr>
                    <w:rFonts w:ascii="Cambria Math" w:hAnsi="Cambria Math"/>
                    <w:szCs w:val="26"/>
                  </w:rPr>
                </w:rPrChange>
              </w:rPr>
              <m:t>y</m:t>
            </m:r>
          </w:ins>
          <m:d>
            <m:dPr>
              <m:ctrlPr>
                <w:ins w:id="5704" w:author="The Si Tran" w:date="2012-12-07T22:16:00Z">
                  <w:rPr>
                    <w:rFonts w:ascii="Cambria Math" w:hAnsi="Cambria Math"/>
                    <w:i/>
                    <w:sz w:val="26"/>
                    <w:szCs w:val="26"/>
                  </w:rPr>
                </w:ins>
              </m:ctrlPr>
            </m:dPr>
            <m:e>
              <w:ins w:id="5705" w:author="The Si Tran" w:date="2012-12-07T22:16:00Z">
                <m:r>
                  <w:rPr>
                    <w:rFonts w:ascii="Cambria Math" w:hAnsi="Cambria Math"/>
                    <w:sz w:val="26"/>
                    <w:szCs w:val="26"/>
                    <w:rPrChange w:id="5706" w:author="The Si Tran" w:date="2012-12-07T22:17:00Z">
                      <w:rPr>
                        <w:rFonts w:ascii="Cambria Math" w:hAnsi="Cambria Math"/>
                        <w:szCs w:val="26"/>
                      </w:rPr>
                    </w:rPrChange>
                  </w:rPr>
                  <m:t>t</m:t>
                </m:r>
              </w:ins>
            </m:e>
          </m:d>
          <w:ins w:id="5707" w:author="The Si Tran" w:date="2012-12-07T22:16:00Z">
            <m:r>
              <w:rPr>
                <w:rFonts w:ascii="Cambria Math" w:hAnsi="Cambria Math"/>
                <w:sz w:val="26"/>
                <w:szCs w:val="26"/>
                <w:rPrChange w:id="5708" w:author="The Si Tran" w:date="2012-12-07T22:17:00Z">
                  <w:rPr>
                    <w:rFonts w:ascii="Cambria Math" w:hAnsi="Cambria Math"/>
                    <w:szCs w:val="26"/>
                  </w:rPr>
                </w:rPrChange>
              </w:rPr>
              <m:t>+</m:t>
            </m:r>
            <m:r>
              <w:rPr>
                <w:rFonts w:ascii="Cambria Math" w:hAnsi="Cambria Math" w:hint="eastAsia"/>
                <w:sz w:val="26"/>
                <w:szCs w:val="26"/>
                <w:rPrChange w:id="5709" w:author="The Si Tran" w:date="2012-12-07T22:17:00Z">
                  <w:rPr>
                    <w:rFonts w:ascii="Cambria Math" w:hAnsi="Cambria Math" w:hint="eastAsia"/>
                    <w:szCs w:val="26"/>
                  </w:rPr>
                </w:rPrChange>
              </w:rPr>
              <m:t>…</m:t>
            </m:r>
            <m:r>
              <w:rPr>
                <w:rFonts w:ascii="Cambria Math" w:hAnsi="Cambria Math"/>
                <w:sz w:val="26"/>
                <w:szCs w:val="26"/>
                <w:rPrChange w:id="5710" w:author="The Si Tran" w:date="2012-12-07T22:17:00Z">
                  <w:rPr>
                    <w:rFonts w:ascii="Cambria Math" w:hAnsi="Cambria Math"/>
                    <w:szCs w:val="26"/>
                  </w:rPr>
                </w:rPrChange>
              </w:rPr>
              <m:t>+</m:t>
            </m:r>
          </w:ins>
          <m:sSub>
            <m:sSubPr>
              <m:ctrlPr>
                <w:ins w:id="5711" w:author="The Si Tran" w:date="2012-12-07T22:16:00Z">
                  <w:rPr>
                    <w:rFonts w:ascii="Cambria Math" w:hAnsi="Cambria Math"/>
                    <w:i/>
                    <w:sz w:val="26"/>
                    <w:szCs w:val="26"/>
                  </w:rPr>
                </w:ins>
              </m:ctrlPr>
            </m:sSubPr>
            <m:e>
              <w:ins w:id="5712" w:author="The Si Tran" w:date="2012-12-07T22:16:00Z">
                <m:r>
                  <w:rPr>
                    <w:rFonts w:ascii="Cambria Math" w:hAnsi="Cambria Math"/>
                    <w:sz w:val="26"/>
                    <w:szCs w:val="26"/>
                    <w:rPrChange w:id="5713" w:author="The Si Tran" w:date="2012-12-07T22:17:00Z">
                      <w:rPr>
                        <w:rFonts w:ascii="Cambria Math" w:hAnsi="Cambria Math"/>
                        <w:szCs w:val="26"/>
                      </w:rPr>
                    </w:rPrChange>
                  </w:rPr>
                  <m:t>a</m:t>
                </m:r>
              </w:ins>
            </m:e>
            <m:sub>
              <w:ins w:id="5714" w:author="The Si Tran" w:date="2012-12-07T22:16:00Z">
                <m:r>
                  <w:rPr>
                    <w:rFonts w:ascii="Cambria Math" w:hAnsi="Cambria Math"/>
                    <w:sz w:val="26"/>
                    <w:szCs w:val="26"/>
                    <w:rPrChange w:id="5715" w:author="The Si Tran" w:date="2012-12-07T22:17:00Z">
                      <w:rPr>
                        <w:rFonts w:ascii="Cambria Math" w:hAnsi="Cambria Math"/>
                        <w:szCs w:val="26"/>
                      </w:rPr>
                    </w:rPrChange>
                  </w:rPr>
                  <m:t>p</m:t>
                </m:r>
              </w:ins>
            </m:sub>
          </m:sSub>
          <w:ins w:id="5716" w:author="The Si Tran" w:date="2012-12-07T22:16:00Z">
            <m:r>
              <w:rPr>
                <w:rFonts w:ascii="Cambria Math" w:hAnsi="Cambria Math"/>
                <w:sz w:val="26"/>
                <w:szCs w:val="26"/>
                <w:rPrChange w:id="5717" w:author="The Si Tran" w:date="2012-12-07T22:17:00Z">
                  <w:rPr>
                    <w:rFonts w:ascii="Cambria Math" w:hAnsi="Cambria Math"/>
                    <w:szCs w:val="26"/>
                  </w:rPr>
                </w:rPrChange>
              </w:rPr>
              <m:t>y</m:t>
            </m:r>
          </w:ins>
          <m:d>
            <m:dPr>
              <m:ctrlPr>
                <w:ins w:id="5718" w:author="The Si Tran" w:date="2012-12-07T22:16:00Z">
                  <w:rPr>
                    <w:rFonts w:ascii="Cambria Math" w:hAnsi="Cambria Math"/>
                    <w:i/>
                    <w:sz w:val="26"/>
                    <w:szCs w:val="26"/>
                  </w:rPr>
                </w:ins>
              </m:ctrlPr>
            </m:dPr>
            <m:e>
              <w:ins w:id="5719" w:author="The Si Tran" w:date="2012-12-07T22:16:00Z">
                <m:r>
                  <w:rPr>
                    <w:rFonts w:ascii="Cambria Math" w:hAnsi="Cambria Math"/>
                    <w:sz w:val="26"/>
                    <w:szCs w:val="26"/>
                    <w:rPrChange w:id="5720" w:author="The Si Tran" w:date="2012-12-07T22:17:00Z">
                      <w:rPr>
                        <w:rFonts w:ascii="Cambria Math" w:hAnsi="Cambria Math"/>
                        <w:szCs w:val="26"/>
                      </w:rPr>
                    </w:rPrChange>
                  </w:rPr>
                  <m:t>t-p+1</m:t>
                </m:r>
              </w:ins>
            </m:e>
          </m:d>
          <w:ins w:id="5721" w:author="The Si Tran" w:date="2012-12-07T22:16:00Z">
            <m:r>
              <w:rPr>
                <w:rFonts w:ascii="Cambria Math" w:hAnsi="Cambria Math"/>
                <w:sz w:val="26"/>
                <w:szCs w:val="26"/>
                <w:rPrChange w:id="5722" w:author="The Si Tran" w:date="2012-12-07T22:17:00Z">
                  <w:rPr>
                    <w:rFonts w:ascii="Cambria Math" w:hAnsi="Cambria Math"/>
                    <w:szCs w:val="26"/>
                  </w:rPr>
                </w:rPrChange>
              </w:rPr>
              <m:t>+</m:t>
            </m:r>
          </w:ins>
          <m:sSub>
            <m:sSubPr>
              <m:ctrlPr>
                <w:ins w:id="5723" w:author="The Si Tran" w:date="2012-12-07T22:16:00Z">
                  <w:rPr>
                    <w:rFonts w:ascii="Cambria Math" w:hAnsi="Cambria Math"/>
                    <w:i/>
                    <w:sz w:val="26"/>
                    <w:szCs w:val="26"/>
                  </w:rPr>
                </w:ins>
              </m:ctrlPr>
            </m:sSubPr>
            <m:e>
              <w:ins w:id="5724" w:author="The Si Tran" w:date="2012-12-07T22:16:00Z">
                <m:r>
                  <w:rPr>
                    <w:rFonts w:ascii="Cambria Math" w:hAnsi="Cambria Math"/>
                    <w:sz w:val="26"/>
                    <w:szCs w:val="26"/>
                    <w:rPrChange w:id="5725" w:author="The Si Tran" w:date="2012-12-07T22:17:00Z">
                      <w:rPr>
                        <w:rFonts w:ascii="Cambria Math" w:hAnsi="Cambria Math"/>
                        <w:szCs w:val="26"/>
                      </w:rPr>
                    </w:rPrChange>
                  </w:rPr>
                  <m:t>b</m:t>
                </m:r>
              </w:ins>
            </m:e>
            <m:sub>
              <w:ins w:id="5726" w:author="The Si Tran" w:date="2012-12-07T22:16:00Z">
                <m:r>
                  <w:rPr>
                    <w:rFonts w:ascii="Cambria Math" w:hAnsi="Cambria Math"/>
                    <w:sz w:val="26"/>
                    <w:szCs w:val="26"/>
                    <w:rPrChange w:id="5727" w:author="The Si Tran" w:date="2012-12-07T22:17:00Z">
                      <w:rPr>
                        <w:rFonts w:ascii="Cambria Math" w:hAnsi="Cambria Math"/>
                        <w:szCs w:val="26"/>
                      </w:rPr>
                    </w:rPrChange>
                  </w:rPr>
                  <m:t>1</m:t>
                </m:r>
              </w:ins>
            </m:sub>
          </m:sSub>
          <w:ins w:id="5728" w:author="The Si Tran" w:date="2012-12-07T22:16:00Z">
            <m:r>
              <w:rPr>
                <w:rFonts w:ascii="Cambria Math" w:hAnsi="Cambria Math"/>
                <w:sz w:val="26"/>
                <w:szCs w:val="26"/>
                <w:rPrChange w:id="5729" w:author="The Si Tran" w:date="2012-12-07T22:17:00Z">
                  <w:rPr>
                    <w:rFonts w:ascii="Cambria Math" w:hAnsi="Cambria Math"/>
                    <w:szCs w:val="26"/>
                  </w:rPr>
                </w:rPrChange>
              </w:rPr>
              <m:t>e</m:t>
            </m:r>
          </w:ins>
          <m:d>
            <m:dPr>
              <m:ctrlPr>
                <w:ins w:id="5730" w:author="The Si Tran" w:date="2012-12-07T22:16:00Z">
                  <w:rPr>
                    <w:rFonts w:ascii="Cambria Math" w:hAnsi="Cambria Math"/>
                    <w:i/>
                    <w:sz w:val="26"/>
                    <w:szCs w:val="26"/>
                  </w:rPr>
                </w:ins>
              </m:ctrlPr>
            </m:dPr>
            <m:e>
              <w:ins w:id="5731" w:author="The Si Tran" w:date="2012-12-07T22:16:00Z">
                <m:r>
                  <w:rPr>
                    <w:rFonts w:ascii="Cambria Math" w:hAnsi="Cambria Math"/>
                    <w:sz w:val="26"/>
                    <w:szCs w:val="26"/>
                    <w:rPrChange w:id="5732" w:author="The Si Tran" w:date="2012-12-07T22:17:00Z">
                      <w:rPr>
                        <w:rFonts w:ascii="Cambria Math" w:hAnsi="Cambria Math"/>
                        <w:szCs w:val="26"/>
                      </w:rPr>
                    </w:rPrChange>
                  </w:rPr>
                  <m:t>t</m:t>
                </m:r>
              </w:ins>
            </m:e>
          </m:d>
          <w:ins w:id="5733" w:author="The Si Tran" w:date="2012-12-07T22:16:00Z">
            <m:r>
              <w:rPr>
                <w:rFonts w:ascii="Cambria Math" w:hAnsi="Cambria Math"/>
                <w:sz w:val="26"/>
                <w:szCs w:val="26"/>
                <w:rPrChange w:id="5734" w:author="The Si Tran" w:date="2012-12-07T22:17:00Z">
                  <w:rPr>
                    <w:rFonts w:ascii="Cambria Math" w:hAnsi="Cambria Math"/>
                    <w:szCs w:val="26"/>
                  </w:rPr>
                </w:rPrChange>
              </w:rPr>
              <m:t>+</m:t>
            </m:r>
            <m:r>
              <w:rPr>
                <w:rFonts w:ascii="Cambria Math" w:hAnsi="Cambria Math" w:hint="eastAsia"/>
                <w:sz w:val="26"/>
                <w:szCs w:val="26"/>
                <w:rPrChange w:id="5735" w:author="The Si Tran" w:date="2012-12-07T22:17:00Z">
                  <w:rPr>
                    <w:rFonts w:ascii="Cambria Math" w:hAnsi="Cambria Math" w:hint="eastAsia"/>
                    <w:szCs w:val="26"/>
                  </w:rPr>
                </w:rPrChange>
              </w:rPr>
              <m:t>…</m:t>
            </m:r>
            <m:r>
              <w:rPr>
                <w:rFonts w:ascii="Cambria Math" w:hAnsi="Cambria Math"/>
                <w:sz w:val="26"/>
                <w:szCs w:val="26"/>
                <w:rPrChange w:id="5736" w:author="The Si Tran" w:date="2012-12-07T22:17:00Z">
                  <w:rPr>
                    <w:rFonts w:ascii="Cambria Math" w:hAnsi="Cambria Math"/>
                    <w:szCs w:val="26"/>
                  </w:rPr>
                </w:rPrChange>
              </w:rPr>
              <m:t>+</m:t>
            </m:r>
          </w:ins>
          <m:sSub>
            <m:sSubPr>
              <m:ctrlPr>
                <w:ins w:id="5737" w:author="The Si Tran" w:date="2012-12-07T22:16:00Z">
                  <w:rPr>
                    <w:rFonts w:ascii="Cambria Math" w:hAnsi="Cambria Math"/>
                    <w:i/>
                    <w:sz w:val="26"/>
                    <w:szCs w:val="26"/>
                  </w:rPr>
                </w:ins>
              </m:ctrlPr>
            </m:sSubPr>
            <m:e>
              <w:ins w:id="5738" w:author="The Si Tran" w:date="2012-12-07T22:16:00Z">
                <m:r>
                  <w:rPr>
                    <w:rFonts w:ascii="Cambria Math" w:hAnsi="Cambria Math"/>
                    <w:sz w:val="26"/>
                    <w:szCs w:val="26"/>
                    <w:rPrChange w:id="5739" w:author="The Si Tran" w:date="2012-12-07T22:17:00Z">
                      <w:rPr>
                        <w:rFonts w:ascii="Cambria Math" w:hAnsi="Cambria Math"/>
                        <w:szCs w:val="26"/>
                      </w:rPr>
                    </w:rPrChange>
                  </w:rPr>
                  <m:t>b</m:t>
                </m:r>
              </w:ins>
            </m:e>
            <m:sub>
              <w:ins w:id="5740" w:author="The Si Tran" w:date="2012-12-07T22:16:00Z">
                <m:r>
                  <w:rPr>
                    <w:rFonts w:ascii="Cambria Math" w:hAnsi="Cambria Math"/>
                    <w:sz w:val="26"/>
                    <w:szCs w:val="26"/>
                    <w:rPrChange w:id="5741" w:author="The Si Tran" w:date="2012-12-07T22:17:00Z">
                      <w:rPr>
                        <w:rFonts w:ascii="Cambria Math" w:hAnsi="Cambria Math"/>
                        <w:szCs w:val="26"/>
                      </w:rPr>
                    </w:rPrChange>
                  </w:rPr>
                  <m:t>q</m:t>
                </m:r>
              </w:ins>
            </m:sub>
          </m:sSub>
          <w:ins w:id="5742" w:author="The Si Tran" w:date="2012-12-07T22:16:00Z">
            <m:r>
              <w:rPr>
                <w:rFonts w:ascii="Cambria Math" w:hAnsi="Cambria Math"/>
                <w:sz w:val="26"/>
                <w:szCs w:val="26"/>
                <w:rPrChange w:id="5743" w:author="The Si Tran" w:date="2012-12-07T22:17:00Z">
                  <w:rPr>
                    <w:rFonts w:ascii="Cambria Math" w:hAnsi="Cambria Math"/>
                    <w:szCs w:val="26"/>
                  </w:rPr>
                </w:rPrChange>
              </w:rPr>
              <m:t>e(1-q+1)</m:t>
            </m:r>
          </w:ins>
        </m:oMath>
      </m:oMathPara>
    </w:p>
    <w:p w14:paraId="78451979" w14:textId="77777777" w:rsidR="003F6E52" w:rsidRDefault="00A625DC">
      <w:pPr>
        <w:pStyle w:val="BuletL1"/>
        <w:rPr>
          <w:ins w:id="5744" w:author="The Si Tran" w:date="2012-12-07T22:18:00Z"/>
        </w:rPr>
        <w:pPrChange w:id="5745" w:author="The Si Tran" w:date="2012-12-16T17:13:00Z">
          <w:pPr/>
        </w:pPrChange>
      </w:pPr>
      <w:ins w:id="5746" w:author="The Si Tran" w:date="2012-12-07T22:12:00Z">
        <w:r w:rsidRPr="00032D83">
          <w:t>D</w:t>
        </w:r>
        <w:r w:rsidRPr="006D6C8D">
          <w:t>ự</w:t>
        </w:r>
        <w:r w:rsidRPr="00A625DC">
          <w:rPr>
            <w:rPrChange w:id="5747" w:author="The Si Tran" w:date="2012-12-07T22:13:00Z">
              <w:rPr/>
            </w:rPrChange>
          </w:rPr>
          <w:t xml:space="preserve"> đoán nhiều thời đoạn cho chuỗi dữ liệu tĩnh</w:t>
        </w:r>
      </w:ins>
    </w:p>
    <w:p w14:paraId="0DEF3DE8" w14:textId="77777777" w:rsidR="00CD1726" w:rsidRDefault="00CD1726">
      <w:pPr>
        <w:pStyle w:val="ListParagraph"/>
        <w:spacing w:line="360" w:lineRule="auto"/>
        <w:ind w:left="360" w:firstLine="0"/>
        <w:rPr>
          <w:ins w:id="5748" w:author="The Si Tran" w:date="2012-12-07T22:18:00Z"/>
          <w:rFonts w:ascii="Times New Roman" w:hAnsi="Times New Roman"/>
          <w:sz w:val="26"/>
          <w:szCs w:val="26"/>
        </w:rPr>
        <w:pPrChange w:id="5749" w:author="The Si Tran" w:date="2012-12-14T05:31:00Z">
          <w:pPr>
            <w:pStyle w:val="ListParagraph"/>
            <w:numPr>
              <w:numId w:val="23"/>
            </w:numPr>
            <w:ind w:left="1080" w:hanging="360"/>
          </w:pPr>
        </w:pPrChange>
      </w:pPr>
      <w:ins w:id="5750" w:author="The Si Tran" w:date="2012-12-07T22:18:00Z">
        <w:r>
          <w:rPr>
            <w:rFonts w:ascii="Times New Roman" w:hAnsi="Times New Roman"/>
            <w:sz w:val="26"/>
            <w:szCs w:val="26"/>
          </w:rPr>
          <w:t xml:space="preserve">Dựa vào dự đoán cho 1 giai đoạn, ta có thể </w:t>
        </w:r>
      </w:ins>
      <w:ins w:id="5751" w:author="The Si Tran" w:date="2012-12-07T22:19:00Z">
        <w:r>
          <w:rPr>
            <w:rFonts w:ascii="Times New Roman" w:hAnsi="Times New Roman"/>
            <w:sz w:val="26"/>
            <w:szCs w:val="26"/>
          </w:rPr>
          <w:t>mở rộng</w:t>
        </w:r>
      </w:ins>
      <w:ins w:id="5752" w:author="The Si Tran" w:date="2012-12-07T22:18:00Z">
        <w:r>
          <w:rPr>
            <w:rFonts w:ascii="Times New Roman" w:hAnsi="Times New Roman"/>
            <w:sz w:val="26"/>
            <w:szCs w:val="26"/>
          </w:rPr>
          <w:t xml:space="preserve"> quá trình dự đoán n giai đoạn dựa vào các giá trị đã tính toán được, các</w:t>
        </w:r>
      </w:ins>
      <w:ins w:id="5753"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4C2D67">
      <w:pPr>
        <w:pStyle w:val="ListParagraph"/>
        <w:spacing w:line="360" w:lineRule="auto"/>
        <w:ind w:left="360"/>
        <w:rPr>
          <w:ins w:id="5754" w:author="The Si Tran" w:date="2012-12-07T22:21:00Z"/>
          <w:rFonts w:ascii="Times New Roman" w:eastAsiaTheme="minorEastAsia" w:hAnsi="Times New Roman"/>
          <w:sz w:val="26"/>
          <w:szCs w:val="26"/>
        </w:rPr>
        <w:pPrChange w:id="5755" w:author="The Si Tran" w:date="2012-12-14T05:31:00Z">
          <w:pPr>
            <w:pStyle w:val="ListParagraph"/>
            <w:ind w:left="792"/>
          </w:pPr>
        </w:pPrChange>
      </w:pPr>
      <m:oMathPara>
        <m:oMathParaPr>
          <m:jc m:val="left"/>
        </m:oMathParaPr>
        <m:oMath>
          <m:acc>
            <m:accPr>
              <m:ctrlPr>
                <w:ins w:id="5756" w:author="The Si Tran" w:date="2012-12-07T22:21:00Z">
                  <w:rPr>
                    <w:rFonts w:ascii="Cambria Math" w:hAnsi="Cambria Math"/>
                    <w:i/>
                    <w:sz w:val="26"/>
                    <w:szCs w:val="26"/>
                  </w:rPr>
                </w:ins>
              </m:ctrlPr>
            </m:accPr>
            <m:e>
              <w:ins w:id="5757" w:author="The Si Tran" w:date="2012-12-07T22:21:00Z">
                <m:r>
                  <w:rPr>
                    <w:rFonts w:ascii="Cambria Math" w:hAnsi="Cambria Math"/>
                    <w:sz w:val="26"/>
                    <w:szCs w:val="26"/>
                  </w:rPr>
                  <m:t>y</m:t>
                </m:r>
              </w:ins>
            </m:e>
          </m:acc>
          <m:d>
            <m:dPr>
              <m:ctrlPr>
                <w:ins w:id="5758" w:author="The Si Tran" w:date="2012-12-07T22:21:00Z">
                  <w:rPr>
                    <w:rFonts w:ascii="Cambria Math" w:hAnsi="Cambria Math"/>
                    <w:i/>
                    <w:sz w:val="26"/>
                    <w:szCs w:val="26"/>
                  </w:rPr>
                </w:ins>
              </m:ctrlPr>
            </m:dPr>
            <m:e>
              <w:ins w:id="5759" w:author="The Si Tran" w:date="2012-12-07T22:21:00Z">
                <m:r>
                  <w:rPr>
                    <w:rFonts w:ascii="Cambria Math" w:hAnsi="Cambria Math"/>
                    <w:sz w:val="26"/>
                    <w:szCs w:val="26"/>
                  </w:rPr>
                  <m:t>t+1</m:t>
                </m:r>
              </w:ins>
            </m:e>
          </m:d>
          <w:ins w:id="5760" w:author="The Si Tran" w:date="2012-12-07T22:21:00Z">
            <m:r>
              <w:rPr>
                <w:rFonts w:ascii="Cambria Math" w:hAnsi="Cambria Math"/>
                <w:sz w:val="26"/>
                <w:szCs w:val="26"/>
              </w:rPr>
              <m:t>=</m:t>
            </m:r>
          </w:ins>
          <m:sSub>
            <m:sSubPr>
              <m:ctrlPr>
                <w:ins w:id="5761" w:author="The Si Tran" w:date="2012-12-07T22:21:00Z">
                  <w:rPr>
                    <w:rFonts w:ascii="Cambria Math" w:hAnsi="Cambria Math"/>
                    <w:i/>
                    <w:sz w:val="26"/>
                    <w:szCs w:val="26"/>
                  </w:rPr>
                </w:ins>
              </m:ctrlPr>
            </m:sSubPr>
            <m:e>
              <w:ins w:id="5762" w:author="The Si Tran" w:date="2012-12-07T22:21:00Z">
                <m:r>
                  <w:rPr>
                    <w:rFonts w:ascii="Cambria Math" w:hAnsi="Cambria Math"/>
                    <w:sz w:val="26"/>
                    <w:szCs w:val="26"/>
                  </w:rPr>
                  <m:t>a</m:t>
                </m:r>
              </w:ins>
            </m:e>
            <m:sub>
              <w:ins w:id="5763" w:author="The Si Tran" w:date="2012-12-07T22:21:00Z">
                <m:r>
                  <w:rPr>
                    <w:rFonts w:ascii="Cambria Math" w:hAnsi="Cambria Math"/>
                    <w:sz w:val="26"/>
                    <w:szCs w:val="26"/>
                  </w:rPr>
                  <m:t>0</m:t>
                </m:r>
              </w:ins>
            </m:sub>
          </m:sSub>
          <w:ins w:id="5764" w:author="The Si Tran" w:date="2012-12-07T22:21:00Z">
            <m:r>
              <w:rPr>
                <w:rFonts w:ascii="Cambria Math" w:hAnsi="Cambria Math"/>
                <w:sz w:val="26"/>
                <w:szCs w:val="26"/>
              </w:rPr>
              <m:t>+</m:t>
            </m:r>
          </w:ins>
          <m:sSub>
            <m:sSubPr>
              <m:ctrlPr>
                <w:ins w:id="5765" w:author="The Si Tran" w:date="2012-12-07T22:21:00Z">
                  <w:rPr>
                    <w:rFonts w:ascii="Cambria Math" w:hAnsi="Cambria Math"/>
                    <w:i/>
                    <w:sz w:val="26"/>
                    <w:szCs w:val="26"/>
                  </w:rPr>
                </w:ins>
              </m:ctrlPr>
            </m:sSubPr>
            <m:e>
              <w:ins w:id="5766" w:author="The Si Tran" w:date="2012-12-07T22:21:00Z">
                <m:r>
                  <w:rPr>
                    <w:rFonts w:ascii="Cambria Math" w:hAnsi="Cambria Math"/>
                    <w:sz w:val="26"/>
                    <w:szCs w:val="26"/>
                  </w:rPr>
                  <m:t>a</m:t>
                </m:r>
              </w:ins>
            </m:e>
            <m:sub>
              <w:ins w:id="5767" w:author="The Si Tran" w:date="2012-12-07T22:21:00Z">
                <m:r>
                  <w:rPr>
                    <w:rFonts w:ascii="Cambria Math" w:hAnsi="Cambria Math"/>
                    <w:sz w:val="26"/>
                    <w:szCs w:val="26"/>
                  </w:rPr>
                  <m:t>1</m:t>
                </m:r>
              </w:ins>
            </m:sub>
          </m:sSub>
          <w:ins w:id="5768" w:author="The Si Tran" w:date="2012-12-07T22:21:00Z">
            <m:r>
              <w:rPr>
                <w:rFonts w:ascii="Cambria Math" w:hAnsi="Cambria Math"/>
                <w:sz w:val="26"/>
                <w:szCs w:val="26"/>
              </w:rPr>
              <m:t>y</m:t>
            </m:r>
          </w:ins>
          <m:d>
            <m:dPr>
              <m:ctrlPr>
                <w:ins w:id="5769" w:author="The Si Tran" w:date="2012-12-07T22:21:00Z">
                  <w:rPr>
                    <w:rFonts w:ascii="Cambria Math" w:hAnsi="Cambria Math"/>
                    <w:i/>
                    <w:sz w:val="26"/>
                    <w:szCs w:val="26"/>
                  </w:rPr>
                </w:ins>
              </m:ctrlPr>
            </m:dPr>
            <m:e>
              <w:ins w:id="5770" w:author="The Si Tran" w:date="2012-12-07T22:21:00Z">
                <m:r>
                  <w:rPr>
                    <w:rFonts w:ascii="Cambria Math" w:hAnsi="Cambria Math"/>
                    <w:sz w:val="26"/>
                    <w:szCs w:val="26"/>
                  </w:rPr>
                  <m:t>t</m:t>
                </m:r>
              </w:ins>
            </m:e>
          </m:d>
          <w:ins w:id="5771" w:author="The Si Tran" w:date="2012-12-07T22:21:00Z">
            <m:r>
              <w:rPr>
                <w:rFonts w:ascii="Cambria Math" w:hAnsi="Cambria Math"/>
                <w:sz w:val="26"/>
                <w:szCs w:val="26"/>
              </w:rPr>
              <m:t>+…+</m:t>
            </m:r>
          </w:ins>
          <m:sSub>
            <m:sSubPr>
              <m:ctrlPr>
                <w:ins w:id="5772" w:author="The Si Tran" w:date="2012-12-07T22:21:00Z">
                  <w:rPr>
                    <w:rFonts w:ascii="Cambria Math" w:hAnsi="Cambria Math"/>
                    <w:i/>
                    <w:sz w:val="26"/>
                    <w:szCs w:val="26"/>
                  </w:rPr>
                </w:ins>
              </m:ctrlPr>
            </m:sSubPr>
            <m:e>
              <w:ins w:id="5773" w:author="The Si Tran" w:date="2012-12-07T22:21:00Z">
                <m:r>
                  <w:rPr>
                    <w:rFonts w:ascii="Cambria Math" w:hAnsi="Cambria Math"/>
                    <w:sz w:val="26"/>
                    <w:szCs w:val="26"/>
                  </w:rPr>
                  <m:t>a</m:t>
                </m:r>
              </w:ins>
            </m:e>
            <m:sub>
              <w:ins w:id="5774" w:author="The Si Tran" w:date="2012-12-07T22:21:00Z">
                <m:r>
                  <w:rPr>
                    <w:rFonts w:ascii="Cambria Math" w:hAnsi="Cambria Math"/>
                    <w:sz w:val="26"/>
                    <w:szCs w:val="26"/>
                  </w:rPr>
                  <m:t>p</m:t>
                </m:r>
              </w:ins>
            </m:sub>
          </m:sSub>
          <w:ins w:id="5775" w:author="The Si Tran" w:date="2012-12-07T22:21:00Z">
            <m:r>
              <w:rPr>
                <w:rFonts w:ascii="Cambria Math" w:hAnsi="Cambria Math"/>
                <w:sz w:val="26"/>
                <w:szCs w:val="26"/>
              </w:rPr>
              <m:t>y</m:t>
            </m:r>
          </w:ins>
          <m:d>
            <m:dPr>
              <m:ctrlPr>
                <w:ins w:id="5776" w:author="The Si Tran" w:date="2012-12-07T22:21:00Z">
                  <w:rPr>
                    <w:rFonts w:ascii="Cambria Math" w:hAnsi="Cambria Math"/>
                    <w:i/>
                    <w:sz w:val="26"/>
                    <w:szCs w:val="26"/>
                  </w:rPr>
                </w:ins>
              </m:ctrlPr>
            </m:dPr>
            <m:e>
              <w:ins w:id="5777" w:author="The Si Tran" w:date="2012-12-07T22:21:00Z">
                <m:r>
                  <w:rPr>
                    <w:rFonts w:ascii="Cambria Math" w:hAnsi="Cambria Math"/>
                    <w:sz w:val="26"/>
                    <w:szCs w:val="26"/>
                  </w:rPr>
                  <m:t>t-p+1</m:t>
                </m:r>
              </w:ins>
            </m:e>
          </m:d>
          <w:ins w:id="5778" w:author="The Si Tran" w:date="2012-12-07T22:21:00Z">
            <m:r>
              <w:rPr>
                <w:rFonts w:ascii="Cambria Math" w:hAnsi="Cambria Math"/>
                <w:sz w:val="26"/>
                <w:szCs w:val="26"/>
              </w:rPr>
              <m:t>+0+</m:t>
            </m:r>
          </w:ins>
          <m:sSub>
            <m:sSubPr>
              <m:ctrlPr>
                <w:ins w:id="5779" w:author="The Si Tran" w:date="2012-12-07T22:21:00Z">
                  <w:rPr>
                    <w:rFonts w:ascii="Cambria Math" w:hAnsi="Cambria Math"/>
                    <w:i/>
                    <w:sz w:val="26"/>
                    <w:szCs w:val="26"/>
                  </w:rPr>
                </w:ins>
              </m:ctrlPr>
            </m:sSubPr>
            <m:e>
              <w:ins w:id="5780" w:author="The Si Tran" w:date="2012-12-07T22:21:00Z">
                <m:r>
                  <w:rPr>
                    <w:rFonts w:ascii="Cambria Math" w:hAnsi="Cambria Math"/>
                    <w:sz w:val="26"/>
                    <w:szCs w:val="26"/>
                  </w:rPr>
                  <m:t>b</m:t>
                </m:r>
              </w:ins>
            </m:e>
            <m:sub>
              <w:ins w:id="5781" w:author="The Si Tran" w:date="2012-12-07T22:21:00Z">
                <m:r>
                  <w:rPr>
                    <w:rFonts w:ascii="Cambria Math" w:hAnsi="Cambria Math"/>
                    <w:sz w:val="26"/>
                    <w:szCs w:val="26"/>
                  </w:rPr>
                  <m:t>1</m:t>
                </m:r>
              </w:ins>
            </m:sub>
          </m:sSub>
          <w:ins w:id="5782" w:author="The Si Tran" w:date="2012-12-07T22:21:00Z">
            <m:r>
              <w:rPr>
                <w:rFonts w:ascii="Cambria Math" w:hAnsi="Cambria Math"/>
                <w:sz w:val="26"/>
                <w:szCs w:val="26"/>
              </w:rPr>
              <m:t>e</m:t>
            </m:r>
          </w:ins>
          <m:d>
            <m:dPr>
              <m:ctrlPr>
                <w:ins w:id="5783" w:author="The Si Tran" w:date="2012-12-07T22:21:00Z">
                  <w:rPr>
                    <w:rFonts w:ascii="Cambria Math" w:hAnsi="Cambria Math"/>
                    <w:i/>
                    <w:sz w:val="26"/>
                    <w:szCs w:val="26"/>
                  </w:rPr>
                </w:ins>
              </m:ctrlPr>
            </m:dPr>
            <m:e>
              <w:ins w:id="5784" w:author="The Si Tran" w:date="2012-12-07T22:21:00Z">
                <m:r>
                  <w:rPr>
                    <w:rFonts w:ascii="Cambria Math" w:hAnsi="Cambria Math"/>
                    <w:sz w:val="26"/>
                    <w:szCs w:val="26"/>
                  </w:rPr>
                  <m:t>t</m:t>
                </m:r>
              </w:ins>
            </m:e>
          </m:d>
          <w:ins w:id="5785" w:author="The Si Tran" w:date="2012-12-07T22:21:00Z">
            <m:r>
              <w:rPr>
                <w:rFonts w:ascii="Cambria Math" w:hAnsi="Cambria Math"/>
                <w:sz w:val="26"/>
                <w:szCs w:val="26"/>
              </w:rPr>
              <m:t>+…+</m:t>
            </m:r>
          </w:ins>
          <m:sSub>
            <m:sSubPr>
              <m:ctrlPr>
                <w:ins w:id="5786" w:author="The Si Tran" w:date="2012-12-07T22:21:00Z">
                  <w:rPr>
                    <w:rFonts w:ascii="Cambria Math" w:hAnsi="Cambria Math"/>
                    <w:i/>
                    <w:sz w:val="26"/>
                    <w:szCs w:val="26"/>
                  </w:rPr>
                </w:ins>
              </m:ctrlPr>
            </m:sSubPr>
            <m:e>
              <w:ins w:id="5787" w:author="The Si Tran" w:date="2012-12-07T22:21:00Z">
                <m:r>
                  <w:rPr>
                    <w:rFonts w:ascii="Cambria Math" w:hAnsi="Cambria Math"/>
                    <w:sz w:val="26"/>
                    <w:szCs w:val="26"/>
                  </w:rPr>
                  <m:t>b</m:t>
                </m:r>
              </w:ins>
            </m:e>
            <m:sub>
              <w:ins w:id="5788" w:author="The Si Tran" w:date="2012-12-07T22:21:00Z">
                <m:r>
                  <w:rPr>
                    <w:rFonts w:ascii="Cambria Math" w:hAnsi="Cambria Math"/>
                    <w:sz w:val="26"/>
                    <w:szCs w:val="26"/>
                  </w:rPr>
                  <m:t>q</m:t>
                </m:r>
              </w:ins>
            </m:sub>
          </m:sSub>
          <w:ins w:id="5789" w:author="The Si Tran" w:date="2012-12-07T22:21:00Z">
            <m:r>
              <w:rPr>
                <w:rFonts w:ascii="Cambria Math" w:hAnsi="Cambria Math"/>
                <w:sz w:val="26"/>
                <w:szCs w:val="26"/>
              </w:rPr>
              <m:t>e(1-q+1)</m:t>
            </m:r>
          </w:ins>
        </m:oMath>
      </m:oMathPara>
    </w:p>
    <w:p w14:paraId="1BBB3B19" w14:textId="77777777" w:rsidR="00C74575" w:rsidRPr="001C47AE" w:rsidRDefault="004C2D67">
      <w:pPr>
        <w:pStyle w:val="ListParagraph"/>
        <w:spacing w:line="360" w:lineRule="auto"/>
        <w:ind w:left="360"/>
        <w:rPr>
          <w:ins w:id="5790" w:author="The Si Tran" w:date="2012-12-07T22:21:00Z"/>
          <w:rFonts w:ascii="Times New Roman" w:eastAsiaTheme="minorEastAsia" w:hAnsi="Times New Roman"/>
          <w:sz w:val="26"/>
          <w:szCs w:val="26"/>
        </w:rPr>
        <w:pPrChange w:id="5791" w:author="The Si Tran" w:date="2012-12-14T05:31:00Z">
          <w:pPr>
            <w:pStyle w:val="ListParagraph"/>
            <w:ind w:left="792"/>
          </w:pPr>
        </w:pPrChange>
      </w:pPr>
      <m:oMathPara>
        <m:oMathParaPr>
          <m:jc m:val="left"/>
        </m:oMathParaPr>
        <m:oMath>
          <m:acc>
            <m:accPr>
              <m:ctrlPr>
                <w:ins w:id="5792" w:author="The Si Tran" w:date="2012-12-07T22:21:00Z">
                  <w:rPr>
                    <w:rFonts w:ascii="Cambria Math" w:hAnsi="Cambria Math"/>
                    <w:i/>
                    <w:sz w:val="26"/>
                    <w:szCs w:val="26"/>
                  </w:rPr>
                </w:ins>
              </m:ctrlPr>
            </m:accPr>
            <m:e>
              <w:ins w:id="5793" w:author="The Si Tran" w:date="2012-12-07T22:21:00Z">
                <m:r>
                  <w:rPr>
                    <w:rFonts w:ascii="Cambria Math" w:hAnsi="Cambria Math"/>
                    <w:sz w:val="26"/>
                    <w:szCs w:val="26"/>
                  </w:rPr>
                  <m:t>y</m:t>
                </m:r>
              </w:ins>
            </m:e>
          </m:acc>
          <m:d>
            <m:dPr>
              <m:ctrlPr>
                <w:ins w:id="5794" w:author="The Si Tran" w:date="2012-12-07T22:21:00Z">
                  <w:rPr>
                    <w:rFonts w:ascii="Cambria Math" w:hAnsi="Cambria Math"/>
                    <w:i/>
                    <w:sz w:val="26"/>
                    <w:szCs w:val="26"/>
                  </w:rPr>
                </w:ins>
              </m:ctrlPr>
            </m:dPr>
            <m:e>
              <w:ins w:id="5795" w:author="The Si Tran" w:date="2012-12-07T22:21:00Z">
                <m:r>
                  <w:rPr>
                    <w:rFonts w:ascii="Cambria Math" w:hAnsi="Cambria Math"/>
                    <w:sz w:val="26"/>
                    <w:szCs w:val="26"/>
                  </w:rPr>
                  <m:t>t+2</m:t>
                </m:r>
              </w:ins>
            </m:e>
          </m:d>
          <w:ins w:id="5796" w:author="The Si Tran" w:date="2012-12-07T22:21:00Z">
            <m:r>
              <w:rPr>
                <w:rFonts w:ascii="Cambria Math" w:hAnsi="Cambria Math"/>
                <w:sz w:val="26"/>
                <w:szCs w:val="26"/>
              </w:rPr>
              <m:t>=</m:t>
            </m:r>
          </w:ins>
          <m:sSub>
            <m:sSubPr>
              <m:ctrlPr>
                <w:ins w:id="5797" w:author="The Si Tran" w:date="2012-12-07T22:21:00Z">
                  <w:rPr>
                    <w:rFonts w:ascii="Cambria Math" w:hAnsi="Cambria Math"/>
                    <w:i/>
                    <w:sz w:val="26"/>
                    <w:szCs w:val="26"/>
                  </w:rPr>
                </w:ins>
              </m:ctrlPr>
            </m:sSubPr>
            <m:e>
              <w:ins w:id="5798" w:author="The Si Tran" w:date="2012-12-07T22:21:00Z">
                <m:r>
                  <w:rPr>
                    <w:rFonts w:ascii="Cambria Math" w:hAnsi="Cambria Math"/>
                    <w:sz w:val="26"/>
                    <w:szCs w:val="26"/>
                  </w:rPr>
                  <m:t>a</m:t>
                </m:r>
              </w:ins>
            </m:e>
            <m:sub>
              <w:ins w:id="5799" w:author="The Si Tran" w:date="2012-12-07T22:21:00Z">
                <m:r>
                  <w:rPr>
                    <w:rFonts w:ascii="Cambria Math" w:hAnsi="Cambria Math"/>
                    <w:sz w:val="26"/>
                    <w:szCs w:val="26"/>
                  </w:rPr>
                  <m:t>0</m:t>
                </m:r>
              </w:ins>
            </m:sub>
          </m:sSub>
          <w:ins w:id="5800" w:author="The Si Tran" w:date="2012-12-07T22:21:00Z">
            <m:r>
              <w:rPr>
                <w:rFonts w:ascii="Cambria Math" w:hAnsi="Cambria Math"/>
                <w:sz w:val="26"/>
                <w:szCs w:val="26"/>
              </w:rPr>
              <m:t>+</m:t>
            </m:r>
          </w:ins>
          <m:sSub>
            <m:sSubPr>
              <m:ctrlPr>
                <w:ins w:id="5801" w:author="The Si Tran" w:date="2012-12-07T22:21:00Z">
                  <w:rPr>
                    <w:rFonts w:ascii="Cambria Math" w:hAnsi="Cambria Math"/>
                    <w:i/>
                    <w:sz w:val="26"/>
                    <w:szCs w:val="26"/>
                  </w:rPr>
                </w:ins>
              </m:ctrlPr>
            </m:sSubPr>
            <m:e>
              <w:ins w:id="5802" w:author="The Si Tran" w:date="2012-12-07T22:21:00Z">
                <m:r>
                  <w:rPr>
                    <w:rFonts w:ascii="Cambria Math" w:hAnsi="Cambria Math"/>
                    <w:sz w:val="26"/>
                    <w:szCs w:val="26"/>
                  </w:rPr>
                  <m:t>a</m:t>
                </m:r>
              </w:ins>
            </m:e>
            <m:sub>
              <w:ins w:id="5803" w:author="The Si Tran" w:date="2012-12-07T22:21:00Z">
                <m:r>
                  <w:rPr>
                    <w:rFonts w:ascii="Cambria Math" w:hAnsi="Cambria Math"/>
                    <w:sz w:val="26"/>
                    <w:szCs w:val="26"/>
                  </w:rPr>
                  <m:t>1</m:t>
                </m:r>
              </w:ins>
            </m:sub>
          </m:sSub>
          <w:ins w:id="5804" w:author="The Si Tran" w:date="2012-12-07T22:21:00Z">
            <m:r>
              <w:rPr>
                <w:rFonts w:ascii="Cambria Math" w:hAnsi="Cambria Math"/>
                <w:sz w:val="26"/>
                <w:szCs w:val="26"/>
              </w:rPr>
              <m:t>y</m:t>
            </m:r>
          </w:ins>
          <m:d>
            <m:dPr>
              <m:ctrlPr>
                <w:ins w:id="5805" w:author="The Si Tran" w:date="2012-12-07T22:21:00Z">
                  <w:rPr>
                    <w:rFonts w:ascii="Cambria Math" w:hAnsi="Cambria Math"/>
                    <w:i/>
                    <w:sz w:val="26"/>
                    <w:szCs w:val="26"/>
                  </w:rPr>
                </w:ins>
              </m:ctrlPr>
            </m:dPr>
            <m:e>
              <w:ins w:id="5806" w:author="The Si Tran" w:date="2012-12-07T22:21:00Z">
                <m:r>
                  <w:rPr>
                    <w:rFonts w:ascii="Cambria Math" w:hAnsi="Cambria Math"/>
                    <w:sz w:val="26"/>
                    <w:szCs w:val="26"/>
                  </w:rPr>
                  <m:t>t+1</m:t>
                </m:r>
              </w:ins>
            </m:e>
          </m:d>
          <w:ins w:id="5807" w:author="The Si Tran" w:date="2012-12-07T22:21:00Z">
            <m:r>
              <w:rPr>
                <w:rFonts w:ascii="Cambria Math" w:hAnsi="Cambria Math"/>
                <w:sz w:val="26"/>
                <w:szCs w:val="26"/>
              </w:rPr>
              <m:t>+…+</m:t>
            </m:r>
          </w:ins>
          <m:sSub>
            <m:sSubPr>
              <m:ctrlPr>
                <w:ins w:id="5808" w:author="The Si Tran" w:date="2012-12-07T22:21:00Z">
                  <w:rPr>
                    <w:rFonts w:ascii="Cambria Math" w:hAnsi="Cambria Math"/>
                    <w:i/>
                    <w:sz w:val="26"/>
                    <w:szCs w:val="26"/>
                  </w:rPr>
                </w:ins>
              </m:ctrlPr>
            </m:sSubPr>
            <m:e>
              <w:ins w:id="5809" w:author="The Si Tran" w:date="2012-12-07T22:21:00Z">
                <m:r>
                  <w:rPr>
                    <w:rFonts w:ascii="Cambria Math" w:hAnsi="Cambria Math"/>
                    <w:sz w:val="26"/>
                    <w:szCs w:val="26"/>
                  </w:rPr>
                  <m:t>a</m:t>
                </m:r>
              </w:ins>
            </m:e>
            <m:sub>
              <w:ins w:id="5810" w:author="The Si Tran" w:date="2012-12-07T22:21:00Z">
                <m:r>
                  <w:rPr>
                    <w:rFonts w:ascii="Cambria Math" w:hAnsi="Cambria Math"/>
                    <w:sz w:val="26"/>
                    <w:szCs w:val="26"/>
                  </w:rPr>
                  <m:t>p</m:t>
                </m:r>
              </w:ins>
            </m:sub>
          </m:sSub>
          <w:ins w:id="5811" w:author="The Si Tran" w:date="2012-12-07T22:21:00Z">
            <m:r>
              <w:rPr>
                <w:rFonts w:ascii="Cambria Math" w:hAnsi="Cambria Math"/>
                <w:sz w:val="26"/>
                <w:szCs w:val="26"/>
              </w:rPr>
              <m:t>y</m:t>
            </m:r>
          </w:ins>
          <m:d>
            <m:dPr>
              <m:ctrlPr>
                <w:ins w:id="5812" w:author="The Si Tran" w:date="2012-12-07T22:21:00Z">
                  <w:rPr>
                    <w:rFonts w:ascii="Cambria Math" w:hAnsi="Cambria Math"/>
                    <w:i/>
                    <w:sz w:val="26"/>
                    <w:szCs w:val="26"/>
                  </w:rPr>
                </w:ins>
              </m:ctrlPr>
            </m:dPr>
            <m:e>
              <w:ins w:id="5813" w:author="The Si Tran" w:date="2012-12-07T22:21:00Z">
                <m:r>
                  <w:rPr>
                    <w:rFonts w:ascii="Cambria Math" w:hAnsi="Cambria Math"/>
                    <w:sz w:val="26"/>
                    <w:szCs w:val="26"/>
                  </w:rPr>
                  <m:t>t-p+2</m:t>
                </m:r>
              </w:ins>
            </m:e>
          </m:d>
          <w:ins w:id="5814" w:author="The Si Tran" w:date="2012-12-07T22:21:00Z">
            <m:r>
              <w:rPr>
                <w:rFonts w:ascii="Cambria Math" w:hAnsi="Cambria Math"/>
                <w:sz w:val="26"/>
                <w:szCs w:val="26"/>
              </w:rPr>
              <m:t>+0+</m:t>
            </m:r>
          </w:ins>
          <m:sSub>
            <m:sSubPr>
              <m:ctrlPr>
                <w:ins w:id="5815" w:author="The Si Tran" w:date="2012-12-07T22:21:00Z">
                  <w:rPr>
                    <w:rFonts w:ascii="Cambria Math" w:hAnsi="Cambria Math"/>
                    <w:i/>
                    <w:sz w:val="26"/>
                    <w:szCs w:val="26"/>
                  </w:rPr>
                </w:ins>
              </m:ctrlPr>
            </m:sSubPr>
            <m:e>
              <w:ins w:id="5816" w:author="The Si Tran" w:date="2012-12-07T22:21:00Z">
                <m:r>
                  <w:rPr>
                    <w:rFonts w:ascii="Cambria Math" w:hAnsi="Cambria Math"/>
                    <w:sz w:val="26"/>
                    <w:szCs w:val="26"/>
                  </w:rPr>
                  <m:t>b</m:t>
                </m:r>
              </w:ins>
            </m:e>
            <m:sub>
              <w:ins w:id="5817" w:author="The Si Tran" w:date="2012-12-07T22:21:00Z">
                <m:r>
                  <w:rPr>
                    <w:rFonts w:ascii="Cambria Math" w:hAnsi="Cambria Math"/>
                    <w:sz w:val="26"/>
                    <w:szCs w:val="26"/>
                  </w:rPr>
                  <m:t>1</m:t>
                </m:r>
              </w:ins>
            </m:sub>
          </m:sSub>
          <w:ins w:id="5818" w:author="The Si Tran" w:date="2012-12-07T22:21:00Z">
            <m:r>
              <w:rPr>
                <w:rFonts w:ascii="Cambria Math" w:hAnsi="Cambria Math"/>
                <w:sz w:val="26"/>
                <w:szCs w:val="26"/>
              </w:rPr>
              <m:t>0+…+</m:t>
            </m:r>
          </w:ins>
          <m:sSub>
            <m:sSubPr>
              <m:ctrlPr>
                <w:ins w:id="5819" w:author="The Si Tran" w:date="2012-12-07T22:21:00Z">
                  <w:rPr>
                    <w:rFonts w:ascii="Cambria Math" w:hAnsi="Cambria Math"/>
                    <w:i/>
                    <w:sz w:val="26"/>
                    <w:szCs w:val="26"/>
                  </w:rPr>
                </w:ins>
              </m:ctrlPr>
            </m:sSubPr>
            <m:e>
              <w:ins w:id="5820" w:author="The Si Tran" w:date="2012-12-07T22:21:00Z">
                <m:r>
                  <w:rPr>
                    <w:rFonts w:ascii="Cambria Math" w:hAnsi="Cambria Math"/>
                    <w:sz w:val="26"/>
                    <w:szCs w:val="26"/>
                  </w:rPr>
                  <m:t>b</m:t>
                </m:r>
              </w:ins>
            </m:e>
            <m:sub>
              <w:ins w:id="5821" w:author="The Si Tran" w:date="2012-12-07T22:21:00Z">
                <m:r>
                  <w:rPr>
                    <w:rFonts w:ascii="Cambria Math" w:hAnsi="Cambria Math"/>
                    <w:sz w:val="26"/>
                    <w:szCs w:val="26"/>
                  </w:rPr>
                  <m:t>q</m:t>
                </m:r>
              </w:ins>
            </m:sub>
          </m:sSub>
          <w:ins w:id="5822" w:author="The Si Tran" w:date="2012-12-07T22:21:00Z">
            <m:r>
              <w:rPr>
                <w:rFonts w:ascii="Cambria Math" w:hAnsi="Cambria Math"/>
                <w:sz w:val="26"/>
                <w:szCs w:val="26"/>
              </w:rPr>
              <m:t>e(1-q+2)</m:t>
            </m:r>
          </w:ins>
        </m:oMath>
      </m:oMathPara>
    </w:p>
    <w:p w14:paraId="78D6F38A" w14:textId="77777777" w:rsidR="00C74575" w:rsidRPr="001C47AE" w:rsidRDefault="004C2D67">
      <w:pPr>
        <w:pStyle w:val="ListParagraph"/>
        <w:spacing w:line="360" w:lineRule="auto"/>
        <w:ind w:left="360"/>
        <w:rPr>
          <w:ins w:id="5823" w:author="The Si Tran" w:date="2012-12-07T22:21:00Z"/>
          <w:rFonts w:ascii="Times New Roman" w:eastAsiaTheme="minorEastAsia" w:hAnsi="Times New Roman"/>
          <w:sz w:val="26"/>
          <w:szCs w:val="26"/>
        </w:rPr>
        <w:pPrChange w:id="5824" w:author="The Si Tran" w:date="2012-12-14T05:31:00Z">
          <w:pPr>
            <w:pStyle w:val="ListParagraph"/>
            <w:ind w:left="792"/>
          </w:pPr>
        </w:pPrChange>
      </w:pPr>
      <m:oMathPara>
        <m:oMathParaPr>
          <m:jc m:val="left"/>
        </m:oMathParaPr>
        <m:oMath>
          <m:acc>
            <m:accPr>
              <m:ctrlPr>
                <w:ins w:id="5825" w:author="The Si Tran" w:date="2012-12-07T22:21:00Z">
                  <w:rPr>
                    <w:rFonts w:ascii="Cambria Math" w:hAnsi="Cambria Math"/>
                    <w:i/>
                    <w:sz w:val="26"/>
                    <w:szCs w:val="26"/>
                  </w:rPr>
                </w:ins>
              </m:ctrlPr>
            </m:accPr>
            <m:e>
              <w:ins w:id="5826" w:author="The Si Tran" w:date="2012-12-07T22:21:00Z">
                <m:r>
                  <w:rPr>
                    <w:rFonts w:ascii="Cambria Math" w:hAnsi="Cambria Math"/>
                    <w:sz w:val="26"/>
                    <w:szCs w:val="26"/>
                  </w:rPr>
                  <m:t>y</m:t>
                </m:r>
              </w:ins>
            </m:e>
          </m:acc>
          <m:d>
            <m:dPr>
              <m:ctrlPr>
                <w:ins w:id="5827" w:author="The Si Tran" w:date="2012-12-07T22:21:00Z">
                  <w:rPr>
                    <w:rFonts w:ascii="Cambria Math" w:hAnsi="Cambria Math"/>
                    <w:i/>
                    <w:sz w:val="26"/>
                    <w:szCs w:val="26"/>
                  </w:rPr>
                </w:ins>
              </m:ctrlPr>
            </m:dPr>
            <m:e>
              <w:ins w:id="5828" w:author="The Si Tran" w:date="2012-12-07T22:21:00Z">
                <m:r>
                  <w:rPr>
                    <w:rFonts w:ascii="Cambria Math" w:hAnsi="Cambria Math"/>
                    <w:sz w:val="26"/>
                    <w:szCs w:val="26"/>
                  </w:rPr>
                  <m:t>t+3</m:t>
                </m:r>
              </w:ins>
            </m:e>
          </m:d>
          <w:ins w:id="5829" w:author="The Si Tran" w:date="2012-12-07T22:21:00Z">
            <m:r>
              <w:rPr>
                <w:rFonts w:ascii="Cambria Math" w:hAnsi="Cambria Math"/>
                <w:sz w:val="26"/>
                <w:szCs w:val="26"/>
              </w:rPr>
              <m:t>=</m:t>
            </m:r>
          </w:ins>
          <m:sSub>
            <m:sSubPr>
              <m:ctrlPr>
                <w:ins w:id="5830" w:author="The Si Tran" w:date="2012-12-07T22:21:00Z">
                  <w:rPr>
                    <w:rFonts w:ascii="Cambria Math" w:hAnsi="Cambria Math"/>
                    <w:i/>
                    <w:sz w:val="26"/>
                    <w:szCs w:val="26"/>
                  </w:rPr>
                </w:ins>
              </m:ctrlPr>
            </m:sSubPr>
            <m:e>
              <w:ins w:id="5831" w:author="The Si Tran" w:date="2012-12-07T22:21:00Z">
                <m:r>
                  <w:rPr>
                    <w:rFonts w:ascii="Cambria Math" w:hAnsi="Cambria Math"/>
                    <w:sz w:val="26"/>
                    <w:szCs w:val="26"/>
                  </w:rPr>
                  <m:t>a</m:t>
                </m:r>
              </w:ins>
            </m:e>
            <m:sub>
              <w:ins w:id="5832" w:author="The Si Tran" w:date="2012-12-07T22:21:00Z">
                <m:r>
                  <w:rPr>
                    <w:rFonts w:ascii="Cambria Math" w:hAnsi="Cambria Math"/>
                    <w:sz w:val="26"/>
                    <w:szCs w:val="26"/>
                  </w:rPr>
                  <m:t>0</m:t>
                </m:r>
              </w:ins>
            </m:sub>
          </m:sSub>
          <w:ins w:id="5833" w:author="The Si Tran" w:date="2012-12-07T22:21:00Z">
            <m:r>
              <w:rPr>
                <w:rFonts w:ascii="Cambria Math" w:hAnsi="Cambria Math"/>
                <w:sz w:val="26"/>
                <w:szCs w:val="26"/>
              </w:rPr>
              <m:t>+</m:t>
            </m:r>
          </w:ins>
          <m:sSub>
            <m:sSubPr>
              <m:ctrlPr>
                <w:ins w:id="5834" w:author="The Si Tran" w:date="2012-12-07T22:21:00Z">
                  <w:rPr>
                    <w:rFonts w:ascii="Cambria Math" w:hAnsi="Cambria Math"/>
                    <w:i/>
                    <w:sz w:val="26"/>
                    <w:szCs w:val="26"/>
                  </w:rPr>
                </w:ins>
              </m:ctrlPr>
            </m:sSubPr>
            <m:e>
              <w:ins w:id="5835" w:author="The Si Tran" w:date="2012-12-07T22:21:00Z">
                <m:r>
                  <w:rPr>
                    <w:rFonts w:ascii="Cambria Math" w:hAnsi="Cambria Math"/>
                    <w:sz w:val="26"/>
                    <w:szCs w:val="26"/>
                  </w:rPr>
                  <m:t>a</m:t>
                </m:r>
              </w:ins>
            </m:e>
            <m:sub>
              <w:ins w:id="5836" w:author="The Si Tran" w:date="2012-12-07T22:21:00Z">
                <m:r>
                  <w:rPr>
                    <w:rFonts w:ascii="Cambria Math" w:hAnsi="Cambria Math"/>
                    <w:sz w:val="26"/>
                    <w:szCs w:val="26"/>
                  </w:rPr>
                  <m:t>1</m:t>
                </m:r>
              </w:ins>
            </m:sub>
          </m:sSub>
          <w:ins w:id="5837" w:author="The Si Tran" w:date="2012-12-07T22:21:00Z">
            <m:r>
              <w:rPr>
                <w:rFonts w:ascii="Cambria Math" w:hAnsi="Cambria Math"/>
                <w:sz w:val="26"/>
                <w:szCs w:val="26"/>
              </w:rPr>
              <m:t>y</m:t>
            </m:r>
          </w:ins>
          <m:d>
            <m:dPr>
              <m:ctrlPr>
                <w:ins w:id="5838" w:author="The Si Tran" w:date="2012-12-07T22:21:00Z">
                  <w:rPr>
                    <w:rFonts w:ascii="Cambria Math" w:hAnsi="Cambria Math"/>
                    <w:i/>
                    <w:sz w:val="26"/>
                    <w:szCs w:val="26"/>
                  </w:rPr>
                </w:ins>
              </m:ctrlPr>
            </m:dPr>
            <m:e>
              <w:ins w:id="5839" w:author="The Si Tran" w:date="2012-12-07T22:21:00Z">
                <m:r>
                  <w:rPr>
                    <w:rFonts w:ascii="Cambria Math" w:hAnsi="Cambria Math"/>
                    <w:sz w:val="26"/>
                    <w:szCs w:val="26"/>
                  </w:rPr>
                  <m:t>t+2</m:t>
                </m:r>
              </w:ins>
            </m:e>
          </m:d>
          <w:ins w:id="5840" w:author="The Si Tran" w:date="2012-12-07T22:21:00Z">
            <m:r>
              <w:rPr>
                <w:rFonts w:ascii="Cambria Math" w:hAnsi="Cambria Math"/>
                <w:sz w:val="26"/>
                <w:szCs w:val="26"/>
              </w:rPr>
              <m:t>+…+</m:t>
            </m:r>
          </w:ins>
          <m:sSub>
            <m:sSubPr>
              <m:ctrlPr>
                <w:ins w:id="5841" w:author="The Si Tran" w:date="2012-12-07T22:21:00Z">
                  <w:rPr>
                    <w:rFonts w:ascii="Cambria Math" w:hAnsi="Cambria Math"/>
                    <w:i/>
                    <w:sz w:val="26"/>
                    <w:szCs w:val="26"/>
                  </w:rPr>
                </w:ins>
              </m:ctrlPr>
            </m:sSubPr>
            <m:e>
              <w:ins w:id="5842" w:author="The Si Tran" w:date="2012-12-07T22:21:00Z">
                <m:r>
                  <w:rPr>
                    <w:rFonts w:ascii="Cambria Math" w:hAnsi="Cambria Math"/>
                    <w:sz w:val="26"/>
                    <w:szCs w:val="26"/>
                  </w:rPr>
                  <m:t>a</m:t>
                </m:r>
              </w:ins>
            </m:e>
            <m:sub>
              <w:ins w:id="5843" w:author="The Si Tran" w:date="2012-12-07T22:21:00Z">
                <m:r>
                  <w:rPr>
                    <w:rFonts w:ascii="Cambria Math" w:hAnsi="Cambria Math"/>
                    <w:sz w:val="26"/>
                    <w:szCs w:val="26"/>
                  </w:rPr>
                  <m:t>p</m:t>
                </m:r>
              </w:ins>
            </m:sub>
          </m:sSub>
          <w:ins w:id="5844" w:author="The Si Tran" w:date="2012-12-07T22:21:00Z">
            <m:r>
              <w:rPr>
                <w:rFonts w:ascii="Cambria Math" w:hAnsi="Cambria Math"/>
                <w:sz w:val="26"/>
                <w:szCs w:val="26"/>
              </w:rPr>
              <m:t>y</m:t>
            </m:r>
          </w:ins>
          <m:d>
            <m:dPr>
              <m:ctrlPr>
                <w:ins w:id="5845" w:author="The Si Tran" w:date="2012-12-07T22:21:00Z">
                  <w:rPr>
                    <w:rFonts w:ascii="Cambria Math" w:hAnsi="Cambria Math"/>
                    <w:i/>
                    <w:sz w:val="26"/>
                    <w:szCs w:val="26"/>
                  </w:rPr>
                </w:ins>
              </m:ctrlPr>
            </m:dPr>
            <m:e>
              <w:ins w:id="5846" w:author="The Si Tran" w:date="2012-12-07T22:21:00Z">
                <m:r>
                  <w:rPr>
                    <w:rFonts w:ascii="Cambria Math" w:hAnsi="Cambria Math"/>
                    <w:sz w:val="26"/>
                    <w:szCs w:val="26"/>
                  </w:rPr>
                  <m:t>t-p+3</m:t>
                </m:r>
              </w:ins>
            </m:e>
          </m:d>
          <w:ins w:id="5847" w:author="The Si Tran" w:date="2012-12-07T22:21:00Z">
            <m:r>
              <w:rPr>
                <w:rFonts w:ascii="Cambria Math" w:hAnsi="Cambria Math"/>
                <w:sz w:val="26"/>
                <w:szCs w:val="26"/>
              </w:rPr>
              <m:t>+0+</m:t>
            </m:r>
          </w:ins>
          <m:sSub>
            <m:sSubPr>
              <m:ctrlPr>
                <w:ins w:id="5848" w:author="The Si Tran" w:date="2012-12-07T22:21:00Z">
                  <w:rPr>
                    <w:rFonts w:ascii="Cambria Math" w:hAnsi="Cambria Math"/>
                    <w:i/>
                    <w:sz w:val="26"/>
                    <w:szCs w:val="26"/>
                  </w:rPr>
                </w:ins>
              </m:ctrlPr>
            </m:sSubPr>
            <m:e>
              <w:ins w:id="5849" w:author="The Si Tran" w:date="2012-12-07T22:21:00Z">
                <m:r>
                  <w:rPr>
                    <w:rFonts w:ascii="Cambria Math" w:hAnsi="Cambria Math"/>
                    <w:sz w:val="26"/>
                    <w:szCs w:val="26"/>
                  </w:rPr>
                  <m:t>b</m:t>
                </m:r>
              </w:ins>
            </m:e>
            <m:sub>
              <w:ins w:id="5850" w:author="The Si Tran" w:date="2012-12-07T22:21:00Z">
                <m:r>
                  <w:rPr>
                    <w:rFonts w:ascii="Cambria Math" w:hAnsi="Cambria Math"/>
                    <w:sz w:val="26"/>
                    <w:szCs w:val="26"/>
                  </w:rPr>
                  <m:t>1</m:t>
                </m:r>
              </w:ins>
            </m:sub>
          </m:sSub>
          <w:ins w:id="5851" w:author="The Si Tran" w:date="2012-12-07T22:21:00Z">
            <m:r>
              <w:rPr>
                <w:rFonts w:ascii="Cambria Math" w:hAnsi="Cambria Math"/>
                <w:sz w:val="26"/>
                <w:szCs w:val="26"/>
              </w:rPr>
              <m:t>0+</m:t>
            </m:r>
          </w:ins>
          <m:sSub>
            <m:sSubPr>
              <m:ctrlPr>
                <w:ins w:id="5852" w:author="The Si Tran" w:date="2012-12-07T22:21:00Z">
                  <w:rPr>
                    <w:rFonts w:ascii="Cambria Math" w:hAnsi="Cambria Math"/>
                    <w:i/>
                    <w:sz w:val="26"/>
                    <w:szCs w:val="26"/>
                  </w:rPr>
                </w:ins>
              </m:ctrlPr>
            </m:sSubPr>
            <m:e>
              <w:ins w:id="5853" w:author="The Si Tran" w:date="2012-12-07T22:21:00Z">
                <m:r>
                  <w:rPr>
                    <w:rFonts w:ascii="Cambria Math" w:hAnsi="Cambria Math"/>
                    <w:sz w:val="26"/>
                    <w:szCs w:val="26"/>
                  </w:rPr>
                  <m:t>b</m:t>
                </m:r>
              </w:ins>
            </m:e>
            <m:sub>
              <w:ins w:id="5854" w:author="The Si Tran" w:date="2012-12-07T22:21:00Z">
                <m:r>
                  <w:rPr>
                    <w:rFonts w:ascii="Cambria Math" w:hAnsi="Cambria Math"/>
                    <w:sz w:val="26"/>
                    <w:szCs w:val="26"/>
                  </w:rPr>
                  <m:t>2</m:t>
                </m:r>
              </w:ins>
            </m:sub>
          </m:sSub>
          <w:ins w:id="5855" w:author="The Si Tran" w:date="2012-12-07T22:21:00Z">
            <m:r>
              <w:rPr>
                <w:rFonts w:ascii="Cambria Math" w:hAnsi="Cambria Math"/>
                <w:sz w:val="26"/>
                <w:szCs w:val="26"/>
              </w:rPr>
              <m:t>0+…+</m:t>
            </m:r>
          </w:ins>
          <m:sSub>
            <m:sSubPr>
              <m:ctrlPr>
                <w:ins w:id="5856" w:author="The Si Tran" w:date="2012-12-07T22:21:00Z">
                  <w:rPr>
                    <w:rFonts w:ascii="Cambria Math" w:hAnsi="Cambria Math"/>
                    <w:i/>
                    <w:sz w:val="26"/>
                    <w:szCs w:val="26"/>
                  </w:rPr>
                </w:ins>
              </m:ctrlPr>
            </m:sSubPr>
            <m:e>
              <w:ins w:id="5857" w:author="The Si Tran" w:date="2012-12-07T22:21:00Z">
                <m:r>
                  <w:rPr>
                    <w:rFonts w:ascii="Cambria Math" w:hAnsi="Cambria Math"/>
                    <w:sz w:val="26"/>
                    <w:szCs w:val="26"/>
                  </w:rPr>
                  <m:t>b</m:t>
                </m:r>
              </w:ins>
            </m:e>
            <m:sub>
              <w:ins w:id="5858" w:author="The Si Tran" w:date="2012-12-07T22:21:00Z">
                <m:r>
                  <w:rPr>
                    <w:rFonts w:ascii="Cambria Math" w:hAnsi="Cambria Math"/>
                    <w:sz w:val="26"/>
                    <w:szCs w:val="26"/>
                  </w:rPr>
                  <m:t>q</m:t>
                </m:r>
              </w:ins>
            </m:sub>
          </m:sSub>
          <w:ins w:id="5859"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5860" w:author="The Si Tran" w:date="2012-12-07T22:21:00Z"/>
          <w:rFonts w:ascii="Times New Roman" w:eastAsiaTheme="minorEastAsia" w:hAnsi="Times New Roman"/>
          <w:sz w:val="26"/>
          <w:szCs w:val="26"/>
        </w:rPr>
        <w:pPrChange w:id="5861" w:author="The Si Tran" w:date="2012-12-14T05:31:00Z">
          <w:pPr>
            <w:pStyle w:val="ListParagraph"/>
            <w:ind w:left="792"/>
          </w:pPr>
        </w:pPrChange>
      </w:pPr>
      <w:ins w:id="5862"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4C2D67">
      <w:pPr>
        <w:pStyle w:val="ListParagraph"/>
        <w:spacing w:line="360" w:lineRule="auto"/>
        <w:ind w:left="360"/>
        <w:rPr>
          <w:ins w:id="5863" w:author="The Si Tran" w:date="2012-12-07T22:13:00Z"/>
          <w:szCs w:val="26"/>
        </w:rPr>
        <w:pPrChange w:id="5864" w:author="The Si Tran" w:date="2012-12-16T17:13:00Z">
          <w:pPr/>
        </w:pPrChange>
      </w:pPr>
      <m:oMathPara>
        <m:oMath>
          <m:acc>
            <m:accPr>
              <m:ctrlPr>
                <w:ins w:id="5865" w:author="The Si Tran" w:date="2012-12-07T22:21:00Z">
                  <w:rPr>
                    <w:rFonts w:ascii="Cambria Math" w:hAnsi="Cambria Math"/>
                    <w:i/>
                    <w:sz w:val="26"/>
                    <w:szCs w:val="26"/>
                  </w:rPr>
                </w:ins>
              </m:ctrlPr>
            </m:accPr>
            <m:e>
              <w:ins w:id="5866" w:author="The Si Tran" w:date="2012-12-07T22:21:00Z">
                <m:r>
                  <w:rPr>
                    <w:rFonts w:ascii="Cambria Math" w:hAnsi="Cambria Math"/>
                    <w:sz w:val="26"/>
                    <w:szCs w:val="26"/>
                  </w:rPr>
                  <m:t>y</m:t>
                </m:r>
              </w:ins>
            </m:e>
          </m:acc>
          <m:d>
            <m:dPr>
              <m:ctrlPr>
                <w:ins w:id="5867" w:author="The Si Tran" w:date="2012-12-07T22:21:00Z">
                  <w:rPr>
                    <w:rFonts w:ascii="Cambria Math" w:hAnsi="Cambria Math"/>
                    <w:i/>
                    <w:sz w:val="26"/>
                    <w:szCs w:val="26"/>
                  </w:rPr>
                </w:ins>
              </m:ctrlPr>
            </m:dPr>
            <m:e>
              <w:ins w:id="5868" w:author="The Si Tran" w:date="2012-12-07T22:21:00Z">
                <m:r>
                  <w:rPr>
                    <w:rFonts w:ascii="Cambria Math" w:hAnsi="Cambria Math"/>
                    <w:sz w:val="26"/>
                    <w:szCs w:val="26"/>
                  </w:rPr>
                  <m:t>t+n</m:t>
                </m:r>
              </w:ins>
            </m:e>
          </m:d>
          <w:ins w:id="5869" w:author="The Si Tran" w:date="2012-12-07T22:21:00Z">
            <m:r>
              <w:rPr>
                <w:rFonts w:ascii="Cambria Math" w:hAnsi="Cambria Math"/>
                <w:sz w:val="26"/>
                <w:szCs w:val="26"/>
              </w:rPr>
              <m:t>=</m:t>
            </m:r>
          </w:ins>
          <m:sSub>
            <m:sSubPr>
              <m:ctrlPr>
                <w:ins w:id="5870" w:author="The Si Tran" w:date="2012-12-07T22:21:00Z">
                  <w:rPr>
                    <w:rFonts w:ascii="Cambria Math" w:hAnsi="Cambria Math"/>
                    <w:i/>
                    <w:sz w:val="26"/>
                    <w:szCs w:val="26"/>
                  </w:rPr>
                </w:ins>
              </m:ctrlPr>
            </m:sSubPr>
            <m:e>
              <w:ins w:id="5871" w:author="The Si Tran" w:date="2012-12-07T22:21:00Z">
                <m:r>
                  <w:rPr>
                    <w:rFonts w:ascii="Cambria Math" w:hAnsi="Cambria Math"/>
                    <w:sz w:val="26"/>
                    <w:szCs w:val="26"/>
                  </w:rPr>
                  <m:t>a</m:t>
                </m:r>
              </w:ins>
            </m:e>
            <m:sub>
              <w:ins w:id="5872" w:author="The Si Tran" w:date="2012-12-07T22:21:00Z">
                <m:r>
                  <w:rPr>
                    <w:rFonts w:ascii="Cambria Math" w:hAnsi="Cambria Math"/>
                    <w:sz w:val="26"/>
                    <w:szCs w:val="26"/>
                  </w:rPr>
                  <m:t>0</m:t>
                </m:r>
              </w:ins>
            </m:sub>
          </m:sSub>
          <w:ins w:id="5873" w:author="The Si Tran" w:date="2012-12-07T22:21:00Z">
            <m:r>
              <w:rPr>
                <w:rFonts w:ascii="Cambria Math" w:hAnsi="Cambria Math"/>
                <w:sz w:val="26"/>
                <w:szCs w:val="26"/>
              </w:rPr>
              <m:t>+</m:t>
            </m:r>
          </w:ins>
          <m:sSub>
            <m:sSubPr>
              <m:ctrlPr>
                <w:ins w:id="5874" w:author="The Si Tran" w:date="2012-12-07T22:21:00Z">
                  <w:rPr>
                    <w:rFonts w:ascii="Cambria Math" w:hAnsi="Cambria Math"/>
                    <w:i/>
                    <w:sz w:val="26"/>
                    <w:szCs w:val="26"/>
                  </w:rPr>
                </w:ins>
              </m:ctrlPr>
            </m:sSubPr>
            <m:e>
              <w:ins w:id="5875" w:author="The Si Tran" w:date="2012-12-07T22:21:00Z">
                <m:r>
                  <w:rPr>
                    <w:rFonts w:ascii="Cambria Math" w:hAnsi="Cambria Math"/>
                    <w:sz w:val="26"/>
                    <w:szCs w:val="26"/>
                  </w:rPr>
                  <m:t>a</m:t>
                </m:r>
              </w:ins>
            </m:e>
            <m:sub>
              <w:ins w:id="5876" w:author="The Si Tran" w:date="2012-12-07T22:21:00Z">
                <m:r>
                  <w:rPr>
                    <w:rFonts w:ascii="Cambria Math" w:hAnsi="Cambria Math"/>
                    <w:sz w:val="26"/>
                    <w:szCs w:val="26"/>
                  </w:rPr>
                  <m:t>1</m:t>
                </m:r>
              </w:ins>
            </m:sub>
          </m:sSub>
          <w:ins w:id="5877" w:author="The Si Tran" w:date="2012-12-07T22:21:00Z">
            <m:r>
              <w:rPr>
                <w:rFonts w:ascii="Cambria Math" w:hAnsi="Cambria Math"/>
                <w:sz w:val="26"/>
                <w:szCs w:val="26"/>
              </w:rPr>
              <m:t>y</m:t>
            </m:r>
          </w:ins>
          <m:d>
            <m:dPr>
              <m:ctrlPr>
                <w:ins w:id="5878" w:author="The Si Tran" w:date="2012-12-07T22:21:00Z">
                  <w:rPr>
                    <w:rFonts w:ascii="Cambria Math" w:hAnsi="Cambria Math"/>
                    <w:i/>
                    <w:sz w:val="26"/>
                    <w:szCs w:val="26"/>
                  </w:rPr>
                </w:ins>
              </m:ctrlPr>
            </m:dPr>
            <m:e>
              <w:ins w:id="5879" w:author="The Si Tran" w:date="2012-12-07T22:21:00Z">
                <m:r>
                  <w:rPr>
                    <w:rFonts w:ascii="Cambria Math" w:hAnsi="Cambria Math"/>
                    <w:sz w:val="26"/>
                    <w:szCs w:val="26"/>
                  </w:rPr>
                  <m:t>t+n-1</m:t>
                </m:r>
              </w:ins>
            </m:e>
          </m:d>
          <w:ins w:id="5880" w:author="The Si Tran" w:date="2012-12-07T22:21:00Z">
            <m:r>
              <w:rPr>
                <w:rFonts w:ascii="Cambria Math" w:hAnsi="Cambria Math"/>
                <w:sz w:val="26"/>
                <w:szCs w:val="26"/>
              </w:rPr>
              <m:t>+…+</m:t>
            </m:r>
          </w:ins>
          <m:sSub>
            <m:sSubPr>
              <m:ctrlPr>
                <w:ins w:id="5881" w:author="The Si Tran" w:date="2012-12-07T22:21:00Z">
                  <w:rPr>
                    <w:rFonts w:ascii="Cambria Math" w:hAnsi="Cambria Math"/>
                    <w:i/>
                    <w:sz w:val="26"/>
                    <w:szCs w:val="26"/>
                  </w:rPr>
                </w:ins>
              </m:ctrlPr>
            </m:sSubPr>
            <m:e>
              <w:ins w:id="5882" w:author="The Si Tran" w:date="2012-12-07T22:21:00Z">
                <m:r>
                  <w:rPr>
                    <w:rFonts w:ascii="Cambria Math" w:hAnsi="Cambria Math"/>
                    <w:sz w:val="26"/>
                    <w:szCs w:val="26"/>
                  </w:rPr>
                  <m:t>a</m:t>
                </m:r>
              </w:ins>
            </m:e>
            <m:sub>
              <w:ins w:id="5883" w:author="The Si Tran" w:date="2012-12-07T22:21:00Z">
                <m:r>
                  <w:rPr>
                    <w:rFonts w:ascii="Cambria Math" w:hAnsi="Cambria Math"/>
                    <w:sz w:val="26"/>
                    <w:szCs w:val="26"/>
                  </w:rPr>
                  <m:t>p</m:t>
                </m:r>
              </w:ins>
            </m:sub>
          </m:sSub>
          <w:ins w:id="5884" w:author="The Si Tran" w:date="2012-12-07T22:21:00Z">
            <m:r>
              <w:rPr>
                <w:rFonts w:ascii="Cambria Math" w:hAnsi="Cambria Math"/>
                <w:sz w:val="26"/>
                <w:szCs w:val="26"/>
              </w:rPr>
              <m:t>y</m:t>
            </m:r>
          </w:ins>
          <m:d>
            <m:dPr>
              <m:ctrlPr>
                <w:ins w:id="5885" w:author="The Si Tran" w:date="2012-12-07T22:21:00Z">
                  <w:rPr>
                    <w:rFonts w:ascii="Cambria Math" w:hAnsi="Cambria Math"/>
                    <w:i/>
                    <w:sz w:val="26"/>
                    <w:szCs w:val="26"/>
                  </w:rPr>
                </w:ins>
              </m:ctrlPr>
            </m:dPr>
            <m:e>
              <w:ins w:id="5886" w:author="The Si Tran" w:date="2012-12-07T22:21:00Z">
                <m:r>
                  <w:rPr>
                    <w:rFonts w:ascii="Cambria Math" w:hAnsi="Cambria Math"/>
                    <w:sz w:val="26"/>
                    <w:szCs w:val="26"/>
                  </w:rPr>
                  <m:t>t-p+n</m:t>
                </m:r>
              </w:ins>
            </m:e>
          </m:d>
          <w:ins w:id="5887" w:author="The Si Tran" w:date="2012-12-07T22:21:00Z">
            <m:r>
              <w:rPr>
                <w:rFonts w:ascii="Cambria Math" w:hAnsi="Cambria Math"/>
                <w:sz w:val="26"/>
                <w:szCs w:val="26"/>
              </w:rPr>
              <m:t>+0+</m:t>
            </m:r>
          </w:ins>
          <m:sSub>
            <m:sSubPr>
              <m:ctrlPr>
                <w:ins w:id="5888" w:author="The Si Tran" w:date="2012-12-07T22:21:00Z">
                  <w:rPr>
                    <w:rFonts w:ascii="Cambria Math" w:hAnsi="Cambria Math"/>
                    <w:i/>
                    <w:sz w:val="26"/>
                    <w:szCs w:val="26"/>
                  </w:rPr>
                </w:ins>
              </m:ctrlPr>
            </m:sSubPr>
            <m:e>
              <w:ins w:id="5889" w:author="The Si Tran" w:date="2012-12-07T22:21:00Z">
                <m:r>
                  <w:rPr>
                    <w:rFonts w:ascii="Cambria Math" w:hAnsi="Cambria Math"/>
                    <w:sz w:val="26"/>
                    <w:szCs w:val="26"/>
                  </w:rPr>
                  <m:t>b</m:t>
                </m:r>
              </w:ins>
            </m:e>
            <m:sub>
              <w:ins w:id="5890" w:author="The Si Tran" w:date="2012-12-07T22:21:00Z">
                <m:r>
                  <w:rPr>
                    <w:rFonts w:ascii="Cambria Math" w:hAnsi="Cambria Math"/>
                    <w:sz w:val="26"/>
                    <w:szCs w:val="26"/>
                  </w:rPr>
                  <m:t>1</m:t>
                </m:r>
              </w:ins>
            </m:sub>
          </m:sSub>
          <w:ins w:id="5891" w:author="The Si Tran" w:date="2012-12-07T22:21:00Z">
            <m:r>
              <w:rPr>
                <w:rFonts w:ascii="Cambria Math" w:hAnsi="Cambria Math"/>
                <w:sz w:val="26"/>
                <w:szCs w:val="26"/>
              </w:rPr>
              <m:t>0+</m:t>
            </m:r>
          </w:ins>
          <m:sSub>
            <m:sSubPr>
              <m:ctrlPr>
                <w:ins w:id="5892" w:author="The Si Tran" w:date="2012-12-07T22:21:00Z">
                  <w:rPr>
                    <w:rFonts w:ascii="Cambria Math" w:hAnsi="Cambria Math"/>
                    <w:i/>
                    <w:sz w:val="26"/>
                    <w:szCs w:val="26"/>
                  </w:rPr>
                </w:ins>
              </m:ctrlPr>
            </m:sSubPr>
            <m:e>
              <w:ins w:id="5893" w:author="The Si Tran" w:date="2012-12-07T22:21:00Z">
                <m:r>
                  <w:rPr>
                    <w:rFonts w:ascii="Cambria Math" w:hAnsi="Cambria Math"/>
                    <w:sz w:val="26"/>
                    <w:szCs w:val="26"/>
                  </w:rPr>
                  <m:t>b</m:t>
                </m:r>
              </w:ins>
            </m:e>
            <m:sub>
              <w:ins w:id="5894" w:author="The Si Tran" w:date="2012-12-07T22:21:00Z">
                <m:r>
                  <w:rPr>
                    <w:rFonts w:ascii="Cambria Math" w:hAnsi="Cambria Math"/>
                    <w:sz w:val="26"/>
                    <w:szCs w:val="26"/>
                  </w:rPr>
                  <m:t>2</m:t>
                </m:r>
              </w:ins>
            </m:sub>
          </m:sSub>
          <w:ins w:id="5895" w:author="The Si Tran" w:date="2012-12-07T22:21:00Z">
            <m:r>
              <w:rPr>
                <w:rFonts w:ascii="Cambria Math" w:hAnsi="Cambria Math"/>
                <w:sz w:val="26"/>
                <w:szCs w:val="26"/>
              </w:rPr>
              <m:t>0+…+</m:t>
            </m:r>
          </w:ins>
          <m:sSub>
            <m:sSubPr>
              <m:ctrlPr>
                <w:ins w:id="5896" w:author="The Si Tran" w:date="2012-12-07T22:21:00Z">
                  <w:rPr>
                    <w:rFonts w:ascii="Cambria Math" w:hAnsi="Cambria Math"/>
                    <w:i/>
                    <w:sz w:val="26"/>
                    <w:szCs w:val="26"/>
                  </w:rPr>
                </w:ins>
              </m:ctrlPr>
            </m:sSubPr>
            <m:e>
              <w:ins w:id="5897" w:author="The Si Tran" w:date="2012-12-07T22:21:00Z">
                <m:r>
                  <w:rPr>
                    <w:rFonts w:ascii="Cambria Math" w:hAnsi="Cambria Math"/>
                    <w:sz w:val="26"/>
                    <w:szCs w:val="26"/>
                  </w:rPr>
                  <m:t>b</m:t>
                </m:r>
              </w:ins>
            </m:e>
            <m:sub>
              <w:ins w:id="5898" w:author="The Si Tran" w:date="2012-12-07T22:21:00Z">
                <m:r>
                  <w:rPr>
                    <w:rFonts w:ascii="Cambria Math" w:hAnsi="Cambria Math"/>
                    <w:sz w:val="26"/>
                    <w:szCs w:val="26"/>
                  </w:rPr>
                  <m:t>q</m:t>
                </m:r>
              </w:ins>
            </m:sub>
          </m:sSub>
          <w:ins w:id="5899" w:author="The Si Tran" w:date="2012-12-07T22:21:00Z">
            <m:r>
              <w:rPr>
                <w:rFonts w:ascii="Cambria Math" w:hAnsi="Cambria Math"/>
                <w:sz w:val="26"/>
                <w:szCs w:val="26"/>
              </w:rPr>
              <m:t>e(1-q+n)</m:t>
            </m:r>
          </w:ins>
        </m:oMath>
      </m:oMathPara>
    </w:p>
    <w:p w14:paraId="3139B9C9" w14:textId="77777777" w:rsidR="00A625DC" w:rsidRDefault="00A625DC">
      <w:pPr>
        <w:pStyle w:val="BuletL1"/>
        <w:rPr>
          <w:ins w:id="5900" w:author="The Si Tran" w:date="2012-12-07T22:22:00Z"/>
        </w:rPr>
        <w:pPrChange w:id="5901" w:author="The Si Tran" w:date="2012-12-16T17:13:00Z">
          <w:pPr/>
        </w:pPrChange>
      </w:pPr>
      <w:ins w:id="5902"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5903" w:author="The Si Tran" w:date="2012-12-07T22:21:00Z"/>
          <w:szCs w:val="26"/>
        </w:rPr>
        <w:pPrChange w:id="5904" w:author="The Si Tran" w:date="2012-12-14T05:31:00Z">
          <w:pPr/>
        </w:pPrChange>
      </w:pPr>
      <w:ins w:id="5905"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5906" w:author="The Si Tran" w:date="2012-12-07T22:21:00Z"/>
          <w:rFonts w:ascii="Times New Roman" w:hAnsi="Times New Roman"/>
          <w:sz w:val="26"/>
          <w:szCs w:val="26"/>
        </w:rPr>
        <w:pPrChange w:id="5907" w:author="The Si Tran" w:date="2012-12-14T05:31:00Z">
          <w:pPr>
            <w:pStyle w:val="ListParagraph"/>
            <w:numPr>
              <w:numId w:val="23"/>
            </w:numPr>
            <w:ind w:left="1080" w:hanging="360"/>
          </w:pPr>
        </w:pPrChange>
      </w:pPr>
      <w:ins w:id="5908"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5909" w:author="The Si Tran" w:date="2012-12-07T22:21:00Z"/>
          <w:rFonts w:ascii="Times New Roman" w:hAnsi="Times New Roman"/>
          <w:sz w:val="26"/>
          <w:szCs w:val="26"/>
        </w:rPr>
        <w:pPrChange w:id="5910" w:author="The Si Tran" w:date="2012-12-14T05:31:00Z">
          <w:pPr>
            <w:pStyle w:val="ListParagraph"/>
            <w:numPr>
              <w:numId w:val="23"/>
            </w:numPr>
            <w:ind w:left="1080" w:hanging="360"/>
          </w:pPr>
        </w:pPrChange>
      </w:pPr>
      <w:ins w:id="5911"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5912" w:author="The Si Tran" w:date="2012-12-14T05:31:00Z">
          <w:pPr/>
        </w:pPrChange>
      </w:pPr>
    </w:p>
    <w:p w14:paraId="2C8B6B72" w14:textId="5B8E2950" w:rsidR="00826F68" w:rsidRPr="0049233F" w:rsidRDefault="00B80B3D">
      <w:pPr>
        <w:pStyle w:val="Heading2"/>
        <w:rPr>
          <w:sz w:val="26"/>
          <w:szCs w:val="26"/>
          <w:rPrChange w:id="5913" w:author="The Si Tran" w:date="2012-12-05T23:02:00Z">
            <w:rPr/>
          </w:rPrChange>
        </w:rPr>
      </w:pPr>
      <w:bookmarkStart w:id="5914" w:name="_Toc343461264"/>
      <w:r w:rsidRPr="0049233F">
        <w:rPr>
          <w:sz w:val="26"/>
          <w:szCs w:val="26"/>
          <w:rPrChange w:id="5915" w:author="The Si Tran" w:date="2012-12-05T23:02:00Z">
            <w:rPr>
              <w:rFonts w:cs="Times New Roman"/>
              <w:b w:val="0"/>
              <w:bCs w:val="0"/>
              <w:iCs w:val="0"/>
              <w:sz w:val="26"/>
              <w:szCs w:val="22"/>
            </w:rPr>
          </w:rPrChange>
        </w:rPr>
        <w:t>Kết luận về mô hình ARIMA</w:t>
      </w:r>
      <w:bookmarkEnd w:id="5914"/>
    </w:p>
    <w:p w14:paraId="7BA5C88E" w14:textId="77777777" w:rsidR="00D969EA" w:rsidRPr="0049233F" w:rsidRDefault="00D969EA">
      <w:pPr>
        <w:rPr>
          <w:rPrChange w:id="5916" w:author="The Si Tran" w:date="2012-12-05T23:02:00Z">
            <w:rPr>
              <w:sz w:val="28"/>
              <w:szCs w:val="28"/>
            </w:rPr>
          </w:rPrChange>
        </w:rPr>
        <w:pPrChange w:id="5917" w:author="The Si Tran" w:date="2012-12-16T08:14:00Z">
          <w:pPr>
            <w:ind w:firstLine="540"/>
          </w:pPr>
        </w:pPrChange>
      </w:pPr>
      <w:r w:rsidRPr="0049233F">
        <w:rPr>
          <w:rPrChange w:id="5918"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5919" w:author="The Si Tran" w:date="2012-12-05T23:02:00Z">
            <w:rPr>
              <w:sz w:val="28"/>
              <w:szCs w:val="28"/>
            </w:rPr>
          </w:rPrChange>
        </w:rPr>
        <w:pPrChange w:id="5920" w:author="The Si Tran" w:date="2012-12-14T05:32:00Z">
          <w:pPr>
            <w:numPr>
              <w:numId w:val="3"/>
            </w:numPr>
            <w:tabs>
              <w:tab w:val="num" w:pos="1365"/>
            </w:tabs>
            <w:spacing w:before="0" w:line="240" w:lineRule="auto"/>
            <w:ind w:left="1365" w:hanging="825"/>
            <w:jc w:val="left"/>
          </w:pPr>
        </w:pPrChange>
      </w:pPr>
      <w:r w:rsidRPr="0049233F">
        <w:rPr>
          <w:szCs w:val="26"/>
          <w:rPrChange w:id="5921"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9CEB9E8" w:rsidR="00D969EA" w:rsidRPr="0049233F" w:rsidRDefault="00D969EA">
      <w:pPr>
        <w:numPr>
          <w:ilvl w:val="0"/>
          <w:numId w:val="60"/>
        </w:numPr>
        <w:spacing w:before="0"/>
        <w:jc w:val="left"/>
        <w:rPr>
          <w:szCs w:val="26"/>
          <w:rPrChange w:id="5922" w:author="The Si Tran" w:date="2012-12-05T23:02:00Z">
            <w:rPr>
              <w:sz w:val="28"/>
              <w:szCs w:val="28"/>
            </w:rPr>
          </w:rPrChange>
        </w:rPr>
        <w:pPrChange w:id="5923" w:author="The Si Tran" w:date="2012-12-14T05:32:00Z">
          <w:pPr>
            <w:numPr>
              <w:numId w:val="3"/>
            </w:numPr>
            <w:tabs>
              <w:tab w:val="num" w:pos="1365"/>
            </w:tabs>
            <w:spacing w:before="0" w:line="240" w:lineRule="auto"/>
            <w:ind w:left="1365" w:hanging="825"/>
            <w:jc w:val="left"/>
          </w:pPr>
        </w:pPrChange>
      </w:pPr>
      <w:r w:rsidRPr="0049233F">
        <w:rPr>
          <w:szCs w:val="26"/>
          <w:rPrChange w:id="5924" w:author="The Si Tran" w:date="2012-12-05T23:02:00Z">
            <w:rPr>
              <w:sz w:val="28"/>
              <w:szCs w:val="28"/>
            </w:rPr>
          </w:rPrChange>
        </w:rPr>
        <w:t>Không dễ cập nhậ</w:t>
      </w:r>
      <w:r w:rsidR="00BE4B86">
        <w:rPr>
          <w:szCs w:val="26"/>
        </w:rPr>
        <w:t>p mô hình khi có thê</w:t>
      </w:r>
      <w:r w:rsidRPr="0049233F">
        <w:rPr>
          <w:szCs w:val="26"/>
          <w:rPrChange w:id="5925" w:author="The Si Tran" w:date="2012-12-05T23:02:00Z">
            <w:rPr>
              <w:sz w:val="28"/>
              <w:szCs w:val="28"/>
            </w:rPr>
          </w:rPrChange>
        </w:rPr>
        <w:t>m dữ liệu mới, thường là mô hình mới  sẽ được xây dựng [1].</w:t>
      </w:r>
    </w:p>
    <w:p w14:paraId="5A7DFB33" w14:textId="77777777" w:rsidR="00D969EA" w:rsidRPr="0049233F" w:rsidRDefault="00D969EA">
      <w:pPr>
        <w:numPr>
          <w:ilvl w:val="0"/>
          <w:numId w:val="60"/>
        </w:numPr>
        <w:spacing w:before="0"/>
        <w:jc w:val="left"/>
        <w:rPr>
          <w:szCs w:val="26"/>
          <w:rPrChange w:id="5926" w:author="The Si Tran" w:date="2012-12-05T23:02:00Z">
            <w:rPr>
              <w:sz w:val="28"/>
              <w:szCs w:val="28"/>
            </w:rPr>
          </w:rPrChange>
        </w:rPr>
        <w:pPrChange w:id="5927" w:author="The Si Tran" w:date="2012-12-14T05:32:00Z">
          <w:pPr>
            <w:numPr>
              <w:numId w:val="3"/>
            </w:numPr>
            <w:tabs>
              <w:tab w:val="num" w:pos="1365"/>
            </w:tabs>
            <w:spacing w:before="0" w:line="240" w:lineRule="auto"/>
            <w:ind w:left="1365" w:hanging="825"/>
            <w:jc w:val="left"/>
          </w:pPr>
        </w:pPrChange>
      </w:pPr>
      <w:r w:rsidRPr="0049233F">
        <w:rPr>
          <w:szCs w:val="26"/>
          <w:rPrChange w:id="5928"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5929" w:author="The Si Tran" w:date="2012-12-12T07:57:00Z"/>
          <w:szCs w:val="26"/>
        </w:rPr>
      </w:pPr>
      <w:ins w:id="5930" w:author="The Si Tran" w:date="2012-12-12T07:57:00Z">
        <w:r>
          <w:rPr>
            <w:szCs w:val="26"/>
          </w:rPr>
          <w:br w:type="page"/>
        </w:r>
      </w:ins>
    </w:p>
    <w:p w14:paraId="4E0FA947" w14:textId="0E845A2F" w:rsidR="006E3FE4" w:rsidRPr="0050316D" w:rsidDel="00D139B5" w:rsidRDefault="00396099" w:rsidP="00D969EA">
      <w:pPr>
        <w:rPr>
          <w:del w:id="5931" w:author="The Si Tran" w:date="2012-12-12T07:57:00Z"/>
          <w:sz w:val="32"/>
          <w:szCs w:val="32"/>
          <w:rPrChange w:id="5932" w:author="The Si Tran" w:date="2012-12-12T13:56:00Z">
            <w:rPr>
              <w:del w:id="5933" w:author="The Si Tran" w:date="2012-12-12T07:57:00Z"/>
              <w:szCs w:val="26"/>
            </w:rPr>
          </w:rPrChange>
        </w:rPr>
      </w:pPr>
      <w:bookmarkStart w:id="5934" w:name="_Toc343083629"/>
      <w:bookmarkStart w:id="5935" w:name="_Toc343083843"/>
      <w:bookmarkStart w:id="5936" w:name="_Toc343084054"/>
      <w:bookmarkStart w:id="5937" w:name="_Toc343220813"/>
      <w:bookmarkStart w:id="5938" w:name="_Toc343232317"/>
      <w:bookmarkStart w:id="5939" w:name="_Toc343232730"/>
      <w:bookmarkStart w:id="5940" w:name="_Toc343233015"/>
      <w:bookmarkStart w:id="5941" w:name="_Toc343415520"/>
      <w:bookmarkStart w:id="5942" w:name="_Toc343415816"/>
      <w:bookmarkEnd w:id="5934"/>
      <w:bookmarkEnd w:id="5935"/>
      <w:bookmarkEnd w:id="5936"/>
      <w:bookmarkEnd w:id="5937"/>
      <w:bookmarkEnd w:id="5938"/>
      <w:bookmarkEnd w:id="5939"/>
      <w:bookmarkEnd w:id="5940"/>
      <w:bookmarkEnd w:id="5941"/>
      <w:bookmarkEnd w:id="5942"/>
      <w:ins w:id="5943" w:author="superchickend" w:date="2012-12-16T14:59:00Z">
        <w:r>
          <w:lastRenderedPageBreak/>
          <w:t xml:space="preserve">    </w:t>
        </w:r>
      </w:ins>
      <w:bookmarkStart w:id="5944" w:name="_Toc343452475"/>
      <w:bookmarkStart w:id="5945" w:name="_Toc343461265"/>
      <w:bookmarkEnd w:id="5944"/>
      <w:bookmarkEnd w:id="5945"/>
    </w:p>
    <w:p w14:paraId="49DDE508" w14:textId="77777777" w:rsidR="006E3FE4" w:rsidRDefault="006E3FE4">
      <w:pPr>
        <w:pStyle w:val="Heading1"/>
        <w:rPr>
          <w:ins w:id="5946" w:author="The Si Tran" w:date="2012-12-16T09:43:00Z"/>
        </w:rPr>
        <w:pPrChange w:id="5947" w:author="The Si Tran" w:date="2012-12-16T09:44:00Z">
          <w:pPr>
            <w:pStyle w:val="Heading1"/>
            <w:jc w:val="left"/>
          </w:pPr>
        </w:pPrChange>
      </w:pPr>
      <w:del w:id="5948" w:author="The Si Tran" w:date="2012-12-12T13:56:00Z">
        <w:r w:rsidRPr="0050316D" w:rsidDel="0050316D">
          <w:rPr>
            <w:rPrChange w:id="5949" w:author="The Si Tran" w:date="2012-12-12T13:56:00Z">
              <w:rPr>
                <w:rFonts w:cs="Times New Roman"/>
                <w:b w:val="0"/>
                <w:bCs w:val="0"/>
                <w:kern w:val="0"/>
                <w:sz w:val="26"/>
                <w:szCs w:val="22"/>
              </w:rPr>
            </w:rPrChange>
          </w:rPr>
          <w:delText>Mô hình ANN</w:delText>
        </w:r>
      </w:del>
      <w:bookmarkStart w:id="5950" w:name="_Toc343461266"/>
      <w:ins w:id="5951" w:author="The Si Tran" w:date="2012-12-12T13:56:00Z">
        <w:r w:rsidR="0050316D" w:rsidRPr="00E078AF">
          <w:t xml:space="preserve">MÔ </w:t>
        </w:r>
        <w:r w:rsidR="0050316D" w:rsidRPr="003E4DFC">
          <w:t>HÌNH</w:t>
        </w:r>
        <w:r w:rsidR="0050316D" w:rsidRPr="00E078AF">
          <w:t xml:space="preserve"> ANN</w:t>
        </w:r>
      </w:ins>
      <w:bookmarkEnd w:id="5950"/>
    </w:p>
    <w:p w14:paraId="2EBA1707" w14:textId="308B1DCE" w:rsidR="00E231FB" w:rsidRPr="00032D83" w:rsidRDefault="00E231FB">
      <w:pPr>
        <w:pPrChange w:id="5952" w:author="The Si Tran" w:date="2012-12-16T09:43:00Z">
          <w:pPr>
            <w:pStyle w:val="Heading1"/>
            <w:jc w:val="left"/>
          </w:pPr>
        </w:pPrChange>
      </w:pPr>
      <w:ins w:id="5953"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5954" w:author="The Si Tran" w:date="2012-12-16T09:43:00Z">
        <w:r>
          <w:t>húng ta sẽ lần lượt tìm hiểu sơ lượ</w:t>
        </w:r>
      </w:ins>
      <w:r w:rsidR="00BE4B86">
        <w:t>c</w:t>
      </w:r>
      <w:ins w:id="5955" w:author="The Si Tran" w:date="2012-12-16T09:43:00Z">
        <w:r>
          <w:t xml:space="preserve"> lịch sử, cấu trúc mạng neural, nguyên tắc hoạt động. Phần còn lại của chương 4 sẽ giới thiệu phương pháp xây dựng một mạng nơ ron để dự báo dữ liệu chuỗi thời gian.</w:t>
        </w:r>
      </w:ins>
    </w:p>
    <w:p w14:paraId="60A82E62" w14:textId="297E7CC5" w:rsidR="0088753F" w:rsidRPr="0049233F" w:rsidRDefault="007038D9" w:rsidP="0088753F">
      <w:pPr>
        <w:pStyle w:val="Heading2"/>
        <w:rPr>
          <w:sz w:val="26"/>
          <w:szCs w:val="26"/>
          <w:rPrChange w:id="5956" w:author="The Si Tran" w:date="2012-12-05T23:02:00Z">
            <w:rPr/>
          </w:rPrChange>
        </w:rPr>
      </w:pPr>
      <w:bookmarkStart w:id="5957" w:name="_Toc343461267"/>
      <w:bookmarkStart w:id="5958" w:name="_Toc327348170"/>
      <w:ins w:id="5959" w:author="The Si Tran" w:date="2012-12-12T14:07:00Z">
        <w:r>
          <w:rPr>
            <w:sz w:val="26"/>
            <w:szCs w:val="26"/>
          </w:rPr>
          <w:t>Sơ lược về mạng nơron nhân tạo</w:t>
        </w:r>
      </w:ins>
      <w:bookmarkEnd w:id="5957"/>
      <w:del w:id="5960" w:author="The Si Tran" w:date="2012-12-12T14:07:00Z">
        <w:r w:rsidR="0088753F" w:rsidRPr="0049233F" w:rsidDel="007038D9">
          <w:rPr>
            <w:sz w:val="26"/>
            <w:szCs w:val="26"/>
            <w:rPrChange w:id="5961" w:author="The Si Tran" w:date="2012-12-05T23:02:00Z">
              <w:rPr>
                <w:rFonts w:cs="Times New Roman"/>
                <w:b w:val="0"/>
                <w:bCs w:val="0"/>
                <w:iCs w:val="0"/>
                <w:kern w:val="32"/>
                <w:sz w:val="26"/>
                <w:szCs w:val="22"/>
              </w:rPr>
            </w:rPrChange>
          </w:rPr>
          <w:delText>SƠ LƯỢC VỀ MẠNG NEURON NHÂN TẠO</w:delText>
        </w:r>
      </w:del>
      <w:bookmarkEnd w:id="5958"/>
    </w:p>
    <w:p w14:paraId="2F085492" w14:textId="75B75881" w:rsidR="0088753F" w:rsidRPr="0049233F" w:rsidRDefault="0088753F">
      <w:pPr>
        <w:pPrChange w:id="5962"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309E969C" w:rsidR="0088753F" w:rsidRPr="0049233F" w:rsidRDefault="0088753F">
      <w:pPr>
        <w:pPrChange w:id="5963"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5964"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447881EC" w:rsidR="0088753F" w:rsidRPr="0049233F" w:rsidRDefault="0088753F" w:rsidP="00D3413D">
      <w:r w:rsidRPr="0049233F">
        <w:lastRenderedPageBreak/>
        <w:t xml:space="preserve">Trong quá trình phát triển của mình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5965" w:name="_Toc327348171"/>
      <w:del w:id="5966" w:author="The Si Tran" w:date="2012-12-12T14:07:00Z">
        <w:r w:rsidRPr="0049233F" w:rsidDel="007038D9">
          <w:rPr>
            <w:rPrChange w:id="5967" w:author="The Si Tran" w:date="2012-12-05T23:02:00Z">
              <w:rPr>
                <w:rFonts w:cs="Times New Roman"/>
                <w:b w:val="0"/>
                <w:bCs w:val="0"/>
                <w:iCs w:val="0"/>
                <w:sz w:val="26"/>
                <w:szCs w:val="22"/>
              </w:rPr>
            </w:rPrChange>
          </w:rPr>
          <w:delText>CẤU TRÚC VỀ MẠNG NEURON NHÂN TẠO</w:delText>
        </w:r>
      </w:del>
      <w:bookmarkStart w:id="5968" w:name="_Toc343461268"/>
      <w:bookmarkEnd w:id="5965"/>
      <w:ins w:id="5969" w:author="The Si Tran" w:date="2012-12-12T14:07:00Z">
        <w:r w:rsidR="007038D9">
          <w:t>Cấu trúc</w:t>
        </w:r>
        <w:r w:rsidR="007038D9" w:rsidRPr="007038D9">
          <w:rPr>
            <w:sz w:val="26"/>
            <w:szCs w:val="26"/>
          </w:rPr>
          <w:t xml:space="preserve"> về mạng nơron nhân tạo</w:t>
        </w:r>
      </w:ins>
      <w:bookmarkEnd w:id="5968"/>
    </w:p>
    <w:p w14:paraId="754FCA46" w14:textId="1E5489F0" w:rsidR="0088753F" w:rsidRPr="0049233F" w:rsidRDefault="0088753F">
      <w:pPr>
        <w:pPrChange w:id="5970"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5971" w:author="The Si Tran" w:date="2012-12-16T08:15:00Z">
          <w:pPr>
            <w:spacing w:before="0"/>
            <w:ind w:firstLine="720"/>
          </w:pPr>
        </w:pPrChange>
      </w:pPr>
      <w:r w:rsidRPr="0049233F">
        <w:t xml:space="preserve">Một đơn vị (Hình </w:t>
      </w:r>
      <w:ins w:id="5972" w:author="The Si Tran" w:date="2012-12-14T05:34:00Z">
        <w:r w:rsidR="00843CA1">
          <w:t>4</w:t>
        </w:r>
      </w:ins>
      <w:del w:id="5973"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5974" w:author="The Si Tran" w:date="2012-12-16T17:14:00Z">
          <w:pPr>
            <w:keepNext/>
            <w:spacing w:before="0"/>
            <w:ind w:left="1440" w:firstLine="720"/>
          </w:pPr>
        </w:pPrChange>
      </w:pPr>
      <w:r w:rsidRPr="002B1464">
        <w:rPr>
          <w:noProof/>
        </w:rPr>
        <w:drawing>
          <wp:inline distT="0" distB="0" distL="0" distR="0" wp14:anchorId="460A1617" wp14:editId="0789AD17">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2618D87C" w:rsidR="0088753F" w:rsidRPr="0049233F" w:rsidDel="006C1895" w:rsidRDefault="006C1895">
      <w:pPr>
        <w:pStyle w:val="Hinh"/>
        <w:rPr>
          <w:del w:id="5975" w:author="The Si Tran" w:date="2012-12-11T23:30:00Z"/>
        </w:rPr>
        <w:pPrChange w:id="5976" w:author="The Si Tran" w:date="2012-12-16T17:15:00Z">
          <w:pPr>
            <w:pStyle w:val="Caption"/>
          </w:pPr>
        </w:pPrChange>
      </w:pPr>
      <w:bookmarkStart w:id="5977" w:name="_Toc343452748"/>
      <w:bookmarkStart w:id="5978" w:name="_Toc326299570"/>
      <w:ins w:id="5979" w:author="The Si Tran" w:date="2012-12-11T23:29:00Z">
        <w:r w:rsidRPr="00D753D1">
          <w:rPr>
            <w:bCs w:val="0"/>
            <w:rPrChange w:id="5980" w:author="The Si Tran" w:date="2012-12-16T17:15:00Z">
              <w:rPr>
                <w:b w:val="0"/>
                <w:bCs w:val="0"/>
                <w:lang w:val="pt-BR"/>
              </w:rPr>
            </w:rPrChange>
          </w:rPr>
          <w:t xml:space="preserve">Hình 4.1 </w:t>
        </w:r>
      </w:ins>
      <w:ins w:id="5981" w:author="The Si Tran" w:date="2012-12-11T23:30:00Z">
        <w:r w:rsidRPr="00032D83">
          <w:rPr>
            <w:bCs w:val="0"/>
          </w:rPr>
          <w:t>Đơn v</w:t>
        </w:r>
        <w:r w:rsidRPr="006D6C8D">
          <w:t>ị</w:t>
        </w:r>
        <w:r w:rsidRPr="00D753D1">
          <w:rPr>
            <w:bCs w:val="0"/>
            <w:rPrChange w:id="5982" w:author="The Si Tran" w:date="2012-12-16T17:15:00Z">
              <w:rPr>
                <w:b w:val="0"/>
                <w:bCs w:val="0"/>
              </w:rPr>
            </w:rPrChange>
          </w:rPr>
          <w:t xml:space="preserve"> mạng </w:t>
        </w:r>
      </w:ins>
      <w:r w:rsidR="00976130">
        <w:rPr>
          <w:bCs w:val="0"/>
        </w:rPr>
        <w:t>nơron</w:t>
      </w:r>
      <w:bookmarkEnd w:id="5977"/>
    </w:p>
    <w:p w14:paraId="7E5A720E" w14:textId="0C83035B" w:rsidR="0088753F" w:rsidRPr="0049233F" w:rsidDel="006C1895" w:rsidRDefault="0088753F">
      <w:pPr>
        <w:pStyle w:val="Hinh"/>
        <w:rPr>
          <w:del w:id="5983" w:author="The Si Tran" w:date="2012-12-11T23:30:00Z"/>
        </w:rPr>
        <w:pPrChange w:id="5984" w:author="The Si Tran" w:date="2012-12-16T17:15:00Z">
          <w:pPr>
            <w:pStyle w:val="Caption"/>
            <w:ind w:left="1440" w:firstLine="720"/>
          </w:pPr>
        </w:pPrChange>
      </w:pPr>
      <w:bookmarkStart w:id="5985" w:name="_Toc327348209"/>
      <w:bookmarkStart w:id="5986" w:name="_Toc343029959"/>
      <w:bookmarkEnd w:id="5978"/>
      <w:del w:id="5987"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5988"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5989"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5985"/>
        <w:bookmarkEnd w:id="5986"/>
      </w:del>
    </w:p>
    <w:p w14:paraId="6ED679FF" w14:textId="77777777" w:rsidR="0088753F" w:rsidDel="00D753D1" w:rsidRDefault="0088753F">
      <w:pPr>
        <w:rPr>
          <w:del w:id="5990" w:author="The Si Tran" w:date="2012-12-16T17:15:00Z"/>
        </w:rPr>
        <w:pPrChange w:id="5991" w:author="The Si Tran" w:date="2012-12-16T17:15:00Z">
          <w:pPr>
            <w:spacing w:before="0"/>
            <w:ind w:firstLine="720"/>
          </w:pPr>
        </w:pPrChange>
      </w:pPr>
    </w:p>
    <w:p w14:paraId="581DE4F2" w14:textId="77777777" w:rsidR="00D753D1" w:rsidRPr="002B1464" w:rsidRDefault="00D753D1">
      <w:pPr>
        <w:pStyle w:val="Hinh"/>
        <w:rPr>
          <w:ins w:id="5992" w:author="The Si Tran" w:date="2012-12-16T17:15:00Z"/>
        </w:rPr>
        <w:pPrChange w:id="5993" w:author="The Si Tran" w:date="2012-12-16T17:15:00Z">
          <w:pPr/>
        </w:pPrChange>
      </w:pPr>
    </w:p>
    <w:p w14:paraId="35130FAB" w14:textId="2D2BDED1" w:rsidR="0088753F" w:rsidRPr="0049233F" w:rsidRDefault="0088753F">
      <w:pPr>
        <w:pPrChange w:id="5994"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5995" w:author="The Si Tran" w:date="2012-12-16T08:15:00Z"/>
          <w:szCs w:val="26"/>
        </w:rPr>
        <w:pPrChange w:id="5996"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5997" w:author="The Si Tran" w:date="2012-12-16T08:15:00Z">
          <w:pPr>
            <w:spacing w:before="0"/>
            <w:ind w:left="360"/>
          </w:pPr>
        </w:pPrChange>
      </w:pPr>
    </w:p>
    <w:p w14:paraId="27DE0199" w14:textId="77777777" w:rsidR="0088753F" w:rsidRPr="0049233F" w:rsidRDefault="0088753F">
      <w:pPr>
        <w:pPrChange w:id="5998"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5999"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000" w:author="The Si Tran" w:date="2012-12-06T01:54:00Z"/>
          <w:rFonts w:ascii="Times New Roman" w:hAnsi="Times New Roman"/>
          <w:sz w:val="26"/>
          <w:szCs w:val="26"/>
        </w:rPr>
        <w:pPrChange w:id="6001" w:author="The Si Tran" w:date="2012-12-06T01:54:00Z">
          <w:pPr>
            <w:pStyle w:val="ListParagraph"/>
            <w:numPr>
              <w:numId w:val="7"/>
            </w:numPr>
            <w:spacing w:after="0" w:line="360" w:lineRule="auto"/>
            <w:ind w:left="360" w:hanging="360"/>
          </w:pPr>
        </w:pPrChange>
      </w:pPr>
      <w:del w:id="6002"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003" w:author="The Si Tran" w:date="2012-12-06T02:03:00Z"/>
          <w:rFonts w:ascii="Times New Roman" w:hAnsi="Times New Roman"/>
          <w:noProof/>
          <w:sz w:val="26"/>
          <w:rPrChange w:id="6004" w:author="The Si Tran" w:date="2012-12-06T01:54:00Z">
            <w:rPr>
              <w:del w:id="6005" w:author="The Si Tran" w:date="2012-12-06T02:03:00Z"/>
              <w:noProof/>
            </w:rPr>
          </w:rPrChange>
        </w:rPr>
        <w:pPrChange w:id="6006" w:author="The Si Tran" w:date="2012-12-06T01:54:00Z">
          <w:pPr>
            <w:pStyle w:val="ListParagraph"/>
            <w:spacing w:after="0" w:line="360" w:lineRule="auto"/>
            <w:ind w:left="0"/>
          </w:pPr>
        </w:pPrChange>
      </w:pPr>
      <w:del w:id="6007" w:author="The Si Tran" w:date="2012-12-06T01:54:00Z">
        <w:r w:rsidRPr="002B1464" w:rsidDel="000B65E4">
          <w:rPr>
            <w:noProof/>
          </w:rPr>
          <w:drawing>
            <wp:inline distT="0" distB="0" distL="0" distR="0" wp14:anchorId="34070222" wp14:editId="47C1FB89">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008" w:author="The Si Tran" w:date="2012-12-06T01:56:00Z"/>
          <w:rFonts w:ascii="Times New Roman" w:hAnsi="Times New Roman"/>
          <w:sz w:val="26"/>
          <w:szCs w:val="26"/>
        </w:rPr>
        <w:pPrChange w:id="6009" w:author="The Si Tran" w:date="2012-12-06T01:54:00Z">
          <w:pPr>
            <w:pStyle w:val="ListParagraph"/>
            <w:numPr>
              <w:numId w:val="7"/>
            </w:numPr>
            <w:spacing w:after="0" w:line="360" w:lineRule="auto"/>
            <w:ind w:left="360" w:hanging="360"/>
          </w:pPr>
        </w:pPrChange>
      </w:pPr>
      <w:del w:id="6010"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011" w:author="The Si Tran" w:date="2012-12-06T02:03:00Z"/>
          <w:rFonts w:ascii="Times New Roman" w:hAnsi="Times New Roman"/>
          <w:sz w:val="26"/>
          <w:rPrChange w:id="6012" w:author="The Si Tran" w:date="2012-12-06T01:56:00Z">
            <w:rPr>
              <w:del w:id="6013" w:author="The Si Tran" w:date="2012-12-06T02:03:00Z"/>
            </w:rPr>
          </w:rPrChange>
        </w:rPr>
        <w:pPrChange w:id="6014" w:author="The Si Tran" w:date="2012-12-06T01:56:00Z">
          <w:pPr>
            <w:pStyle w:val="ListParagraph"/>
            <w:spacing w:after="0" w:line="360" w:lineRule="auto"/>
            <w:ind w:left="0"/>
          </w:pPr>
        </w:pPrChange>
      </w:pPr>
      <w:del w:id="6015" w:author="The Si Tran" w:date="2012-12-06T01:56:00Z">
        <w:r w:rsidRPr="002B1464" w:rsidDel="000B65E4">
          <w:rPr>
            <w:noProof/>
          </w:rPr>
          <w:drawing>
            <wp:inline distT="0" distB="0" distL="0" distR="0" wp14:anchorId="1BC24508" wp14:editId="77DB88BD">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016" w:author="The Si Tran" w:date="2012-12-06T01:58:00Z"/>
          <w:rFonts w:ascii="Times New Roman" w:hAnsi="Times New Roman"/>
          <w:sz w:val="26"/>
          <w:szCs w:val="26"/>
        </w:rPr>
        <w:pPrChange w:id="6017" w:author="The Si Tran" w:date="2012-12-06T01:56:00Z">
          <w:pPr>
            <w:pStyle w:val="ListParagraph"/>
            <w:numPr>
              <w:numId w:val="7"/>
            </w:numPr>
            <w:spacing w:after="0" w:line="360" w:lineRule="auto"/>
            <w:ind w:left="360" w:hanging="360"/>
          </w:pPr>
        </w:pPrChange>
      </w:pPr>
      <w:del w:id="6018"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019" w:author="The Si Tran" w:date="2012-12-06T02:03:00Z"/>
          <w:rFonts w:ascii="Times New Roman" w:hAnsi="Times New Roman"/>
          <w:sz w:val="26"/>
          <w:szCs w:val="26"/>
        </w:rPr>
        <w:pPrChange w:id="6020" w:author="The Si Tran" w:date="2012-12-06T01:58:00Z">
          <w:pPr>
            <w:pStyle w:val="ListParagraph"/>
            <w:spacing w:after="0" w:line="360" w:lineRule="auto"/>
            <w:ind w:left="0"/>
          </w:pPr>
        </w:pPrChange>
      </w:pPr>
      <w:del w:id="6021" w:author="The Si Tran" w:date="2012-12-06T01:58:00Z">
        <w:r w:rsidRPr="002B1464" w:rsidDel="000B65E4">
          <w:rPr>
            <w:rFonts w:ascii="Times New Roman" w:hAnsi="Times New Roman"/>
            <w:noProof/>
            <w:sz w:val="26"/>
            <w:szCs w:val="26"/>
            <w:rPrChange w:id="6022" w:author="Unknown">
              <w:rPr>
                <w:noProof/>
              </w:rPr>
            </w:rPrChange>
          </w:rPr>
          <w:drawing>
            <wp:inline distT="0" distB="0" distL="0" distR="0" wp14:anchorId="33EA6F15" wp14:editId="3C19AFEC">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023" w:author="The Si Tran" w:date="2012-12-06T01:58:00Z"/>
          <w:rFonts w:ascii="Times New Roman" w:hAnsi="Times New Roman"/>
          <w:sz w:val="26"/>
          <w:szCs w:val="26"/>
        </w:rPr>
        <w:pPrChange w:id="6024" w:author="The Si Tran" w:date="2012-12-06T01:58:00Z">
          <w:pPr>
            <w:pStyle w:val="ListParagraph"/>
            <w:numPr>
              <w:numId w:val="7"/>
            </w:numPr>
            <w:spacing w:after="0" w:line="360" w:lineRule="auto"/>
            <w:ind w:left="360" w:hanging="360"/>
          </w:pPr>
        </w:pPrChange>
      </w:pPr>
      <w:del w:id="6025"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026" w:author="The Si Tran" w:date="2012-12-06T02:03:00Z"/>
          <w:noProof/>
        </w:rPr>
        <w:pPrChange w:id="6027" w:author="The Si Tran" w:date="2012-12-06T01:58:00Z">
          <w:pPr>
            <w:spacing w:before="0"/>
          </w:pPr>
        </w:pPrChange>
      </w:pPr>
      <w:del w:id="6028" w:author="The Si Tran" w:date="2012-12-06T02:03:00Z">
        <w:r w:rsidRPr="0049233F" w:rsidDel="00F86DC5">
          <w:rPr>
            <w:noProof/>
          </w:rPr>
          <w:delText xml:space="preserve">     </w:delText>
        </w:r>
      </w:del>
      <w:del w:id="6029" w:author="The Si Tran" w:date="2012-12-06T01:58:00Z">
        <w:r w:rsidRPr="006D6C8D" w:rsidDel="000B65E4">
          <w:rPr>
            <w:noProof/>
            <w:rPrChange w:id="6030" w:author="Unknown">
              <w:rPr>
                <w:noProof/>
              </w:rPr>
            </w:rPrChange>
          </w:rPr>
          <w:drawing>
            <wp:inline distT="0" distB="0" distL="0" distR="0" wp14:anchorId="77FA9531" wp14:editId="407ED4EA">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031" w:author="The Si Tran" w:date="2012-12-06T02:03:00Z"/>
          <w:rFonts w:ascii="Times New Roman" w:hAnsi="Times New Roman"/>
          <w:sz w:val="26"/>
          <w:szCs w:val="26"/>
        </w:rPr>
      </w:pPr>
      <w:ins w:id="6032"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6033" w:author="The Si Tran" w:date="2012-12-06T02:03:00Z"/>
          <w:rFonts w:ascii="Times New Roman" w:hAnsi="Times New Roman"/>
          <w:noProof/>
          <w:sz w:val="26"/>
        </w:rPr>
      </w:pPr>
      <w:ins w:id="6034"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6035" w:author="The Si Tran" w:date="2012-12-06T02:03:00Z"/>
          <w:rFonts w:ascii="Times New Roman" w:hAnsi="Times New Roman"/>
          <w:sz w:val="26"/>
          <w:szCs w:val="26"/>
        </w:rPr>
      </w:pPr>
      <w:ins w:id="6036"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6037" w:author="The Si Tran" w:date="2012-12-06T02:03:00Z"/>
          <w:rFonts w:ascii="Times New Roman" w:hAnsi="Times New Roman"/>
          <w:sz w:val="26"/>
        </w:rPr>
      </w:pPr>
      <w:ins w:id="6038"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6039" w:author="The Si Tran" w:date="2012-12-06T02:03:00Z"/>
        </w:rPr>
        <w:pPrChange w:id="6040" w:author="The Si Tran" w:date="2012-12-16T08:35:00Z">
          <w:pPr>
            <w:pStyle w:val="ListParagraph"/>
            <w:numPr>
              <w:numId w:val="7"/>
            </w:numPr>
            <w:spacing w:after="0" w:line="360" w:lineRule="auto"/>
            <w:ind w:left="360" w:hanging="360"/>
          </w:pPr>
        </w:pPrChange>
      </w:pPr>
      <w:ins w:id="6041"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6042" w:author="The Si Tran" w:date="2012-12-06T02:03:00Z"/>
          <w:rFonts w:ascii="Times New Roman" w:hAnsi="Times New Roman"/>
          <w:sz w:val="26"/>
          <w:szCs w:val="26"/>
        </w:rPr>
      </w:pPr>
      <w:ins w:id="6043"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6044" w:author="The Si Tran" w:date="2012-12-06T02:03:00Z"/>
        </w:rPr>
        <w:pPrChange w:id="6045" w:author="The Si Tran" w:date="2012-12-16T08:35:00Z">
          <w:pPr>
            <w:pStyle w:val="ListParagraph"/>
            <w:numPr>
              <w:numId w:val="7"/>
            </w:numPr>
            <w:spacing w:after="0" w:line="360" w:lineRule="auto"/>
            <w:ind w:left="360" w:hanging="360"/>
          </w:pPr>
        </w:pPrChange>
      </w:pPr>
      <w:ins w:id="6046"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6047" w:author="The Si Tran" w:date="2012-12-16T08:16:00Z">
            <w:rPr>
              <w:szCs w:val="26"/>
            </w:rPr>
          </w:rPrChange>
        </w:rPr>
        <w:pPrChange w:id="6048" w:author="The Si Tran" w:date="2012-12-16T08:16:00Z">
          <w:pPr>
            <w:spacing w:before="0"/>
          </w:pPr>
        </w:pPrChange>
      </w:pPr>
      <w:ins w:id="6049"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0A2AA48D" w:rsidR="0088753F" w:rsidRPr="0049233F" w:rsidDel="00843CA1" w:rsidRDefault="0088753F">
      <w:pPr>
        <w:rPr>
          <w:del w:id="6050" w:author="The Si Tran" w:date="2012-12-14T05:34:00Z"/>
        </w:rPr>
        <w:pPrChange w:id="6051"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052"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6053"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Canhgiua"/>
        <w:rPr>
          <w:ins w:id="6054" w:author="The Si Tran" w:date="2012-12-11T23:31:00Z"/>
        </w:rPr>
        <w:pPrChange w:id="6055" w:author="The Si Tran" w:date="2012-12-16T17:25:00Z">
          <w:pPr>
            <w:pStyle w:val="ListParagraph"/>
            <w:keepNext/>
            <w:spacing w:after="0" w:line="360" w:lineRule="auto"/>
            <w:ind w:firstLine="720"/>
          </w:pPr>
        </w:pPrChange>
      </w:pPr>
      <w:r w:rsidRPr="002B1464">
        <w:rPr>
          <w:noProof/>
        </w:rPr>
        <w:drawing>
          <wp:inline distT="0" distB="0" distL="0" distR="0" wp14:anchorId="56CD9B43" wp14:editId="37569EDA">
            <wp:extent cx="3754697" cy="2228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62375" cy="2233407"/>
                    </a:xfrm>
                    <a:prstGeom prst="rect">
                      <a:avLst/>
                    </a:prstGeom>
                    <a:noFill/>
                    <a:ln>
                      <a:noFill/>
                    </a:ln>
                  </pic:spPr>
                </pic:pic>
              </a:graphicData>
            </a:graphic>
          </wp:inline>
        </w:drawing>
      </w:r>
    </w:p>
    <w:p w14:paraId="2E5EC661" w14:textId="4C5EE4E2" w:rsidR="006C1895" w:rsidRPr="009F089B" w:rsidDel="006C1895" w:rsidRDefault="006C1895">
      <w:pPr>
        <w:pStyle w:val="Hinh"/>
        <w:rPr>
          <w:del w:id="6056" w:author="The Si Tran" w:date="2012-12-11T23:31:00Z"/>
          <w:rPrChange w:id="6057" w:author="The Si Tran" w:date="2012-12-16T17:25:00Z">
            <w:rPr>
              <w:del w:id="6058" w:author="The Si Tran" w:date="2012-12-11T23:31:00Z"/>
            </w:rPr>
          </w:rPrChange>
        </w:rPr>
        <w:pPrChange w:id="6059" w:author="The Si Tran" w:date="2012-12-16T17:25:00Z">
          <w:pPr>
            <w:pStyle w:val="ListParagraph"/>
            <w:keepNext/>
            <w:spacing w:after="0" w:line="360" w:lineRule="auto"/>
            <w:ind w:firstLine="720"/>
          </w:pPr>
        </w:pPrChange>
      </w:pPr>
      <w:bookmarkStart w:id="6060" w:name="_Toc343452749"/>
      <w:ins w:id="6061" w:author="The Si Tran" w:date="2012-12-11T23:30:00Z">
        <w:r w:rsidRPr="00032D83">
          <w:t xml:space="preserve">Hình 4.1 </w:t>
        </w:r>
      </w:ins>
      <w:ins w:id="6062" w:author="The Si Tran" w:date="2012-12-11T23:31:00Z">
        <w:r w:rsidRPr="006D6C8D">
          <w:t>M</w:t>
        </w:r>
        <w:r w:rsidRPr="009F089B">
          <w:rPr>
            <w:rPrChange w:id="6063" w:author="The Si Tran" w:date="2012-12-16T17:25:00Z">
              <w:rPr/>
            </w:rPrChange>
          </w:rPr>
          <w:t xml:space="preserve">ạng </w:t>
        </w:r>
      </w:ins>
      <w:r w:rsidR="00976130">
        <w:t>nơron</w:t>
      </w:r>
      <w:ins w:id="6064" w:author="The Si Tran" w:date="2012-12-11T23:31:00Z">
        <w:r w:rsidRPr="009F089B">
          <w:rPr>
            <w:rPrChange w:id="6065" w:author="The Si Tran" w:date="2012-12-16T17:25:00Z">
              <w:rPr/>
            </w:rPrChange>
          </w:rPr>
          <w:t xml:space="preserve"> truyền thẳng</w:t>
        </w:r>
      </w:ins>
      <w:bookmarkEnd w:id="6060"/>
    </w:p>
    <w:p w14:paraId="04ED4F0F" w14:textId="77777777" w:rsidR="0088753F" w:rsidRPr="0049233F" w:rsidDel="006C1895" w:rsidRDefault="0088753F">
      <w:pPr>
        <w:pStyle w:val="Hinh"/>
        <w:rPr>
          <w:del w:id="6066" w:author="The Si Tran" w:date="2012-12-11T23:32:00Z"/>
        </w:rPr>
        <w:pPrChange w:id="6067" w:author="The Si Tran" w:date="2012-12-16T17:25:00Z">
          <w:pPr>
            <w:pStyle w:val="Caption"/>
          </w:pPr>
        </w:pPrChange>
      </w:pPr>
      <w:del w:id="6068" w:author="The Si Tran" w:date="2012-12-11T23:31:00Z">
        <w:r w:rsidRPr="009F089B" w:rsidDel="006C1895">
          <w:rPr>
            <w:bCs w:val="0"/>
            <w:rPrChange w:id="6069" w:author="The Si Tran" w:date="2012-12-16T17:25:00Z">
              <w:rPr>
                <w:b w:val="0"/>
                <w:bCs w:val="0"/>
              </w:rPr>
            </w:rPrChange>
          </w:rPr>
          <w:delText xml:space="preserve"> </w:delText>
        </w:r>
      </w:del>
      <w:r w:rsidRPr="0049233F">
        <w:t xml:space="preserve"> </w:t>
      </w:r>
      <w:del w:id="6070" w:author="The Si Tran" w:date="2012-12-11T23:32:00Z">
        <w:r w:rsidRPr="0049233F" w:rsidDel="006C1895">
          <w:delText xml:space="preserve">                           </w:delText>
        </w:r>
        <w:bookmarkStart w:id="6071" w:name="_Toc326299571"/>
        <w:r w:rsidRPr="0049233F" w:rsidDel="006C1895">
          <w:tab/>
        </w:r>
      </w:del>
      <w:bookmarkStart w:id="6072" w:name="_Toc327348210"/>
      <w:bookmarkStart w:id="6073" w:name="_Toc343029960"/>
      <w:del w:id="6074"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6075"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6076"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6071"/>
      <w:bookmarkEnd w:id="6072"/>
      <w:bookmarkEnd w:id="6073"/>
    </w:p>
    <w:p w14:paraId="1EFEA16E" w14:textId="77777777" w:rsidR="0088753F" w:rsidRDefault="0088753F">
      <w:pPr>
        <w:pStyle w:val="Hinh"/>
        <w:rPr>
          <w:ins w:id="6077" w:author="The Si Tran" w:date="2012-12-11T23:32:00Z"/>
        </w:rPr>
        <w:pPrChange w:id="6078" w:author="The Si Tran" w:date="2012-12-16T17:25:00Z">
          <w:pPr/>
        </w:pPrChange>
      </w:pPr>
    </w:p>
    <w:p w14:paraId="2983CE88" w14:textId="77777777" w:rsidR="006C1895" w:rsidRPr="002B1464" w:rsidRDefault="006C1895">
      <w:pPr>
        <w:pStyle w:val="Hinh"/>
        <w:pPrChange w:id="6079" w:author="The Si Tran" w:date="2012-12-16T10:10:00Z">
          <w:pPr/>
        </w:pPrChange>
      </w:pPr>
    </w:p>
    <w:p w14:paraId="4096FB84" w14:textId="77777777" w:rsidR="0088753F" w:rsidRPr="0049233F" w:rsidRDefault="0088753F">
      <w:pPr>
        <w:pStyle w:val="BuletL1"/>
        <w:pPrChange w:id="6080"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Canhgiua"/>
        <w:pPrChange w:id="6081" w:author="The Si Tran" w:date="2012-12-16T17:25:00Z">
          <w:pPr>
            <w:pStyle w:val="ListParagraph"/>
            <w:keepNext/>
            <w:spacing w:after="0" w:line="360" w:lineRule="auto"/>
            <w:ind w:left="1440"/>
          </w:pPr>
        </w:pPrChange>
      </w:pPr>
      <w:r w:rsidRPr="002B1464">
        <w:rPr>
          <w:noProof/>
        </w:rPr>
        <w:drawing>
          <wp:inline distT="0" distB="0" distL="0" distR="0" wp14:anchorId="7217067D" wp14:editId="09923635">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1AE400AD" w:rsidR="0088753F" w:rsidRPr="0049233F" w:rsidRDefault="006C1895">
      <w:pPr>
        <w:pStyle w:val="Hinh"/>
        <w:pPrChange w:id="6082" w:author="The Si Tran" w:date="2012-12-16T10:10:00Z">
          <w:pPr>
            <w:pStyle w:val="Caption"/>
          </w:pPr>
        </w:pPrChange>
      </w:pPr>
      <w:bookmarkStart w:id="6083" w:name="_Toc343452750"/>
      <w:bookmarkStart w:id="6084" w:name="_Toc326299572"/>
      <w:bookmarkStart w:id="6085" w:name="_Toc327348211"/>
      <w:bookmarkStart w:id="6086" w:name="_Toc343029961"/>
      <w:ins w:id="6087" w:author="The Si Tran" w:date="2012-12-11T23:32:00Z">
        <w:r>
          <w:t>Hình 4.2</w:t>
        </w:r>
        <w:r w:rsidRPr="006C1895">
          <w:t xml:space="preserve"> </w:t>
        </w:r>
        <w:r w:rsidRPr="00032D83">
          <w:t>M</w:t>
        </w:r>
        <w:r w:rsidRPr="006D6C8D">
          <w:t>ạ</w:t>
        </w:r>
        <w:r w:rsidRPr="006C1895">
          <w:rPr>
            <w:rPrChange w:id="6088" w:author="The Si Tran" w:date="2012-12-11T23:32:00Z">
              <w:rPr>
                <w:b w:val="0"/>
              </w:rPr>
            </w:rPrChange>
          </w:rPr>
          <w:t xml:space="preserve">ng </w:t>
        </w:r>
      </w:ins>
      <w:r w:rsidR="00976130">
        <w:t>nơron</w:t>
      </w:r>
      <w:ins w:id="6089" w:author="The Si Tran" w:date="2012-12-11T23:32:00Z">
        <w:r w:rsidRPr="006C1895">
          <w:rPr>
            <w:rPrChange w:id="6090" w:author="The Si Tran" w:date="2012-12-11T23:32:00Z">
              <w:rPr>
                <w:b w:val="0"/>
              </w:rPr>
            </w:rPrChange>
          </w:rPr>
          <w:t xml:space="preserve"> hồi quy</w:t>
        </w:r>
        <w:bookmarkEnd w:id="6083"/>
        <w:r w:rsidRPr="0049233F">
          <w:t xml:space="preserve"> </w:t>
        </w:r>
      </w:ins>
      <w:del w:id="6091"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092"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093"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084"/>
      <w:bookmarkEnd w:id="6085"/>
      <w:bookmarkEnd w:id="6086"/>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094"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498955D8" w:rsidR="0088753F" w:rsidRPr="0049233F" w:rsidRDefault="0088753F">
      <w:pPr>
        <w:pStyle w:val="BuletL1"/>
        <w:pPrChange w:id="6095"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pStyle w:val="Canhgiua"/>
        <w:pPrChange w:id="6096" w:author="The Si Tran" w:date="2012-12-16T17:26:00Z">
          <w:pPr>
            <w:keepNext/>
            <w:spacing w:before="0"/>
            <w:ind w:left="1440" w:firstLine="720"/>
          </w:pPr>
        </w:pPrChange>
      </w:pPr>
      <w:r w:rsidRPr="002B1464">
        <w:rPr>
          <w:noProof/>
        </w:rPr>
        <w:drawing>
          <wp:inline distT="0" distB="0" distL="0" distR="0" wp14:anchorId="38C99F8A" wp14:editId="49364474">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15CB407B" w:rsidR="0088753F" w:rsidRPr="0049233F" w:rsidRDefault="008E2AA9">
      <w:pPr>
        <w:pStyle w:val="Hinh"/>
        <w:pPrChange w:id="6097" w:author="The Si Tran" w:date="2012-12-16T10:10:00Z">
          <w:pPr>
            <w:pStyle w:val="Caption"/>
          </w:pPr>
        </w:pPrChange>
      </w:pPr>
      <w:bookmarkStart w:id="6098" w:name="_Toc326299573"/>
      <w:bookmarkStart w:id="6099" w:name="_Toc327348212"/>
      <w:bookmarkStart w:id="6100" w:name="_Toc343029962"/>
      <w:bookmarkStart w:id="6101" w:name="_Toc343452751"/>
      <w:ins w:id="6102" w:author="The Si Tran" w:date="2012-12-11T23:33:00Z">
        <w:r>
          <w:t>Hình 4.3</w:t>
        </w:r>
      </w:ins>
      <w:r w:rsidR="00976130">
        <w:t>:</w:t>
      </w:r>
      <w:ins w:id="6103" w:author="The Si Tran" w:date="2012-12-11T23:33:00Z">
        <w:r w:rsidR="002B62AC" w:rsidRPr="006C1895">
          <w:t xml:space="preserve"> </w:t>
        </w:r>
        <w:r w:rsidR="002B62AC">
          <w:t xml:space="preserve"> </w:t>
        </w:r>
      </w:ins>
      <w:del w:id="6104" w:author="The Si Tran" w:date="2012-12-11T23:33:00Z">
        <w:r w:rsidR="0088753F" w:rsidRPr="00032D83" w:rsidDel="002B62AC">
          <w:delText xml:space="preserve">Hình </w:delText>
        </w:r>
        <w:r w:rsidR="0088753F" w:rsidRPr="008E2AA9" w:rsidDel="002B62AC">
          <w:fldChar w:fldCharType="begin"/>
        </w:r>
        <w:r w:rsidR="0088753F" w:rsidRPr="008E2AA9" w:rsidDel="002B62AC">
          <w:rPr>
            <w:rPrChange w:id="6105" w:author="The Si Tran" w:date="2012-12-11T23:33:00Z">
              <w:rPr>
                <w:b w:val="0"/>
              </w:rPr>
            </w:rPrChange>
          </w:rPr>
          <w:delInstrText xml:space="preserve"> STYLEREF 1 \s </w:delInstrText>
        </w:r>
        <w:r w:rsidR="0088753F" w:rsidRPr="008E2AA9" w:rsidDel="002B62AC">
          <w:rPr>
            <w:rPrChange w:id="6106" w:author="The Si Tran" w:date="2012-12-11T23:33:00Z">
              <w:rPr>
                <w:b w:val="0"/>
              </w:rPr>
            </w:rPrChange>
          </w:rPr>
          <w:fldChar w:fldCharType="separate"/>
        </w:r>
        <w:r w:rsidR="0088753F" w:rsidRPr="008E2AA9" w:rsidDel="002B62AC">
          <w:rPr>
            <w:noProof/>
            <w:rPrChange w:id="6107" w:author="The Si Tran" w:date="2012-12-11T23:33:00Z">
              <w:rPr>
                <w:b w:val="0"/>
                <w:noProof/>
              </w:rPr>
            </w:rPrChange>
          </w:rPr>
          <w:delText>2</w:delText>
        </w:r>
        <w:r w:rsidR="0088753F" w:rsidRPr="008E2AA9" w:rsidDel="002B62AC">
          <w:rPr>
            <w:rPrChange w:id="6108" w:author="The Si Tran" w:date="2012-12-11T23:33:00Z">
              <w:rPr>
                <w:b w:val="0"/>
              </w:rPr>
            </w:rPrChange>
          </w:rPr>
          <w:fldChar w:fldCharType="end"/>
        </w:r>
        <w:r w:rsidR="0088753F" w:rsidRPr="008E2AA9" w:rsidDel="002B62AC">
          <w:rPr>
            <w:rPrChange w:id="6109" w:author="The Si Tran" w:date="2012-12-11T23:33:00Z">
              <w:rPr>
                <w:b w:val="0"/>
              </w:rPr>
            </w:rPrChange>
          </w:rPr>
          <w:delText>.</w:delText>
        </w:r>
        <w:r w:rsidR="0088753F" w:rsidRPr="008E2AA9" w:rsidDel="002B62AC">
          <w:rPr>
            <w:rPrChange w:id="6110" w:author="The Si Tran" w:date="2012-12-11T23:33:00Z">
              <w:rPr>
                <w:b w:val="0"/>
              </w:rPr>
            </w:rPrChange>
          </w:rPr>
          <w:fldChar w:fldCharType="begin"/>
        </w:r>
        <w:r w:rsidR="0088753F" w:rsidRPr="008E2AA9" w:rsidDel="002B62AC">
          <w:rPr>
            <w:rPrChange w:id="6111" w:author="The Si Tran" w:date="2012-12-11T23:33:00Z">
              <w:rPr>
                <w:b w:val="0"/>
              </w:rPr>
            </w:rPrChange>
          </w:rPr>
          <w:delInstrText xml:space="preserve"> SEQ Hình \* ARABIC \s 1 </w:delInstrText>
        </w:r>
        <w:r w:rsidR="0088753F" w:rsidRPr="008E2AA9" w:rsidDel="002B62AC">
          <w:rPr>
            <w:rPrChange w:id="6112" w:author="The Si Tran" w:date="2012-12-11T23:33:00Z">
              <w:rPr>
                <w:b w:val="0"/>
              </w:rPr>
            </w:rPrChange>
          </w:rPr>
          <w:fldChar w:fldCharType="separate"/>
        </w:r>
        <w:r w:rsidR="0088753F" w:rsidRPr="008E2AA9" w:rsidDel="002B62AC">
          <w:rPr>
            <w:noProof/>
            <w:rPrChange w:id="6113" w:author="The Si Tran" w:date="2012-12-11T23:33:00Z">
              <w:rPr>
                <w:b w:val="0"/>
                <w:noProof/>
              </w:rPr>
            </w:rPrChange>
          </w:rPr>
          <w:delText>4</w:delText>
        </w:r>
        <w:r w:rsidR="0088753F" w:rsidRPr="008E2AA9" w:rsidDel="002B62AC">
          <w:rPr>
            <w:rPrChange w:id="6114" w:author="The Si Tran" w:date="2012-12-11T23:33:00Z">
              <w:rPr>
                <w:b w:val="0"/>
              </w:rPr>
            </w:rPrChange>
          </w:rPr>
          <w:fldChar w:fldCharType="end"/>
        </w:r>
        <w:r w:rsidR="0088753F" w:rsidRPr="008E2AA9" w:rsidDel="002B62AC">
          <w:rPr>
            <w:rPrChange w:id="6115" w:author="The Si Tran" w:date="2012-12-11T23:33:00Z">
              <w:rPr>
                <w:b w:val="0"/>
              </w:rPr>
            </w:rPrChange>
          </w:rPr>
          <w:delText xml:space="preserve">: </w:delText>
        </w:r>
      </w:del>
      <w:r w:rsidR="0088753F" w:rsidRPr="008E2AA9">
        <w:rPr>
          <w:rPrChange w:id="6116" w:author="The Si Tran" w:date="2012-12-11T23:33:00Z">
            <w:rPr>
              <w:b w:val="0"/>
            </w:rPr>
          </w:rPrChange>
        </w:rPr>
        <w:t>Mô hình học có giám sát</w:t>
      </w:r>
      <w:bookmarkEnd w:id="6098"/>
      <w:bookmarkEnd w:id="6099"/>
      <w:bookmarkEnd w:id="6100"/>
      <w:bookmarkEnd w:id="6101"/>
    </w:p>
    <w:p w14:paraId="7A2E26AA" w14:textId="77777777" w:rsidR="0088753F" w:rsidRPr="0049233F" w:rsidRDefault="0088753F" w:rsidP="0088753F">
      <w:pPr>
        <w:spacing w:before="0"/>
        <w:rPr>
          <w:szCs w:val="26"/>
        </w:rPr>
      </w:pPr>
    </w:p>
    <w:p w14:paraId="578E4D94" w14:textId="2C5EBE96" w:rsidR="0088753F" w:rsidRPr="0049233F" w:rsidRDefault="0088753F">
      <w:pPr>
        <w:pStyle w:val="BuletL1"/>
        <w:pPrChange w:id="6117"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118" w:author="superchickend" w:date="2012-12-16T15:15:00Z"/>
        </w:rPr>
        <w:pPrChange w:id="6119" w:author="superchickend" w:date="2012-12-16T15:14:00Z">
          <w:pPr>
            <w:pStyle w:val="Heading3"/>
          </w:pPr>
        </w:pPrChange>
      </w:pPr>
      <w:bookmarkStart w:id="6120" w:name="_Toc343461269"/>
      <w:bookmarkStart w:id="6121" w:name="_Toc327348172"/>
      <w:ins w:id="6122" w:author="The Si Tran" w:date="2012-12-12T14:08:00Z">
        <w:r>
          <w:rPr>
            <w:sz w:val="26"/>
            <w:szCs w:val="26"/>
          </w:rPr>
          <w:t>Nguyên tắc hoạt động và các giải thuật huấn luyện của mạng nơron nhân tạo</w:t>
        </w:r>
      </w:ins>
      <w:bookmarkEnd w:id="6120"/>
      <w:ins w:id="6123" w:author="superchickend" w:date="2012-12-16T15:15:00Z">
        <w:r w:rsidR="00644A4C">
          <w:rPr>
            <w:sz w:val="26"/>
            <w:szCs w:val="26"/>
          </w:rPr>
          <w:tab/>
        </w:r>
      </w:ins>
    </w:p>
    <w:p w14:paraId="0943107E" w14:textId="23AF0ACB" w:rsidR="0088753F" w:rsidRPr="00032D83" w:rsidDel="00AD4B67" w:rsidRDefault="00445CC8">
      <w:pPr>
        <w:rPr>
          <w:del w:id="6124" w:author="superchickend" w:date="2012-12-16T15:14:00Z"/>
        </w:rPr>
        <w:pPrChange w:id="6125" w:author="The Si Tran" w:date="2012-12-16T17:26:00Z">
          <w:pPr>
            <w:pStyle w:val="Heading2"/>
          </w:pPr>
        </w:pPrChange>
      </w:pPr>
      <w:ins w:id="6126" w:author="superchickend" w:date="2012-12-16T15:20:00Z">
        <w:r>
          <w:t>Dựa trên cấu trúc của mạ</w:t>
        </w:r>
        <w:r w:rsidR="00CD76C3">
          <w:t xml:space="preserve">ng </w:t>
        </w:r>
      </w:ins>
      <w:ins w:id="6127" w:author="The Si Tran" w:date="2012-12-16T09:43:00Z">
        <w:r w:rsidR="00976130">
          <w:t xml:space="preserve">nơron </w:t>
        </w:r>
      </w:ins>
      <w:ins w:id="6128" w:author="superchickend" w:date="2012-12-16T15:20:00Z">
        <w:r w:rsidR="00CD76C3">
          <w:t>đã trình bày ở</w:t>
        </w:r>
        <w:r>
          <w:t xml:space="preserve"> mục 4.2</w:t>
        </w:r>
        <w:r w:rsidR="00CD76C3">
          <w:t xml:space="preserve">, </w:t>
        </w:r>
      </w:ins>
      <w:ins w:id="6129" w:author="superchickend" w:date="2012-12-16T15:15:00Z">
        <w:r w:rsidR="00C46E9E">
          <w:t xml:space="preserve">chúng tôi giới thiệu </w:t>
        </w:r>
      </w:ins>
      <w:ins w:id="6130" w:author="superchickend" w:date="2012-12-16T15:17:00Z">
        <w:r>
          <w:t>nguyên tắc hoạt động của mạng</w:t>
        </w:r>
      </w:ins>
      <w:del w:id="6131" w:author="The Si Tran" w:date="2012-12-12T14:08:00Z">
        <w:r w:rsidR="0088753F" w:rsidRPr="00AD4B67" w:rsidDel="008E70A9">
          <w:rPr>
            <w:rPrChange w:id="6132" w:author="superchickend" w:date="2012-12-16T15:14:00Z">
              <w:rPr>
                <w:b w:val="0"/>
                <w:bCs w:val="0"/>
                <w:iCs w:val="0"/>
                <w:sz w:val="20"/>
                <w:szCs w:val="20"/>
              </w:rPr>
            </w:rPrChange>
          </w:rPr>
          <w:delText>NGUYÊN TẮC HOẠT ĐỘNG VÀ CÁC GIẢI THUẬT HUẤN LUYỆN CỦA MẠNG NEURON NHÂN TẠO</w:delText>
        </w:r>
      </w:del>
      <w:bookmarkEnd w:id="6121"/>
    </w:p>
    <w:p w14:paraId="539AF1DE" w14:textId="15A1C404" w:rsidR="00AD4B67" w:rsidRPr="00032D83" w:rsidRDefault="00445CC8">
      <w:pPr>
        <w:rPr>
          <w:ins w:id="6133" w:author="superchickend" w:date="2012-12-16T15:14:00Z"/>
        </w:rPr>
        <w:pPrChange w:id="6134" w:author="The Si Tran" w:date="2012-12-16T17:26:00Z">
          <w:pPr>
            <w:pStyle w:val="Heading3"/>
          </w:pPr>
        </w:pPrChange>
      </w:pPr>
      <w:bookmarkStart w:id="6135" w:name="_Toc327348173"/>
      <w:ins w:id="6136" w:author="superchickend" w:date="2012-12-16T15:18:00Z">
        <w:r>
          <w:t xml:space="preserve">  </w:t>
        </w:r>
      </w:ins>
      <w:ins w:id="6137" w:author="The Si Tran" w:date="2012-12-16T09:43:00Z">
        <w:r w:rsidR="00976130">
          <w:t xml:space="preserve">nơron </w:t>
        </w:r>
      </w:ins>
      <w:ins w:id="6138" w:author="superchickend" w:date="2012-12-16T15:18:00Z">
        <w:r>
          <w:t>nhân tạo</w:t>
        </w:r>
      </w:ins>
      <w:ins w:id="6139" w:author="superchickend" w:date="2012-12-16T15:19:00Z">
        <w:r>
          <w:t xml:space="preserve"> và trình bày hai giải thuật huấn luyện được sử dụng phổ biến trong mạng neural truyền thẳng</w:t>
        </w:r>
      </w:ins>
      <w:ins w:id="6140" w:author="superchickend" w:date="2012-12-16T15:22:00Z">
        <w:r w:rsidR="00CD76C3">
          <w:t xml:space="preserve"> là: giải thuật lan truyền ngược </w:t>
        </w:r>
      </w:ins>
      <w:ins w:id="6141" w:author="superchickend" w:date="2012-12-16T15:23:00Z">
        <w:r w:rsidR="00CD76C3">
          <w:t xml:space="preserve">(Back Propagation) </w:t>
        </w:r>
      </w:ins>
      <w:ins w:id="6142"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143" w:name="_Toc343461270"/>
      <w:r w:rsidRPr="0049233F">
        <w:lastRenderedPageBreak/>
        <w:t>Perceptron</w:t>
      </w:r>
      <w:bookmarkEnd w:id="6135"/>
      <w:bookmarkEnd w:id="6143"/>
    </w:p>
    <w:p w14:paraId="5FD72664" w14:textId="066DDECB" w:rsidR="0088753F" w:rsidRPr="0049233F" w:rsidRDefault="0088753F">
      <w:pPr>
        <w:pPrChange w:id="6144"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41ECEEA2">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124AF86D" w:rsidR="0088753F" w:rsidRPr="0049233F" w:rsidRDefault="0088753F">
      <w:pPr>
        <w:pStyle w:val="Hinh"/>
        <w:pPrChange w:id="6145" w:author="The Si Tran" w:date="2012-12-16T10:10:00Z">
          <w:pPr>
            <w:pStyle w:val="Caption"/>
          </w:pPr>
        </w:pPrChange>
      </w:pPr>
      <w:r w:rsidRPr="0049233F">
        <w:t xml:space="preserve">                                        </w:t>
      </w:r>
      <w:bookmarkStart w:id="6146" w:name="_Toc327348213"/>
      <w:bookmarkStart w:id="6147" w:name="_Toc343029963"/>
      <w:bookmarkStart w:id="6148" w:name="_Toc343452752"/>
      <w:r w:rsidRPr="0049233F">
        <w:t xml:space="preserve">Hình </w:t>
      </w:r>
      <w:ins w:id="6149" w:author="The Si Tran" w:date="2012-12-11T23:34:00Z">
        <w:r w:rsidR="006D47A7">
          <w:t xml:space="preserve">4.4: </w:t>
        </w:r>
      </w:ins>
      <w:del w:id="6150" w:author="The Si Tran" w:date="2012-12-11T23:34:00Z">
        <w:r w:rsidRPr="006D47A7" w:rsidDel="006D47A7">
          <w:fldChar w:fldCharType="begin"/>
        </w:r>
        <w:r w:rsidRPr="006D47A7" w:rsidDel="006D47A7">
          <w:rPr>
            <w:rPrChange w:id="6151" w:author="The Si Tran" w:date="2012-12-11T23:34:00Z">
              <w:rPr>
                <w:b w:val="0"/>
              </w:rPr>
            </w:rPrChange>
          </w:rPr>
          <w:delInstrText xml:space="preserve"> STYLEREF 1 \s </w:delInstrText>
        </w:r>
        <w:r w:rsidRPr="006D47A7" w:rsidDel="006D47A7">
          <w:rPr>
            <w:rPrChange w:id="6152" w:author="The Si Tran" w:date="2012-12-11T23:34:00Z">
              <w:rPr>
                <w:b w:val="0"/>
              </w:rPr>
            </w:rPrChange>
          </w:rPr>
          <w:fldChar w:fldCharType="separate"/>
        </w:r>
        <w:r w:rsidRPr="006D47A7" w:rsidDel="006D47A7">
          <w:rPr>
            <w:noProof/>
            <w:rPrChange w:id="6153" w:author="The Si Tran" w:date="2012-12-11T23:34:00Z">
              <w:rPr>
                <w:b w:val="0"/>
                <w:noProof/>
              </w:rPr>
            </w:rPrChange>
          </w:rPr>
          <w:delText>2</w:delText>
        </w:r>
        <w:r w:rsidRPr="006D47A7" w:rsidDel="006D47A7">
          <w:rPr>
            <w:rPrChange w:id="6154" w:author="The Si Tran" w:date="2012-12-11T23:34:00Z">
              <w:rPr>
                <w:b w:val="0"/>
              </w:rPr>
            </w:rPrChange>
          </w:rPr>
          <w:fldChar w:fldCharType="end"/>
        </w:r>
        <w:r w:rsidRPr="006D47A7" w:rsidDel="006D47A7">
          <w:rPr>
            <w:rPrChange w:id="6155" w:author="The Si Tran" w:date="2012-12-11T23:34:00Z">
              <w:rPr>
                <w:b w:val="0"/>
              </w:rPr>
            </w:rPrChange>
          </w:rPr>
          <w:delText>.</w:delText>
        </w:r>
        <w:r w:rsidRPr="006D47A7" w:rsidDel="006D47A7">
          <w:rPr>
            <w:rPrChange w:id="6156" w:author="The Si Tran" w:date="2012-12-11T23:34:00Z">
              <w:rPr>
                <w:b w:val="0"/>
              </w:rPr>
            </w:rPrChange>
          </w:rPr>
          <w:fldChar w:fldCharType="begin"/>
        </w:r>
        <w:r w:rsidRPr="006D47A7" w:rsidDel="006D47A7">
          <w:rPr>
            <w:rPrChange w:id="6157" w:author="The Si Tran" w:date="2012-12-11T23:34:00Z">
              <w:rPr>
                <w:b w:val="0"/>
              </w:rPr>
            </w:rPrChange>
          </w:rPr>
          <w:delInstrText xml:space="preserve"> SEQ Hình \* ARABIC \s 1 </w:delInstrText>
        </w:r>
        <w:r w:rsidRPr="006D47A7" w:rsidDel="006D47A7">
          <w:rPr>
            <w:rPrChange w:id="6158" w:author="The Si Tran" w:date="2012-12-11T23:34:00Z">
              <w:rPr>
                <w:b w:val="0"/>
              </w:rPr>
            </w:rPrChange>
          </w:rPr>
          <w:fldChar w:fldCharType="separate"/>
        </w:r>
        <w:r w:rsidRPr="006D47A7" w:rsidDel="006D47A7">
          <w:rPr>
            <w:noProof/>
            <w:rPrChange w:id="6159" w:author="The Si Tran" w:date="2012-12-11T23:34:00Z">
              <w:rPr>
                <w:b w:val="0"/>
                <w:noProof/>
              </w:rPr>
            </w:rPrChange>
          </w:rPr>
          <w:delText>5</w:delText>
        </w:r>
        <w:r w:rsidRPr="006D47A7" w:rsidDel="006D47A7">
          <w:rPr>
            <w:rPrChange w:id="6160" w:author="The Si Tran" w:date="2012-12-11T23:34:00Z">
              <w:rPr>
                <w:b w:val="0"/>
              </w:rPr>
            </w:rPrChange>
          </w:rPr>
          <w:fldChar w:fldCharType="end"/>
        </w:r>
        <w:r w:rsidRPr="006D47A7" w:rsidDel="006D47A7">
          <w:rPr>
            <w:rPrChange w:id="6161" w:author="The Si Tran" w:date="2012-12-11T23:34:00Z">
              <w:rPr>
                <w:b w:val="0"/>
              </w:rPr>
            </w:rPrChange>
          </w:rPr>
          <w:delText xml:space="preserve">: </w:delText>
        </w:r>
      </w:del>
      <w:r w:rsidRPr="006D47A7">
        <w:rPr>
          <w:rPrChange w:id="6162" w:author="The Si Tran" w:date="2012-12-11T23:34:00Z">
            <w:rPr>
              <w:b w:val="0"/>
            </w:rPr>
          </w:rPrChange>
        </w:rPr>
        <w:t xml:space="preserve">Đơn vị mạng </w:t>
      </w:r>
      <w:r w:rsidR="00976130">
        <w:t>Nơron</w:t>
      </w:r>
      <w:bookmarkEnd w:id="6146"/>
      <w:bookmarkEnd w:id="6147"/>
      <w:bookmarkEnd w:id="6148"/>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163" w:author="The Si Tran" w:date="2012-12-06T02:05:00Z"/>
        </w:rPr>
        <w:pPrChange w:id="6164"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165" w:author="The Si Tran" w:date="2012-12-06T02:07:00Z"/>
          <w:szCs w:val="26"/>
        </w:rPr>
      </w:pPr>
      <w:ins w:id="6166"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167" w:author="The Si Tran" w:date="2012-12-06T02:07:00Z">
          <w:pPr>
            <w:spacing w:before="0"/>
            <w:ind w:left="720" w:firstLine="720"/>
          </w:pPr>
        </w:pPrChange>
      </w:pPr>
      <w:del w:id="6168" w:author="The Si Tran" w:date="2012-12-06T02:07:00Z">
        <w:r w:rsidRPr="006D6C8D" w:rsidDel="00CD6D90">
          <w:rPr>
            <w:noProof/>
            <w:szCs w:val="26"/>
            <w:rPrChange w:id="6169" w:author="Unknown">
              <w:rPr>
                <w:noProof/>
              </w:rPr>
            </w:rPrChange>
          </w:rPr>
          <w:drawing>
            <wp:inline distT="0" distB="0" distL="0" distR="0" wp14:anchorId="03B62084" wp14:editId="398B842F">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170" w:author="The Si Tran" w:date="2012-12-06T01:59:00Z"/>
        </w:rPr>
        <w:pPrChange w:id="6171" w:author="The Si Tran" w:date="2012-12-16T08:22:00Z">
          <w:pPr>
            <w:spacing w:before="0"/>
            <w:ind w:firstLine="720"/>
          </w:pPr>
        </w:pPrChange>
      </w:pPr>
      <w:r w:rsidRPr="0049233F">
        <w:t xml:space="preserve">Ở đây các số thực </w:t>
      </w:r>
      <m:oMath>
        <m:sSub>
          <m:sSubPr>
            <m:ctrlPr>
              <w:ins w:id="6172" w:author="The Si Tran" w:date="2012-12-06T02:07:00Z">
                <w:rPr>
                  <w:rFonts w:ascii="Cambria Math" w:hAnsi="Cambria Math"/>
                  <w:i/>
                </w:rPr>
              </w:ins>
            </m:ctrlPr>
          </m:sSubPr>
          <m:e>
            <w:ins w:id="6173" w:author="The Si Tran" w:date="2012-12-06T02:07:00Z">
              <m:r>
                <w:rPr>
                  <w:rFonts w:ascii="Cambria Math" w:hAnsi="Cambria Math"/>
                </w:rPr>
                <m:t>w</m:t>
              </m:r>
            </w:ins>
          </m:e>
          <m:sub>
            <w:ins w:id="6174" w:author="The Si Tran" w:date="2012-12-06T02:07:00Z">
              <m:r>
                <w:rPr>
                  <w:rFonts w:ascii="Cambria Math" w:hAnsi="Cambria Math"/>
                </w:rPr>
                <m:t>i</m:t>
              </m:r>
            </w:ins>
          </m:sub>
        </m:sSub>
      </m:oMath>
      <w:ins w:id="6175" w:author="The Si Tran" w:date="2012-12-06T02:07:00Z">
        <w:r w:rsidR="00CD6D90">
          <w:t xml:space="preserve"> </w:t>
        </w:r>
      </w:ins>
      <w:del w:id="6176"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177" w:author="The Si Tran" w:date="2012-12-06T02:08:00Z">
                <w:rPr>
                  <w:rFonts w:ascii="Cambria Math" w:hAnsi="Cambria Math"/>
                  <w:i/>
                </w:rPr>
              </w:ins>
            </m:ctrlPr>
          </m:sSubPr>
          <m:e>
            <w:ins w:id="6178" w:author="The Si Tran" w:date="2012-12-06T02:08:00Z">
              <m:r>
                <w:rPr>
                  <w:rFonts w:ascii="Cambria Math" w:hAnsi="Cambria Math"/>
                </w:rPr>
                <m:t>x</m:t>
              </m:r>
            </w:ins>
          </m:e>
          <m:sub>
            <w:ins w:id="6179" w:author="The Si Tran" w:date="2012-12-06T02:08:00Z">
              <m:r>
                <w:rPr>
                  <w:rFonts w:ascii="Cambria Math" w:hAnsi="Cambria Math"/>
                </w:rPr>
                <m:t>i</m:t>
              </m:r>
            </w:ins>
          </m:sub>
        </m:sSub>
      </m:oMath>
      <w:ins w:id="6180" w:author="The Si Tran" w:date="2012-12-06T02:08:00Z">
        <w:r w:rsidR="0001105D">
          <w:t xml:space="preserve"> </w:t>
        </w:r>
      </w:ins>
      <w:del w:id="6181"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182" w:author="The Si Tran" w:date="2012-12-06T02:09:00Z">
                <w:rPr>
                  <w:rFonts w:ascii="Cambria Math" w:hAnsi="Cambria Math"/>
                  <w:i/>
                </w:rPr>
              </w:ins>
            </m:ctrlPr>
          </m:sSubPr>
          <m:e>
            <w:ins w:id="6183" w:author="The Si Tran" w:date="2012-12-06T02:09:00Z">
              <m:r>
                <w:rPr>
                  <w:rFonts w:ascii="Cambria Math" w:hAnsi="Cambria Math"/>
                </w:rPr>
                <m:t>-w</m:t>
              </m:r>
            </w:ins>
          </m:e>
          <m:sub>
            <w:ins w:id="6184" w:author="The Si Tran" w:date="2012-12-06T02:09:00Z">
              <m:r>
                <w:rPr>
                  <w:rFonts w:ascii="Cambria Math" w:hAnsi="Cambria Math"/>
                </w:rPr>
                <m:t>0</m:t>
              </m:r>
            </w:ins>
          </m:sub>
        </m:sSub>
      </m:oMath>
      <w:del w:id="6185"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6186"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187"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spacing w:before="0"/>
        <w:ind w:left="720" w:firstLine="720"/>
        <w:rPr>
          <w:del w:id="6188" w:author="The Si Tran" w:date="2012-12-06T02:00:00Z"/>
          <w:szCs w:val="26"/>
        </w:rPr>
        <w:pPrChange w:id="6189" w:author="The Si Tran" w:date="2012-12-06T02:00:00Z">
          <w:pPr>
            <w:spacing w:before="0"/>
            <w:ind w:firstLine="720"/>
          </w:pPr>
        </w:pPrChange>
      </w:pPr>
      <w:ins w:id="6190"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6191" w:author="The Si Tran" w:date="2012-12-06T02:00:00Z">
          <w:pPr>
            <w:spacing w:before="0"/>
            <w:ind w:firstLine="720"/>
          </w:pPr>
        </w:pPrChange>
      </w:pPr>
      <w:del w:id="6192" w:author="The Si Tran" w:date="2012-12-06T02:00:00Z">
        <w:r w:rsidRPr="006D6C8D" w:rsidDel="000B65E4">
          <w:rPr>
            <w:noProof/>
            <w:szCs w:val="26"/>
            <w:rPrChange w:id="6193" w:author="Unknown">
              <w:rPr>
                <w:noProof/>
              </w:rPr>
            </w:rPrChange>
          </w:rPr>
          <w:drawing>
            <wp:inline distT="0" distB="0" distL="0" distR="0" wp14:anchorId="05F691B7" wp14:editId="385AD5EB">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194" w:author="The Si Tran" w:date="2012-12-06T02:01:00Z"/>
        </w:rPr>
        <w:pPrChange w:id="6195" w:author="The Si Tran" w:date="2012-12-16T08:22:00Z">
          <w:pPr>
            <w:spacing w:before="0"/>
            <w:ind w:firstLine="720"/>
          </w:pPr>
        </w:pPrChange>
      </w:pPr>
      <w:r w:rsidRPr="0049233F">
        <w:t xml:space="preserve">Ở đây </w:t>
      </w:r>
      <w:del w:id="6196" w:author="The Si Tran" w:date="2012-12-06T02:00:00Z">
        <w:r w:rsidRPr="00AF1345" w:rsidDel="000B65E4">
          <w:rPr>
            <w:position w:val="-6"/>
          </w:rPr>
          <w:object w:dxaOrig="200" w:dyaOrig="279" w14:anchorId="56E38391">
            <v:shape id="_x0000_i1103" type="#_x0000_t75" style="width:7.5pt;height:14.05pt" o:ole="">
              <v:imagedata r:id="rId189" o:title=""/>
            </v:shape>
            <o:OLEObject Type="Embed" ProgID="Equation.DSMT4" ShapeID="_x0000_i1103" DrawAspect="Content" ObjectID="_1417235505" r:id="rId190"/>
          </w:object>
        </w:r>
      </w:del>
      <m:oMath>
        <m:acc>
          <m:accPr>
            <m:chr m:val="⃗"/>
            <m:ctrlPr>
              <w:ins w:id="6197" w:author="The Si Tran" w:date="2012-12-06T02:00:00Z">
                <w:rPr>
                  <w:rFonts w:ascii="Cambria Math" w:hAnsi="Cambria Math"/>
                  <w:i/>
                </w:rPr>
              </w:ins>
            </m:ctrlPr>
          </m:accPr>
          <m:e>
            <w:ins w:id="6198" w:author="The Si Tran" w:date="2012-12-06T02:00:00Z">
              <m:r>
                <w:rPr>
                  <w:rFonts w:ascii="Cambria Math" w:hAnsi="Cambria Math"/>
                </w:rPr>
                <m:t>x</m:t>
              </m:r>
            </w:ins>
          </m:e>
        </m:acc>
      </m:oMath>
      <w:r w:rsidRPr="0049233F">
        <w:t xml:space="preserve"> và </w:t>
      </w:r>
      <w:del w:id="6199" w:author="The Si Tran" w:date="2012-12-06T02:00:00Z">
        <w:r w:rsidRPr="00AF1345" w:rsidDel="000B65E4">
          <w:rPr>
            <w:position w:val="-6"/>
          </w:rPr>
          <w:object w:dxaOrig="240" w:dyaOrig="279" w14:anchorId="713B3E3F">
            <v:shape id="_x0000_i1104" type="#_x0000_t75" style="width:14.05pt;height:14.05pt" o:ole="">
              <v:imagedata r:id="rId191" o:title=""/>
            </v:shape>
            <o:OLEObject Type="Embed" ProgID="Equation.DSMT4" ShapeID="_x0000_i1104" DrawAspect="Content" ObjectID="_1417235506" r:id="rId192"/>
          </w:object>
        </w:r>
      </w:del>
      <m:oMath>
        <m:acc>
          <m:accPr>
            <m:chr m:val="⃗"/>
            <m:ctrlPr>
              <w:ins w:id="6200" w:author="The Si Tran" w:date="2012-12-06T02:00:00Z">
                <w:rPr>
                  <w:rFonts w:ascii="Cambria Math" w:hAnsi="Cambria Math"/>
                  <w:i/>
                </w:rPr>
              </w:ins>
            </m:ctrlPr>
          </m:accPr>
          <m:e>
            <w:ins w:id="6201"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6202" w:author="The Si Tran" w:date="2012-12-06T02:01:00Z">
        <m:oMath>
          <m:r>
            <w:rPr>
              <w:rFonts w:ascii="Cambria Math" w:hAnsi="Cambria Math"/>
            </w:rPr>
            <m:t>sgn()</m:t>
          </m:r>
        </m:oMath>
      </w:ins>
      <w:del w:id="6203"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6204" w:author="The Si Tran" w:date="2012-12-06T02:04:00Z"/>
          <w:szCs w:val="26"/>
        </w:rPr>
        <w:pPrChange w:id="6205" w:author="The Si Tran" w:date="2012-12-06T02:04:00Z">
          <w:pPr>
            <w:spacing w:before="0"/>
            <w:ind w:firstLine="720"/>
          </w:pPr>
        </w:pPrChange>
      </w:pPr>
      <w:ins w:id="6206"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6207" w:author="The Si Tran" w:date="2012-12-06T02:04:00Z">
          <w:pPr>
            <w:spacing w:before="0"/>
            <w:ind w:firstLine="720"/>
          </w:pPr>
        </w:pPrChange>
      </w:pPr>
      <w:del w:id="6208" w:author="The Si Tran" w:date="2012-12-06T02:04:00Z">
        <w:r w:rsidRPr="006D6C8D" w:rsidDel="00CD6D90">
          <w:rPr>
            <w:noProof/>
            <w:szCs w:val="26"/>
            <w:rPrChange w:id="6209" w:author="Unknown">
              <w:rPr>
                <w:noProof/>
              </w:rPr>
            </w:rPrChange>
          </w:rPr>
          <w:drawing>
            <wp:inline distT="0" distB="0" distL="0" distR="0" wp14:anchorId="08CFD84C" wp14:editId="0FCD5FDB">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210"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6211" w:author="The Si Tran" w:date="2012-12-06T02:10:00Z">
                <w:rPr>
                  <w:rFonts w:ascii="Cambria Math" w:hAnsi="Cambria Math"/>
                  <w:i/>
                </w:rPr>
              </w:ins>
            </m:ctrlPr>
          </m:sSubPr>
          <m:e>
            <w:ins w:id="6212" w:author="The Si Tran" w:date="2012-12-06T02:10:00Z">
              <m:r>
                <w:rPr>
                  <w:rFonts w:ascii="Cambria Math" w:hAnsi="Cambria Math"/>
                </w:rPr>
                <m:t>(x</m:t>
              </m:r>
            </w:ins>
          </m:e>
          <m:sub>
            <w:ins w:id="6213" w:author="The Si Tran" w:date="2012-12-06T02:10:00Z">
              <m:r>
                <w:rPr>
                  <w:rFonts w:ascii="Cambria Math" w:hAnsi="Cambria Math"/>
                </w:rPr>
                <m:t>1</m:t>
              </m:r>
            </w:ins>
          </m:sub>
        </m:sSub>
        <w:ins w:id="6214" w:author="The Si Tran" w:date="2012-12-06T02:10:00Z">
          <m:r>
            <w:rPr>
              <w:rFonts w:ascii="Cambria Math" w:hAnsi="Cambria Math"/>
            </w:rPr>
            <m:t>,</m:t>
          </m:r>
        </w:ins>
        <m:sSub>
          <m:sSubPr>
            <m:ctrlPr>
              <w:ins w:id="6215" w:author="The Si Tran" w:date="2012-12-06T02:10:00Z">
                <w:rPr>
                  <w:rFonts w:ascii="Cambria Math" w:hAnsi="Cambria Math"/>
                  <w:i/>
                </w:rPr>
              </w:ins>
            </m:ctrlPr>
          </m:sSubPr>
          <m:e>
            <w:ins w:id="6216" w:author="The Si Tran" w:date="2012-12-06T02:10:00Z">
              <m:r>
                <w:rPr>
                  <w:rFonts w:ascii="Cambria Math" w:hAnsi="Cambria Math"/>
                </w:rPr>
                <m:t>x</m:t>
              </m:r>
            </w:ins>
          </m:e>
          <m:sub>
            <w:ins w:id="6217" w:author="The Si Tran" w:date="2012-12-06T02:10:00Z">
              <m:r>
                <w:rPr>
                  <w:rFonts w:ascii="Cambria Math" w:hAnsi="Cambria Math"/>
                </w:rPr>
                <m:t>2</m:t>
              </m:r>
            </w:ins>
          </m:sub>
        </m:sSub>
        <w:ins w:id="6218" w:author="The Si Tran" w:date="2012-12-06T02:10:00Z">
          <m:r>
            <w:rPr>
              <w:rFonts w:ascii="Cambria Math" w:hAnsi="Cambria Math"/>
            </w:rPr>
            <m:t>,…,</m:t>
          </m:r>
        </w:ins>
        <m:sSub>
          <m:sSubPr>
            <m:ctrlPr>
              <w:ins w:id="6219" w:author="The Si Tran" w:date="2012-12-06T02:10:00Z">
                <w:rPr>
                  <w:rFonts w:ascii="Cambria Math" w:hAnsi="Cambria Math"/>
                  <w:i/>
                </w:rPr>
              </w:ins>
            </m:ctrlPr>
          </m:sSubPr>
          <m:e>
            <w:ins w:id="6220" w:author="The Si Tran" w:date="2012-12-06T02:10:00Z">
              <m:r>
                <w:rPr>
                  <w:rFonts w:ascii="Cambria Math" w:hAnsi="Cambria Math"/>
                </w:rPr>
                <m:t>x</m:t>
              </m:r>
            </w:ins>
          </m:e>
          <m:sub>
            <w:ins w:id="6221" w:author="The Si Tran" w:date="2012-12-06T02:10:00Z">
              <m:r>
                <w:rPr>
                  <w:rFonts w:ascii="Cambria Math" w:hAnsi="Cambria Math"/>
                </w:rPr>
                <m:t>n</m:t>
              </m:r>
            </w:ins>
          </m:sub>
        </m:sSub>
        <w:ins w:id="6222" w:author="The Si Tran" w:date="2012-12-06T02:10:00Z">
          <m:r>
            <w:rPr>
              <w:rFonts w:ascii="Cambria Math" w:hAnsi="Cambria Math"/>
            </w:rPr>
            <m:t>)</m:t>
          </m:r>
        </w:ins>
      </m:oMath>
      <w:del w:id="6223"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224" w:author="The Si Tran" w:date="2012-12-06T02:10:00Z">
        <m:oMath>
          <m:r>
            <w:rPr>
              <w:rFonts w:ascii="Cambria Math" w:hAnsi="Cambria Math"/>
            </w:rPr>
            <m:t>n+1</m:t>
          </m:r>
        </m:oMath>
      </w:ins>
      <w:del w:id="6225"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226" w:author="The Si Tran" w:date="2012-12-06T02:11:00Z">
                <w:rPr>
                  <w:rFonts w:ascii="Cambria Math" w:hAnsi="Cambria Math"/>
                  <w:i/>
                </w:rPr>
              </w:ins>
            </m:ctrlPr>
          </m:sSubPr>
          <m:e>
            <w:ins w:id="6227" w:author="The Si Tran" w:date="2012-12-06T02:11:00Z">
              <m:r>
                <w:rPr>
                  <w:rFonts w:ascii="Cambria Math" w:hAnsi="Cambria Math"/>
                </w:rPr>
                <m:t>x</m:t>
              </m:r>
            </w:ins>
          </m:e>
          <m:sub>
            <w:ins w:id="6228" w:author="The Si Tran" w:date="2012-12-06T02:11:00Z">
              <m:r>
                <w:rPr>
                  <w:rFonts w:ascii="Cambria Math" w:hAnsi="Cambria Math"/>
                </w:rPr>
                <m:t>0</m:t>
              </m:r>
            </w:ins>
          </m:sub>
        </m:sSub>
      </m:oMath>
      <w:del w:id="6229"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230" w:author="The Si Tran" w:date="2012-12-06T02:11:00Z">
        <w:r w:rsidRPr="00AF1345" w:rsidDel="00E81970">
          <w:rPr>
            <w:position w:val="-6"/>
          </w:rPr>
          <w:object w:dxaOrig="760" w:dyaOrig="279" w14:anchorId="0CA687E0">
            <v:shape id="_x0000_i1105" type="#_x0000_t75" style="width:35.55pt;height:14.05pt" o:ole="">
              <v:imagedata r:id="rId194" o:title=""/>
            </v:shape>
            <o:OLEObject Type="Embed" ProgID="Equation.DSMT4" ShapeID="_x0000_i1105" DrawAspect="Content" ObjectID="_1417235507" r:id="rId195"/>
          </w:object>
        </w:r>
      </w:del>
      <m:oMath>
        <m:acc>
          <m:accPr>
            <m:chr m:val="⃗"/>
            <m:ctrlPr>
              <w:ins w:id="6231" w:author="The Si Tran" w:date="2012-12-06T02:11:00Z">
                <w:rPr>
                  <w:rFonts w:ascii="Cambria Math" w:hAnsi="Cambria Math"/>
                  <w:i/>
                </w:rPr>
              </w:ins>
            </m:ctrlPr>
          </m:accPr>
          <m:e>
            <w:ins w:id="6232" w:author="The Si Tran" w:date="2012-12-06T02:11:00Z">
              <m:r>
                <w:rPr>
                  <w:rFonts w:ascii="Cambria Math" w:hAnsi="Cambria Math"/>
                </w:rPr>
                <m:t>w</m:t>
              </m:r>
            </w:ins>
          </m:e>
        </m:acc>
        <w:ins w:id="6233" w:author="The Si Tran" w:date="2012-12-06T02:11:00Z">
          <m:r>
            <w:rPr>
              <w:rFonts w:ascii="Cambria Math" w:hAnsi="Cambria Math"/>
            </w:rPr>
            <m:t>∙</m:t>
          </m:r>
        </w:ins>
        <m:acc>
          <m:accPr>
            <m:chr m:val="⃗"/>
            <m:ctrlPr>
              <w:ins w:id="6234" w:author="The Si Tran" w:date="2012-12-06T02:11:00Z">
                <w:rPr>
                  <w:rFonts w:ascii="Cambria Math" w:hAnsi="Cambria Math"/>
                  <w:i/>
                </w:rPr>
              </w:ins>
            </m:ctrlPr>
          </m:accPr>
          <m:e>
            <w:ins w:id="6235" w:author="The Si Tran" w:date="2012-12-06T02:11:00Z">
              <m:r>
                <w:rPr>
                  <w:rFonts w:ascii="Cambria Math" w:hAnsi="Cambria Math"/>
                </w:rPr>
                <m:t>x</m:t>
              </m:r>
            </w:ins>
          </m:e>
        </m:acc>
        <w:ins w:id="6236"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6237"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6238" w:author="The Si Tran" w:date="2012-12-06T02:12:00Z">
        <w:r w:rsidRPr="00AF1345" w:rsidDel="00721CBD">
          <w:rPr>
            <w:position w:val="-6"/>
          </w:rPr>
          <w:object w:dxaOrig="240" w:dyaOrig="279" w14:anchorId="6BB743B6">
            <v:shape id="_x0000_i1106" type="#_x0000_t75" style="width:14.05pt;height:14.05pt" o:ole="">
              <v:imagedata r:id="rId196" o:title=""/>
            </v:shape>
            <o:OLEObject Type="Embed" ProgID="Equation.DSMT4" ShapeID="_x0000_i1106" DrawAspect="Content" ObjectID="_1417235508" r:id="rId197"/>
          </w:object>
        </w:r>
      </w:del>
      <m:oMath>
        <m:acc>
          <m:accPr>
            <m:chr m:val="⃗"/>
            <m:ctrlPr>
              <w:ins w:id="6239" w:author="The Si Tran" w:date="2012-12-06T02:12:00Z">
                <w:rPr>
                  <w:rFonts w:ascii="Cambria Math" w:hAnsi="Cambria Math"/>
                  <w:i/>
                </w:rPr>
              </w:ins>
            </m:ctrlPr>
          </m:accPr>
          <m:e>
            <w:ins w:id="6240" w:author="The Si Tran" w:date="2012-12-06T02:12:00Z">
              <m:r>
                <w:rPr>
                  <w:rFonts w:ascii="Cambria Math" w:hAnsi="Cambria Math"/>
                </w:rPr>
                <m:t>w</m:t>
              </m:r>
            </w:ins>
          </m:e>
        </m:acc>
      </m:oMath>
      <w:r w:rsidRPr="0049233F">
        <w:t xml:space="preserve"> sau cho siêu phẳng </w:t>
      </w:r>
      <w:del w:id="6241" w:author="The Si Tran" w:date="2012-12-06T02:12:00Z">
        <w:r w:rsidRPr="00AF1345" w:rsidDel="00721CBD">
          <w:rPr>
            <w:position w:val="-6"/>
          </w:rPr>
          <w:object w:dxaOrig="760" w:dyaOrig="279" w14:anchorId="70AD84D1">
            <v:shape id="_x0000_i1107" type="#_x0000_t75" style="width:35.55pt;height:14.05pt" o:ole="">
              <v:imagedata r:id="rId194" o:title=""/>
            </v:shape>
            <o:OLEObject Type="Embed" ProgID="Equation.DSMT4" ShapeID="_x0000_i1107" DrawAspect="Content" ObjectID="_1417235509" r:id="rId198"/>
          </w:object>
        </w:r>
      </w:del>
      <m:oMath>
        <m:acc>
          <m:accPr>
            <m:chr m:val="⃗"/>
            <m:ctrlPr>
              <w:ins w:id="6242" w:author="The Si Tran" w:date="2012-12-06T02:12:00Z">
                <w:rPr>
                  <w:rFonts w:ascii="Cambria Math" w:hAnsi="Cambria Math"/>
                  <w:i/>
                </w:rPr>
              </w:ins>
            </m:ctrlPr>
          </m:accPr>
          <m:e>
            <w:ins w:id="6243" w:author="The Si Tran" w:date="2012-12-06T02:12:00Z">
              <m:r>
                <w:rPr>
                  <w:rFonts w:ascii="Cambria Math" w:hAnsi="Cambria Math"/>
                </w:rPr>
                <m:t>w</m:t>
              </m:r>
            </w:ins>
          </m:e>
        </m:acc>
        <w:ins w:id="6244" w:author="The Si Tran" w:date="2012-12-06T02:12:00Z">
          <m:r>
            <w:rPr>
              <w:rFonts w:ascii="Cambria Math" w:hAnsi="Cambria Math"/>
            </w:rPr>
            <m:t>∙</m:t>
          </m:r>
        </w:ins>
        <m:acc>
          <m:accPr>
            <m:chr m:val="⃗"/>
            <m:ctrlPr>
              <w:ins w:id="6245" w:author="The Si Tran" w:date="2012-12-06T02:12:00Z">
                <w:rPr>
                  <w:rFonts w:ascii="Cambria Math" w:hAnsi="Cambria Math"/>
                  <w:i/>
                </w:rPr>
              </w:ins>
            </m:ctrlPr>
          </m:accPr>
          <m:e>
            <w:ins w:id="6246" w:author="The Si Tran" w:date="2012-12-06T02:12:00Z">
              <m:r>
                <w:rPr>
                  <w:rFonts w:ascii="Cambria Math" w:hAnsi="Cambria Math"/>
                </w:rPr>
                <m:t>x</m:t>
              </m:r>
            </w:ins>
          </m:e>
        </m:acc>
        <w:ins w:id="6247" w:author="The Si Tran" w:date="2012-12-06T02:12:00Z">
          <m:r>
            <w:rPr>
              <w:rFonts w:ascii="Cambria Math" w:hAnsi="Cambria Math"/>
            </w:rPr>
            <m:t>=0</m:t>
          </m:r>
        </w:ins>
      </m:oMath>
      <w:ins w:id="6248"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249" w:author="The Si Tran" w:date="2012-12-16T17:26:00Z">
          <w:pPr>
            <w:keepNext/>
            <w:spacing w:before="0"/>
            <w:ind w:firstLine="720"/>
          </w:pPr>
        </w:pPrChange>
      </w:pPr>
      <w:r w:rsidRPr="002B1464">
        <w:rPr>
          <w:noProof/>
        </w:rPr>
        <w:drawing>
          <wp:inline distT="0" distB="0" distL="0" distR="0" wp14:anchorId="4BCD2EC0" wp14:editId="54E312F9">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6250" w:author="The Si Tran" w:date="2012-12-16T10:10:00Z">
          <w:pPr>
            <w:pStyle w:val="Caption"/>
          </w:pPr>
        </w:pPrChange>
      </w:pPr>
      <w:r w:rsidRPr="0049233F">
        <w:t xml:space="preserve">              </w:t>
      </w:r>
      <w:bookmarkStart w:id="6251" w:name="_Toc327348214"/>
      <w:bookmarkStart w:id="6252" w:name="_Toc343029964"/>
      <w:bookmarkStart w:id="6253" w:name="_Toc343452753"/>
      <w:r w:rsidRPr="0049233F">
        <w:t>Hình</w:t>
      </w:r>
      <w:ins w:id="6254" w:author="The Si Tran" w:date="2012-12-11T23:35:00Z">
        <w:r w:rsidR="006D47A7">
          <w:t xml:space="preserve"> 4.5</w:t>
        </w:r>
      </w:ins>
      <w:del w:id="6255"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256"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257" w:author="The Si Tran" w:date="2012-12-11T23:34:00Z">
        <w:r w:rsidRPr="00082976" w:rsidDel="006D47A7">
          <w:fldChar w:fldCharType="begin"/>
        </w:r>
        <w:r w:rsidRPr="0049233F" w:rsidDel="006D47A7">
          <w:delInstrText xml:space="preserve"> SEQ Hình \* ARABIC \s 1 </w:delInstrText>
        </w:r>
        <w:r w:rsidRPr="00082976" w:rsidDel="006D47A7">
          <w:rPr>
            <w:rPrChange w:id="6258"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6D47A7">
        <w:rPr>
          <w:rPrChange w:id="6259" w:author="The Si Tran" w:date="2012-12-11T23:35:00Z">
            <w:rPr>
              <w:b w:val="0"/>
            </w:rPr>
          </w:rPrChange>
        </w:rPr>
        <w:t>t quyết định biểu diễn bởi perceptron hai đầu nhập</w:t>
      </w:r>
      <w:bookmarkEnd w:id="6251"/>
      <w:bookmarkEnd w:id="6252"/>
      <w:bookmarkEnd w:id="6253"/>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260" w:author="The Si Tran" w:date="2012-12-16T08:22:00Z">
          <w:pPr>
            <w:spacing w:before="0"/>
            <w:ind w:firstLine="720"/>
          </w:pPr>
        </w:pPrChange>
      </w:pPr>
      <w:r w:rsidRPr="0049233F">
        <w:t xml:space="preserve">Hình </w:t>
      </w:r>
      <w:ins w:id="6261" w:author="The Si Tran" w:date="2012-12-11T23:35:00Z">
        <w:r w:rsidR="006D47A7">
          <w:t>4.5</w:t>
        </w:r>
      </w:ins>
      <w:del w:id="6262"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263" w:author="The Si Tran" w:date="2012-12-11T23:35:00Z">
        <w:r w:rsidRPr="0049233F" w:rsidDel="006D47A7">
          <w:delText>2.6</w:delText>
        </w:r>
      </w:del>
      <w:ins w:id="6264" w:author="The Si Tran" w:date="2012-12-11T23:35:00Z">
        <w:r w:rsidR="006D47A7">
          <w:t>4.5</w:t>
        </w:r>
      </w:ins>
      <w:r w:rsidRPr="0049233F">
        <w:t xml:space="preserve"> (b) là một tập mẫu không khả phân tuyến tính.</w:t>
      </w:r>
    </w:p>
    <w:p w14:paraId="57456E22" w14:textId="4B2D28A5" w:rsidR="0088753F" w:rsidRPr="0049233F" w:rsidRDefault="0088753F">
      <w:pPr>
        <w:pPrChange w:id="6265"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6266" w:author="The Si Tran" w:date="2012-12-06T02:12:00Z">
        <w:r w:rsidRPr="00AF1345" w:rsidDel="00900AAA">
          <w:rPr>
            <w:position w:val="-6"/>
          </w:rPr>
          <w:object w:dxaOrig="240" w:dyaOrig="279" w14:anchorId="7897CBC4">
            <v:shape id="_x0000_i1108" type="#_x0000_t75" style="width:14.05pt;height:14.05pt" o:ole="">
              <v:imagedata r:id="rId191" o:title=""/>
            </v:shape>
            <o:OLEObject Type="Embed" ProgID="Equation.DSMT4" ShapeID="_x0000_i1108" DrawAspect="Content" ObjectID="_1417235510" r:id="rId200"/>
          </w:object>
        </w:r>
      </w:del>
      <m:oMath>
        <m:acc>
          <m:accPr>
            <m:chr m:val="⃗"/>
            <m:ctrlPr>
              <w:ins w:id="6267" w:author="The Si Tran" w:date="2012-12-06T02:12:00Z">
                <w:rPr>
                  <w:rFonts w:ascii="Cambria Math" w:hAnsi="Cambria Math"/>
                  <w:i/>
                </w:rPr>
              </w:ins>
            </m:ctrlPr>
          </m:accPr>
          <m:e>
            <w:ins w:id="6268" w:author="The Si Tran" w:date="2012-12-06T02:12:00Z">
              <m:r>
                <w:rPr>
                  <w:rFonts w:ascii="Cambria Math" w:hAnsi="Cambria Math"/>
                </w:rPr>
                <m:t>w</m:t>
              </m:r>
            </w:ins>
          </m:e>
        </m:acc>
      </m:oMath>
      <w:r w:rsidRPr="0049233F">
        <w:t xml:space="preserve"> trên một không gian thực </w:t>
      </w:r>
      <w:ins w:id="6269" w:author="The Si Tran" w:date="2012-12-06T02:12:00Z">
        <m:oMath>
          <m:r>
            <w:rPr>
              <w:rFonts w:ascii="Cambria Math" w:hAnsi="Cambria Math"/>
            </w:rPr>
            <m:t>n+1</m:t>
          </m:r>
        </m:oMath>
      </w:ins>
      <w:del w:id="6270"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12C72FE" w:rsidR="0088753F" w:rsidRPr="00900AAA" w:rsidRDefault="0088753F" w:rsidP="0088753F">
      <w:pPr>
        <w:pStyle w:val="ListParagraph"/>
        <w:numPr>
          <w:ilvl w:val="0"/>
          <w:numId w:val="10"/>
        </w:numPr>
        <w:spacing w:after="0" w:line="360" w:lineRule="auto"/>
        <w:ind w:left="0"/>
        <w:rPr>
          <w:ins w:id="6271" w:author="The Si Tran" w:date="2012-12-06T02:13:00Z"/>
          <w:rFonts w:ascii="Times New Roman" w:hAnsi="Times New Roman"/>
          <w:i/>
          <w:sz w:val="26"/>
          <w:szCs w:val="26"/>
          <w:u w:val="single"/>
          <w:rPrChange w:id="6272" w:author="The Si Tran" w:date="2012-12-06T02:13:00Z">
            <w:rPr>
              <w:ins w:id="6273"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274" w:author="The Si Tran" w:date="2012-12-06T02:13:00Z">
        <w:r w:rsidRPr="0049233F" w:rsidDel="00900AAA">
          <w:rPr>
            <w:rFonts w:ascii="Times New Roman" w:hAnsi="Times New Roman"/>
            <w:position w:val="-6"/>
            <w:sz w:val="26"/>
            <w:szCs w:val="26"/>
            <w:rPrChange w:id="6275" w:author="The Si Tran" w:date="2012-12-05T23:02:00Z">
              <w:rPr>
                <w:rFonts w:ascii="Times New Roman" w:hAnsi="Times New Roman"/>
                <w:position w:val="-6"/>
                <w:sz w:val="26"/>
                <w:szCs w:val="26"/>
              </w:rPr>
            </w:rPrChange>
          </w:rPr>
          <w:object w:dxaOrig="240" w:dyaOrig="279" w14:anchorId="72710CDF">
            <v:shape id="_x0000_i1109" type="#_x0000_t75" style="width:14.05pt;height:14.05pt" o:ole="">
              <v:imagedata r:id="rId196" o:title=""/>
            </v:shape>
            <o:OLEObject Type="Embed" ProgID="Equation.DSMT4" ShapeID="_x0000_i1109" DrawAspect="Content" ObjectID="_1417235511" r:id="rId201"/>
          </w:object>
        </w:r>
      </w:del>
      <m:oMath>
        <m:acc>
          <m:accPr>
            <m:chr m:val="⃗"/>
            <m:ctrlPr>
              <w:ins w:id="6276" w:author="The Si Tran" w:date="2012-12-06T02:13:00Z">
                <w:rPr>
                  <w:rFonts w:ascii="Cambria Math" w:eastAsia="Times New Roman" w:hAnsi="Cambria Math"/>
                  <w:i/>
                  <w:sz w:val="26"/>
                  <w:szCs w:val="26"/>
                </w:rPr>
              </w:ins>
            </m:ctrlPr>
          </m:accPr>
          <m:e>
            <w:ins w:id="6277" w:author="The Si Tran" w:date="2012-12-06T02:13:00Z">
              <m:r>
                <w:rPr>
                  <w:rFonts w:ascii="Cambria Math" w:hAnsi="Cambria Math"/>
                  <w:szCs w:val="26"/>
                </w:rPr>
                <m:t>w</m:t>
              </m:r>
            </w:ins>
          </m:e>
        </m:acc>
      </m:oMath>
      <w:ins w:id="6278"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279" w:author="The Si Tran" w:date="2012-12-06T02:13:00Z">
        <w:r w:rsidRPr="0049233F" w:rsidDel="00900AAA">
          <w:rPr>
            <w:rFonts w:ascii="Times New Roman" w:hAnsi="Times New Roman"/>
            <w:position w:val="-6"/>
            <w:sz w:val="26"/>
            <w:szCs w:val="26"/>
            <w:rPrChange w:id="6280" w:author="The Si Tran" w:date="2012-12-05T23:02:00Z">
              <w:rPr>
                <w:rFonts w:ascii="Times New Roman" w:hAnsi="Times New Roman"/>
                <w:position w:val="-6"/>
                <w:sz w:val="26"/>
                <w:szCs w:val="26"/>
              </w:rPr>
            </w:rPrChange>
          </w:rPr>
          <w:object w:dxaOrig="240" w:dyaOrig="279" w14:anchorId="7607ABCA">
            <v:shape id="_x0000_i1110" type="#_x0000_t75" style="width:14.05pt;height:14.05pt" o:ole="">
              <v:imagedata r:id="rId196" o:title=""/>
            </v:shape>
            <o:OLEObject Type="Embed" ProgID="Equation.DSMT4" ShapeID="_x0000_i1110" DrawAspect="Content" ObjectID="_1417235512" r:id="rId202"/>
          </w:object>
        </w:r>
      </w:del>
      <m:oMath>
        <m:acc>
          <m:accPr>
            <m:chr m:val="⃗"/>
            <m:ctrlPr>
              <w:ins w:id="6281" w:author="The Si Tran" w:date="2012-12-06T02:13:00Z">
                <w:rPr>
                  <w:rFonts w:ascii="Cambria Math" w:eastAsia="Times New Roman" w:hAnsi="Cambria Math"/>
                  <w:i/>
                  <w:sz w:val="26"/>
                  <w:szCs w:val="26"/>
                </w:rPr>
              </w:ins>
            </m:ctrlPr>
          </m:accPr>
          <m:e>
            <w:ins w:id="6282" w:author="The Si Tran" w:date="2012-12-06T02:13:00Z">
              <m:r>
                <w:rPr>
                  <w:rFonts w:ascii="Cambria Math" w:hAnsi="Cambria Math"/>
                  <w:szCs w:val="26"/>
                </w:rPr>
                <m:t>w</m:t>
              </m:r>
            </w:ins>
          </m:e>
        </m:acc>
      </m:oMath>
      <w:ins w:id="6283"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4C2D67">
      <w:pPr>
        <w:ind w:left="1440"/>
        <w:rPr>
          <w:ins w:id="6284" w:author="The Si Tran" w:date="2012-12-06T02:14:00Z"/>
          <w:szCs w:val="26"/>
        </w:rPr>
        <w:pPrChange w:id="6285" w:author="The Si Tran" w:date="2012-12-06T02:13:00Z">
          <w:pPr>
            <w:pStyle w:val="ListParagraph"/>
            <w:numPr>
              <w:numId w:val="10"/>
            </w:numPr>
            <w:spacing w:after="0" w:line="360" w:lineRule="auto"/>
            <w:ind w:left="0" w:hanging="360"/>
          </w:pPr>
        </w:pPrChange>
      </w:pPr>
      <m:oMathPara>
        <m:oMathParaPr>
          <m:jc m:val="left"/>
        </m:oMathParaPr>
        <m:oMath>
          <m:sSub>
            <m:sSubPr>
              <m:ctrlPr>
                <w:ins w:id="6286" w:author="The Si Tran" w:date="2012-12-06T02:13:00Z">
                  <w:rPr>
                    <w:rFonts w:ascii="Cambria Math" w:hAnsi="Cambria Math"/>
                    <w:szCs w:val="26"/>
                  </w:rPr>
                </w:ins>
              </m:ctrlPr>
            </m:sSubPr>
            <m:e>
              <w:ins w:id="6287" w:author="The Si Tran" w:date="2012-12-06T02:13:00Z">
                <m:r>
                  <w:rPr>
                    <w:rFonts w:ascii="Cambria Math" w:hAnsi="Cambria Math"/>
                    <w:szCs w:val="26"/>
                  </w:rPr>
                  <m:t>w</m:t>
                </m:r>
              </w:ins>
            </m:e>
            <m:sub>
              <w:ins w:id="6288" w:author="The Si Tran" w:date="2012-12-06T02:13:00Z">
                <m:r>
                  <w:rPr>
                    <w:rFonts w:ascii="Cambria Math" w:hAnsi="Cambria Math"/>
                    <w:szCs w:val="26"/>
                  </w:rPr>
                  <m:t>i</m:t>
                </m:r>
              </w:ins>
            </m:sub>
          </m:sSub>
          <w:ins w:id="6289" w:author="The Si Tran" w:date="2012-12-06T02:14:00Z">
            <m:r>
              <w:rPr>
                <w:rFonts w:ascii="Cambria Math" w:hAnsi="Cambria Math"/>
                <w:szCs w:val="26"/>
              </w:rPr>
              <m:t>←</m:t>
            </m:r>
          </w:ins>
          <m:sSub>
            <m:sSubPr>
              <m:ctrlPr>
                <w:ins w:id="6290" w:author="The Si Tran" w:date="2012-12-06T02:14:00Z">
                  <w:rPr>
                    <w:rFonts w:ascii="Cambria Math" w:hAnsi="Cambria Math"/>
                    <w:szCs w:val="26"/>
                  </w:rPr>
                </w:ins>
              </m:ctrlPr>
            </m:sSubPr>
            <m:e>
              <w:ins w:id="6291" w:author="The Si Tran" w:date="2012-12-06T02:14:00Z">
                <m:r>
                  <w:rPr>
                    <w:rFonts w:ascii="Cambria Math" w:hAnsi="Cambria Math"/>
                    <w:szCs w:val="26"/>
                  </w:rPr>
                  <m:t>w</m:t>
                </m:r>
              </w:ins>
            </m:e>
            <m:sub>
              <w:ins w:id="6292" w:author="The Si Tran" w:date="2012-12-06T02:14:00Z">
                <m:r>
                  <w:rPr>
                    <w:rFonts w:ascii="Cambria Math" w:hAnsi="Cambria Math"/>
                    <w:szCs w:val="26"/>
                  </w:rPr>
                  <m:t>i</m:t>
                </m:r>
              </w:ins>
            </m:sub>
          </m:sSub>
          <w:ins w:id="6293" w:author="The Si Tran" w:date="2012-12-06T02:14:00Z">
            <m:r>
              <w:rPr>
                <w:rFonts w:ascii="Cambria Math" w:hAnsi="Cambria Math"/>
                <w:szCs w:val="26"/>
              </w:rPr>
              <m:t>+</m:t>
            </m:r>
          </w:ins>
          <m:sSub>
            <m:sSubPr>
              <m:ctrlPr>
                <w:ins w:id="6294" w:author="The Si Tran" w:date="2012-12-06T02:14:00Z">
                  <w:rPr>
                    <w:rFonts w:ascii="Cambria Math" w:hAnsi="Cambria Math"/>
                    <w:szCs w:val="26"/>
                  </w:rPr>
                </w:ins>
              </m:ctrlPr>
            </m:sSubPr>
            <m:e>
              <w:ins w:id="6295" w:author="The Si Tran" w:date="2012-12-06T02:14:00Z">
                <m:r>
                  <w:rPr>
                    <w:rFonts w:ascii="Cambria Math" w:hAnsi="Cambria Math"/>
                    <w:szCs w:val="26"/>
                  </w:rPr>
                  <m:t>∆w</m:t>
                </m:r>
              </w:ins>
            </m:e>
            <m:sub>
              <w:ins w:id="6296" w:author="The Si Tran" w:date="2012-12-06T02:14:00Z">
                <m:r>
                  <w:rPr>
                    <w:rFonts w:ascii="Cambria Math" w:hAnsi="Cambria Math"/>
                    <w:szCs w:val="26"/>
                  </w:rPr>
                  <m:t>i</m:t>
                </m:r>
              </w:ins>
            </m:sub>
          </m:sSub>
        </m:oMath>
      </m:oMathPara>
    </w:p>
    <w:p w14:paraId="35EF2FE2" w14:textId="77777777" w:rsidR="00A40DAF" w:rsidRPr="00A40DAF" w:rsidDel="00A40DAF" w:rsidRDefault="004C2D67">
      <w:pPr>
        <w:ind w:left="1440"/>
        <w:rPr>
          <w:del w:id="6297" w:author="The Si Tran" w:date="2012-12-06T02:15:00Z"/>
          <w:szCs w:val="26"/>
          <w:u w:val="single"/>
          <w:rPrChange w:id="6298" w:author="The Si Tran" w:date="2012-12-06T02:15:00Z">
            <w:rPr>
              <w:del w:id="6299" w:author="The Si Tran" w:date="2012-12-06T02:15:00Z"/>
              <w:rFonts w:ascii="Times New Roman" w:hAnsi="Times New Roman"/>
              <w:i/>
              <w:sz w:val="26"/>
              <w:szCs w:val="26"/>
              <w:u w:val="single"/>
            </w:rPr>
          </w:rPrChange>
        </w:rPr>
        <w:pPrChange w:id="6300" w:author="The Si Tran" w:date="2012-12-06T02:13:00Z">
          <w:pPr>
            <w:pStyle w:val="ListParagraph"/>
            <w:numPr>
              <w:numId w:val="10"/>
            </w:numPr>
            <w:spacing w:after="0" w:line="360" w:lineRule="auto"/>
            <w:ind w:left="0" w:hanging="360"/>
          </w:pPr>
        </w:pPrChange>
      </w:pPr>
      <m:oMathPara>
        <m:oMathParaPr>
          <m:jc m:val="left"/>
        </m:oMathParaPr>
        <m:oMath>
          <m:sSub>
            <m:sSubPr>
              <m:ctrlPr>
                <w:ins w:id="6301" w:author="The Si Tran" w:date="2012-12-06T02:14:00Z">
                  <w:rPr>
                    <w:rFonts w:ascii="Cambria Math" w:hAnsi="Cambria Math"/>
                    <w:szCs w:val="26"/>
                  </w:rPr>
                </w:ins>
              </m:ctrlPr>
            </m:sSubPr>
            <m:e>
              <w:ins w:id="6302" w:author="The Si Tran" w:date="2012-12-06T02:14:00Z">
                <m:r>
                  <w:rPr>
                    <w:rFonts w:ascii="Cambria Math" w:hAnsi="Cambria Math"/>
                    <w:szCs w:val="26"/>
                  </w:rPr>
                  <m:t>∆w</m:t>
                </m:r>
              </w:ins>
            </m:e>
            <m:sub>
              <w:ins w:id="6303" w:author="The Si Tran" w:date="2012-12-06T02:14:00Z">
                <m:r>
                  <w:rPr>
                    <w:rFonts w:ascii="Cambria Math" w:hAnsi="Cambria Math"/>
                    <w:szCs w:val="26"/>
                  </w:rPr>
                  <m:t>i</m:t>
                </m:r>
              </w:ins>
            </m:sub>
          </m:sSub>
          <w:ins w:id="6304" w:author="The Si Tran" w:date="2012-12-06T02:14:00Z">
            <m:r>
              <w:rPr>
                <w:rFonts w:ascii="Cambria Math" w:hAnsi="Cambria Math"/>
                <w:szCs w:val="26"/>
              </w:rPr>
              <m:t>=</m:t>
            </m:r>
          </w:ins>
          <w:ins w:id="6305" w:author="The Si Tran" w:date="2012-12-06T02:15:00Z">
            <m:r>
              <w:rPr>
                <w:rFonts w:ascii="Cambria Math" w:hAnsi="Cambria Math"/>
                <w:szCs w:val="26"/>
              </w:rPr>
              <m:t>η(t-o)</m:t>
            </m:r>
          </w:ins>
          <m:sSub>
            <m:sSubPr>
              <m:ctrlPr>
                <w:ins w:id="6306" w:author="The Si Tran" w:date="2012-12-06T02:15:00Z">
                  <w:rPr>
                    <w:rFonts w:ascii="Cambria Math" w:hAnsi="Cambria Math"/>
                    <w:i/>
                    <w:szCs w:val="26"/>
                  </w:rPr>
                </w:ins>
              </m:ctrlPr>
            </m:sSubPr>
            <m:e>
              <w:ins w:id="6307" w:author="The Si Tran" w:date="2012-12-06T02:15:00Z">
                <m:r>
                  <w:rPr>
                    <w:rFonts w:ascii="Cambria Math" w:hAnsi="Cambria Math"/>
                    <w:szCs w:val="26"/>
                  </w:rPr>
                  <m:t>x</m:t>
                </m:r>
              </w:ins>
            </m:e>
            <m:sub>
              <w:ins w:id="6308"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6309" w:author="The Si Tran" w:date="2012-12-06T02:15:00Z"/>
          <w:rFonts w:ascii="Times New Roman" w:hAnsi="Times New Roman"/>
          <w:sz w:val="26"/>
          <w:szCs w:val="26"/>
        </w:rPr>
      </w:pPr>
      <w:del w:id="6310"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6311" w:author="Unknown">
              <w:rPr>
                <w:noProof/>
              </w:rPr>
            </w:rPrChange>
          </w:rPr>
          <w:drawing>
            <wp:inline distT="0" distB="0" distL="0" distR="0" wp14:anchorId="1F564A10" wp14:editId="265BC01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6312" w:author="The Si Tran" w:date="2012-12-06T02:15:00Z">
          <w:pPr>
            <w:pStyle w:val="ListParagraph"/>
            <w:spacing w:after="0" w:line="360" w:lineRule="auto"/>
            <w:ind w:left="0"/>
          </w:pPr>
        </w:pPrChange>
      </w:pPr>
      <w:del w:id="6313" w:author="The Si Tran" w:date="2012-12-06T02:15:00Z">
        <w:r w:rsidRPr="0049233F" w:rsidDel="00A40DAF">
          <w:delText xml:space="preserve">                   </w:delText>
        </w:r>
        <w:r w:rsidRPr="006D6C8D" w:rsidDel="00A40DAF">
          <w:rPr>
            <w:noProof/>
            <w:rPrChange w:id="6314" w:author="Unknown">
              <w:rPr>
                <w:noProof/>
              </w:rPr>
            </w:rPrChange>
          </w:rPr>
          <w:drawing>
            <wp:inline distT="0" distB="0" distL="0" distR="0" wp14:anchorId="357AB739" wp14:editId="28E3E4FB">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1" type="#_x0000_t75" style="width:7.5pt;height:14.05pt" o:ole="">
            <v:imagedata r:id="rId205" o:title=""/>
          </v:shape>
          <o:OLEObject Type="Embed" ProgID="Equation.DSMT4" ShapeID="_x0000_i1111" DrawAspect="Content" ObjectID="_1417235513" r:id="rId206"/>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13C66072" w:rsidR="0088753F" w:rsidRPr="00C841C4" w:rsidRDefault="0088753F" w:rsidP="0088753F">
      <w:pPr>
        <w:pStyle w:val="ListParagraph"/>
        <w:numPr>
          <w:ilvl w:val="0"/>
          <w:numId w:val="10"/>
        </w:numPr>
        <w:spacing w:after="0" w:line="360" w:lineRule="auto"/>
        <w:ind w:left="0"/>
        <w:rPr>
          <w:ins w:id="6315" w:author="The Si Tran" w:date="2012-12-06T02:16:00Z"/>
          <w:rFonts w:ascii="Times New Roman" w:hAnsi="Times New Roman"/>
          <w:i/>
          <w:sz w:val="26"/>
          <w:szCs w:val="26"/>
          <w:u w:val="single"/>
          <w:rPrChange w:id="6316" w:author="The Si Tran" w:date="2012-12-06T02:16:00Z">
            <w:rPr>
              <w:ins w:id="6317"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6318" w:author="The Si Tran" w:date="2012-12-06T02:17:00Z">
            <w:rPr>
              <w:rFonts w:ascii="Times New Roman" w:hAnsi="Times New Roman"/>
              <w:i/>
              <w:sz w:val="26"/>
              <w:szCs w:val="26"/>
              <w:u w:val="single"/>
            </w:rPr>
          </w:rPrChange>
        </w:rPr>
        <w:pPrChange w:id="6319" w:author="The Si Tran" w:date="2012-12-06T02:16:00Z">
          <w:pPr>
            <w:pStyle w:val="ListParagraph"/>
            <w:numPr>
              <w:numId w:val="10"/>
            </w:numPr>
            <w:spacing w:after="0" w:line="360" w:lineRule="auto"/>
            <w:ind w:left="0" w:hanging="360"/>
          </w:pPr>
        </w:pPrChange>
      </w:pPr>
      <w:ins w:id="6320"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6321" w:author="The Si Tran" w:date="2012-12-06T02:16:00Z"/>
          <w:rFonts w:ascii="Times New Roman" w:hAnsi="Times New Roman"/>
          <w:b/>
          <w:i/>
          <w:sz w:val="26"/>
          <w:szCs w:val="26"/>
        </w:rPr>
      </w:pPr>
      <w:del w:id="6322" w:author="The Si Tran" w:date="2012-12-06T02:17:00Z">
        <w:r w:rsidRPr="0049233F" w:rsidDel="00C841C4">
          <w:rPr>
            <w:rFonts w:ascii="Times New Roman" w:hAnsi="Times New Roman"/>
            <w:b/>
            <w:i/>
            <w:sz w:val="26"/>
            <w:szCs w:val="26"/>
          </w:rPr>
          <w:delText xml:space="preserve">             </w:delText>
        </w:r>
      </w:del>
      <w:del w:id="6323"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324" w:author="Unknown">
              <w:rPr>
                <w:noProof/>
              </w:rPr>
            </w:rPrChange>
          </w:rPr>
          <w:drawing>
            <wp:inline distT="0" distB="0" distL="0" distR="0" wp14:anchorId="2F618E5D" wp14:editId="49D42961">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6325"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6326" w:author="The Si Tran" w:date="2012-12-06T02:19:00Z"/>
          <w:rFonts w:ascii="Times New Roman" w:hAnsi="Times New Roman"/>
          <w:sz w:val="26"/>
          <w:szCs w:val="26"/>
        </w:rPr>
        <w:pPrChange w:id="6327" w:author="The Si Tran" w:date="2012-12-06T02:19:00Z">
          <w:pPr>
            <w:pStyle w:val="ListParagraph"/>
            <w:spacing w:after="0" w:line="360" w:lineRule="auto"/>
            <w:ind w:left="0"/>
          </w:pPr>
        </w:pPrChange>
      </w:pPr>
      <w:ins w:id="6328"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6329" w:author="The Si Tran" w:date="2012-12-06T02:19:00Z">
            <w:rPr>
              <w:noProof/>
            </w:rPr>
          </w:rPrChange>
        </w:rPr>
        <w:pPrChange w:id="6330" w:author="The Si Tran" w:date="2012-12-06T02:19:00Z">
          <w:pPr>
            <w:pStyle w:val="ListParagraph"/>
            <w:spacing w:after="0" w:line="360" w:lineRule="auto"/>
            <w:ind w:firstLine="720"/>
          </w:pPr>
        </w:pPrChange>
      </w:pPr>
      <w:del w:id="6331" w:author="The Si Tran" w:date="2012-12-06T02:19:00Z">
        <w:r w:rsidRPr="002B1464" w:rsidDel="00DF09B3">
          <w:rPr>
            <w:noProof/>
          </w:rPr>
          <w:drawing>
            <wp:inline distT="0" distB="0" distL="0" distR="0" wp14:anchorId="15785917" wp14:editId="6B4450EB">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7D185B93"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w:t>
      </w:r>
      <w:r w:rsidR="00976130">
        <w:rPr>
          <w:rFonts w:ascii="Times New Roman" w:hAnsi="Times New Roman"/>
          <w:sz w:val="26"/>
          <w:szCs w:val="26"/>
        </w:rPr>
        <w:t>vectơ</w:t>
      </w:r>
      <w:r w:rsidRPr="0049233F">
        <w:rPr>
          <w:rFonts w:ascii="Times New Roman" w:hAnsi="Times New Roman"/>
          <w:sz w:val="26"/>
          <w:szCs w:val="26"/>
        </w:rPr>
        <w:t xml:space="preserve"> </w:t>
      </w:r>
      <w:r w:rsidRPr="00AF1345">
        <w:rPr>
          <w:rFonts w:ascii="Times New Roman" w:hAnsi="Times New Roman"/>
          <w:position w:val="-6"/>
          <w:sz w:val="26"/>
          <w:szCs w:val="26"/>
        </w:rPr>
        <w:object w:dxaOrig="240" w:dyaOrig="279" w14:anchorId="7264A76B">
          <v:shape id="_x0000_i1112" type="#_x0000_t75" style="width:14.05pt;height:14.05pt" o:ole="">
            <v:imagedata r:id="rId191" o:title=""/>
          </v:shape>
          <o:OLEObject Type="Embed" ProgID="Equation.DSMT4" ShapeID="_x0000_i1112" DrawAspect="Content" ObjectID="_1417235514" r:id="rId209"/>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3" type="#_x0000_t75" style="width:28.05pt;height:14.05pt" o:ole="">
            <v:imagedata r:id="rId210" o:title=""/>
          </v:shape>
          <o:OLEObject Type="Embed" ProgID="Equation.DSMT4" ShapeID="_x0000_i1113" DrawAspect="Content" ObjectID="_1417235515" r:id="rId211"/>
        </w:object>
      </w:r>
      <w:r w:rsidRPr="0049233F">
        <w:rPr>
          <w:rFonts w:ascii="Times New Roman" w:hAnsi="Times New Roman"/>
          <w:sz w:val="26"/>
          <w:szCs w:val="26"/>
        </w:rPr>
        <w:t xml:space="preserve"> đạt giá trị nhỏ nhấ</w:t>
      </w:r>
      <w:r w:rsidR="00554C5E">
        <w:rPr>
          <w:rFonts w:ascii="Times New Roman" w:hAnsi="Times New Roman"/>
          <w:sz w:val="26"/>
          <w:szCs w:val="26"/>
        </w:rPr>
        <w:t>t. Hình 4.6</w:t>
      </w:r>
      <w:r w:rsidRPr="0049233F">
        <w:rPr>
          <w:rFonts w:ascii="Times New Roman" w:hAnsi="Times New Roman"/>
          <w:sz w:val="26"/>
          <w:szCs w:val="26"/>
        </w:rPr>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w:t>
      </w:r>
      <w:r w:rsidRPr="0049233F">
        <w:rPr>
          <w:rFonts w:ascii="Times New Roman" w:hAnsi="Times New Roman"/>
          <w:sz w:val="26"/>
          <w:szCs w:val="26"/>
        </w:rPr>
        <w:lastRenderedPageBreak/>
        <w:t>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332"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333"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334" w:author="The Si Tran" w:date="2012-12-06T02:22:00Z">
        <w:r w:rsidRPr="0049233F" w:rsidDel="008A19A3">
          <w:rPr>
            <w:rFonts w:ascii="Times New Roman" w:hAnsi="Times New Roman"/>
            <w:i/>
            <w:sz w:val="26"/>
            <w:szCs w:val="26"/>
          </w:rPr>
          <w:delText>E</w:delText>
        </w:r>
      </w:del>
      <w:del w:id="6335"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4" type="#_x0000_t75" style="width:14.05pt;height:14.05pt" o:ole="">
              <v:imagedata r:id="rId191" o:title=""/>
            </v:shape>
            <o:OLEObject Type="Embed" ProgID="Equation.DSMT4" ShapeID="_x0000_i1114" DrawAspect="Content" ObjectID="_1417235516" r:id="rId212"/>
          </w:object>
        </w:r>
        <w:r w:rsidRPr="0049233F" w:rsidDel="008A19A3">
          <w:rPr>
            <w:rFonts w:ascii="Times New Roman" w:hAnsi="Times New Roman"/>
            <w:sz w:val="26"/>
            <w:szCs w:val="26"/>
          </w:rPr>
          <w:delText xml:space="preserve">, ký hiệu là </w:delText>
        </w:r>
      </w:del>
      <w:del w:id="6336" w:author="The Si Tran" w:date="2012-12-06T02:19:00Z">
        <w:r w:rsidRPr="00AF1345" w:rsidDel="00DF09B3">
          <w:rPr>
            <w:rFonts w:ascii="Times New Roman" w:hAnsi="Times New Roman"/>
            <w:position w:val="-10"/>
            <w:sz w:val="26"/>
            <w:szCs w:val="26"/>
          </w:rPr>
          <w:object w:dxaOrig="740" w:dyaOrig="320" w14:anchorId="1BB3EC5E">
            <v:shape id="_x0000_i1115" type="#_x0000_t75" style="width:36.45pt;height:14.05pt" o:ole="">
              <v:imagedata r:id="rId213" o:title=""/>
            </v:shape>
            <o:OLEObject Type="Embed" ProgID="Equation.DSMT4" ShapeID="_x0000_i1115" DrawAspect="Content" ObjectID="_1417235517" r:id="rId214"/>
          </w:object>
        </w:r>
      </w:del>
      <w:ins w:id="6337"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6338" w:author="The Si Tran" w:date="2012-12-06T02:22:00Z"/>
          <w:rFonts w:ascii="Times New Roman" w:hAnsi="Times New Roman"/>
          <w:sz w:val="26"/>
          <w:szCs w:val="26"/>
        </w:rPr>
        <w:pPrChange w:id="6339" w:author="The Si Tran" w:date="2012-12-14T06:06:00Z">
          <w:pPr>
            <w:pStyle w:val="ListParagraph"/>
            <w:spacing w:after="0" w:line="360" w:lineRule="auto"/>
            <w:ind w:left="0"/>
          </w:pPr>
        </w:pPrChange>
      </w:pPr>
      <w:ins w:id="6340" w:author="The Si Tran" w:date="2012-12-06T02:20:00Z">
        <w:r>
          <w:rPr>
            <w:rFonts w:ascii="Times New Roman" w:hAnsi="Times New Roman"/>
            <w:sz w:val="26"/>
            <w:szCs w:val="26"/>
          </w:rPr>
          <w:tab/>
        </w:r>
        <w:r>
          <w:rPr>
            <w:rFonts w:ascii="Times New Roman" w:hAnsi="Times New Roman"/>
            <w:sz w:val="26"/>
            <w:szCs w:val="26"/>
          </w:rPr>
          <w:tab/>
        </w:r>
      </w:ins>
      <w:ins w:id="6341"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6342" w:author="The Si Tran" w:date="2012-12-14T06:06:00Z">
          <w:pPr>
            <w:pStyle w:val="ListParagraph"/>
            <w:spacing w:after="0" w:line="360" w:lineRule="auto"/>
            <w:ind w:left="0"/>
          </w:pPr>
        </w:pPrChange>
      </w:pPr>
      <w:del w:id="6343"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6344" w:author="Unknown">
              <w:rPr>
                <w:noProof/>
              </w:rPr>
            </w:rPrChange>
          </w:rPr>
          <w:drawing>
            <wp:inline distT="0" distB="0" distL="0" distR="0" wp14:anchorId="607F83D3" wp14:editId="36E129AE">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339DAE8B" w:rsidR="0008713C" w:rsidRDefault="0088753F">
      <w:pPr>
        <w:rPr>
          <w:ins w:id="6345" w:author="The Si Tran" w:date="2012-12-06T02:25:00Z"/>
        </w:rPr>
        <w:pPrChange w:id="6346"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347" w:author="The Si Tran" w:date="2012-12-06T02:24:00Z">
        <w:r w:rsidR="008A19A3">
          <w:t>-</w:t>
        </w:r>
      </w:ins>
      <w:del w:id="6348" w:author="The Si Tran" w:date="2012-12-06T02:23:00Z">
        <w:r w:rsidRPr="00AF1345" w:rsidDel="008A19A3">
          <w:rPr>
            <w:position w:val="-10"/>
          </w:rPr>
          <w:object w:dxaOrig="859" w:dyaOrig="320" w14:anchorId="3B61AA20">
            <v:shape id="_x0000_i1116" type="#_x0000_t75" style="width:43.95pt;height:14.05pt" o:ole="">
              <v:imagedata r:id="rId216" o:title=""/>
            </v:shape>
            <o:OLEObject Type="Embed" ProgID="Equation.DSMT4" ShapeID="_x0000_i1116" DrawAspect="Content" ObjectID="_1417235518" r:id="rId217"/>
          </w:object>
        </w:r>
      </w:del>
      <w:ins w:id="6349"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6350" w:author="The Si Tran" w:date="2012-12-06T02:24:00Z">
        <m:oMath>
          <m:r>
            <w:rPr>
              <w:rFonts w:ascii="Cambria Math" w:hAnsi="Cambria Math"/>
            </w:rPr>
            <m:t>E</m:t>
          </m:r>
        </m:oMath>
      </w:ins>
      <w:del w:id="6351"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theo quy luật sau:</w:t>
      </w:r>
    </w:p>
    <w:p w14:paraId="501AD038" w14:textId="304CCB6E" w:rsidR="009F1B0B" w:rsidRDefault="004C2D67">
      <w:pPr>
        <w:spacing w:before="0"/>
        <w:rPr>
          <w:ins w:id="6352" w:author="The Si Tran" w:date="2012-12-06T02:27:00Z"/>
        </w:rPr>
        <w:pPrChange w:id="6353" w:author="The Si Tran" w:date="2012-12-14T06:08:00Z">
          <w:pPr>
            <w:pStyle w:val="ListParagraph"/>
            <w:spacing w:after="0" w:line="360" w:lineRule="auto"/>
            <w:ind w:left="0"/>
          </w:pPr>
        </w:pPrChange>
      </w:pPr>
      <m:oMathPara>
        <m:oMath>
          <m:acc>
            <m:accPr>
              <m:chr m:val="⃗"/>
              <m:ctrlPr>
                <w:ins w:id="6354" w:author="The Si Tran" w:date="2012-12-06T02:26:00Z">
                  <w:rPr>
                    <w:rFonts w:ascii="Cambria Math" w:hAnsi="Cambria Math"/>
                    <w:i/>
                  </w:rPr>
                </w:ins>
              </m:ctrlPr>
            </m:accPr>
            <m:e>
              <w:ins w:id="6355" w:author="The Si Tran" w:date="2012-12-06T02:26:00Z">
                <m:r>
                  <w:rPr>
                    <w:rFonts w:ascii="Cambria Math" w:hAnsi="Cambria Math"/>
                  </w:rPr>
                  <m:t>w</m:t>
                </m:r>
              </w:ins>
            </m:e>
          </m:acc>
          <w:ins w:id="6356" w:author="The Si Tran" w:date="2012-12-06T02:26:00Z">
            <m:r>
              <w:rPr>
                <w:rFonts w:ascii="Cambria Math" w:hAnsi="Cambria Math"/>
              </w:rPr>
              <m:t>←</m:t>
            </m:r>
          </w:ins>
          <m:acc>
            <m:accPr>
              <m:chr m:val="⃗"/>
              <m:ctrlPr>
                <w:ins w:id="6357" w:author="The Si Tran" w:date="2012-12-06T02:26:00Z">
                  <w:rPr>
                    <w:rFonts w:ascii="Cambria Math" w:hAnsi="Cambria Math"/>
                    <w:i/>
                  </w:rPr>
                </w:ins>
              </m:ctrlPr>
            </m:accPr>
            <m:e>
              <w:ins w:id="6358" w:author="The Si Tran" w:date="2012-12-06T02:26:00Z">
                <m:r>
                  <w:rPr>
                    <w:rFonts w:ascii="Cambria Math" w:hAnsi="Cambria Math"/>
                  </w:rPr>
                  <m:t>w</m:t>
                </m:r>
              </w:ins>
            </m:e>
          </m:acc>
          <w:ins w:id="6359" w:author="The Si Tran" w:date="2012-12-06T02:27:00Z">
            <m:r>
              <w:rPr>
                <w:rFonts w:ascii="Cambria Math" w:hAnsi="Cambria Math"/>
              </w:rPr>
              <m:t>+</m:t>
            </m:r>
          </w:ins>
          <m:acc>
            <m:accPr>
              <m:chr m:val="⃗"/>
              <m:ctrlPr>
                <w:ins w:id="6360" w:author="The Si Tran" w:date="2012-12-06T02:27:00Z">
                  <w:rPr>
                    <w:rFonts w:ascii="Cambria Math" w:hAnsi="Cambria Math"/>
                    <w:i/>
                  </w:rPr>
                </w:ins>
              </m:ctrlPr>
            </m:accPr>
            <m:e>
              <w:ins w:id="6361"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6362" w:author="The Si Tran" w:date="2012-12-06T02:29:00Z"/>
          <w:rFonts w:ascii="Times New Roman" w:hAnsi="Times New Roman"/>
          <w:sz w:val="26"/>
          <w:szCs w:val="26"/>
        </w:rPr>
      </w:pPr>
      <w:ins w:id="6363" w:author="The Si Tran" w:date="2012-12-06T02:28:00Z">
        <m:oMathPara>
          <m:oMath>
            <m:r>
              <w:rPr>
                <w:rFonts w:ascii="Cambria Math" w:hAnsi="Cambria Math"/>
                <w:sz w:val="26"/>
                <w:szCs w:val="26"/>
              </w:rPr>
              <m:t>∆</m:t>
            </m:r>
          </m:oMath>
        </m:oMathPara>
      </w:ins>
      <m:oMathPara>
        <m:oMath>
          <m:acc>
            <m:accPr>
              <m:chr m:val="⃗"/>
              <m:ctrlPr>
                <w:ins w:id="6364" w:author="The Si Tran" w:date="2012-12-06T02:27:00Z">
                  <w:rPr>
                    <w:rFonts w:ascii="Cambria Math" w:hAnsi="Cambria Math"/>
                    <w:i/>
                    <w:sz w:val="26"/>
                    <w:szCs w:val="26"/>
                  </w:rPr>
                </w:ins>
              </m:ctrlPr>
            </m:accPr>
            <m:e>
              <w:ins w:id="6365" w:author="The Si Tran" w:date="2012-12-06T02:28:00Z">
                <m:r>
                  <w:rPr>
                    <w:rFonts w:ascii="Cambria Math" w:hAnsi="Cambria Math"/>
                    <w:sz w:val="26"/>
                    <w:szCs w:val="26"/>
                  </w:rPr>
                  <m:t>w</m:t>
                </m:r>
              </w:ins>
            </m:e>
          </m:acc>
          <w:ins w:id="6366"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367" w:author="The Si Tran" w:date="2012-12-06T02:28:00Z">
                  <w:rPr>
                    <w:rFonts w:ascii="Cambria Math" w:hAnsi="Cambria Math"/>
                    <w:i/>
                    <w:sz w:val="26"/>
                    <w:szCs w:val="26"/>
                  </w:rPr>
                </w:ins>
              </m:ctrlPr>
            </m:accPr>
            <m:e>
              <w:ins w:id="6368" w:author="The Si Tran" w:date="2012-12-06T02:28:00Z">
                <m:r>
                  <w:rPr>
                    <w:rFonts w:ascii="Cambria Math" w:hAnsi="Cambria Math"/>
                    <w:sz w:val="26"/>
                    <w:szCs w:val="26"/>
                  </w:rPr>
                  <m:t>w</m:t>
                </m:r>
              </w:ins>
            </m:e>
          </m:acc>
          <w:ins w:id="6369"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370" w:author="The Si Tran" w:date="2012-12-06T02:29:00Z"/>
          <w:rFonts w:ascii="Times New Roman" w:hAnsi="Times New Roman"/>
          <w:sz w:val="26"/>
          <w:szCs w:val="26"/>
        </w:rPr>
      </w:pPr>
      <w:del w:id="6371"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372" w:author="Unknown">
              <w:rPr>
                <w:noProof/>
              </w:rPr>
            </w:rPrChange>
          </w:rPr>
          <w:drawing>
            <wp:inline distT="0" distB="0" distL="0" distR="0" wp14:anchorId="2CC852DC" wp14:editId="7708B7AC">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373"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374" w:author="The Si Tran" w:date="2012-12-06T02:29:00Z"/>
          <w:rFonts w:ascii="Times New Roman" w:hAnsi="Times New Roman"/>
          <w:sz w:val="26"/>
          <w:szCs w:val="26"/>
        </w:rPr>
      </w:pPr>
      <w:del w:id="6375"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376" w:author="The Si Tran" w:date="2012-12-06T02:29:00Z">
        <w:r w:rsidRPr="002B1464" w:rsidDel="004D3F55">
          <w:rPr>
            <w:rFonts w:ascii="Times New Roman" w:hAnsi="Times New Roman"/>
            <w:noProof/>
            <w:sz w:val="26"/>
            <w:szCs w:val="26"/>
            <w:rPrChange w:id="6377" w:author="Unknown">
              <w:rPr>
                <w:noProof/>
              </w:rPr>
            </w:rPrChange>
          </w:rPr>
          <w:drawing>
            <wp:inline distT="0" distB="0" distL="0" distR="0" wp14:anchorId="02B5E461" wp14:editId="247B3BEB">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378"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4C2D67">
      <w:pPr>
        <w:pStyle w:val="EquationIndex"/>
        <w:rPr>
          <w:ins w:id="6379" w:author="The Si Tran" w:date="2012-12-06T02:30:00Z"/>
        </w:rPr>
        <w:pPrChange w:id="6380" w:author="The Si Tran" w:date="2012-12-15T08:05:00Z">
          <w:pPr>
            <w:ind w:left="1440"/>
          </w:pPr>
        </w:pPrChange>
      </w:pPr>
      <m:oMathPara>
        <m:oMath>
          <m:sSub>
            <m:sSubPr>
              <m:ctrlPr>
                <w:ins w:id="6381" w:author="The Si Tran" w:date="2012-12-06T02:30:00Z">
                  <w:rPr>
                    <w:rFonts w:ascii="Cambria Math" w:hAnsi="Cambria Math"/>
                  </w:rPr>
                </w:ins>
              </m:ctrlPr>
            </m:sSubPr>
            <m:e>
              <w:ins w:id="6382" w:author="The Si Tran" w:date="2012-12-06T02:30:00Z">
                <m:r>
                  <w:rPr>
                    <w:rFonts w:ascii="Cambria Math" w:hAnsi="Cambria Math"/>
                  </w:rPr>
                  <m:t>w</m:t>
                </m:r>
              </w:ins>
            </m:e>
            <m:sub>
              <w:ins w:id="6383" w:author="The Si Tran" w:date="2012-12-06T02:30:00Z">
                <m:r>
                  <w:rPr>
                    <w:rFonts w:ascii="Cambria Math" w:hAnsi="Cambria Math"/>
                  </w:rPr>
                  <m:t>i</m:t>
                </m:r>
              </w:ins>
            </m:sub>
          </m:sSub>
          <w:ins w:id="6384" w:author="The Si Tran" w:date="2012-12-06T02:30:00Z">
            <m:r>
              <m:rPr>
                <m:sty m:val="p"/>
              </m:rPr>
              <w:rPr>
                <w:rFonts w:ascii="Cambria Math" w:hAnsi="Cambria Math"/>
              </w:rPr>
              <m:t>←</m:t>
            </m:r>
          </w:ins>
          <m:sSub>
            <m:sSubPr>
              <m:ctrlPr>
                <w:ins w:id="6385" w:author="The Si Tran" w:date="2012-12-06T02:30:00Z">
                  <w:rPr>
                    <w:rFonts w:ascii="Cambria Math" w:hAnsi="Cambria Math"/>
                  </w:rPr>
                </w:ins>
              </m:ctrlPr>
            </m:sSubPr>
            <m:e>
              <w:ins w:id="6386" w:author="The Si Tran" w:date="2012-12-06T02:30:00Z">
                <m:r>
                  <w:rPr>
                    <w:rFonts w:ascii="Cambria Math" w:hAnsi="Cambria Math"/>
                  </w:rPr>
                  <m:t>w</m:t>
                </m:r>
              </w:ins>
            </m:e>
            <m:sub>
              <w:ins w:id="6387" w:author="The Si Tran" w:date="2012-12-06T02:30:00Z">
                <m:r>
                  <w:rPr>
                    <w:rFonts w:ascii="Cambria Math" w:hAnsi="Cambria Math"/>
                  </w:rPr>
                  <m:t>i</m:t>
                </m:r>
              </w:ins>
            </m:sub>
          </m:sSub>
          <w:ins w:id="6388" w:author="The Si Tran" w:date="2012-12-06T02:30:00Z">
            <m:r>
              <m:rPr>
                <m:sty m:val="p"/>
              </m:rPr>
              <w:rPr>
                <w:rFonts w:ascii="Cambria Math" w:hAnsi="Cambria Math"/>
              </w:rPr>
              <m:t>+</m:t>
            </m:r>
          </w:ins>
          <m:sSub>
            <m:sSubPr>
              <m:ctrlPr>
                <w:ins w:id="6389" w:author="The Si Tran" w:date="2012-12-06T02:30:00Z">
                  <w:rPr>
                    <w:rFonts w:ascii="Cambria Math" w:hAnsi="Cambria Math"/>
                  </w:rPr>
                </w:ins>
              </m:ctrlPr>
            </m:sSubPr>
            <m:e>
              <w:ins w:id="6390" w:author="The Si Tran" w:date="2012-12-06T02:30:00Z">
                <m:r>
                  <m:rPr>
                    <m:sty m:val="p"/>
                  </m:rPr>
                  <w:rPr>
                    <w:rFonts w:ascii="Cambria Math" w:hAnsi="Cambria Math"/>
                  </w:rPr>
                  <m:t>∆</m:t>
                </m:r>
                <m:r>
                  <w:rPr>
                    <w:rFonts w:ascii="Cambria Math" w:hAnsi="Cambria Math"/>
                  </w:rPr>
                  <m:t>w</m:t>
                </m:r>
              </w:ins>
            </m:e>
            <m:sub>
              <w:ins w:id="6391" w:author="The Si Tran" w:date="2012-12-06T02:30:00Z">
                <m:r>
                  <w:rPr>
                    <w:rFonts w:ascii="Cambria Math" w:hAnsi="Cambria Math"/>
                  </w:rPr>
                  <m:t>i</m:t>
                </m:r>
              </w:ins>
            </m:sub>
          </m:sSub>
        </m:oMath>
      </m:oMathPara>
    </w:p>
    <w:p w14:paraId="14A84423" w14:textId="77777777" w:rsidR="004D3F55" w:rsidRPr="00097101" w:rsidRDefault="004C2D67">
      <w:pPr>
        <w:pStyle w:val="EquationIndex"/>
        <w:rPr>
          <w:ins w:id="6392" w:author="The Si Tran" w:date="2012-12-06T02:30:00Z"/>
        </w:rPr>
        <w:pPrChange w:id="6393" w:author="The Si Tran" w:date="2012-12-15T08:05:00Z">
          <w:pPr>
            <w:ind w:left="1440"/>
          </w:pPr>
        </w:pPrChange>
      </w:pPr>
      <m:oMathPara>
        <m:oMath>
          <m:sSub>
            <m:sSubPr>
              <m:ctrlPr>
                <w:ins w:id="6394" w:author="The Si Tran" w:date="2012-12-06T02:30:00Z">
                  <w:rPr>
                    <w:rFonts w:ascii="Cambria Math" w:hAnsi="Cambria Math"/>
                  </w:rPr>
                </w:ins>
              </m:ctrlPr>
            </m:sSubPr>
            <m:e>
              <w:ins w:id="6395" w:author="The Si Tran" w:date="2012-12-06T02:30:00Z">
                <m:r>
                  <m:rPr>
                    <m:sty m:val="p"/>
                  </m:rPr>
                  <w:rPr>
                    <w:rFonts w:ascii="Cambria Math" w:hAnsi="Cambria Math"/>
                  </w:rPr>
                  <m:t>∆</m:t>
                </m:r>
                <m:r>
                  <w:rPr>
                    <w:rFonts w:ascii="Cambria Math" w:hAnsi="Cambria Math"/>
                  </w:rPr>
                  <m:t>w</m:t>
                </m:r>
              </w:ins>
            </m:e>
            <m:sub>
              <w:ins w:id="6396" w:author="The Si Tran" w:date="2012-12-06T02:30:00Z">
                <m:r>
                  <w:rPr>
                    <w:rFonts w:ascii="Cambria Math" w:hAnsi="Cambria Math"/>
                  </w:rPr>
                  <m:t>i</m:t>
                </m:r>
              </w:ins>
            </m:sub>
          </m:sSub>
          <w:ins w:id="6397" w:author="The Si Tran" w:date="2012-12-06T02:30:00Z">
            <m:r>
              <m:rPr>
                <m:sty m:val="p"/>
              </m:rPr>
              <w:rPr>
                <w:rFonts w:ascii="Cambria Math" w:hAnsi="Cambria Math"/>
              </w:rPr>
              <m:t>=-</m:t>
            </m:r>
            <m:r>
              <w:rPr>
                <w:rFonts w:ascii="Cambria Math" w:hAnsi="Cambria Math"/>
              </w:rPr>
              <m:t>η</m:t>
            </m:r>
          </w:ins>
          <m:f>
            <m:fPr>
              <m:ctrlPr>
                <w:ins w:id="6398" w:author="The Si Tran" w:date="2012-12-06T02:30:00Z">
                  <w:rPr>
                    <w:rFonts w:ascii="Cambria Math" w:hAnsi="Cambria Math"/>
                  </w:rPr>
                </w:ins>
              </m:ctrlPr>
            </m:fPr>
            <m:num>
              <w:ins w:id="6399" w:author="The Si Tran" w:date="2012-12-06T02:30:00Z">
                <m:r>
                  <w:rPr>
                    <w:rFonts w:ascii="Cambria Math" w:hAnsi="Cambria Math"/>
                  </w:rPr>
                  <m:t>∂E</m:t>
                </m:r>
              </w:ins>
            </m:num>
            <m:den>
              <w:ins w:id="6400" w:author="The Si Tran" w:date="2012-12-06T02:30:00Z">
                <m:r>
                  <w:rPr>
                    <w:rFonts w:ascii="Cambria Math" w:hAnsi="Cambria Math"/>
                  </w:rPr>
                  <m:t>∂</m:t>
                </m:r>
              </w:ins>
              <m:sSub>
                <m:sSubPr>
                  <m:ctrlPr>
                    <w:ins w:id="6401" w:author="The Si Tran" w:date="2012-12-06T02:30:00Z">
                      <w:rPr>
                        <w:rFonts w:ascii="Cambria Math" w:hAnsi="Cambria Math"/>
                      </w:rPr>
                    </w:ins>
                  </m:ctrlPr>
                </m:sSubPr>
                <m:e>
                  <w:ins w:id="6402" w:author="The Si Tran" w:date="2012-12-06T02:31:00Z">
                    <m:r>
                      <w:rPr>
                        <w:rFonts w:ascii="Cambria Math" w:hAnsi="Cambria Math"/>
                      </w:rPr>
                      <m:t>w</m:t>
                    </m:r>
                  </w:ins>
                </m:e>
                <m:sub>
                  <w:ins w:id="6403"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404"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405" w:author="The Si Tran" w:date="2012-12-06T02:31:00Z"/>
          <w:rFonts w:ascii="Times New Roman" w:hAnsi="Times New Roman"/>
          <w:sz w:val="26"/>
          <w:szCs w:val="26"/>
        </w:rPr>
      </w:pPr>
      <w:del w:id="6406" w:author="The Si Tran" w:date="2012-12-06T02:31:00Z">
        <w:r w:rsidRPr="0049233F" w:rsidDel="00FC5644">
          <w:rPr>
            <w:rFonts w:ascii="Times New Roman" w:hAnsi="Times New Roman"/>
            <w:sz w:val="26"/>
            <w:szCs w:val="26"/>
          </w:rPr>
          <w:delText xml:space="preserve">                      </w:delText>
        </w:r>
        <w:r w:rsidRPr="006D6C8D" w:rsidDel="00FC5644">
          <w:rPr>
            <w:noProof/>
            <w:szCs w:val="26"/>
            <w:rPrChange w:id="6407" w:author="Unknown">
              <w:rPr>
                <w:noProof/>
              </w:rPr>
            </w:rPrChange>
          </w:rPr>
          <w:drawing>
            <wp:inline distT="0" distB="0" distL="0" distR="0" wp14:anchorId="052A4D62" wp14:editId="26B678B8">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408"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409" w:author="Unknown">
              <w:rPr>
                <w:rFonts w:ascii="Times New Roman" w:eastAsiaTheme="minorHAnsi" w:hAnsi="Times New Roman"/>
                <w:noProof/>
                <w:sz w:val="26"/>
              </w:rPr>
            </w:rPrChange>
          </w:rPr>
          <w:drawing>
            <wp:inline distT="0" distB="0" distL="0" distR="0" wp14:anchorId="4070E0B0" wp14:editId="4141F639">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410" w:author="The Si Tran" w:date="2012-12-16T17:27:00Z"/>
        </w:rPr>
        <w:pPrChange w:id="6411" w:author="The Si Tran" w:date="2012-12-16T17:27:00Z">
          <w:pPr>
            <w:pStyle w:val="Caption"/>
          </w:pPr>
        </w:pPrChange>
      </w:pPr>
      <w:r w:rsidRPr="002B1464">
        <w:rPr>
          <w:noProof/>
        </w:rPr>
        <w:drawing>
          <wp:inline distT="0" distB="0" distL="0" distR="0" wp14:anchorId="5978921C" wp14:editId="1A8FB835">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26D06626" w14:textId="77777777" w:rsidR="002F7B80" w:rsidRPr="0049233F" w:rsidRDefault="002F7B80">
      <w:pPr>
        <w:pStyle w:val="Canhgiua"/>
        <w:rPr>
          <w:ins w:id="6412" w:author="The Si Tran" w:date="2012-12-16T17:27:00Z"/>
        </w:rPr>
        <w:pPrChange w:id="6413" w:author="The Si Tran" w:date="2012-12-16T17:27:00Z">
          <w:pPr>
            <w:pStyle w:val="ListParagraph"/>
            <w:keepNext/>
            <w:spacing w:after="0" w:line="360" w:lineRule="auto"/>
            <w:ind w:firstLine="720"/>
          </w:pPr>
        </w:pPrChange>
      </w:pPr>
    </w:p>
    <w:p w14:paraId="38644B3F" w14:textId="77777777" w:rsidR="0088753F" w:rsidRPr="002F7B80" w:rsidRDefault="0088753F">
      <w:pPr>
        <w:pStyle w:val="Hinh"/>
        <w:rPr>
          <w:rPrChange w:id="6414" w:author="The Si Tran" w:date="2012-12-16T17:27:00Z">
            <w:rPr/>
          </w:rPrChange>
        </w:rPr>
        <w:pPrChange w:id="6415" w:author="The Si Tran" w:date="2012-12-16T17:27:00Z">
          <w:pPr>
            <w:pStyle w:val="Caption"/>
          </w:pPr>
        </w:pPrChange>
      </w:pPr>
      <w:del w:id="6416" w:author="The Si Tran" w:date="2012-12-16T17:27:00Z">
        <w:r w:rsidRPr="0049233F" w:rsidDel="002F7B80">
          <w:delText xml:space="preserve">                                   </w:delText>
        </w:r>
        <w:r w:rsidRPr="0049233F" w:rsidDel="002F7B80">
          <w:tab/>
        </w:r>
        <w:r w:rsidRPr="00032D83" w:rsidDel="002F7B80">
          <w:delText xml:space="preserve"> </w:delText>
        </w:r>
      </w:del>
      <w:bookmarkStart w:id="6417" w:name="_Toc327348215"/>
      <w:bookmarkStart w:id="6418" w:name="_Toc343029965"/>
      <w:bookmarkStart w:id="6419" w:name="_Toc343452754"/>
      <w:r w:rsidRPr="006D6C8D">
        <w:t>Hình</w:t>
      </w:r>
      <w:ins w:id="6420" w:author="The Si Tran" w:date="2012-12-11T23:35:00Z">
        <w:r w:rsidR="003E4F58" w:rsidRPr="002F7B80">
          <w:rPr>
            <w:rPrChange w:id="6421" w:author="The Si Tran" w:date="2012-12-16T17:27:00Z">
              <w:rPr>
                <w:b w:val="0"/>
              </w:rPr>
            </w:rPrChange>
          </w:rPr>
          <w:t xml:space="preserve"> 4.6</w:t>
        </w:r>
      </w:ins>
      <w:del w:id="6422" w:author="The Si Tran" w:date="2012-12-11T23:35:00Z">
        <w:r w:rsidRPr="002F7B80" w:rsidDel="003E4F58">
          <w:rPr>
            <w:rPrChange w:id="6423" w:author="The Si Tran" w:date="2012-12-16T17:27:00Z">
              <w:rPr>
                <w:b w:val="0"/>
              </w:rPr>
            </w:rPrChange>
          </w:rPr>
          <w:delText xml:space="preserve"> </w:delText>
        </w:r>
        <w:r w:rsidRPr="002F7B80" w:rsidDel="003E4F58">
          <w:rPr>
            <w:rPrChange w:id="6424" w:author="The Si Tran" w:date="2012-12-16T17:27:00Z">
              <w:rPr>
                <w:b w:val="0"/>
              </w:rPr>
            </w:rPrChange>
          </w:rPr>
          <w:fldChar w:fldCharType="begin"/>
        </w:r>
        <w:r w:rsidRPr="002F7B80" w:rsidDel="003E4F58">
          <w:rPr>
            <w:rPrChange w:id="6425" w:author="The Si Tran" w:date="2012-12-16T17:27:00Z">
              <w:rPr>
                <w:b w:val="0"/>
              </w:rPr>
            </w:rPrChange>
          </w:rPr>
          <w:delInstrText xml:space="preserve"> STYLEREF 1 \s </w:delInstrText>
        </w:r>
        <w:r w:rsidRPr="002F7B80" w:rsidDel="003E4F58">
          <w:rPr>
            <w:rPrChange w:id="6426" w:author="The Si Tran" w:date="2012-12-16T17:27:00Z">
              <w:rPr>
                <w:b w:val="0"/>
              </w:rPr>
            </w:rPrChange>
          </w:rPr>
          <w:fldChar w:fldCharType="separate"/>
        </w:r>
        <w:r w:rsidRPr="002F7B80" w:rsidDel="003E4F58">
          <w:rPr>
            <w:rPrChange w:id="6427" w:author="The Si Tran" w:date="2012-12-16T17:27:00Z">
              <w:rPr>
                <w:b w:val="0"/>
                <w:noProof/>
              </w:rPr>
            </w:rPrChange>
          </w:rPr>
          <w:delText>2</w:delText>
        </w:r>
        <w:r w:rsidRPr="002F7B80" w:rsidDel="003E4F58">
          <w:rPr>
            <w:rPrChange w:id="6428" w:author="The Si Tran" w:date="2012-12-16T17:27:00Z">
              <w:rPr>
                <w:b w:val="0"/>
              </w:rPr>
            </w:rPrChange>
          </w:rPr>
          <w:fldChar w:fldCharType="end"/>
        </w:r>
        <w:r w:rsidRPr="002F7B80" w:rsidDel="003E4F58">
          <w:rPr>
            <w:rPrChange w:id="6429" w:author="The Si Tran" w:date="2012-12-16T17:27:00Z">
              <w:rPr>
                <w:b w:val="0"/>
              </w:rPr>
            </w:rPrChange>
          </w:rPr>
          <w:delText>.</w:delText>
        </w:r>
        <w:r w:rsidRPr="002F7B80" w:rsidDel="003E4F58">
          <w:rPr>
            <w:rPrChange w:id="6430" w:author="The Si Tran" w:date="2012-12-16T17:27:00Z">
              <w:rPr>
                <w:b w:val="0"/>
              </w:rPr>
            </w:rPrChange>
          </w:rPr>
          <w:fldChar w:fldCharType="begin"/>
        </w:r>
        <w:r w:rsidRPr="002F7B80" w:rsidDel="003E4F58">
          <w:rPr>
            <w:rPrChange w:id="6431" w:author="The Si Tran" w:date="2012-12-16T17:27:00Z">
              <w:rPr>
                <w:b w:val="0"/>
              </w:rPr>
            </w:rPrChange>
          </w:rPr>
          <w:delInstrText xml:space="preserve"> SEQ Hình \* ARABIC \s 1 </w:delInstrText>
        </w:r>
        <w:r w:rsidRPr="002F7B80" w:rsidDel="003E4F58">
          <w:rPr>
            <w:rPrChange w:id="6432" w:author="The Si Tran" w:date="2012-12-16T17:27:00Z">
              <w:rPr>
                <w:b w:val="0"/>
              </w:rPr>
            </w:rPrChange>
          </w:rPr>
          <w:fldChar w:fldCharType="separate"/>
        </w:r>
        <w:r w:rsidRPr="002F7B80" w:rsidDel="003E4F58">
          <w:rPr>
            <w:rPrChange w:id="6433" w:author="The Si Tran" w:date="2012-12-16T17:27:00Z">
              <w:rPr>
                <w:b w:val="0"/>
                <w:noProof/>
              </w:rPr>
            </w:rPrChange>
          </w:rPr>
          <w:delText>7</w:delText>
        </w:r>
        <w:r w:rsidRPr="002F7B80" w:rsidDel="003E4F58">
          <w:rPr>
            <w:rPrChange w:id="6434" w:author="The Si Tran" w:date="2012-12-16T17:27:00Z">
              <w:rPr>
                <w:b w:val="0"/>
              </w:rPr>
            </w:rPrChange>
          </w:rPr>
          <w:fldChar w:fldCharType="end"/>
        </w:r>
      </w:del>
      <w:r w:rsidRPr="002F7B80">
        <w:rPr>
          <w:rPrChange w:id="6435" w:author="The Si Tran" w:date="2012-12-16T17:27:00Z">
            <w:rPr>
              <w:b w:val="0"/>
            </w:rPr>
          </w:rPrChange>
        </w:rPr>
        <w:t>: Hàm lỗi của một đơn vị tuyến tính</w:t>
      </w:r>
      <w:bookmarkEnd w:id="6417"/>
      <w:bookmarkEnd w:id="6418"/>
      <w:bookmarkEnd w:id="6419"/>
    </w:p>
    <w:p w14:paraId="7AA782D4" w14:textId="77777777" w:rsidR="0088753F" w:rsidRPr="0049233F" w:rsidRDefault="0088753F" w:rsidP="0088753F">
      <w:pPr>
        <w:spacing w:before="0"/>
        <w:rPr>
          <w:szCs w:val="26"/>
        </w:rPr>
      </w:pPr>
    </w:p>
    <w:p w14:paraId="07530225" w14:textId="6B65971B" w:rsidR="0088753F" w:rsidRDefault="0088753F" w:rsidP="0088753F">
      <w:pPr>
        <w:spacing w:before="0"/>
        <w:rPr>
          <w:ins w:id="6436" w:author="The Si Tran" w:date="2012-12-06T02:32:00Z"/>
          <w:szCs w:val="26"/>
        </w:rPr>
      </w:pPr>
      <w:del w:id="6437" w:author="The Si Tran" w:date="2012-12-14T06:12:00Z">
        <w:r w:rsidRPr="0049233F" w:rsidDel="0008713C">
          <w:rPr>
            <w:szCs w:val="26"/>
          </w:rPr>
          <w:delText>Để  thực</w:delText>
        </w:r>
      </w:del>
      <w:ins w:id="6438"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4C2D67" w:rsidP="0088753F">
      <w:pPr>
        <w:spacing w:before="0"/>
        <w:rPr>
          <w:ins w:id="6439" w:author="The Si Tran" w:date="2012-12-06T02:42:00Z"/>
          <w:szCs w:val="26"/>
          <w:rPrChange w:id="6440" w:author="The Si Tran" w:date="2012-12-06T02:42:00Z">
            <w:rPr>
              <w:ins w:id="6441" w:author="The Si Tran" w:date="2012-12-06T02:42:00Z"/>
              <w:rFonts w:ascii="Cambria Math" w:hAnsi="Cambria Math"/>
              <w:i/>
              <w:szCs w:val="26"/>
            </w:rPr>
          </w:rPrChange>
        </w:rPr>
      </w:pPr>
      <m:oMathPara>
        <m:oMath>
          <m:f>
            <m:fPr>
              <m:ctrlPr>
                <w:ins w:id="6442" w:author="The Si Tran" w:date="2012-12-06T02:32:00Z">
                  <w:rPr>
                    <w:rFonts w:ascii="Cambria Math" w:hAnsi="Cambria Math"/>
                    <w:i/>
                    <w:szCs w:val="26"/>
                  </w:rPr>
                </w:ins>
              </m:ctrlPr>
            </m:fPr>
            <m:num>
              <w:ins w:id="6443" w:author="The Si Tran" w:date="2012-12-06T02:32:00Z">
                <m:r>
                  <w:rPr>
                    <w:rFonts w:ascii="Cambria Math" w:hAnsi="Cambria Math"/>
                    <w:szCs w:val="26"/>
                  </w:rPr>
                  <m:t>∂E</m:t>
                </m:r>
              </w:ins>
            </m:num>
            <m:den>
              <w:ins w:id="6444" w:author="The Si Tran" w:date="2012-12-06T02:32:00Z">
                <m:r>
                  <w:rPr>
                    <w:rFonts w:ascii="Cambria Math" w:hAnsi="Cambria Math"/>
                    <w:szCs w:val="26"/>
                  </w:rPr>
                  <m:t>∂</m:t>
                </m:r>
              </w:ins>
              <m:sSub>
                <m:sSubPr>
                  <m:ctrlPr>
                    <w:ins w:id="6445" w:author="The Si Tran" w:date="2012-12-06T02:32:00Z">
                      <w:rPr>
                        <w:rFonts w:ascii="Cambria Math" w:hAnsi="Cambria Math"/>
                        <w:i/>
                        <w:szCs w:val="26"/>
                      </w:rPr>
                    </w:ins>
                  </m:ctrlPr>
                </m:sSubPr>
                <m:e>
                  <w:ins w:id="6446" w:author="The Si Tran" w:date="2012-12-06T02:32:00Z">
                    <m:r>
                      <w:rPr>
                        <w:rFonts w:ascii="Cambria Math" w:hAnsi="Cambria Math"/>
                        <w:szCs w:val="26"/>
                      </w:rPr>
                      <m:t>w</m:t>
                    </m:r>
                  </w:ins>
                </m:e>
                <m:sub>
                  <w:ins w:id="6447" w:author="The Si Tran" w:date="2012-12-06T02:32:00Z">
                    <m:r>
                      <w:rPr>
                        <w:rFonts w:ascii="Cambria Math" w:hAnsi="Cambria Math"/>
                        <w:szCs w:val="26"/>
                      </w:rPr>
                      <m:t>i</m:t>
                    </m:r>
                  </w:ins>
                </m:sub>
              </m:sSub>
            </m:den>
          </m:f>
          <w:ins w:id="6448" w:author="The Si Tran" w:date="2012-12-06T02:32:00Z">
            <m:r>
              <w:rPr>
                <w:rFonts w:ascii="Cambria Math" w:hAnsi="Cambria Math"/>
                <w:szCs w:val="26"/>
              </w:rPr>
              <m:t>=</m:t>
            </m:r>
          </w:ins>
          <m:f>
            <m:fPr>
              <m:ctrlPr>
                <w:ins w:id="6449" w:author="The Si Tran" w:date="2012-12-06T02:32:00Z">
                  <w:rPr>
                    <w:rFonts w:ascii="Cambria Math" w:hAnsi="Cambria Math"/>
                    <w:i/>
                    <w:szCs w:val="26"/>
                  </w:rPr>
                </w:ins>
              </m:ctrlPr>
            </m:fPr>
            <m:num>
              <w:ins w:id="6450" w:author="The Si Tran" w:date="2012-12-06T02:33:00Z">
                <m:r>
                  <w:rPr>
                    <w:rFonts w:ascii="Cambria Math" w:hAnsi="Cambria Math"/>
                    <w:szCs w:val="26"/>
                  </w:rPr>
                  <m:t>∂</m:t>
                </m:r>
              </w:ins>
            </m:num>
            <m:den>
              <w:ins w:id="6451" w:author="The Si Tran" w:date="2012-12-06T02:33:00Z">
                <m:r>
                  <w:rPr>
                    <w:rFonts w:ascii="Cambria Math" w:hAnsi="Cambria Math"/>
                    <w:szCs w:val="26"/>
                  </w:rPr>
                  <m:t>∂</m:t>
                </m:r>
              </w:ins>
              <m:sSub>
                <m:sSubPr>
                  <m:ctrlPr>
                    <w:ins w:id="6452" w:author="The Si Tran" w:date="2012-12-06T02:33:00Z">
                      <w:rPr>
                        <w:rFonts w:ascii="Cambria Math" w:hAnsi="Cambria Math"/>
                        <w:i/>
                        <w:szCs w:val="26"/>
                      </w:rPr>
                    </w:ins>
                  </m:ctrlPr>
                </m:sSubPr>
                <m:e>
                  <w:ins w:id="6453" w:author="The Si Tran" w:date="2012-12-06T02:33:00Z">
                    <m:r>
                      <w:rPr>
                        <w:rFonts w:ascii="Cambria Math" w:hAnsi="Cambria Math"/>
                        <w:szCs w:val="26"/>
                      </w:rPr>
                      <m:t>w</m:t>
                    </m:r>
                  </w:ins>
                </m:e>
                <m:sub>
                  <w:ins w:id="6454" w:author="The Si Tran" w:date="2012-12-06T02:33:00Z">
                    <m:r>
                      <w:rPr>
                        <w:rFonts w:ascii="Cambria Math" w:hAnsi="Cambria Math"/>
                        <w:szCs w:val="26"/>
                      </w:rPr>
                      <m:t>i</m:t>
                    </m:r>
                  </w:ins>
                </m:sub>
              </m:sSub>
            </m:den>
          </m:f>
          <m:f>
            <m:fPr>
              <m:ctrlPr>
                <w:ins w:id="6455" w:author="The Si Tran" w:date="2012-12-06T02:33:00Z">
                  <w:rPr>
                    <w:rFonts w:ascii="Cambria Math" w:hAnsi="Cambria Math"/>
                    <w:i/>
                    <w:szCs w:val="26"/>
                  </w:rPr>
                </w:ins>
              </m:ctrlPr>
            </m:fPr>
            <m:num>
              <w:ins w:id="6456" w:author="The Si Tran" w:date="2012-12-06T02:33:00Z">
                <m:r>
                  <w:rPr>
                    <w:rFonts w:ascii="Cambria Math" w:hAnsi="Cambria Math"/>
                    <w:szCs w:val="26"/>
                  </w:rPr>
                  <m:t>1</m:t>
                </m:r>
              </w:ins>
            </m:num>
            <m:den>
              <w:ins w:id="6457" w:author="The Si Tran" w:date="2012-12-06T02:33:00Z">
                <m:r>
                  <w:rPr>
                    <w:rFonts w:ascii="Cambria Math" w:hAnsi="Cambria Math"/>
                    <w:szCs w:val="26"/>
                  </w:rPr>
                  <m:t>2</m:t>
                </m:r>
              </w:ins>
            </m:den>
          </m:f>
          <m:nary>
            <m:naryPr>
              <m:chr m:val="∑"/>
              <m:limLoc m:val="subSup"/>
              <m:supHide m:val="1"/>
              <m:ctrlPr>
                <w:ins w:id="6458" w:author="The Si Tran" w:date="2012-12-06T02:33:00Z">
                  <w:rPr>
                    <w:rFonts w:ascii="Cambria Math" w:hAnsi="Cambria Math"/>
                    <w:i/>
                    <w:szCs w:val="26"/>
                  </w:rPr>
                </w:ins>
              </m:ctrlPr>
            </m:naryPr>
            <m:sub>
              <w:ins w:id="6459" w:author="The Si Tran" w:date="2012-12-06T02:33:00Z">
                <m:r>
                  <w:rPr>
                    <w:rFonts w:ascii="Cambria Math" w:hAnsi="Cambria Math"/>
                    <w:szCs w:val="26"/>
                  </w:rPr>
                  <m:t>d∈D</m:t>
                </m:r>
              </w:ins>
            </m:sub>
            <m:sup/>
            <m:e>
              <m:sSup>
                <m:sSupPr>
                  <m:ctrlPr>
                    <w:ins w:id="6460" w:author="The Si Tran" w:date="2012-12-06T02:33:00Z">
                      <w:rPr>
                        <w:rFonts w:ascii="Cambria Math" w:hAnsi="Cambria Math"/>
                        <w:i/>
                        <w:szCs w:val="26"/>
                      </w:rPr>
                    </w:ins>
                  </m:ctrlPr>
                </m:sSupPr>
                <m:e>
                  <m:d>
                    <m:dPr>
                      <m:ctrlPr>
                        <w:ins w:id="6461" w:author="The Si Tran" w:date="2012-12-06T02:33:00Z">
                          <w:rPr>
                            <w:rFonts w:ascii="Cambria Math" w:hAnsi="Cambria Math"/>
                            <w:i/>
                            <w:szCs w:val="26"/>
                          </w:rPr>
                        </w:ins>
                      </m:ctrlPr>
                    </m:dPr>
                    <m:e>
                      <m:sSub>
                        <m:sSubPr>
                          <m:ctrlPr>
                            <w:ins w:id="6462" w:author="The Si Tran" w:date="2012-12-06T02:33:00Z">
                              <w:rPr>
                                <w:rFonts w:ascii="Cambria Math" w:hAnsi="Cambria Math"/>
                                <w:i/>
                                <w:szCs w:val="26"/>
                              </w:rPr>
                            </w:ins>
                          </m:ctrlPr>
                        </m:sSubPr>
                        <m:e>
                          <w:ins w:id="6463" w:author="The Si Tran" w:date="2012-12-06T02:33:00Z">
                            <m:r>
                              <w:rPr>
                                <w:rFonts w:ascii="Cambria Math" w:hAnsi="Cambria Math"/>
                                <w:szCs w:val="26"/>
                              </w:rPr>
                              <m:t>t</m:t>
                            </m:r>
                          </w:ins>
                        </m:e>
                        <m:sub>
                          <w:ins w:id="6464" w:author="The Si Tran" w:date="2012-12-06T02:33:00Z">
                            <m:r>
                              <w:rPr>
                                <w:rFonts w:ascii="Cambria Math" w:hAnsi="Cambria Math"/>
                                <w:szCs w:val="26"/>
                              </w:rPr>
                              <m:t>d</m:t>
                            </m:r>
                          </w:ins>
                        </m:sub>
                      </m:sSub>
                      <w:ins w:id="6465" w:author="The Si Tran" w:date="2012-12-06T02:33:00Z">
                        <m:r>
                          <w:rPr>
                            <w:rFonts w:ascii="Cambria Math" w:hAnsi="Cambria Math"/>
                            <w:szCs w:val="26"/>
                          </w:rPr>
                          <m:t>-</m:t>
                        </m:r>
                      </w:ins>
                      <m:sSub>
                        <m:sSubPr>
                          <m:ctrlPr>
                            <w:ins w:id="6466" w:author="The Si Tran" w:date="2012-12-06T02:33:00Z">
                              <w:rPr>
                                <w:rFonts w:ascii="Cambria Math" w:hAnsi="Cambria Math"/>
                                <w:i/>
                                <w:szCs w:val="26"/>
                              </w:rPr>
                            </w:ins>
                          </m:ctrlPr>
                        </m:sSubPr>
                        <m:e>
                          <w:ins w:id="6467" w:author="The Si Tran" w:date="2012-12-06T02:34:00Z">
                            <m:r>
                              <w:rPr>
                                <w:rFonts w:ascii="Cambria Math" w:hAnsi="Cambria Math"/>
                                <w:szCs w:val="26"/>
                              </w:rPr>
                              <m:t>o</m:t>
                            </m:r>
                          </w:ins>
                        </m:e>
                        <m:sub>
                          <w:ins w:id="6468" w:author="The Si Tran" w:date="2012-12-06T02:34:00Z">
                            <m:r>
                              <w:rPr>
                                <w:rFonts w:ascii="Cambria Math" w:hAnsi="Cambria Math"/>
                                <w:szCs w:val="26"/>
                              </w:rPr>
                              <m:t>d</m:t>
                            </m:r>
                          </w:ins>
                        </m:sub>
                      </m:sSub>
                    </m:e>
                  </m:d>
                </m:e>
                <m:sup>
                  <w:ins w:id="6469" w:author="The Si Tran" w:date="2012-12-06T02:33:00Z">
                    <m:r>
                      <w:rPr>
                        <w:rFonts w:ascii="Cambria Math" w:hAnsi="Cambria Math"/>
                        <w:szCs w:val="26"/>
                      </w:rPr>
                      <m:t>2</m:t>
                    </m:r>
                  </w:ins>
                </m:sup>
              </m:sSup>
              <w:ins w:id="6470" w:author="The Si Tran" w:date="2012-12-06T02:34:00Z">
                <m:r>
                  <w:rPr>
                    <w:rFonts w:ascii="Cambria Math" w:hAnsi="Cambria Math"/>
                    <w:szCs w:val="26"/>
                  </w:rPr>
                  <m:t>=</m:t>
                </m:r>
              </w:ins>
              <m:f>
                <m:fPr>
                  <m:ctrlPr>
                    <w:ins w:id="6471" w:author="The Si Tran" w:date="2012-12-06T02:34:00Z">
                      <w:rPr>
                        <w:rFonts w:ascii="Cambria Math" w:hAnsi="Cambria Math"/>
                        <w:i/>
                        <w:szCs w:val="26"/>
                      </w:rPr>
                    </w:ins>
                  </m:ctrlPr>
                </m:fPr>
                <m:num>
                  <w:ins w:id="6472" w:author="The Si Tran" w:date="2012-12-06T02:34:00Z">
                    <m:r>
                      <w:rPr>
                        <w:rFonts w:ascii="Cambria Math" w:hAnsi="Cambria Math"/>
                        <w:szCs w:val="26"/>
                      </w:rPr>
                      <m:t>1</m:t>
                    </m:r>
                  </w:ins>
                </m:num>
                <m:den>
                  <w:ins w:id="6473" w:author="The Si Tran" w:date="2012-12-06T02:34:00Z">
                    <m:r>
                      <w:rPr>
                        <w:rFonts w:ascii="Cambria Math" w:hAnsi="Cambria Math"/>
                        <w:szCs w:val="26"/>
                      </w:rPr>
                      <m:t>2</m:t>
                    </m:r>
                  </w:ins>
                </m:den>
              </m:f>
            </m:e>
          </m:nary>
          <m:nary>
            <m:naryPr>
              <m:chr m:val="∑"/>
              <m:limLoc m:val="subSup"/>
              <m:supHide m:val="1"/>
              <m:ctrlPr>
                <w:ins w:id="6474" w:author="The Si Tran" w:date="2012-12-06T02:34:00Z">
                  <w:rPr>
                    <w:rFonts w:ascii="Cambria Math" w:hAnsi="Cambria Math"/>
                    <w:i/>
                    <w:szCs w:val="26"/>
                  </w:rPr>
                </w:ins>
              </m:ctrlPr>
            </m:naryPr>
            <m:sub>
              <w:ins w:id="6475" w:author="The Si Tran" w:date="2012-12-06T02:34:00Z">
                <m:r>
                  <w:rPr>
                    <w:rFonts w:ascii="Cambria Math" w:hAnsi="Cambria Math"/>
                    <w:szCs w:val="26"/>
                  </w:rPr>
                  <m:t>d∈D</m:t>
                </m:r>
              </w:ins>
            </m:sub>
            <m:sup/>
            <m:e>
              <m:f>
                <m:fPr>
                  <m:ctrlPr>
                    <w:ins w:id="6476" w:author="The Si Tran" w:date="2012-12-06T02:34:00Z">
                      <w:rPr>
                        <w:rFonts w:ascii="Cambria Math" w:hAnsi="Cambria Math"/>
                        <w:i/>
                        <w:szCs w:val="26"/>
                      </w:rPr>
                    </w:ins>
                  </m:ctrlPr>
                </m:fPr>
                <m:num>
                  <w:ins w:id="6477" w:author="The Si Tran" w:date="2012-12-06T02:35:00Z">
                    <m:r>
                      <w:rPr>
                        <w:rFonts w:ascii="Cambria Math" w:hAnsi="Cambria Math"/>
                        <w:szCs w:val="26"/>
                      </w:rPr>
                      <m:t>∂</m:t>
                    </m:r>
                  </w:ins>
                </m:num>
                <m:den>
                  <w:ins w:id="6478" w:author="The Si Tran" w:date="2012-12-06T02:35:00Z">
                    <m:r>
                      <w:rPr>
                        <w:rFonts w:ascii="Cambria Math" w:hAnsi="Cambria Math"/>
                        <w:szCs w:val="26"/>
                      </w:rPr>
                      <m:t>∂</m:t>
                    </m:r>
                  </w:ins>
                  <m:sSub>
                    <m:sSubPr>
                      <m:ctrlPr>
                        <w:ins w:id="6479" w:author="The Si Tran" w:date="2012-12-06T02:35:00Z">
                          <w:rPr>
                            <w:rFonts w:ascii="Cambria Math" w:hAnsi="Cambria Math"/>
                            <w:i/>
                            <w:szCs w:val="26"/>
                          </w:rPr>
                        </w:ins>
                      </m:ctrlPr>
                    </m:sSubPr>
                    <m:e>
                      <w:ins w:id="6480" w:author="The Si Tran" w:date="2012-12-06T02:35:00Z">
                        <m:r>
                          <w:rPr>
                            <w:rFonts w:ascii="Cambria Math" w:hAnsi="Cambria Math"/>
                            <w:szCs w:val="26"/>
                          </w:rPr>
                          <m:t>w</m:t>
                        </m:r>
                      </w:ins>
                    </m:e>
                    <m:sub>
                      <w:ins w:id="6481" w:author="The Si Tran" w:date="2012-12-06T02:35:00Z">
                        <m:r>
                          <w:rPr>
                            <w:rFonts w:ascii="Cambria Math" w:hAnsi="Cambria Math"/>
                            <w:szCs w:val="26"/>
                          </w:rPr>
                          <m:t>i</m:t>
                        </m:r>
                      </w:ins>
                    </m:sub>
                  </m:sSub>
                </m:den>
              </m:f>
            </m:e>
          </m:nary>
          <m:sSup>
            <m:sSupPr>
              <m:ctrlPr>
                <w:ins w:id="6482" w:author="The Si Tran" w:date="2012-12-06T02:35:00Z">
                  <w:rPr>
                    <w:rFonts w:ascii="Cambria Math" w:hAnsi="Cambria Math"/>
                    <w:i/>
                    <w:szCs w:val="26"/>
                  </w:rPr>
                </w:ins>
              </m:ctrlPr>
            </m:sSupPr>
            <m:e>
              <m:d>
                <m:dPr>
                  <m:ctrlPr>
                    <w:ins w:id="6483" w:author="The Si Tran" w:date="2012-12-06T02:35:00Z">
                      <w:rPr>
                        <w:rFonts w:ascii="Cambria Math" w:hAnsi="Cambria Math"/>
                        <w:i/>
                        <w:szCs w:val="26"/>
                      </w:rPr>
                    </w:ins>
                  </m:ctrlPr>
                </m:dPr>
                <m:e>
                  <m:sSub>
                    <m:sSubPr>
                      <m:ctrlPr>
                        <w:ins w:id="6484" w:author="The Si Tran" w:date="2012-12-06T02:35:00Z">
                          <w:rPr>
                            <w:rFonts w:ascii="Cambria Math" w:hAnsi="Cambria Math"/>
                            <w:i/>
                            <w:szCs w:val="26"/>
                          </w:rPr>
                        </w:ins>
                      </m:ctrlPr>
                    </m:sSubPr>
                    <m:e>
                      <w:ins w:id="6485" w:author="The Si Tran" w:date="2012-12-06T02:35:00Z">
                        <m:r>
                          <w:rPr>
                            <w:rFonts w:ascii="Cambria Math" w:hAnsi="Cambria Math"/>
                            <w:szCs w:val="26"/>
                          </w:rPr>
                          <m:t>t</m:t>
                        </m:r>
                      </w:ins>
                    </m:e>
                    <m:sub>
                      <w:ins w:id="6486" w:author="The Si Tran" w:date="2012-12-06T02:35:00Z">
                        <m:r>
                          <w:rPr>
                            <w:rFonts w:ascii="Cambria Math" w:hAnsi="Cambria Math"/>
                            <w:szCs w:val="26"/>
                          </w:rPr>
                          <m:t>d</m:t>
                        </m:r>
                      </w:ins>
                    </m:sub>
                  </m:sSub>
                  <w:ins w:id="6487" w:author="The Si Tran" w:date="2012-12-06T02:35:00Z">
                    <m:r>
                      <w:rPr>
                        <w:rFonts w:ascii="Cambria Math" w:hAnsi="Cambria Math"/>
                        <w:szCs w:val="26"/>
                      </w:rPr>
                      <m:t>-</m:t>
                    </m:r>
                  </w:ins>
                  <m:sSub>
                    <m:sSubPr>
                      <m:ctrlPr>
                        <w:ins w:id="6488" w:author="The Si Tran" w:date="2012-12-06T02:35:00Z">
                          <w:rPr>
                            <w:rFonts w:ascii="Cambria Math" w:hAnsi="Cambria Math"/>
                            <w:i/>
                            <w:szCs w:val="26"/>
                          </w:rPr>
                        </w:ins>
                      </m:ctrlPr>
                    </m:sSubPr>
                    <m:e>
                      <w:ins w:id="6489" w:author="The Si Tran" w:date="2012-12-06T02:35:00Z">
                        <m:r>
                          <w:rPr>
                            <w:rFonts w:ascii="Cambria Math" w:hAnsi="Cambria Math"/>
                            <w:szCs w:val="26"/>
                          </w:rPr>
                          <m:t>o</m:t>
                        </m:r>
                      </w:ins>
                    </m:e>
                    <m:sub>
                      <w:ins w:id="6490" w:author="The Si Tran" w:date="2012-12-06T02:35:00Z">
                        <m:r>
                          <w:rPr>
                            <w:rFonts w:ascii="Cambria Math" w:hAnsi="Cambria Math"/>
                            <w:szCs w:val="26"/>
                          </w:rPr>
                          <m:t>d</m:t>
                        </m:r>
                      </w:ins>
                    </m:sub>
                  </m:sSub>
                </m:e>
              </m:d>
            </m:e>
            <m:sup>
              <w:ins w:id="6491" w:author="The Si Tran" w:date="2012-12-06T02:35:00Z">
                <m:r>
                  <w:rPr>
                    <w:rFonts w:ascii="Cambria Math" w:hAnsi="Cambria Math"/>
                    <w:szCs w:val="26"/>
                  </w:rPr>
                  <m:t>2</m:t>
                </m:r>
              </w:ins>
            </m:sup>
          </m:sSup>
          <w:ins w:id="6492" w:author="The Si Tran" w:date="2012-12-06T02:35:00Z">
            <m:r>
              <w:rPr>
                <w:rFonts w:ascii="Cambria Math" w:hAnsi="Cambria Math"/>
                <w:szCs w:val="26"/>
              </w:rPr>
              <m:t>=</m:t>
            </m:r>
          </w:ins>
          <m:f>
            <m:fPr>
              <m:ctrlPr>
                <w:ins w:id="6493" w:author="The Si Tran" w:date="2012-12-06T02:35:00Z">
                  <w:rPr>
                    <w:rFonts w:ascii="Cambria Math" w:hAnsi="Cambria Math"/>
                    <w:i/>
                    <w:szCs w:val="26"/>
                  </w:rPr>
                </w:ins>
              </m:ctrlPr>
            </m:fPr>
            <m:num>
              <w:ins w:id="6494" w:author="The Si Tran" w:date="2012-12-06T02:35:00Z">
                <m:r>
                  <w:rPr>
                    <w:rFonts w:ascii="Cambria Math" w:hAnsi="Cambria Math"/>
                    <w:szCs w:val="26"/>
                  </w:rPr>
                  <m:t>1</m:t>
                </m:r>
              </w:ins>
            </m:num>
            <m:den>
              <w:ins w:id="6495" w:author="The Si Tran" w:date="2012-12-06T02:35:00Z">
                <m:r>
                  <w:rPr>
                    <w:rFonts w:ascii="Cambria Math" w:hAnsi="Cambria Math"/>
                    <w:szCs w:val="26"/>
                  </w:rPr>
                  <m:t>2</m:t>
                </m:r>
              </w:ins>
            </m:den>
          </m:f>
          <m:nary>
            <m:naryPr>
              <m:chr m:val="∑"/>
              <m:limLoc m:val="subSup"/>
              <m:supHide m:val="1"/>
              <m:ctrlPr>
                <w:ins w:id="6496" w:author="The Si Tran" w:date="2012-12-06T02:35:00Z">
                  <w:rPr>
                    <w:rFonts w:ascii="Cambria Math" w:hAnsi="Cambria Math"/>
                    <w:i/>
                    <w:szCs w:val="26"/>
                  </w:rPr>
                </w:ins>
              </m:ctrlPr>
            </m:naryPr>
            <m:sub>
              <w:ins w:id="6497" w:author="The Si Tran" w:date="2012-12-06T02:35:00Z">
                <m:r>
                  <w:rPr>
                    <w:rFonts w:ascii="Cambria Math" w:hAnsi="Cambria Math"/>
                    <w:szCs w:val="26"/>
                  </w:rPr>
                  <m:t>d∈D</m:t>
                </m:r>
              </w:ins>
            </m:sub>
            <m:sup/>
            <m:e>
              <w:ins w:id="6498" w:author="The Si Tran" w:date="2012-12-06T02:36:00Z">
                <m:r>
                  <w:rPr>
                    <w:rFonts w:ascii="Cambria Math" w:hAnsi="Cambria Math"/>
                    <w:szCs w:val="26"/>
                  </w:rPr>
                  <m:t>2</m:t>
                </m:r>
              </w:ins>
              <m:d>
                <m:dPr>
                  <m:ctrlPr>
                    <w:ins w:id="6499" w:author="The Si Tran" w:date="2012-12-06T02:36:00Z">
                      <w:rPr>
                        <w:rFonts w:ascii="Cambria Math" w:hAnsi="Cambria Math"/>
                        <w:i/>
                        <w:szCs w:val="26"/>
                      </w:rPr>
                    </w:ins>
                  </m:ctrlPr>
                </m:dPr>
                <m:e>
                  <m:sSub>
                    <m:sSubPr>
                      <m:ctrlPr>
                        <w:ins w:id="6500" w:author="The Si Tran" w:date="2012-12-06T02:36:00Z">
                          <w:rPr>
                            <w:rFonts w:ascii="Cambria Math" w:hAnsi="Cambria Math"/>
                            <w:i/>
                            <w:szCs w:val="26"/>
                          </w:rPr>
                        </w:ins>
                      </m:ctrlPr>
                    </m:sSubPr>
                    <m:e>
                      <w:ins w:id="6501" w:author="The Si Tran" w:date="2012-12-06T02:36:00Z">
                        <m:r>
                          <w:rPr>
                            <w:rFonts w:ascii="Cambria Math" w:hAnsi="Cambria Math"/>
                            <w:szCs w:val="26"/>
                          </w:rPr>
                          <m:t>t</m:t>
                        </m:r>
                      </w:ins>
                    </m:e>
                    <m:sub>
                      <w:ins w:id="6502" w:author="The Si Tran" w:date="2012-12-06T02:36:00Z">
                        <m:r>
                          <w:rPr>
                            <w:rFonts w:ascii="Cambria Math" w:hAnsi="Cambria Math"/>
                            <w:szCs w:val="26"/>
                          </w:rPr>
                          <m:t>d</m:t>
                        </m:r>
                      </w:ins>
                    </m:sub>
                  </m:sSub>
                  <w:ins w:id="6503" w:author="The Si Tran" w:date="2012-12-06T02:36:00Z">
                    <m:r>
                      <w:rPr>
                        <w:rFonts w:ascii="Cambria Math" w:hAnsi="Cambria Math"/>
                        <w:szCs w:val="26"/>
                      </w:rPr>
                      <m:t>-</m:t>
                    </m:r>
                  </w:ins>
                  <m:sSub>
                    <m:sSubPr>
                      <m:ctrlPr>
                        <w:ins w:id="6504" w:author="The Si Tran" w:date="2012-12-06T02:36:00Z">
                          <w:rPr>
                            <w:rFonts w:ascii="Cambria Math" w:hAnsi="Cambria Math"/>
                            <w:i/>
                            <w:szCs w:val="26"/>
                          </w:rPr>
                        </w:ins>
                      </m:ctrlPr>
                    </m:sSubPr>
                    <m:e>
                      <w:ins w:id="6505" w:author="The Si Tran" w:date="2012-12-06T02:36:00Z">
                        <m:r>
                          <w:rPr>
                            <w:rFonts w:ascii="Cambria Math" w:hAnsi="Cambria Math"/>
                            <w:szCs w:val="26"/>
                          </w:rPr>
                          <m:t>o</m:t>
                        </m:r>
                      </w:ins>
                    </m:e>
                    <m:sub>
                      <w:ins w:id="6506" w:author="The Si Tran" w:date="2012-12-06T02:36:00Z">
                        <m:r>
                          <w:rPr>
                            <w:rFonts w:ascii="Cambria Math" w:hAnsi="Cambria Math"/>
                            <w:szCs w:val="26"/>
                          </w:rPr>
                          <m:t>d</m:t>
                        </m:r>
                      </w:ins>
                    </m:sub>
                  </m:sSub>
                </m:e>
              </m:d>
            </m:e>
          </m:nary>
          <m:f>
            <m:fPr>
              <m:ctrlPr>
                <w:ins w:id="6507" w:author="The Si Tran" w:date="2012-12-06T02:36:00Z">
                  <w:rPr>
                    <w:rFonts w:ascii="Cambria Math" w:hAnsi="Cambria Math"/>
                    <w:i/>
                    <w:szCs w:val="26"/>
                  </w:rPr>
                </w:ins>
              </m:ctrlPr>
            </m:fPr>
            <m:num>
              <w:ins w:id="6508" w:author="The Si Tran" w:date="2012-12-06T02:36:00Z">
                <m:r>
                  <w:rPr>
                    <w:rFonts w:ascii="Cambria Math" w:hAnsi="Cambria Math"/>
                    <w:szCs w:val="26"/>
                  </w:rPr>
                  <m:t>∂</m:t>
                </m:r>
              </w:ins>
            </m:num>
            <m:den>
              <w:ins w:id="6509" w:author="The Si Tran" w:date="2012-12-06T02:36:00Z">
                <m:r>
                  <w:rPr>
                    <w:rFonts w:ascii="Cambria Math" w:hAnsi="Cambria Math"/>
                    <w:szCs w:val="26"/>
                  </w:rPr>
                  <m:t>∂</m:t>
                </m:r>
              </w:ins>
              <m:sSub>
                <m:sSubPr>
                  <m:ctrlPr>
                    <w:ins w:id="6510" w:author="The Si Tran" w:date="2012-12-06T02:36:00Z">
                      <w:rPr>
                        <w:rFonts w:ascii="Cambria Math" w:hAnsi="Cambria Math"/>
                        <w:i/>
                        <w:szCs w:val="26"/>
                      </w:rPr>
                    </w:ins>
                  </m:ctrlPr>
                </m:sSubPr>
                <m:e>
                  <w:ins w:id="6511" w:author="The Si Tran" w:date="2012-12-06T02:36:00Z">
                    <m:r>
                      <w:rPr>
                        <w:rFonts w:ascii="Cambria Math" w:hAnsi="Cambria Math"/>
                        <w:szCs w:val="26"/>
                      </w:rPr>
                      <m:t>w</m:t>
                    </m:r>
                  </w:ins>
                </m:e>
                <m:sub>
                  <w:ins w:id="6512" w:author="The Si Tran" w:date="2012-12-06T02:36:00Z">
                    <m:r>
                      <w:rPr>
                        <w:rFonts w:ascii="Cambria Math" w:hAnsi="Cambria Math"/>
                        <w:szCs w:val="26"/>
                      </w:rPr>
                      <m:t>i</m:t>
                    </m:r>
                  </w:ins>
                </m:sub>
              </m:sSub>
            </m:den>
          </m:f>
          <m:d>
            <m:dPr>
              <m:ctrlPr>
                <w:ins w:id="6513" w:author="The Si Tran" w:date="2012-12-06T02:36:00Z">
                  <w:rPr>
                    <w:rFonts w:ascii="Cambria Math" w:hAnsi="Cambria Math"/>
                    <w:i/>
                    <w:szCs w:val="26"/>
                  </w:rPr>
                </w:ins>
              </m:ctrlPr>
            </m:dPr>
            <m:e>
              <m:sSub>
                <m:sSubPr>
                  <m:ctrlPr>
                    <w:ins w:id="6514" w:author="The Si Tran" w:date="2012-12-06T02:36:00Z">
                      <w:rPr>
                        <w:rFonts w:ascii="Cambria Math" w:hAnsi="Cambria Math"/>
                        <w:i/>
                        <w:szCs w:val="26"/>
                      </w:rPr>
                    </w:ins>
                  </m:ctrlPr>
                </m:sSubPr>
                <m:e>
                  <w:ins w:id="6515" w:author="The Si Tran" w:date="2012-12-06T02:36:00Z">
                    <m:r>
                      <w:rPr>
                        <w:rFonts w:ascii="Cambria Math" w:hAnsi="Cambria Math"/>
                        <w:szCs w:val="26"/>
                      </w:rPr>
                      <m:t>t</m:t>
                    </m:r>
                  </w:ins>
                </m:e>
                <m:sub>
                  <w:ins w:id="6516" w:author="The Si Tran" w:date="2012-12-06T02:36:00Z">
                    <m:r>
                      <w:rPr>
                        <w:rFonts w:ascii="Cambria Math" w:hAnsi="Cambria Math"/>
                        <w:szCs w:val="26"/>
                      </w:rPr>
                      <m:t>d</m:t>
                    </m:r>
                  </w:ins>
                </m:sub>
              </m:sSub>
              <w:ins w:id="6517" w:author="The Si Tran" w:date="2012-12-06T02:36:00Z">
                <m:r>
                  <w:rPr>
                    <w:rFonts w:ascii="Cambria Math" w:hAnsi="Cambria Math"/>
                    <w:szCs w:val="26"/>
                  </w:rPr>
                  <m:t>-</m:t>
                </m:r>
              </w:ins>
              <m:sSub>
                <m:sSubPr>
                  <m:ctrlPr>
                    <w:ins w:id="6518" w:author="The Si Tran" w:date="2012-12-06T02:36:00Z">
                      <w:rPr>
                        <w:rFonts w:ascii="Cambria Math" w:hAnsi="Cambria Math"/>
                        <w:i/>
                        <w:szCs w:val="26"/>
                      </w:rPr>
                    </w:ins>
                  </m:ctrlPr>
                </m:sSubPr>
                <m:e>
                  <w:ins w:id="6519" w:author="The Si Tran" w:date="2012-12-06T02:36:00Z">
                    <m:r>
                      <w:rPr>
                        <w:rFonts w:ascii="Cambria Math" w:hAnsi="Cambria Math"/>
                        <w:szCs w:val="26"/>
                      </w:rPr>
                      <m:t>o</m:t>
                    </m:r>
                  </w:ins>
                </m:e>
                <m:sub>
                  <w:ins w:id="6520" w:author="The Si Tran" w:date="2012-12-06T02:36:00Z">
                    <m:r>
                      <w:rPr>
                        <w:rFonts w:ascii="Cambria Math" w:hAnsi="Cambria Math"/>
                        <w:szCs w:val="26"/>
                      </w:rPr>
                      <m:t>d</m:t>
                    </m:r>
                  </w:ins>
                </m:sub>
              </m:sSub>
            </m:e>
          </m:d>
        </m:oMath>
      </m:oMathPara>
    </w:p>
    <w:p w14:paraId="2BF32952" w14:textId="3362C60B" w:rsidR="00A74146" w:rsidRPr="00A74146" w:rsidRDefault="002F7B80" w:rsidP="0088753F">
      <w:pPr>
        <w:spacing w:before="0"/>
        <w:rPr>
          <w:szCs w:val="26"/>
        </w:rPr>
      </w:pPr>
      <w:ins w:id="6521" w:author="The Si Tran" w:date="2012-12-06T02:42:00Z">
        <w:r w:rsidRPr="008E61D1">
          <w:rPr>
            <w:noProof/>
            <w:szCs w:val="26"/>
            <w:rPrChange w:id="6522" w:author="Unknown">
              <w:rPr>
                <w:b/>
                <w:bCs/>
                <w:noProof/>
                <w:sz w:val="20"/>
                <w:szCs w:val="20"/>
              </w:rPr>
            </w:rPrChange>
          </w:rPr>
          <mc:AlternateContent>
            <mc:Choice Requires="wps">
              <w:drawing>
                <wp:anchor distT="0" distB="0" distL="114300" distR="114300" simplePos="0" relativeHeight="251640832" behindDoc="1" locked="0" layoutInCell="1" allowOverlap="1" wp14:anchorId="2B2D4F3C" wp14:editId="169A9862">
                  <wp:simplePos x="0" y="0"/>
                  <wp:positionH relativeFrom="column">
                    <wp:posOffset>5183712</wp:posOffset>
                  </wp:positionH>
                  <wp:positionV relativeFrom="paragraph">
                    <wp:posOffset>-177135</wp:posOffset>
                  </wp:positionV>
                  <wp:extent cx="574055" cy="361950"/>
                  <wp:effectExtent l="0" t="0" r="0" b="0"/>
                  <wp:wrapTight wrapText="bothSides">
                    <wp:wrapPolygon edited="0">
                      <wp:start x="0" y="0"/>
                      <wp:lineTo x="0" y="20463"/>
                      <wp:lineTo x="20788" y="20463"/>
                      <wp:lineTo x="20788"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4C2D67" w:rsidRDefault="004C2D67">
                              <w:pPr>
                                <w:pStyle w:val="EquationIndex"/>
                                <w:pPrChange w:id="6523" w:author="The Si Tran" w:date="2012-12-16T08:23:00Z">
                                  <w:pPr/>
                                </w:pPrChange>
                              </w:pPr>
                              <w:ins w:id="6524"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D4F3C" id="Text Box 63" o:spid="_x0000_s1052" type="#_x0000_t202" style="position:absolute;left:0;text-align:left;margin-left:408.15pt;margin-top:-13.95pt;width:45.2pt;height:2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" fillcolor="white [3201]" stroked="f" strokeweight=".5pt">
                  <v:textbox>
                    <w:txbxContent>
                      <w:p w14:paraId="69EB1AF7" w14:textId="403282D5" w:rsidR="004C2D67" w:rsidRDefault="004C2D67">
                        <w:pPr>
                          <w:pStyle w:val="EquationIndex"/>
                          <w:pPrChange w:id="6525" w:author="The Si Tran" w:date="2012-12-16T08:23:00Z">
                            <w:pPr/>
                          </w:pPrChange>
                        </w:pPr>
                        <w:ins w:id="6526" w:author="The Si Tran" w:date="2012-12-06T02:41:00Z">
                          <w:r>
                            <w:t>(4.1)</w:t>
                          </w:r>
                        </w:ins>
                      </w:p>
                    </w:txbxContent>
                  </v:textbox>
                  <w10:wrap type="tight"/>
                </v:shape>
              </w:pict>
            </mc:Fallback>
          </mc:AlternateContent>
        </w:r>
        <w:r w:rsidR="002972CB">
          <w:rPr>
            <w:szCs w:val="26"/>
          </w:rPr>
          <w:t xml:space="preserve">   </w:t>
        </w:r>
        <w:r w:rsidR="002972CB">
          <w:rPr>
            <w:szCs w:val="26"/>
          </w:rPr>
          <w:tab/>
        </w:r>
        <w:r w:rsidR="002972CB">
          <w:rPr>
            <w:szCs w:val="26"/>
          </w:rPr>
          <w:tab/>
        </w:r>
        <w:r w:rsidR="002972CB">
          <w:rPr>
            <w:szCs w:val="26"/>
          </w:rPr>
          <w:tab/>
        </w:r>
        <w:r w:rsidR="002972CB">
          <w:rPr>
            <w:szCs w:val="26"/>
          </w:rPr>
          <w:tab/>
          <w:t xml:space="preserve">   </w:t>
        </w:r>
      </w:ins>
      <w:ins w:id="6527"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528" w:author="The Si Tran" w:date="2012-12-06T02:44:00Z">
          <w:pPr>
            <w:spacing w:before="0"/>
          </w:pPr>
        </w:pPrChange>
      </w:pPr>
      <w:ins w:id="6529" w:author="The Si Tran" w:date="2012-12-06T02:41:00Z">
        <w:r w:rsidRPr="006D6C8D">
          <w:rPr>
            <w:noProof/>
            <w:szCs w:val="26"/>
            <w:rPrChange w:id="6530" w:author="Unknown">
              <w:rPr>
                <w:noProof/>
              </w:rPr>
            </w:rPrChange>
          </w:rPr>
          <mc:AlternateContent>
            <mc:Choice Requires="wps">
              <w:drawing>
                <wp:anchor distT="0" distB="0" distL="114300" distR="114300" simplePos="0" relativeHeight="251632640" behindDoc="1" locked="0" layoutInCell="1" allowOverlap="1" wp14:anchorId="798E5BC6" wp14:editId="43D493E2">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4C2D67" w:rsidRDefault="004C2D67">
                              <w:pPr>
                                <w:pStyle w:val="EquationIndex"/>
                                <w:pPrChange w:id="6531" w:author="The Si Tran" w:date="2012-12-16T08:23:00Z">
                                  <w:pPr/>
                                </w:pPrChange>
                              </w:pPr>
                              <w:ins w:id="6532"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53" type="#_x0000_t202" style="position:absolute;left:0;text-align:left;margin-left:409.85pt;margin-top:.8pt;width:41.8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" fillcolor="white [3201]" stroked="f" strokeweight=".5pt">
                  <v:textbox>
                    <w:txbxContent>
                      <w:p w14:paraId="06DFAE4F" w14:textId="4F4178A1" w:rsidR="004C2D67" w:rsidRDefault="004C2D67">
                        <w:pPr>
                          <w:pStyle w:val="EquationIndex"/>
                          <w:pPrChange w:id="6533" w:author="The Si Tran" w:date="2012-12-16T08:23:00Z">
                            <w:pPr/>
                          </w:pPrChange>
                        </w:pPr>
                        <w:ins w:id="6534" w:author="The Si Tran" w:date="2012-12-06T02:41:00Z">
                          <w:r>
                            <w:t>(4.2)</w:t>
                          </w:r>
                        </w:ins>
                      </w:p>
                    </w:txbxContent>
                  </v:textbox>
                  <w10:wrap type="tight"/>
                </v:shape>
              </w:pict>
            </mc:Fallback>
          </mc:AlternateContent>
        </w:r>
      </w:ins>
      <w:r w:rsidR="0088753F" w:rsidRPr="0049233F">
        <w:rPr>
          <w:szCs w:val="26"/>
        </w:rPr>
        <w:t xml:space="preserve">            </w:t>
      </w:r>
      <w:del w:id="6535" w:author="The Si Tran" w:date="2012-12-06T02:44:00Z">
        <w:r w:rsidR="0088753F" w:rsidRPr="0049233F" w:rsidDel="0020765F">
          <w:rPr>
            <w:szCs w:val="26"/>
          </w:rPr>
          <w:delText xml:space="preserve">     </w:delText>
        </w:r>
      </w:del>
      <m:oMath>
        <m:f>
          <m:fPr>
            <m:ctrlPr>
              <w:ins w:id="6536" w:author="The Si Tran" w:date="2012-12-06T02:39:00Z">
                <w:rPr>
                  <w:rFonts w:ascii="Cambria Math" w:hAnsi="Cambria Math"/>
                  <w:i/>
                  <w:szCs w:val="26"/>
                </w:rPr>
              </w:ins>
            </m:ctrlPr>
          </m:fPr>
          <m:num>
            <w:ins w:id="6537" w:author="The Si Tran" w:date="2012-12-06T02:39:00Z">
              <m:r>
                <w:rPr>
                  <w:rFonts w:ascii="Cambria Math" w:hAnsi="Cambria Math"/>
                  <w:szCs w:val="26"/>
                </w:rPr>
                <m:t>∂E</m:t>
              </m:r>
            </w:ins>
          </m:num>
          <m:den>
            <w:ins w:id="6538" w:author="The Si Tran" w:date="2012-12-06T02:39:00Z">
              <m:r>
                <w:rPr>
                  <w:rFonts w:ascii="Cambria Math" w:hAnsi="Cambria Math"/>
                  <w:szCs w:val="26"/>
                </w:rPr>
                <m:t>∂</m:t>
              </m:r>
            </w:ins>
            <m:sSub>
              <m:sSubPr>
                <m:ctrlPr>
                  <w:ins w:id="6539" w:author="The Si Tran" w:date="2012-12-06T02:39:00Z">
                    <w:rPr>
                      <w:rFonts w:ascii="Cambria Math" w:hAnsi="Cambria Math"/>
                      <w:i/>
                      <w:szCs w:val="26"/>
                    </w:rPr>
                  </w:ins>
                </m:ctrlPr>
              </m:sSubPr>
              <m:e>
                <w:ins w:id="6540" w:author="The Si Tran" w:date="2012-12-06T02:39:00Z">
                  <m:r>
                    <w:rPr>
                      <w:rFonts w:ascii="Cambria Math" w:hAnsi="Cambria Math"/>
                      <w:szCs w:val="26"/>
                    </w:rPr>
                    <m:t>w</m:t>
                  </m:r>
                </w:ins>
              </m:e>
              <m:sub>
                <w:ins w:id="6541" w:author="The Si Tran" w:date="2012-12-06T02:39:00Z">
                  <m:r>
                    <w:rPr>
                      <w:rFonts w:ascii="Cambria Math" w:hAnsi="Cambria Math"/>
                      <w:szCs w:val="26"/>
                    </w:rPr>
                    <m:t>i</m:t>
                  </m:r>
                </w:ins>
              </m:sub>
            </m:sSub>
          </m:den>
        </m:f>
        <w:ins w:id="6542" w:author="The Si Tran" w:date="2012-12-06T02:39:00Z">
          <m:r>
            <w:rPr>
              <w:rFonts w:ascii="Cambria Math" w:hAnsi="Cambria Math"/>
              <w:szCs w:val="26"/>
            </w:rPr>
            <m:t>=</m:t>
          </m:r>
        </w:ins>
        <m:nary>
          <m:naryPr>
            <m:chr m:val="∑"/>
            <m:limLoc m:val="subSup"/>
            <m:supHide m:val="1"/>
            <m:ctrlPr>
              <w:ins w:id="6543" w:author="The Si Tran" w:date="2012-12-06T02:40:00Z">
                <w:rPr>
                  <w:rFonts w:ascii="Cambria Math" w:hAnsi="Cambria Math"/>
                  <w:i/>
                  <w:szCs w:val="26"/>
                </w:rPr>
              </w:ins>
            </m:ctrlPr>
          </m:naryPr>
          <m:sub>
            <w:ins w:id="6544" w:author="The Si Tran" w:date="2012-12-06T02:40:00Z">
              <m:r>
                <w:rPr>
                  <w:rFonts w:ascii="Cambria Math" w:hAnsi="Cambria Math"/>
                  <w:szCs w:val="26"/>
                </w:rPr>
                <m:t>d∈D</m:t>
              </m:r>
            </w:ins>
          </m:sub>
          <m:sup/>
          <m:e>
            <w:ins w:id="6545" w:author="The Si Tran" w:date="2012-12-06T02:40:00Z">
              <m:r>
                <w:rPr>
                  <w:rFonts w:ascii="Cambria Math" w:hAnsi="Cambria Math"/>
                  <w:szCs w:val="26"/>
                </w:rPr>
                <m:t>(</m:t>
              </m:r>
            </w:ins>
            <m:sSub>
              <m:sSubPr>
                <m:ctrlPr>
                  <w:ins w:id="6546" w:author="The Si Tran" w:date="2012-12-06T02:40:00Z">
                    <w:rPr>
                      <w:rFonts w:ascii="Cambria Math" w:hAnsi="Cambria Math"/>
                      <w:i/>
                      <w:szCs w:val="26"/>
                    </w:rPr>
                  </w:ins>
                </m:ctrlPr>
              </m:sSubPr>
              <m:e>
                <w:ins w:id="6547" w:author="The Si Tran" w:date="2012-12-06T02:40:00Z">
                  <m:r>
                    <w:rPr>
                      <w:rFonts w:ascii="Cambria Math" w:hAnsi="Cambria Math"/>
                      <w:szCs w:val="26"/>
                    </w:rPr>
                    <m:t>t</m:t>
                  </m:r>
                </w:ins>
              </m:e>
              <m:sub>
                <w:ins w:id="6548" w:author="The Si Tran" w:date="2012-12-06T02:40:00Z">
                  <m:r>
                    <w:rPr>
                      <w:rFonts w:ascii="Cambria Math" w:hAnsi="Cambria Math"/>
                      <w:szCs w:val="26"/>
                    </w:rPr>
                    <m:t>d</m:t>
                  </m:r>
                </w:ins>
              </m:sub>
            </m:sSub>
            <w:ins w:id="6549" w:author="The Si Tran" w:date="2012-12-06T02:40:00Z">
              <m:r>
                <w:rPr>
                  <w:rFonts w:ascii="Cambria Math" w:hAnsi="Cambria Math"/>
                  <w:szCs w:val="26"/>
                </w:rPr>
                <m:t>-</m:t>
              </m:r>
            </w:ins>
            <m:sSub>
              <m:sSubPr>
                <m:ctrlPr>
                  <w:ins w:id="6550" w:author="The Si Tran" w:date="2012-12-06T02:40:00Z">
                    <w:rPr>
                      <w:rFonts w:ascii="Cambria Math" w:hAnsi="Cambria Math"/>
                      <w:i/>
                      <w:szCs w:val="26"/>
                    </w:rPr>
                  </w:ins>
                </m:ctrlPr>
              </m:sSubPr>
              <m:e>
                <w:ins w:id="6551" w:author="The Si Tran" w:date="2012-12-06T02:40:00Z">
                  <m:r>
                    <w:rPr>
                      <w:rFonts w:ascii="Cambria Math" w:hAnsi="Cambria Math"/>
                      <w:szCs w:val="26"/>
                    </w:rPr>
                    <m:t>o</m:t>
                  </m:r>
                </w:ins>
              </m:e>
              <m:sub>
                <w:ins w:id="6552" w:author="The Si Tran" w:date="2012-12-06T02:40:00Z">
                  <m:r>
                    <w:rPr>
                      <w:rFonts w:ascii="Cambria Math" w:hAnsi="Cambria Math"/>
                      <w:szCs w:val="26"/>
                    </w:rPr>
                    <m:t>d</m:t>
                  </m:r>
                </w:ins>
              </m:sub>
            </m:sSub>
            <w:ins w:id="6553" w:author="The Si Tran" w:date="2012-12-06T02:40:00Z">
              <m:r>
                <w:rPr>
                  <w:rFonts w:ascii="Cambria Math" w:hAnsi="Cambria Math"/>
                  <w:szCs w:val="26"/>
                </w:rPr>
                <m:t>)(-</m:t>
              </m:r>
            </w:ins>
            <m:sSub>
              <m:sSubPr>
                <m:ctrlPr>
                  <w:ins w:id="6554" w:author="The Si Tran" w:date="2012-12-06T02:40:00Z">
                    <w:rPr>
                      <w:rFonts w:ascii="Cambria Math" w:hAnsi="Cambria Math"/>
                      <w:i/>
                      <w:szCs w:val="26"/>
                    </w:rPr>
                  </w:ins>
                </m:ctrlPr>
              </m:sSubPr>
              <m:e>
                <w:ins w:id="6555" w:author="The Si Tran" w:date="2012-12-06T02:40:00Z">
                  <m:r>
                    <w:rPr>
                      <w:rFonts w:ascii="Cambria Math" w:hAnsi="Cambria Math"/>
                      <w:szCs w:val="26"/>
                    </w:rPr>
                    <m:t>x</m:t>
                  </m:r>
                </w:ins>
              </m:e>
              <m:sub>
                <w:ins w:id="6556" w:author="The Si Tran" w:date="2012-12-06T02:40:00Z">
                  <m:r>
                    <w:rPr>
                      <w:rFonts w:ascii="Cambria Math" w:hAnsi="Cambria Math"/>
                      <w:szCs w:val="26"/>
                    </w:rPr>
                    <m:t>id</m:t>
                  </m:r>
                </w:ins>
              </m:sub>
            </m:sSub>
            <w:ins w:id="6557" w:author="The Si Tran" w:date="2012-12-06T02:40:00Z">
              <m:r>
                <w:rPr>
                  <w:rFonts w:ascii="Cambria Math" w:hAnsi="Cambria Math"/>
                  <w:szCs w:val="26"/>
                </w:rPr>
                <m:t>)</m:t>
              </m:r>
            </w:ins>
          </m:e>
        </m:nary>
      </m:oMath>
      <w:ins w:id="6558" w:author="The Si Tran" w:date="2012-12-06T02:41:00Z">
        <w:r>
          <w:rPr>
            <w:szCs w:val="26"/>
          </w:rPr>
          <w:t xml:space="preserve">  </w:t>
        </w:r>
      </w:ins>
      <w:del w:id="6559" w:author="The Si Tran" w:date="2012-12-06T02:38:00Z">
        <w:r w:rsidR="0088753F" w:rsidRPr="006D6C8D" w:rsidDel="00CA1FAD">
          <w:rPr>
            <w:noProof/>
            <w:szCs w:val="26"/>
            <w:rPrChange w:id="6560" w:author="Unknown">
              <w:rPr>
                <w:noProof/>
              </w:rPr>
            </w:rPrChange>
          </w:rPr>
          <w:drawing>
            <wp:inline distT="0" distB="0" distL="0" distR="0" wp14:anchorId="3EF07EE9" wp14:editId="4D3A2C5A">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561" w:author="The Si Tran" w:date="2012-12-06T02:41:00Z">
        <w:r w:rsidRPr="006D6C8D" w:rsidDel="002972CB">
          <w:rPr>
            <w:noProof/>
            <w:szCs w:val="26"/>
            <w:rPrChange w:id="6562" w:author="Unknown">
              <w:rPr>
                <w:noProof/>
              </w:rPr>
            </w:rPrChange>
          </w:rPr>
          <w:drawing>
            <wp:inline distT="0" distB="0" distL="0" distR="0" wp14:anchorId="0A624021" wp14:editId="4BC45E13">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563" w:author="The Si Tran" w:date="2012-12-06T02:43:00Z"/>
          <w:szCs w:val="26"/>
        </w:rPr>
      </w:pPr>
      <w:ins w:id="6564" w:author="The Si Tran" w:date="2012-12-06T02:44:00Z">
        <w:r w:rsidRPr="006D6C8D">
          <w:rPr>
            <w:noProof/>
            <w:szCs w:val="26"/>
            <w:rPrChange w:id="6565" w:author="Unknown">
              <w:rPr>
                <w:noProof/>
              </w:rPr>
            </w:rPrChange>
          </w:rPr>
          <mc:AlternateContent>
            <mc:Choice Requires="wps">
              <w:drawing>
                <wp:anchor distT="0" distB="0" distL="114300" distR="114300" simplePos="0" relativeHeight="251634688" behindDoc="1" locked="0" layoutInCell="1" allowOverlap="1" wp14:anchorId="01E51B53" wp14:editId="4759CF86">
                  <wp:simplePos x="0" y="0"/>
                  <wp:positionH relativeFrom="column">
                    <wp:posOffset>5215609</wp:posOffset>
                  </wp:positionH>
                  <wp:positionV relativeFrom="paragraph">
                    <wp:posOffset>283491</wp:posOffset>
                  </wp:positionV>
                  <wp:extent cx="542260" cy="361950"/>
                  <wp:effectExtent l="0" t="0" r="0" b="0"/>
                  <wp:wrapTight wrapText="bothSides">
                    <wp:wrapPolygon edited="0">
                      <wp:start x="0" y="0"/>
                      <wp:lineTo x="0" y="20463"/>
                      <wp:lineTo x="20511" y="20463"/>
                      <wp:lineTo x="2051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4C2D67" w:rsidRDefault="004C2D67">
                              <w:pPr>
                                <w:pStyle w:val="EquationIndex"/>
                                <w:pPrChange w:id="6566" w:author="The Si Tran" w:date="2012-12-16T08:23:00Z">
                                  <w:pPr/>
                                </w:pPrChange>
                              </w:pPr>
                              <w:ins w:id="6567" w:author="The Si Tran" w:date="2012-12-06T02:41:00Z">
                                <w:r>
                                  <w:t>(4.</w:t>
                                </w:r>
                              </w:ins>
                              <w:ins w:id="6568" w:author="The Si Tran" w:date="2012-12-06T02:44:00Z">
                                <w:r>
                                  <w:t>3</w:t>
                                </w:r>
                              </w:ins>
                              <w:ins w:id="656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54" type="#_x0000_t202" style="position:absolute;left:0;text-align:left;margin-left:410.7pt;margin-top:22.3pt;width:42.7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" fillcolor="white [3201]" stroked="f" strokeweight=".5pt">
                  <v:textbox>
                    <w:txbxContent>
                      <w:p w14:paraId="6FF46E05" w14:textId="0ABAC82D" w:rsidR="004C2D67" w:rsidRDefault="004C2D67">
                        <w:pPr>
                          <w:pStyle w:val="EquationIndex"/>
                          <w:pPrChange w:id="6570" w:author="The Si Tran" w:date="2012-12-16T08:23:00Z">
                            <w:pPr/>
                          </w:pPrChange>
                        </w:pPr>
                        <w:ins w:id="6571" w:author="The Si Tran" w:date="2012-12-06T02:41:00Z">
                          <w:r>
                            <w:t>(4.</w:t>
                          </w:r>
                        </w:ins>
                        <w:ins w:id="6572" w:author="The Si Tran" w:date="2012-12-06T02:44:00Z">
                          <w:r>
                            <w:t>3</w:t>
                          </w:r>
                        </w:ins>
                        <w:ins w:id="6573" w:author="The Si Tran" w:date="2012-12-06T02:41:00Z">
                          <w:r>
                            <w:t>)</w:t>
                          </w:r>
                        </w:ins>
                      </w:p>
                    </w:txbxContent>
                  </v:textbox>
                  <w10:wrap type="tight"/>
                </v:shape>
              </w:pict>
            </mc:Fallback>
          </mc:AlternateContent>
        </w:r>
      </w:ins>
      <w:r w:rsidR="0088753F" w:rsidRPr="0049233F">
        <w:rPr>
          <w:szCs w:val="26"/>
        </w:rPr>
        <w:t>Thay (</w:t>
      </w:r>
      <w:ins w:id="6574" w:author="The Si Tran" w:date="2012-12-14T06:11:00Z">
        <w:r>
          <w:rPr>
            <w:szCs w:val="26"/>
          </w:rPr>
          <w:t>4</w:t>
        </w:r>
      </w:ins>
      <w:del w:id="6575" w:author="The Si Tran" w:date="2012-12-14T06:11:00Z">
        <w:r w:rsidR="0088753F" w:rsidRPr="0049233F" w:rsidDel="0008713C">
          <w:rPr>
            <w:szCs w:val="26"/>
          </w:rPr>
          <w:delText>2</w:delText>
        </w:r>
      </w:del>
      <w:r w:rsidR="0088753F" w:rsidRPr="0049233F">
        <w:rPr>
          <w:szCs w:val="26"/>
        </w:rPr>
        <w:t>.2) vào (</w:t>
      </w:r>
      <w:ins w:id="6576" w:author="The Si Tran" w:date="2012-12-14T06:11:00Z">
        <w:r>
          <w:rPr>
            <w:szCs w:val="26"/>
          </w:rPr>
          <w:t>4</w:t>
        </w:r>
      </w:ins>
      <w:del w:id="6577"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4C2D67">
      <w:pPr>
        <w:pStyle w:val="Canhgiua"/>
        <w:pPrChange w:id="6578" w:author="The Si Tran" w:date="2012-12-16T17:29:00Z">
          <w:pPr>
            <w:spacing w:before="0"/>
          </w:pPr>
        </w:pPrChange>
      </w:pPr>
      <m:oMathPara>
        <m:oMathParaPr>
          <m:jc m:val="center"/>
        </m:oMathParaPr>
        <m:oMath>
          <m:sSub>
            <m:sSubPr>
              <m:ctrlPr>
                <w:ins w:id="6579" w:author="The Si Tran" w:date="2012-12-06T02:43:00Z">
                  <w:rPr>
                    <w:rFonts w:ascii="Cambria Math" w:hAnsi="Cambria Math"/>
                  </w:rPr>
                </w:ins>
              </m:ctrlPr>
            </m:sSubPr>
            <m:e>
              <w:ins w:id="6580" w:author="The Si Tran" w:date="2012-12-06T02:43:00Z">
                <m:r>
                  <m:rPr>
                    <m:sty m:val="p"/>
                  </m:rPr>
                  <w:rPr>
                    <w:rFonts w:ascii="Cambria Math" w:hAnsi="Cambria Math"/>
                  </w:rPr>
                  <m:t>∆</m:t>
                </m:r>
                <m:r>
                  <w:rPr>
                    <w:rFonts w:ascii="Cambria Math" w:hAnsi="Cambria Math"/>
                  </w:rPr>
                  <m:t>w</m:t>
                </m:r>
              </w:ins>
            </m:e>
            <m:sub>
              <w:ins w:id="6581" w:author="The Si Tran" w:date="2012-12-06T02:43:00Z">
                <m:r>
                  <w:rPr>
                    <w:rFonts w:ascii="Cambria Math" w:hAnsi="Cambria Math"/>
                  </w:rPr>
                  <m:t>i</m:t>
                </m:r>
              </w:ins>
            </m:sub>
          </m:sSub>
          <w:ins w:id="6582" w:author="The Si Tran" w:date="2012-12-06T02:43:00Z">
            <m:r>
              <m:rPr>
                <m:sty m:val="p"/>
              </m:rPr>
              <w:rPr>
                <w:rFonts w:ascii="Cambria Math" w:hAnsi="Cambria Math"/>
              </w:rPr>
              <m:t>=</m:t>
            </m:r>
          </w:ins>
          <w:ins w:id="6583" w:author="The Si Tran" w:date="2012-12-06T02:44:00Z">
            <m:r>
              <w:rPr>
                <w:rFonts w:ascii="Cambria Math" w:hAnsi="Cambria Math"/>
              </w:rPr>
              <m:t>η</m:t>
            </m:r>
          </w:ins>
          <m:nary>
            <m:naryPr>
              <m:chr m:val="∑"/>
              <m:limLoc m:val="subSup"/>
              <m:supHide m:val="1"/>
              <m:ctrlPr>
                <w:ins w:id="6584" w:author="The Si Tran" w:date="2012-12-06T02:43:00Z">
                  <w:rPr>
                    <w:rFonts w:ascii="Cambria Math" w:hAnsi="Cambria Math"/>
                  </w:rPr>
                </w:ins>
              </m:ctrlPr>
            </m:naryPr>
            <m:sub>
              <w:ins w:id="6585"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6586" w:author="The Si Tran" w:date="2012-12-06T02:43:00Z">
                <m:r>
                  <m:rPr>
                    <m:sty m:val="p"/>
                  </m:rPr>
                  <w:rPr>
                    <w:rFonts w:ascii="Cambria Math" w:hAnsi="Cambria Math"/>
                  </w:rPr>
                  <m:t>(</m:t>
                </m:r>
              </w:ins>
              <m:sSub>
                <m:sSubPr>
                  <m:ctrlPr>
                    <w:ins w:id="6587" w:author="The Si Tran" w:date="2012-12-06T02:43:00Z">
                      <w:rPr>
                        <w:rFonts w:ascii="Cambria Math" w:hAnsi="Cambria Math"/>
                      </w:rPr>
                    </w:ins>
                  </m:ctrlPr>
                </m:sSubPr>
                <m:e>
                  <w:ins w:id="6588" w:author="The Si Tran" w:date="2012-12-06T02:43:00Z">
                    <m:r>
                      <w:rPr>
                        <w:rFonts w:ascii="Cambria Math" w:hAnsi="Cambria Math"/>
                      </w:rPr>
                      <m:t>t</m:t>
                    </m:r>
                  </w:ins>
                </m:e>
                <m:sub>
                  <w:ins w:id="6589" w:author="The Si Tran" w:date="2012-12-06T02:43:00Z">
                    <m:r>
                      <w:rPr>
                        <w:rFonts w:ascii="Cambria Math" w:hAnsi="Cambria Math"/>
                      </w:rPr>
                      <m:t>d</m:t>
                    </m:r>
                  </w:ins>
                </m:sub>
              </m:sSub>
              <w:ins w:id="6590" w:author="The Si Tran" w:date="2012-12-06T02:43:00Z">
                <m:r>
                  <m:rPr>
                    <m:sty m:val="p"/>
                  </m:rPr>
                  <w:rPr>
                    <w:rFonts w:ascii="Cambria Math" w:hAnsi="Cambria Math"/>
                  </w:rPr>
                  <m:t>-</m:t>
                </m:r>
              </w:ins>
              <m:sSub>
                <m:sSubPr>
                  <m:ctrlPr>
                    <w:ins w:id="6591" w:author="The Si Tran" w:date="2012-12-06T02:43:00Z">
                      <w:rPr>
                        <w:rFonts w:ascii="Cambria Math" w:hAnsi="Cambria Math"/>
                      </w:rPr>
                    </w:ins>
                  </m:ctrlPr>
                </m:sSubPr>
                <m:e>
                  <w:ins w:id="6592" w:author="The Si Tran" w:date="2012-12-06T02:43:00Z">
                    <m:r>
                      <w:rPr>
                        <w:rFonts w:ascii="Cambria Math" w:hAnsi="Cambria Math"/>
                      </w:rPr>
                      <m:t>o</m:t>
                    </m:r>
                  </w:ins>
                </m:e>
                <m:sub>
                  <w:ins w:id="6593" w:author="The Si Tran" w:date="2012-12-06T02:43:00Z">
                    <m:r>
                      <w:rPr>
                        <w:rFonts w:ascii="Cambria Math" w:hAnsi="Cambria Math"/>
                      </w:rPr>
                      <m:t>d</m:t>
                    </m:r>
                  </w:ins>
                </m:sub>
              </m:sSub>
              <w:ins w:id="6594" w:author="The Si Tran" w:date="2012-12-06T02:43:00Z">
                <m:r>
                  <m:rPr>
                    <m:sty m:val="p"/>
                  </m:rPr>
                  <w:rPr>
                    <w:rFonts w:ascii="Cambria Math" w:hAnsi="Cambria Math"/>
                  </w:rPr>
                  <m:t>)(</m:t>
                </m:r>
              </w:ins>
              <m:sSub>
                <m:sSubPr>
                  <m:ctrlPr>
                    <w:ins w:id="6595" w:author="The Si Tran" w:date="2012-12-06T02:43:00Z">
                      <w:rPr>
                        <w:rFonts w:ascii="Cambria Math" w:hAnsi="Cambria Math"/>
                      </w:rPr>
                    </w:ins>
                  </m:ctrlPr>
                </m:sSubPr>
                <m:e>
                  <w:ins w:id="6596" w:author="The Si Tran" w:date="2012-12-06T02:43:00Z">
                    <m:r>
                      <w:rPr>
                        <w:rFonts w:ascii="Cambria Math" w:hAnsi="Cambria Math"/>
                      </w:rPr>
                      <m:t>x</m:t>
                    </m:r>
                  </w:ins>
                </m:e>
                <m:sub>
                  <w:ins w:id="6597" w:author="The Si Tran" w:date="2012-12-06T02:43:00Z">
                    <m:r>
                      <w:rPr>
                        <w:rFonts w:ascii="Cambria Math" w:hAnsi="Cambria Math"/>
                      </w:rPr>
                      <m:t>id</m:t>
                    </m:r>
                  </w:ins>
                </m:sub>
              </m:sSub>
              <w:ins w:id="6598"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599" w:author="The Si Tran" w:date="2012-12-06T02:44:00Z">
        <w:r w:rsidRPr="006D6C8D" w:rsidDel="00DF1A0E">
          <w:rPr>
            <w:noProof/>
            <w:szCs w:val="26"/>
            <w:rPrChange w:id="6600" w:author="Unknown">
              <w:rPr>
                <w:noProof/>
              </w:rPr>
            </w:rPrChange>
          </w:rPr>
          <w:drawing>
            <wp:inline distT="0" distB="0" distL="0" distR="0" wp14:anchorId="76B9CB9B" wp14:editId="5B7B329A">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6601" w:author="The Si Tran" w:date="2012-12-06T02:45:00Z">
                <w:rPr>
                  <w:rFonts w:ascii="Cambria Math" w:hAnsi="Cambria Math"/>
                  <w:i/>
                  <w:szCs w:val="26"/>
                </w:rPr>
              </w:ins>
            </m:ctrlPr>
          </m:sSubPr>
          <m:e>
            <w:ins w:id="6602" w:author="The Si Tran" w:date="2012-12-06T02:45:00Z">
              <m:r>
                <w:rPr>
                  <w:rFonts w:ascii="Cambria Math" w:hAnsi="Cambria Math"/>
                  <w:szCs w:val="26"/>
                </w:rPr>
                <m:t>x</m:t>
              </m:r>
            </w:ins>
          </m:e>
          <m:sub>
            <w:ins w:id="6603" w:author="The Si Tran" w:date="2012-12-06T02:45:00Z">
              <m:r>
                <w:rPr>
                  <w:rFonts w:ascii="Cambria Math" w:hAnsi="Cambria Math"/>
                  <w:szCs w:val="26"/>
                </w:rPr>
                <m:t>id</m:t>
              </m:r>
            </w:ins>
          </m:sub>
        </m:sSub>
      </m:oMath>
      <w:ins w:id="6604" w:author="The Si Tran" w:date="2012-12-06T02:45:00Z">
        <w:r w:rsidR="00F84346">
          <w:rPr>
            <w:szCs w:val="26"/>
          </w:rPr>
          <w:t xml:space="preserve"> </w:t>
        </w:r>
      </w:ins>
      <w:del w:id="6605"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77777777" w:rsidR="0088753F" w:rsidRDefault="00A55FB2">
      <w:pPr>
        <w:rPr>
          <w:ins w:id="6606" w:author="The Si Tran" w:date="2012-12-06T02:46:00Z"/>
        </w:rPr>
        <w:pPrChange w:id="6607" w:author="The Si Tran" w:date="2012-12-16T08:23:00Z">
          <w:pPr>
            <w:spacing w:before="0"/>
          </w:pPr>
        </w:pPrChange>
      </w:pPr>
      <w:ins w:id="6608" w:author="The Si Tran" w:date="2012-12-06T02:47:00Z">
        <w:r w:rsidRPr="00032D83">
          <w:rPr>
            <w:noProof/>
          </w:rPr>
          <mc:AlternateContent>
            <mc:Choice Requires="wps">
              <w:drawing>
                <wp:anchor distT="0" distB="0" distL="114300" distR="114300" simplePos="0" relativeHeight="251636736" behindDoc="0" locked="0" layoutInCell="1" allowOverlap="1" wp14:anchorId="2EB652FF" wp14:editId="20511F81">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4C2D67" w:rsidRDefault="004C2D67">
                              <w:pPr>
                                <w:pStyle w:val="EquationIndex"/>
                                <w:pPrChange w:id="6609" w:author="The Si Tran" w:date="2012-12-16T08:23:00Z">
                                  <w:pPr/>
                                </w:pPrChange>
                              </w:pPr>
                              <w:ins w:id="6610" w:author="The Si Tran" w:date="2012-12-06T02:41:00Z">
                                <w:r>
                                  <w:t>(4.</w:t>
                                </w:r>
                              </w:ins>
                              <w:ins w:id="6611" w:author="The Si Tran" w:date="2012-12-06T02:44:00Z">
                                <w:r>
                                  <w:t>4</w:t>
                                </w:r>
                              </w:ins>
                              <w:ins w:id="661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55" type="#_x0000_t202" style="position:absolute;left:0;text-align:left;margin-left:411.45pt;margin-top:172.5pt;width:41.85pt;height:28.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0ajA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" fillcolor="white [3201]" stroked="f" strokeweight=".5pt">
                  <v:textbox>
                    <w:txbxContent>
                      <w:p w14:paraId="67287583" w14:textId="2C4C3D93" w:rsidR="004C2D67" w:rsidRDefault="004C2D67">
                        <w:pPr>
                          <w:pStyle w:val="EquationIndex"/>
                          <w:pPrChange w:id="6613" w:author="The Si Tran" w:date="2012-12-16T08:23:00Z">
                            <w:pPr/>
                          </w:pPrChange>
                        </w:pPr>
                        <w:ins w:id="6614" w:author="The Si Tran" w:date="2012-12-06T02:41:00Z">
                          <w:r>
                            <w:t>(4.</w:t>
                          </w:r>
                        </w:ins>
                        <w:ins w:id="6615" w:author="The Si Tran" w:date="2012-12-06T02:44:00Z">
                          <w:r>
                            <w:t>4</w:t>
                          </w:r>
                        </w:ins>
                        <w:ins w:id="6616"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trên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6617" w:author="The Si Tran" w:date="2012-12-06T02:47:00Z"/>
        </w:rPr>
        <w:pPrChange w:id="6618" w:author="The Si Tran" w:date="2012-12-16T17:29:00Z">
          <w:pPr>
            <w:spacing w:before="0"/>
          </w:pPr>
        </w:pPrChange>
      </w:pPr>
      <w:ins w:id="6619"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6620"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6621" w:author="The Si Tran" w:date="2012-12-16T17:29:00Z">
          <w:pPr>
            <w:spacing w:before="0"/>
          </w:pPr>
        </w:pPrChange>
      </w:pPr>
      <w:del w:id="6622" w:author="The Si Tran" w:date="2012-12-06T02:47:00Z">
        <w:r w:rsidRPr="0049233F" w:rsidDel="00A55FB2">
          <w:delText xml:space="preserve">       </w:delText>
        </w:r>
      </w:del>
      <w:r w:rsidRPr="0049233F">
        <w:t xml:space="preserve">                </w:t>
      </w:r>
      <w:del w:id="6623" w:author="The Si Tran" w:date="2012-12-06T02:47:00Z">
        <w:r w:rsidRPr="006D6C8D" w:rsidDel="00A55FB2">
          <w:rPr>
            <w:noProof/>
            <w:rPrChange w:id="6624" w:author="Unknown">
              <w:rPr>
                <w:noProof/>
              </w:rPr>
            </w:rPrChange>
          </w:rPr>
          <w:drawing>
            <wp:inline distT="0" distB="0" distL="0" distR="0" wp14:anchorId="062F7255" wp14:editId="63325E5E">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625" w:author="The Si Tran" w:date="2012-12-06T02:48:00Z"/>
        </w:rPr>
        <w:pPrChange w:id="6626"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4C2D67">
      <w:pPr>
        <w:spacing w:before="0"/>
        <w:jc w:val="center"/>
        <w:rPr>
          <w:del w:id="6627" w:author="The Si Tran" w:date="2012-12-06T02:49:00Z"/>
          <w:szCs w:val="26"/>
        </w:rPr>
        <w:pPrChange w:id="6628" w:author="The Si Tran" w:date="2012-12-16T17:29:00Z">
          <w:pPr>
            <w:spacing w:before="0"/>
          </w:pPr>
        </w:pPrChange>
      </w:pPr>
      <m:oMathPara>
        <m:oMath>
          <m:sSub>
            <m:sSubPr>
              <m:ctrlPr>
                <w:ins w:id="6629" w:author="The Si Tran" w:date="2012-12-06T02:49:00Z">
                  <w:rPr>
                    <w:rFonts w:ascii="Cambria Math" w:hAnsi="Cambria Math"/>
                    <w:i/>
                    <w:szCs w:val="26"/>
                  </w:rPr>
                </w:ins>
              </m:ctrlPr>
            </m:sSubPr>
            <m:e>
              <w:ins w:id="6630" w:author="The Si Tran" w:date="2012-12-06T02:49:00Z">
                <m:r>
                  <w:rPr>
                    <w:rFonts w:ascii="Cambria Math" w:hAnsi="Cambria Math"/>
                    <w:szCs w:val="26"/>
                  </w:rPr>
                  <m:t>E</m:t>
                </m:r>
              </w:ins>
            </m:e>
            <m:sub>
              <w:ins w:id="6631" w:author="The Si Tran" w:date="2012-12-06T02:49:00Z">
                <m:r>
                  <w:rPr>
                    <w:rFonts w:ascii="Cambria Math" w:hAnsi="Cambria Math"/>
                    <w:szCs w:val="26"/>
                  </w:rPr>
                  <m:t>d</m:t>
                </m:r>
              </w:ins>
            </m:sub>
          </m:sSub>
          <m:d>
            <m:dPr>
              <m:ctrlPr>
                <w:ins w:id="6632" w:author="The Si Tran" w:date="2012-12-06T02:49:00Z">
                  <w:rPr>
                    <w:rFonts w:ascii="Cambria Math" w:hAnsi="Cambria Math"/>
                    <w:i/>
                    <w:szCs w:val="26"/>
                  </w:rPr>
                </w:ins>
              </m:ctrlPr>
            </m:dPr>
            <m:e>
              <m:acc>
                <m:accPr>
                  <m:chr m:val="⃗"/>
                  <m:ctrlPr>
                    <w:ins w:id="6633" w:author="The Si Tran" w:date="2012-12-06T02:49:00Z">
                      <w:rPr>
                        <w:rFonts w:ascii="Cambria Math" w:hAnsi="Cambria Math"/>
                        <w:i/>
                        <w:szCs w:val="26"/>
                      </w:rPr>
                    </w:ins>
                  </m:ctrlPr>
                </m:accPr>
                <m:e>
                  <w:ins w:id="6634" w:author="The Si Tran" w:date="2012-12-06T02:49:00Z">
                    <m:r>
                      <w:rPr>
                        <w:rFonts w:ascii="Cambria Math" w:hAnsi="Cambria Math"/>
                        <w:szCs w:val="26"/>
                      </w:rPr>
                      <m:t>w</m:t>
                    </m:r>
                  </w:ins>
                </m:e>
              </m:acc>
            </m:e>
          </m:d>
          <w:ins w:id="6635" w:author="The Si Tran" w:date="2012-12-06T02:49:00Z">
            <m:r>
              <w:rPr>
                <w:rFonts w:ascii="Cambria Math" w:hAnsi="Cambria Math"/>
                <w:szCs w:val="26"/>
              </w:rPr>
              <m:t>=</m:t>
            </m:r>
          </w:ins>
          <m:f>
            <m:fPr>
              <m:ctrlPr>
                <w:ins w:id="6636" w:author="The Si Tran" w:date="2012-12-06T02:49:00Z">
                  <w:rPr>
                    <w:rFonts w:ascii="Cambria Math" w:hAnsi="Cambria Math"/>
                    <w:i/>
                    <w:szCs w:val="26"/>
                  </w:rPr>
                </w:ins>
              </m:ctrlPr>
            </m:fPr>
            <m:num>
              <w:ins w:id="6637" w:author="The Si Tran" w:date="2012-12-06T02:49:00Z">
                <m:r>
                  <w:rPr>
                    <w:rFonts w:ascii="Cambria Math" w:hAnsi="Cambria Math"/>
                    <w:szCs w:val="26"/>
                  </w:rPr>
                  <m:t>1</m:t>
                </m:r>
              </w:ins>
            </m:num>
            <m:den>
              <w:ins w:id="6638" w:author="The Si Tran" w:date="2012-12-06T02:49:00Z">
                <m:r>
                  <w:rPr>
                    <w:rFonts w:ascii="Cambria Math" w:hAnsi="Cambria Math"/>
                    <w:szCs w:val="26"/>
                  </w:rPr>
                  <m:t>2</m:t>
                </m:r>
              </w:ins>
            </m:den>
          </m:f>
          <m:sSup>
            <m:sSupPr>
              <m:ctrlPr>
                <w:ins w:id="6639" w:author="The Si Tran" w:date="2012-12-06T02:49:00Z">
                  <w:rPr>
                    <w:rFonts w:ascii="Cambria Math" w:hAnsi="Cambria Math"/>
                    <w:i/>
                    <w:szCs w:val="26"/>
                  </w:rPr>
                </w:ins>
              </m:ctrlPr>
            </m:sSupPr>
            <m:e>
              <w:ins w:id="6640" w:author="The Si Tran" w:date="2012-12-06T02:49:00Z">
                <m:r>
                  <w:rPr>
                    <w:rFonts w:ascii="Cambria Math" w:hAnsi="Cambria Math"/>
                    <w:szCs w:val="26"/>
                  </w:rPr>
                  <m:t>(</m:t>
                </m:r>
              </w:ins>
              <m:sSub>
                <m:sSubPr>
                  <m:ctrlPr>
                    <w:ins w:id="6641" w:author="The Si Tran" w:date="2012-12-06T02:49:00Z">
                      <w:rPr>
                        <w:rFonts w:ascii="Cambria Math" w:hAnsi="Cambria Math"/>
                        <w:i/>
                        <w:szCs w:val="26"/>
                      </w:rPr>
                    </w:ins>
                  </m:ctrlPr>
                </m:sSubPr>
                <m:e>
                  <w:ins w:id="6642" w:author="The Si Tran" w:date="2012-12-06T02:49:00Z">
                    <m:r>
                      <w:rPr>
                        <w:rFonts w:ascii="Cambria Math" w:hAnsi="Cambria Math"/>
                        <w:szCs w:val="26"/>
                      </w:rPr>
                      <m:t>t</m:t>
                    </m:r>
                  </w:ins>
                </m:e>
                <m:sub>
                  <w:ins w:id="6643" w:author="The Si Tran" w:date="2012-12-06T02:49:00Z">
                    <m:r>
                      <w:rPr>
                        <w:rFonts w:ascii="Cambria Math" w:hAnsi="Cambria Math"/>
                        <w:szCs w:val="26"/>
                      </w:rPr>
                      <m:t>d</m:t>
                    </m:r>
                  </w:ins>
                </m:sub>
              </m:sSub>
              <w:ins w:id="6644" w:author="The Si Tran" w:date="2012-12-06T02:49:00Z">
                <m:r>
                  <w:rPr>
                    <w:rFonts w:ascii="Cambria Math" w:hAnsi="Cambria Math"/>
                    <w:szCs w:val="26"/>
                  </w:rPr>
                  <m:t>-</m:t>
                </m:r>
              </w:ins>
              <m:sSub>
                <m:sSubPr>
                  <m:ctrlPr>
                    <w:ins w:id="6645" w:author="The Si Tran" w:date="2012-12-06T02:49:00Z">
                      <w:rPr>
                        <w:rFonts w:ascii="Cambria Math" w:hAnsi="Cambria Math"/>
                        <w:i/>
                        <w:szCs w:val="26"/>
                      </w:rPr>
                    </w:ins>
                  </m:ctrlPr>
                </m:sSubPr>
                <m:e>
                  <w:ins w:id="6646" w:author="The Si Tran" w:date="2012-12-06T02:49:00Z">
                    <m:r>
                      <w:rPr>
                        <w:rFonts w:ascii="Cambria Math" w:hAnsi="Cambria Math"/>
                        <w:szCs w:val="26"/>
                      </w:rPr>
                      <m:t>o</m:t>
                    </m:r>
                  </w:ins>
                </m:e>
                <m:sub>
                  <w:ins w:id="6647" w:author="The Si Tran" w:date="2012-12-06T02:49:00Z">
                    <m:r>
                      <w:rPr>
                        <w:rFonts w:ascii="Cambria Math" w:hAnsi="Cambria Math"/>
                        <w:szCs w:val="26"/>
                      </w:rPr>
                      <m:t>d</m:t>
                    </m:r>
                  </w:ins>
                </m:sub>
              </m:sSub>
              <w:ins w:id="6648" w:author="The Si Tran" w:date="2012-12-06T02:49:00Z">
                <m:r>
                  <w:rPr>
                    <w:rFonts w:ascii="Cambria Math" w:hAnsi="Cambria Math"/>
                    <w:szCs w:val="26"/>
                  </w:rPr>
                  <m:t>)</m:t>
                </m:r>
              </w:ins>
            </m:e>
            <m:sup>
              <w:ins w:id="6649"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6650" w:author="The Si Tran" w:date="2012-12-16T17:29:00Z">
          <w:pPr>
            <w:spacing w:before="0"/>
          </w:pPr>
        </w:pPrChange>
      </w:pPr>
      <w:del w:id="6651" w:author="The Si Tran" w:date="2012-12-06T02:49:00Z">
        <w:r w:rsidRPr="0049233F" w:rsidDel="00AF56B2">
          <w:rPr>
            <w:szCs w:val="26"/>
          </w:rPr>
          <w:delText xml:space="preserve">                      </w:delText>
        </w:r>
        <w:r w:rsidRPr="006D6C8D" w:rsidDel="00AF56B2">
          <w:rPr>
            <w:noProof/>
            <w:szCs w:val="26"/>
            <w:rPrChange w:id="6652" w:author="Unknown">
              <w:rPr>
                <w:noProof/>
              </w:rPr>
            </w:rPrChange>
          </w:rPr>
          <w:drawing>
            <wp:inline distT="0" distB="0" distL="0" distR="0" wp14:anchorId="2BD5760D" wp14:editId="1E5B396E">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653" w:author="The Si Tran" w:date="2012-12-16T08:23:00Z">
          <w:pPr>
            <w:spacing w:before="0"/>
          </w:pPr>
        </w:pPrChange>
      </w:pPr>
      <w:r w:rsidRPr="0049233F">
        <w:t xml:space="preserve">Ở đây giá trị </w:t>
      </w:r>
      <m:oMath>
        <m:sSub>
          <m:sSubPr>
            <m:ctrlPr>
              <w:ins w:id="6654" w:author="The Si Tran" w:date="2012-12-06T02:49:00Z">
                <w:rPr>
                  <w:rFonts w:ascii="Cambria Math" w:hAnsi="Cambria Math"/>
                  <w:i/>
                </w:rPr>
              </w:ins>
            </m:ctrlPr>
          </m:sSubPr>
          <m:e>
            <w:ins w:id="6655" w:author="The Si Tran" w:date="2012-12-06T02:49:00Z">
              <m:r>
                <w:rPr>
                  <w:rFonts w:ascii="Cambria Math" w:hAnsi="Cambria Math"/>
                </w:rPr>
                <m:t>t</m:t>
              </m:r>
            </w:ins>
          </m:e>
          <m:sub>
            <w:ins w:id="6656" w:author="The Si Tran" w:date="2012-12-06T02:49:00Z">
              <m:r>
                <w:rPr>
                  <w:rFonts w:ascii="Cambria Math" w:hAnsi="Cambria Math"/>
                </w:rPr>
                <m:t>d</m:t>
              </m:r>
            </w:ins>
          </m:sub>
        </m:sSub>
      </m:oMath>
      <w:del w:id="6657"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658" w:author="The Si Tran" w:date="2012-12-06T02:49:00Z">
                <w:rPr>
                  <w:rFonts w:ascii="Cambria Math" w:hAnsi="Cambria Math"/>
                  <w:i/>
                </w:rPr>
              </w:ins>
            </m:ctrlPr>
          </m:sSubPr>
          <m:e>
            <w:ins w:id="6659" w:author="The Si Tran" w:date="2012-12-06T02:49:00Z">
              <m:r>
                <w:rPr>
                  <w:rFonts w:ascii="Cambria Math" w:hAnsi="Cambria Math"/>
                </w:rPr>
                <m:t>o</m:t>
              </m:r>
            </w:ins>
          </m:e>
          <m:sub>
            <w:ins w:id="6660" w:author="The Si Tran" w:date="2012-12-06T02:49:00Z">
              <m:r>
                <w:rPr>
                  <w:rFonts w:ascii="Cambria Math" w:hAnsi="Cambria Math"/>
                </w:rPr>
                <m:t>d</m:t>
              </m:r>
            </w:ins>
          </m:sub>
        </m:sSub>
      </m:oMath>
      <w:del w:id="6661"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w:t>
      </w:r>
      <w:r w:rsidRPr="0049233F">
        <w:lastRenderedPageBreak/>
        <w:t>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6662"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663" w:author="The Si Tran" w:date="2012-12-06T02:50:00Z">
        <w:r w:rsidRPr="00AF1345" w:rsidDel="00FB4B5C">
          <w:rPr>
            <w:position w:val="-12"/>
          </w:rPr>
          <w:object w:dxaOrig="820" w:dyaOrig="360" w14:anchorId="29830189">
            <v:shape id="_x0000_i1117" type="#_x0000_t75" style="width:43.95pt;height:14.05pt" o:ole="">
              <v:imagedata r:id="rId228" o:title=""/>
            </v:shape>
            <o:OLEObject Type="Embed" ProgID="Equation.DSMT4" ShapeID="_x0000_i1117" DrawAspect="Content" ObjectID="_1417235519" r:id="rId229"/>
          </w:object>
        </w:r>
        <w:r w:rsidRPr="0049233F" w:rsidDel="00FB4B5C">
          <w:delText xml:space="preserve"> </w:delText>
        </w:r>
      </w:del>
      <w:r w:rsidRPr="0049233F">
        <w:t>thay cho</w:t>
      </w:r>
      <w:ins w:id="6664"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665" w:author="The Si Tran" w:date="2012-12-06T02:51:00Z">
        <w:r w:rsidRPr="00AF1345" w:rsidDel="00FB4B5C">
          <w:rPr>
            <w:position w:val="-10"/>
          </w:rPr>
          <w:object w:dxaOrig="740" w:dyaOrig="320" w14:anchorId="21DEB698">
            <v:shape id="_x0000_i1118" type="#_x0000_t75" style="width:36.45pt;height:14.05pt" o:ole="">
              <v:imagedata r:id="rId230" o:title=""/>
            </v:shape>
            <o:OLEObject Type="Embed" ProgID="Equation.DSMT4" ShapeID="_x0000_i1118" DrawAspect="Content" ObjectID="_1417235520" r:id="rId231"/>
          </w:object>
        </w:r>
        <w:r w:rsidRPr="0049233F" w:rsidDel="003264F7">
          <w:delText xml:space="preserve"> </w:delText>
        </w:r>
      </w:del>
      <w:r w:rsidRPr="0049233F">
        <w:t>để tìm kiếm.</w:t>
      </w:r>
    </w:p>
    <w:p w14:paraId="2A35791F" w14:textId="77777777" w:rsidR="0088753F" w:rsidRPr="0049233F" w:rsidRDefault="0088753F">
      <w:pPr>
        <w:pPrChange w:id="6666"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667" w:name="_Toc327348174"/>
      <w:bookmarkStart w:id="6668" w:name="_Toc343461271"/>
      <w:r w:rsidRPr="0049233F">
        <w:t>Mạng nhiều lớp và giải thuật lan truyền ngược</w:t>
      </w:r>
      <w:bookmarkEnd w:id="6667"/>
      <w:bookmarkEnd w:id="6668"/>
    </w:p>
    <w:p w14:paraId="6C665455" w14:textId="10DDEF11" w:rsidR="0088753F" w:rsidRPr="0049233F" w:rsidRDefault="0088753F">
      <w:pPr>
        <w:pPrChange w:id="6669"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6670"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6671" w:author="The Si Tran" w:date="2012-12-16T17:30:00Z">
          <w:pPr>
            <w:keepNext/>
            <w:spacing w:before="0"/>
            <w:ind w:firstLine="720"/>
          </w:pPr>
        </w:pPrChange>
      </w:pPr>
      <w:r w:rsidRPr="002B1464">
        <w:rPr>
          <w:noProof/>
        </w:rPr>
        <w:lastRenderedPageBreak/>
        <w:drawing>
          <wp:inline distT="0" distB="0" distL="0" distR="0" wp14:anchorId="780FA62E" wp14:editId="0AD0BF24">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5BDCD84B" w:rsidR="0088753F" w:rsidRPr="0049233F" w:rsidDel="00334CAD" w:rsidRDefault="0088753F">
      <w:pPr>
        <w:pStyle w:val="Hinh"/>
        <w:rPr>
          <w:del w:id="6672" w:author="The Si Tran" w:date="2012-12-16T08:23:00Z"/>
        </w:rPr>
        <w:pPrChange w:id="6673" w:author="The Si Tran" w:date="2012-12-16T17:30:00Z">
          <w:pPr>
            <w:pStyle w:val="Caption"/>
          </w:pPr>
        </w:pPrChange>
      </w:pPr>
      <w:del w:id="6674" w:author="The Si Tran" w:date="2012-12-16T17:30:00Z">
        <w:r w:rsidRPr="0049233F" w:rsidDel="00DD6ED6">
          <w:delText xml:space="preserve">                                        </w:delText>
        </w:r>
      </w:del>
      <w:bookmarkStart w:id="6675" w:name="_Toc327348216"/>
      <w:bookmarkStart w:id="6676" w:name="_Toc343029966"/>
      <w:bookmarkStart w:id="6677" w:name="_Toc343452755"/>
      <w:r w:rsidRPr="00032D83">
        <w:rPr>
          <w:bCs w:val="0"/>
        </w:rPr>
        <w:t>Hình</w:t>
      </w:r>
      <w:ins w:id="6678" w:author="The Si Tran" w:date="2012-12-11T23:36:00Z">
        <w:r w:rsidR="002400FD">
          <w:t xml:space="preserve"> 4.7</w:t>
        </w:r>
      </w:ins>
      <w:del w:id="6679"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6680"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6681"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2400FD">
        <w:rPr>
          <w:bCs w:val="0"/>
          <w:rPrChange w:id="6682" w:author="The Si Tran" w:date="2012-12-11T23:36:00Z">
            <w:rPr>
              <w:b w:val="0"/>
              <w:bCs w:val="0"/>
            </w:rPr>
          </w:rPrChange>
        </w:rPr>
        <w:t>ị sigmoid</w:t>
      </w:r>
      <w:bookmarkEnd w:id="6675"/>
      <w:bookmarkEnd w:id="6676"/>
      <w:bookmarkEnd w:id="6677"/>
    </w:p>
    <w:p w14:paraId="68C26619" w14:textId="77777777" w:rsidR="0088753F" w:rsidRPr="0049233F" w:rsidRDefault="0088753F">
      <w:pPr>
        <w:pStyle w:val="Hinh"/>
        <w:pPrChange w:id="6683" w:author="The Si Tran" w:date="2012-12-16T17:30:00Z">
          <w:pPr>
            <w:spacing w:before="0"/>
            <w:ind w:firstLine="720"/>
          </w:pPr>
        </w:pPrChange>
      </w:pPr>
    </w:p>
    <w:p w14:paraId="04D3C113" w14:textId="77777777" w:rsidR="0088753F" w:rsidRDefault="0088753F">
      <w:pPr>
        <w:rPr>
          <w:ins w:id="6684" w:author="The Si Tran" w:date="2012-12-06T02:51:00Z"/>
        </w:rPr>
        <w:pPrChange w:id="6685"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6686" w:author="The Si Tran" w:date="2012-12-06T02:52:00Z"/>
        </w:rPr>
        <w:pPrChange w:id="6687" w:author="The Si Tran" w:date="2012-12-15T08:05:00Z">
          <w:pPr>
            <w:spacing w:before="0"/>
            <w:ind w:firstLine="720"/>
          </w:pPr>
        </w:pPrChange>
      </w:pPr>
      <w:ins w:id="6688"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689" w:author="The Si Tran" w:date="2012-12-06T02:52:00Z">
                  <w:rPr>
                    <w:rFonts w:ascii="Cambria Math" w:hAnsi="Cambria Math"/>
                  </w:rPr>
                </w:ins>
              </m:ctrlPr>
            </m:accPr>
            <m:e>
              <w:ins w:id="6690" w:author="The Si Tran" w:date="2012-12-06T02:52:00Z">
                <m:r>
                  <w:rPr>
                    <w:rFonts w:ascii="Cambria Math" w:hAnsi="Cambria Math"/>
                  </w:rPr>
                  <m:t>w</m:t>
                </m:r>
              </w:ins>
            </m:e>
          </m:acc>
          <w:ins w:id="6691" w:author="The Si Tran" w:date="2012-12-06T02:52:00Z">
            <m:r>
              <m:rPr>
                <m:sty m:val="p"/>
              </m:rPr>
              <w:rPr>
                <w:rFonts w:ascii="Cambria Math" w:hAnsi="Cambria Math"/>
              </w:rPr>
              <m:t>∙</m:t>
            </m:r>
          </w:ins>
          <m:acc>
            <m:accPr>
              <m:chr m:val="⃗"/>
              <m:ctrlPr>
                <w:ins w:id="6692" w:author="The Si Tran" w:date="2012-12-06T02:52:00Z">
                  <w:rPr>
                    <w:rFonts w:ascii="Cambria Math" w:hAnsi="Cambria Math"/>
                  </w:rPr>
                </w:ins>
              </m:ctrlPr>
            </m:accPr>
            <m:e>
              <w:ins w:id="6693" w:author="The Si Tran" w:date="2012-12-06T02:52:00Z">
                <m:r>
                  <w:rPr>
                    <w:rFonts w:ascii="Cambria Math" w:hAnsi="Cambria Math"/>
                  </w:rPr>
                  <m:t>x</m:t>
                </m:r>
              </w:ins>
            </m:e>
          </m:acc>
          <w:ins w:id="6694"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695" w:author="The Si Tran" w:date="2012-12-15T08:05:00Z">
          <w:pPr>
            <w:spacing w:before="0"/>
            <w:ind w:firstLine="720"/>
          </w:pPr>
        </w:pPrChange>
      </w:pPr>
      <w:del w:id="6696" w:author="The Si Tran" w:date="2012-12-06T02:52:00Z">
        <w:r w:rsidRPr="0049233F" w:rsidDel="00E46E0A">
          <w:delText xml:space="preserve">          </w:delText>
        </w:r>
        <w:r w:rsidRPr="00032D83" w:rsidDel="00E46E0A">
          <w:rPr>
            <w:noProof/>
            <w:rPrChange w:id="6697" w:author="Unknown">
              <w:rPr>
                <w:noProof/>
              </w:rPr>
            </w:rPrChange>
          </w:rPr>
          <w:drawing>
            <wp:inline distT="0" distB="0" distL="0" distR="0" wp14:anchorId="0E1F4F1B" wp14:editId="03713FCE">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698" w:author="The Si Tran" w:date="2012-12-06T02:52:00Z"/>
        </w:rPr>
        <w:pPrChange w:id="6699"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700" w:author="The Si Tran" w:date="2012-12-06T02:53:00Z"/>
        </w:rPr>
        <w:pPrChange w:id="6701" w:author="The Si Tran" w:date="2012-12-15T08:05:00Z">
          <w:pPr>
            <w:spacing w:before="0"/>
            <w:ind w:firstLine="720"/>
          </w:pPr>
        </w:pPrChange>
      </w:pPr>
      <w:ins w:id="6702" w:author="The Si Tran" w:date="2012-12-06T02:52:00Z">
        <m:oMathPara>
          <m:oMathParaPr>
            <m:jc m:val="center"/>
          </m:oMathParaPr>
          <m:oMath>
            <m:r>
              <w:rPr>
                <w:rFonts w:ascii="Cambria Math" w:hAnsi="Cambria Math"/>
                <w:rPrChange w:id="6703" w:author="The Si Tran" w:date="2012-12-14T06:15:00Z">
                  <w:rPr/>
                </w:rPrChange>
              </w:rPr>
              <m:t>σ</m:t>
            </m:r>
          </m:oMath>
        </m:oMathPara>
      </w:ins>
      <m:oMathPara>
        <m:oMathParaPr>
          <m:jc m:val="center"/>
        </m:oMathParaPr>
        <m:oMath>
          <m:d>
            <m:dPr>
              <m:ctrlPr>
                <w:ins w:id="6704" w:author="The Si Tran" w:date="2012-12-06T02:53:00Z">
                  <w:rPr>
                    <w:rFonts w:ascii="Cambria Math" w:hAnsi="Cambria Math"/>
                  </w:rPr>
                </w:ins>
              </m:ctrlPr>
            </m:dPr>
            <m:e>
              <w:ins w:id="6705" w:author="The Si Tran" w:date="2012-12-06T02:53:00Z">
                <m:r>
                  <m:rPr>
                    <m:sty m:val="p"/>
                  </m:rPr>
                  <w:rPr>
                    <w:rFonts w:ascii="Cambria Math" w:hAnsi="Cambria Math"/>
                  </w:rPr>
                  <m:t>y</m:t>
                </m:r>
              </w:ins>
            </m:e>
          </m:d>
          <w:ins w:id="6706" w:author="The Si Tran" w:date="2012-12-06T02:53:00Z">
            <m:r>
              <m:rPr>
                <m:sty m:val="p"/>
              </m:rPr>
              <w:rPr>
                <w:rFonts w:ascii="Cambria Math" w:hAnsi="Cambria Math"/>
              </w:rPr>
              <m:t>=</m:t>
            </m:r>
          </w:ins>
          <m:f>
            <m:fPr>
              <m:ctrlPr>
                <w:ins w:id="6707" w:author="The Si Tran" w:date="2012-12-06T02:53:00Z">
                  <w:rPr>
                    <w:rFonts w:ascii="Cambria Math" w:hAnsi="Cambria Math"/>
                  </w:rPr>
                </w:ins>
              </m:ctrlPr>
            </m:fPr>
            <m:num>
              <w:ins w:id="6708" w:author="The Si Tran" w:date="2012-12-06T02:53:00Z">
                <m:r>
                  <m:rPr>
                    <m:sty m:val="p"/>
                  </m:rPr>
                  <w:rPr>
                    <w:rFonts w:ascii="Cambria Math" w:hAnsi="Cambria Math"/>
                  </w:rPr>
                  <m:t>1</m:t>
                </m:r>
              </w:ins>
            </m:num>
            <m:den>
              <w:ins w:id="6709" w:author="The Si Tran" w:date="2012-12-06T02:53:00Z">
                <m:r>
                  <m:rPr>
                    <m:sty m:val="p"/>
                  </m:rPr>
                  <w:rPr>
                    <w:rFonts w:ascii="Cambria Math" w:hAnsi="Cambria Math"/>
                  </w:rPr>
                  <m:t>1+</m:t>
                </m:r>
              </w:ins>
              <m:sSup>
                <m:sSupPr>
                  <m:ctrlPr>
                    <w:ins w:id="6710" w:author="The Si Tran" w:date="2012-12-06T02:53:00Z">
                      <w:rPr>
                        <w:rFonts w:ascii="Cambria Math" w:hAnsi="Cambria Math"/>
                      </w:rPr>
                    </w:ins>
                  </m:ctrlPr>
                </m:sSupPr>
                <m:e>
                  <w:ins w:id="6711" w:author="The Si Tran" w:date="2012-12-06T02:53:00Z">
                    <m:r>
                      <m:rPr>
                        <m:sty m:val="p"/>
                      </m:rPr>
                      <w:rPr>
                        <w:rFonts w:ascii="Cambria Math" w:hAnsi="Cambria Math"/>
                      </w:rPr>
                      <m:t>e</m:t>
                    </m:r>
                  </w:ins>
                </m:e>
                <m:sup>
                  <w:ins w:id="6712" w:author="The Si Tran" w:date="2012-12-06T02:53:00Z">
                    <m:r>
                      <m:rPr>
                        <m:sty m:val="p"/>
                      </m:rPr>
                      <w:rPr>
                        <w:rFonts w:ascii="Cambria Math" w:hAnsi="Cambria Math"/>
                      </w:rPr>
                      <m:t>-</m:t>
                    </m:r>
                    <m:r>
                      <m:rPr>
                        <m:sty m:val="p"/>
                      </m:rPr>
                      <w:rPr>
                        <w:rFonts w:ascii="Cambria Math" w:hAnsi="Cambria Math"/>
                        <w:rPrChange w:id="6713" w:author="The Si Tran" w:date="2012-12-14T06:15:00Z">
                          <w:rPr/>
                        </w:rPrChange>
                      </w:rPr>
                      <m:t>y</m:t>
                    </m:r>
                  </w:ins>
                </m:sup>
              </m:sSup>
            </m:den>
          </m:f>
        </m:oMath>
      </m:oMathPara>
    </w:p>
    <w:p w14:paraId="57B403D6" w14:textId="77777777" w:rsidR="0088753F" w:rsidRPr="0049233F" w:rsidRDefault="0088753F">
      <w:pPr>
        <w:pStyle w:val="EquationIndex"/>
        <w:pPrChange w:id="6714" w:author="The Si Tran" w:date="2012-12-15T08:05:00Z">
          <w:pPr>
            <w:spacing w:before="0"/>
            <w:ind w:firstLine="720"/>
          </w:pPr>
        </w:pPrChange>
      </w:pPr>
      <w:del w:id="6715" w:author="The Si Tran" w:date="2012-12-06T02:53:00Z">
        <w:r w:rsidRPr="0049233F" w:rsidDel="00E46E0A">
          <w:delText xml:space="preserve">           </w:delText>
        </w:r>
        <w:r w:rsidRPr="00032D83" w:rsidDel="00E46E0A">
          <w:rPr>
            <w:noProof/>
            <w:rPrChange w:id="6716" w:author="Unknown">
              <w:rPr>
                <w:noProof/>
              </w:rPr>
            </w:rPrChange>
          </w:rPr>
          <w:drawing>
            <wp:inline distT="0" distB="0" distL="0" distR="0" wp14:anchorId="1063D839" wp14:editId="2AA98174">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717" w:author="The Si Tran" w:date="2012-12-16T08:24:00Z">
          <w:pPr>
            <w:spacing w:before="0"/>
            <w:ind w:firstLine="720"/>
          </w:pPr>
        </w:pPrChange>
      </w:pPr>
      <w:r w:rsidRPr="0049233F">
        <w:t>Một thuận lợi khi sử dụng các đơn vị sigmoid là nhờ đạo hàm của hàm sigmoid rất dễ tính</w:t>
      </w:r>
      <w:ins w:id="6718" w:author="The Si Tran" w:date="2012-12-06T02:54:00Z">
        <w:r w:rsidR="00E46E0A">
          <w:t xml:space="preserve"> </w:t>
        </w:r>
      </w:ins>
      <w:ins w:id="6719" w:author="The Si Tran" w:date="2012-12-06T02:55:00Z">
        <w:r w:rsidR="00E46E0A">
          <w:t>(</w:t>
        </w:r>
      </w:ins>
      <m:oMath>
        <m:sSup>
          <m:sSupPr>
            <m:ctrlPr>
              <w:ins w:id="6720" w:author="The Si Tran" w:date="2012-12-06T02:54:00Z">
                <w:rPr>
                  <w:rFonts w:ascii="Cambria Math" w:hAnsi="Cambria Math"/>
                  <w:i/>
                </w:rPr>
              </w:ins>
            </m:ctrlPr>
          </m:sSupPr>
          <m:e>
            <w:ins w:id="6721" w:author="The Si Tran" w:date="2012-12-06T02:54:00Z">
              <m:r>
                <w:rPr>
                  <w:rFonts w:ascii="Cambria Math" w:hAnsi="Cambria Math"/>
                </w:rPr>
                <m:t>σ</m:t>
              </m:r>
            </w:ins>
          </m:e>
          <m:sup>
            <w:ins w:id="6722" w:author="The Si Tran" w:date="2012-12-06T02:54:00Z">
              <m:r>
                <w:rPr>
                  <w:rFonts w:ascii="Cambria Math" w:hAnsi="Cambria Math"/>
                </w:rPr>
                <m:t>'</m:t>
              </m:r>
            </w:ins>
          </m:sup>
        </m:sSup>
        <m:d>
          <m:dPr>
            <m:ctrlPr>
              <w:ins w:id="6723" w:author="The Si Tran" w:date="2012-12-06T02:54:00Z">
                <w:rPr>
                  <w:rFonts w:ascii="Cambria Math" w:hAnsi="Cambria Math"/>
                  <w:i/>
                </w:rPr>
              </w:ins>
            </m:ctrlPr>
          </m:dPr>
          <m:e>
            <w:ins w:id="6724" w:author="The Si Tran" w:date="2012-12-06T02:54:00Z">
              <m:r>
                <w:rPr>
                  <w:rFonts w:ascii="Cambria Math" w:hAnsi="Cambria Math"/>
                </w:rPr>
                <m:t>y</m:t>
              </m:r>
            </w:ins>
          </m:e>
        </m:d>
        <w:ins w:id="6725" w:author="The Si Tran" w:date="2012-12-06T02:54:00Z">
          <m:r>
            <w:rPr>
              <w:rFonts w:ascii="Cambria Math" w:hAnsi="Cambria Math"/>
            </w:rPr>
            <m:t>=σ</m:t>
          </m:r>
        </w:ins>
        <m:d>
          <m:dPr>
            <m:ctrlPr>
              <w:ins w:id="6726" w:author="The Si Tran" w:date="2012-12-06T02:54:00Z">
                <w:rPr>
                  <w:rFonts w:ascii="Cambria Math" w:hAnsi="Cambria Math"/>
                  <w:i/>
                </w:rPr>
              </w:ins>
            </m:ctrlPr>
          </m:dPr>
          <m:e>
            <w:ins w:id="6727" w:author="The Si Tran" w:date="2012-12-06T02:54:00Z">
              <m:r>
                <w:rPr>
                  <w:rFonts w:ascii="Cambria Math" w:hAnsi="Cambria Math"/>
                </w:rPr>
                <m:t>y</m:t>
              </m:r>
            </w:ins>
          </m:e>
        </m:d>
        <w:ins w:id="6728" w:author="The Si Tran" w:date="2012-12-06T02:54:00Z">
          <m:r>
            <w:rPr>
              <w:rFonts w:ascii="Cambria Math" w:hAnsi="Cambria Math"/>
            </w:rPr>
            <m:t>*(1-σ</m:t>
          </m:r>
        </w:ins>
        <m:d>
          <m:dPr>
            <m:ctrlPr>
              <w:ins w:id="6729" w:author="The Si Tran" w:date="2012-12-06T02:54:00Z">
                <w:rPr>
                  <w:rFonts w:ascii="Cambria Math" w:hAnsi="Cambria Math"/>
                  <w:i/>
                </w:rPr>
              </w:ins>
            </m:ctrlPr>
          </m:dPr>
          <m:e>
            <w:ins w:id="6730" w:author="The Si Tran" w:date="2012-12-06T02:54:00Z">
              <m:r>
                <w:rPr>
                  <w:rFonts w:ascii="Cambria Math" w:hAnsi="Cambria Math"/>
                </w:rPr>
                <m:t>y</m:t>
              </m:r>
            </w:ins>
          </m:e>
        </m:d>
        <w:ins w:id="6731" w:author="The Si Tran" w:date="2012-12-06T02:55:00Z">
          <m:r>
            <w:rPr>
              <w:rFonts w:ascii="Cambria Math" w:hAnsi="Cambria Math"/>
            </w:rPr>
            <m:t>)</m:t>
          </m:r>
        </w:ins>
      </m:oMath>
      <w:ins w:id="6732" w:author="The Si Tran" w:date="2012-12-06T02:55:00Z">
        <w:r w:rsidR="00E46E0A">
          <w:t>).</w:t>
        </w:r>
      </w:ins>
      <w:r w:rsidRPr="0049233F">
        <w:t xml:space="preserve"> </w:t>
      </w:r>
      <w:del w:id="6733" w:author="The Si Tran" w:date="2012-12-06T02:55:00Z">
        <w:r w:rsidRPr="0049233F" w:rsidDel="00E46E0A">
          <w:delText>(</w:delText>
        </w:r>
        <w:r w:rsidRPr="00AF1345" w:rsidDel="00E46E0A">
          <w:rPr>
            <w:position w:val="-10"/>
          </w:rPr>
          <w:object w:dxaOrig="2400" w:dyaOrig="320" w14:anchorId="55BC5C2B">
            <v:shape id="_x0000_i1119" type="#_x0000_t75" style="width:122.5pt;height:14.05pt" o:ole="">
              <v:imagedata r:id="rId235" o:title=""/>
            </v:shape>
            <o:OLEObject Type="Embed" ProgID="Equation.DSMT4" ShapeID="_x0000_i1119" DrawAspect="Content" ObjectID="_1417235521" r:id="rId236"/>
          </w:object>
        </w:r>
        <w:r w:rsidRPr="0049233F" w:rsidDel="00E46E0A">
          <w:delText xml:space="preserve">). </w:delText>
        </w:r>
      </w:del>
      <w:r w:rsidRPr="0049233F">
        <w:t>Điều này làm cho việc áp dụng phương pháp giảm độ dốc được dễ dàng.</w:t>
      </w:r>
    </w:p>
    <w:p w14:paraId="262E70EE" w14:textId="2A660B34" w:rsidR="0088753F" w:rsidRPr="0049233F" w:rsidRDefault="0088753F">
      <w:pPr>
        <w:rPr>
          <w:position w:val="-6"/>
        </w:rPr>
        <w:pPrChange w:id="6734" w:author="The Si Tran" w:date="2012-12-16T08:24:00Z">
          <w:pPr>
            <w:spacing w:before="0"/>
            <w:ind w:firstLine="720"/>
          </w:pPr>
        </w:pPrChange>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rPr>
        <w:object w:dxaOrig="740" w:dyaOrig="320" w14:anchorId="3628BDFB">
          <v:shape id="_x0000_i1120" type="#_x0000_t75" style="width:36.45pt;height:14.05pt" o:ole="">
            <v:imagedata r:id="rId237" o:title=""/>
          </v:shape>
          <o:OLEObject Type="Embed" ProgID="Equation.DSMT4" ShapeID="_x0000_i1120" DrawAspect="Content" ObjectID="_1417235522" r:id="rId238"/>
        </w:object>
      </w:r>
    </w:p>
    <w:p w14:paraId="5EAF2649" w14:textId="77777777" w:rsidR="00783376" w:rsidRDefault="0088753F">
      <w:pPr>
        <w:rPr>
          <w:ins w:id="6735" w:author="The Si Tran" w:date="2012-12-06T02:56:00Z"/>
        </w:rPr>
        <w:pPrChange w:id="6736"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6737" w:author="The Si Tran" w:date="2012-12-06T02:58:00Z"/>
          <w:position w:val="-6"/>
        </w:rPr>
        <w:pPrChange w:id="6738" w:author="The Si Tran" w:date="2012-12-15T08:05:00Z">
          <w:pPr>
            <w:spacing w:before="0"/>
            <w:ind w:firstLine="720"/>
          </w:pPr>
        </w:pPrChange>
      </w:pPr>
      <w:ins w:id="6739"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740" w:author="The Si Tran" w:date="2012-12-06T02:57:00Z">
                    <m:r>
                      <w:rPr>
                        <w:rFonts w:ascii="Cambria Math" w:hAnsi="Cambria Math"/>
                      </w:rPr>
                      <m:t>w</m:t>
                    </m:r>
                  </w:ins>
                </m:e>
              </m:acc>
            </m:e>
          </m:d>
          <w:ins w:id="6741" w:author="The Si Tran" w:date="2012-12-06T02:57:00Z">
            <m:r>
              <m:rPr>
                <m:sty m:val="p"/>
              </m:rPr>
              <w:rPr>
                <w:rFonts w:ascii="Cambria Math" w:hAnsi="Cambria Math"/>
              </w:rPr>
              <m:t>=</m:t>
            </m:r>
          </w:ins>
          <m:f>
            <m:fPr>
              <m:ctrlPr>
                <w:rPr>
                  <w:rFonts w:ascii="Cambria Math" w:hAnsi="Cambria Math"/>
                </w:rPr>
              </m:ctrlPr>
            </m:fPr>
            <m:num>
              <w:ins w:id="6742" w:author="The Si Tran" w:date="2012-12-06T02:57:00Z">
                <m:r>
                  <m:rPr>
                    <m:sty m:val="p"/>
                  </m:rPr>
                  <w:rPr>
                    <w:rFonts w:ascii="Cambria Math" w:hAnsi="Cambria Math"/>
                  </w:rPr>
                  <m:t>1</m:t>
                </m:r>
              </w:ins>
            </m:num>
            <m:den>
              <w:ins w:id="6743" w:author="The Si Tran" w:date="2012-12-06T02:57:00Z">
                <m:r>
                  <m:rPr>
                    <m:sty m:val="p"/>
                  </m:rPr>
                  <w:rPr>
                    <w:rFonts w:ascii="Cambria Math" w:hAnsi="Cambria Math"/>
                  </w:rPr>
                  <m:t>2</m:t>
                </m:r>
              </w:ins>
            </m:den>
          </m:f>
          <m:nary>
            <m:naryPr>
              <m:chr m:val="∑"/>
              <m:limLoc m:val="subSup"/>
              <m:supHide m:val="1"/>
              <m:ctrlPr>
                <w:ins w:id="6744" w:author="The Si Tran" w:date="2012-12-06T02:58:00Z">
                  <w:rPr>
                    <w:rFonts w:ascii="Cambria Math" w:hAnsi="Cambria Math"/>
                  </w:rPr>
                </w:ins>
              </m:ctrlPr>
            </m:naryPr>
            <m:sub>
              <w:ins w:id="6745"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746" w:author="The Si Tran" w:date="2012-12-06T02:58:00Z">
                      <w:rPr>
                        <w:rFonts w:ascii="Cambria Math" w:hAnsi="Cambria Math"/>
                      </w:rPr>
                    </w:ins>
                  </m:ctrlPr>
                </m:naryPr>
                <m:sub>
                  <w:ins w:id="6747"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748" w:author="The Si Tran" w:date="2012-12-06T02:58:00Z">
                          <w:rPr>
                            <w:rFonts w:ascii="Cambria Math" w:hAnsi="Cambria Math"/>
                          </w:rPr>
                        </w:ins>
                      </m:ctrlPr>
                    </m:sSupPr>
                    <m:e>
                      <w:ins w:id="6749" w:author="The Si Tran" w:date="2012-12-06T02:58:00Z">
                        <m:r>
                          <m:rPr>
                            <m:sty m:val="p"/>
                          </m:rPr>
                          <w:rPr>
                            <w:rFonts w:ascii="Cambria Math" w:hAnsi="Cambria Math"/>
                          </w:rPr>
                          <m:t>(</m:t>
                        </m:r>
                      </w:ins>
                      <m:sSub>
                        <m:sSubPr>
                          <m:ctrlPr>
                            <w:ins w:id="6750" w:author="The Si Tran" w:date="2012-12-06T02:58:00Z">
                              <w:rPr>
                                <w:rFonts w:ascii="Cambria Math" w:hAnsi="Cambria Math"/>
                              </w:rPr>
                            </w:ins>
                          </m:ctrlPr>
                        </m:sSubPr>
                        <m:e>
                          <w:ins w:id="6751" w:author="The Si Tran" w:date="2012-12-06T02:58:00Z">
                            <m:r>
                              <w:rPr>
                                <w:rFonts w:ascii="Cambria Math" w:hAnsi="Cambria Math"/>
                              </w:rPr>
                              <m:t>t</m:t>
                            </m:r>
                          </w:ins>
                        </m:e>
                        <m:sub>
                          <w:ins w:id="6752" w:author="The Si Tran" w:date="2012-12-06T02:58:00Z">
                            <m:r>
                              <w:rPr>
                                <w:rFonts w:ascii="Cambria Math" w:hAnsi="Cambria Math"/>
                              </w:rPr>
                              <m:t>kd</m:t>
                            </m:r>
                          </w:ins>
                        </m:sub>
                      </m:sSub>
                      <w:ins w:id="6753" w:author="The Si Tran" w:date="2012-12-06T02:58:00Z">
                        <m:r>
                          <m:rPr>
                            <m:sty m:val="p"/>
                          </m:rPr>
                          <w:rPr>
                            <w:rFonts w:ascii="Cambria Math" w:hAnsi="Cambria Math"/>
                          </w:rPr>
                          <m:t>-</m:t>
                        </m:r>
                      </w:ins>
                      <m:sSub>
                        <m:sSubPr>
                          <m:ctrlPr>
                            <w:ins w:id="6754" w:author="The Si Tran" w:date="2012-12-06T02:58:00Z">
                              <w:rPr>
                                <w:rFonts w:ascii="Cambria Math" w:hAnsi="Cambria Math"/>
                              </w:rPr>
                            </w:ins>
                          </m:ctrlPr>
                        </m:sSubPr>
                        <m:e>
                          <w:ins w:id="6755" w:author="The Si Tran" w:date="2012-12-06T02:58:00Z">
                            <m:r>
                              <w:rPr>
                                <w:rFonts w:ascii="Cambria Math" w:hAnsi="Cambria Math"/>
                              </w:rPr>
                              <m:t>o</m:t>
                            </m:r>
                          </w:ins>
                        </m:e>
                        <m:sub>
                          <w:ins w:id="6756" w:author="The Si Tran" w:date="2012-12-06T02:58:00Z">
                            <m:r>
                              <w:rPr>
                                <w:rFonts w:ascii="Cambria Math" w:hAnsi="Cambria Math"/>
                              </w:rPr>
                              <m:t>kd</m:t>
                            </m:r>
                          </w:ins>
                        </m:sub>
                      </m:sSub>
                      <w:ins w:id="6757" w:author="The Si Tran" w:date="2012-12-06T02:58:00Z">
                        <m:r>
                          <m:rPr>
                            <m:sty m:val="p"/>
                          </m:rPr>
                          <w:rPr>
                            <w:rFonts w:ascii="Cambria Math" w:hAnsi="Cambria Math"/>
                          </w:rPr>
                          <m:t>)</m:t>
                        </m:r>
                      </w:ins>
                    </m:e>
                    <m:sup>
                      <w:ins w:id="6758"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759" w:author="The Si Tran" w:date="2012-12-15T08:05:00Z">
          <w:pPr>
            <w:spacing w:before="0"/>
            <w:ind w:firstLine="720"/>
          </w:pPr>
        </w:pPrChange>
      </w:pPr>
      <w:del w:id="6760" w:author="The Si Tran" w:date="2012-12-06T02:58:00Z">
        <w:r w:rsidRPr="0049233F" w:rsidDel="00783376">
          <w:delText xml:space="preserve">   </w:delText>
        </w:r>
      </w:del>
      <w:r w:rsidRPr="0049233F">
        <w:t xml:space="preserve">           </w:t>
      </w:r>
      <w:del w:id="6761" w:author="The Si Tran" w:date="2012-12-06T02:58:00Z">
        <w:r w:rsidRPr="00032D83" w:rsidDel="00783376">
          <w:rPr>
            <w:noProof/>
            <w:rPrChange w:id="6762" w:author="Unknown">
              <w:rPr>
                <w:noProof/>
              </w:rPr>
            </w:rPrChange>
          </w:rPr>
          <w:drawing>
            <wp:inline distT="0" distB="0" distL="0" distR="0" wp14:anchorId="540D1049" wp14:editId="43D7FAC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56F631D6" w:rsidR="0088753F" w:rsidRPr="0049233F" w:rsidRDefault="0088753F">
      <w:pPr>
        <w:pPrChange w:id="6763"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 xml:space="preserve">,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41AFB12F" w:rsidR="0088753F" w:rsidRPr="0049233F" w:rsidRDefault="0088753F">
      <w:pPr>
        <w:pPrChange w:id="6764" w:author="The Si Tran" w:date="2012-12-16T08:24:00Z">
          <w:pPr>
            <w:spacing w:before="0"/>
            <w:ind w:firstLine="720"/>
          </w:pPr>
        </w:pPrChange>
      </w:pPr>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p>
    <w:p w14:paraId="68C27AB8" w14:textId="5421D659" w:rsidR="0088753F" w:rsidRPr="0049233F" w:rsidRDefault="0088753F">
      <w:pPr>
        <w:pPrChange w:id="6765"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766" w:author="The Si Tran" w:date="2012-12-06T02:59:00Z"/>
        </w:rPr>
        <w:pPrChange w:id="6767" w:author="The Si Tran" w:date="2012-12-16T08:24:00Z">
          <w:pPr>
            <w:spacing w:before="0"/>
            <w:ind w:firstLine="720"/>
          </w:pPr>
        </w:pPrChange>
      </w:pPr>
      <w:ins w:id="6768" w:author="The Si Tran" w:date="2012-12-14T05:37:00Z">
        <w:r w:rsidRPr="00032D83">
          <w:rPr>
            <w:noProof/>
          </w:rPr>
          <w:lastRenderedPageBreak/>
          <mc:AlternateContent>
            <mc:Choice Requires="wps">
              <w:drawing>
                <wp:anchor distT="0" distB="0" distL="114300" distR="114300" simplePos="0" relativeHeight="251638784" behindDoc="0" locked="0" layoutInCell="1" allowOverlap="1" wp14:anchorId="0F7263C0" wp14:editId="4FBCBAF9">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4C2D67" w:rsidRDefault="004C2D67">
                              <w:pPr>
                                <w:pStyle w:val="EquationIndex"/>
                                <w:pPrChange w:id="6769" w:author="The Si Tran" w:date="2012-12-16T08:24:00Z">
                                  <w:pPr/>
                                </w:pPrChange>
                              </w:pPr>
                              <w:ins w:id="6770" w:author="The Si Tran" w:date="2012-12-06T02:41:00Z">
                                <w:r>
                                  <w:t>(4.</w:t>
                                </w:r>
                              </w:ins>
                              <w:ins w:id="6771" w:author="The Si Tran" w:date="2012-12-06T02:44:00Z">
                                <w:r>
                                  <w:t>5</w:t>
                                </w:r>
                              </w:ins>
                              <w:ins w:id="677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56" type="#_x0000_t202" style="position:absolute;left:0;text-align:left;margin-left:411.9pt;margin-top:35.15pt;width:41.85pt;height:28.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" fillcolor="white [3201]" stroked="f" strokeweight=".5pt">
                  <v:textbox>
                    <w:txbxContent>
                      <w:p w14:paraId="2B107E9C" w14:textId="76E66719" w:rsidR="004C2D67" w:rsidRDefault="004C2D67">
                        <w:pPr>
                          <w:pStyle w:val="EquationIndex"/>
                          <w:pPrChange w:id="6773" w:author="The Si Tran" w:date="2012-12-16T08:24:00Z">
                            <w:pPr/>
                          </w:pPrChange>
                        </w:pPr>
                        <w:ins w:id="6774" w:author="The Si Tran" w:date="2012-12-06T02:41:00Z">
                          <w:r>
                            <w:t>(4.</w:t>
                          </w:r>
                        </w:ins>
                        <w:ins w:id="6775" w:author="The Si Tran" w:date="2012-12-06T02:44:00Z">
                          <w:r>
                            <w:t>5</w:t>
                          </w:r>
                        </w:ins>
                        <w:ins w:id="6776" w:author="The Si Tran" w:date="2012-12-06T02:41:00Z">
                          <w:r>
                            <w:t>)</w:t>
                          </w:r>
                        </w:ins>
                      </w:p>
                    </w:txbxContent>
                  </v:textbox>
                </v:shape>
              </w:pict>
            </mc:Fallback>
          </mc:AlternateContent>
        </w:r>
      </w:ins>
      <w:r w:rsidR="0088753F" w:rsidRPr="0049233F">
        <w:t>Ta tính đạo hàm riêng phần này như sau:</w:t>
      </w:r>
      <w:ins w:id="6777" w:author="The Si Tran" w:date="2012-12-14T05:37:00Z">
        <w:r w:rsidRPr="00686079">
          <w:rPr>
            <w:noProof/>
          </w:rPr>
          <w:t xml:space="preserve"> </w:t>
        </w:r>
      </w:ins>
    </w:p>
    <w:p w14:paraId="56B5ADCF" w14:textId="0830EBB0" w:rsidR="00783376" w:rsidRPr="0008713C" w:rsidDel="00783376" w:rsidRDefault="004C2D67">
      <w:pPr>
        <w:pStyle w:val="EquationIndex"/>
        <w:rPr>
          <w:del w:id="6778" w:author="The Si Tran" w:date="2012-12-06T03:01:00Z"/>
        </w:rPr>
        <w:pPrChange w:id="6779" w:author="The Si Tran" w:date="2012-12-15T08:05:00Z">
          <w:pPr>
            <w:spacing w:before="0"/>
            <w:ind w:firstLine="720"/>
          </w:pPr>
        </w:pPrChange>
      </w:pPr>
      <m:oMathPara>
        <m:oMathParaPr>
          <m:jc m:val="center"/>
        </m:oMathParaPr>
        <m:oMath>
          <m:f>
            <m:fPr>
              <m:ctrlPr>
                <w:ins w:id="6780" w:author="The Si Tran" w:date="2012-12-06T02:59:00Z">
                  <w:rPr>
                    <w:rFonts w:ascii="Cambria Math" w:hAnsi="Cambria Math"/>
                  </w:rPr>
                </w:ins>
              </m:ctrlPr>
            </m:fPr>
            <m:num>
              <w:ins w:id="6781" w:author="The Si Tran" w:date="2012-12-06T02:59:00Z">
                <m:r>
                  <w:rPr>
                    <w:rFonts w:ascii="Cambria Math" w:hAnsi="Cambria Math"/>
                  </w:rPr>
                  <m:t>∂E</m:t>
                </m:r>
              </w:ins>
            </m:num>
            <m:den>
              <w:ins w:id="6782" w:author="The Si Tran" w:date="2012-12-06T02:59:00Z">
                <m:r>
                  <w:rPr>
                    <w:rFonts w:ascii="Cambria Math" w:hAnsi="Cambria Math"/>
                  </w:rPr>
                  <m:t>∂</m:t>
                </m:r>
              </w:ins>
              <m:sSub>
                <m:sSubPr>
                  <m:ctrlPr>
                    <w:ins w:id="6783" w:author="The Si Tran" w:date="2012-12-06T02:59:00Z">
                      <w:rPr>
                        <w:rFonts w:ascii="Cambria Math" w:hAnsi="Cambria Math"/>
                      </w:rPr>
                    </w:ins>
                  </m:ctrlPr>
                </m:sSubPr>
                <m:e>
                  <w:ins w:id="6784" w:author="The Si Tran" w:date="2012-12-06T02:59:00Z">
                    <m:r>
                      <w:rPr>
                        <w:rFonts w:ascii="Cambria Math" w:hAnsi="Cambria Math"/>
                      </w:rPr>
                      <m:t>w</m:t>
                    </m:r>
                  </w:ins>
                </m:e>
                <m:sub>
                  <w:ins w:id="6785" w:author="The Si Tran" w:date="2012-12-06T02:59:00Z">
                    <m:r>
                      <w:rPr>
                        <w:rFonts w:ascii="Cambria Math" w:hAnsi="Cambria Math"/>
                      </w:rPr>
                      <m:t>ij</m:t>
                    </m:r>
                  </w:ins>
                </m:sub>
              </m:sSub>
            </m:den>
          </m:f>
          <w:ins w:id="6786" w:author="The Si Tran" w:date="2012-12-06T02:59:00Z">
            <m:r>
              <m:rPr>
                <m:sty m:val="p"/>
              </m:rPr>
              <w:rPr>
                <w:rFonts w:ascii="Cambria Math" w:hAnsi="Cambria Math"/>
              </w:rPr>
              <m:t>=</m:t>
            </m:r>
          </w:ins>
          <m:f>
            <m:fPr>
              <m:ctrlPr>
                <w:ins w:id="6787" w:author="The Si Tran" w:date="2012-12-06T03:00:00Z">
                  <w:rPr>
                    <w:rFonts w:ascii="Cambria Math" w:hAnsi="Cambria Math"/>
                  </w:rPr>
                </w:ins>
              </m:ctrlPr>
            </m:fPr>
            <m:num>
              <w:ins w:id="6788" w:author="The Si Tran" w:date="2012-12-06T03:00:00Z">
                <m:r>
                  <m:rPr>
                    <m:sty m:val="p"/>
                  </m:rPr>
                  <w:rPr>
                    <w:rFonts w:ascii="Cambria Math" w:hAnsi="Cambria Math"/>
                  </w:rPr>
                  <m:t>∂E</m:t>
                </m:r>
              </w:ins>
            </m:num>
            <m:den>
              <w:ins w:id="6789" w:author="The Si Tran" w:date="2012-12-06T03:00:00Z">
                <m:r>
                  <w:rPr>
                    <w:rFonts w:ascii="Cambria Math" w:hAnsi="Cambria Math"/>
                  </w:rPr>
                  <m:t>∂</m:t>
                </m:r>
              </w:ins>
              <m:sSub>
                <m:sSubPr>
                  <m:ctrlPr>
                    <w:ins w:id="6790" w:author="The Si Tran" w:date="2012-12-06T03:00:00Z">
                      <w:rPr>
                        <w:rFonts w:ascii="Cambria Math" w:hAnsi="Cambria Math"/>
                      </w:rPr>
                    </w:ins>
                  </m:ctrlPr>
                </m:sSubPr>
                <m:e>
                  <w:ins w:id="6791" w:author="The Si Tran" w:date="2012-12-06T03:00:00Z">
                    <m:r>
                      <w:rPr>
                        <w:rFonts w:ascii="Cambria Math" w:hAnsi="Cambria Math"/>
                      </w:rPr>
                      <m:t>o</m:t>
                    </m:r>
                  </w:ins>
                </m:e>
                <m:sub>
                  <w:ins w:id="6792" w:author="The Si Tran" w:date="2012-12-06T03:00:00Z">
                    <m:r>
                      <w:rPr>
                        <w:rFonts w:ascii="Cambria Math" w:hAnsi="Cambria Math"/>
                      </w:rPr>
                      <m:t>i</m:t>
                    </m:r>
                  </w:ins>
                </m:sub>
              </m:sSub>
            </m:den>
          </m:f>
          <m:f>
            <m:fPr>
              <m:ctrlPr>
                <w:ins w:id="6793" w:author="The Si Tran" w:date="2012-12-06T03:00:00Z">
                  <w:rPr>
                    <w:rFonts w:ascii="Cambria Math" w:hAnsi="Cambria Math"/>
                  </w:rPr>
                </w:ins>
              </m:ctrlPr>
            </m:fPr>
            <m:num>
              <w:ins w:id="6794" w:author="The Si Tran" w:date="2012-12-06T03:00:00Z">
                <m:r>
                  <w:rPr>
                    <w:rFonts w:ascii="Cambria Math" w:hAnsi="Cambria Math"/>
                  </w:rPr>
                  <m:t>∂</m:t>
                </m:r>
              </w:ins>
              <m:sSub>
                <m:sSubPr>
                  <m:ctrlPr>
                    <w:ins w:id="6795" w:author="The Si Tran" w:date="2012-12-06T03:00:00Z">
                      <w:rPr>
                        <w:rFonts w:ascii="Cambria Math" w:hAnsi="Cambria Math"/>
                      </w:rPr>
                    </w:ins>
                  </m:ctrlPr>
                </m:sSubPr>
                <m:e>
                  <w:ins w:id="6796" w:author="The Si Tran" w:date="2012-12-06T03:00:00Z">
                    <m:r>
                      <w:rPr>
                        <w:rFonts w:ascii="Cambria Math" w:hAnsi="Cambria Math"/>
                      </w:rPr>
                      <m:t>o</m:t>
                    </m:r>
                  </w:ins>
                </m:e>
                <m:sub>
                  <w:ins w:id="6797" w:author="The Si Tran" w:date="2012-12-06T03:00:00Z">
                    <m:r>
                      <w:rPr>
                        <w:rFonts w:ascii="Cambria Math" w:hAnsi="Cambria Math"/>
                      </w:rPr>
                      <m:t>i</m:t>
                    </m:r>
                  </w:ins>
                </m:sub>
              </m:sSub>
            </m:num>
            <m:den>
              <w:ins w:id="6798" w:author="The Si Tran" w:date="2012-12-06T03:00:00Z">
                <m:r>
                  <w:rPr>
                    <w:rFonts w:ascii="Cambria Math" w:hAnsi="Cambria Math"/>
                  </w:rPr>
                  <m:t>∂</m:t>
                </m:r>
              </w:ins>
              <m:sSub>
                <m:sSubPr>
                  <m:ctrlPr>
                    <w:ins w:id="6799" w:author="The Si Tran" w:date="2012-12-06T03:00:00Z">
                      <w:rPr>
                        <w:rFonts w:ascii="Cambria Math" w:hAnsi="Cambria Math"/>
                      </w:rPr>
                    </w:ins>
                  </m:ctrlPr>
                </m:sSubPr>
                <m:e>
                  <w:ins w:id="6800" w:author="The Si Tran" w:date="2012-12-06T03:00:00Z">
                    <m:r>
                      <w:rPr>
                        <w:rFonts w:ascii="Cambria Math" w:hAnsi="Cambria Math"/>
                      </w:rPr>
                      <m:t>w</m:t>
                    </m:r>
                  </w:ins>
                </m:e>
                <m:sub>
                  <w:ins w:id="6801" w:author="The Si Tran" w:date="2012-12-06T03:00:00Z">
                    <m:r>
                      <w:rPr>
                        <w:rFonts w:ascii="Cambria Math" w:hAnsi="Cambria Math"/>
                      </w:rPr>
                      <m:t>ij</m:t>
                    </m:r>
                  </w:ins>
                </m:sub>
              </m:sSub>
            </m:den>
          </m:f>
          <w:ins w:id="6802"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803" w:author="The Si Tran" w:date="2012-12-06T03:01:00Z"/>
        </w:rPr>
        <w:pPrChange w:id="6804" w:author="The Si Tran" w:date="2012-12-15T08:05:00Z">
          <w:pPr>
            <w:spacing w:before="0"/>
            <w:ind w:firstLine="720"/>
          </w:pPr>
        </w:pPrChange>
      </w:pPr>
    </w:p>
    <w:p w14:paraId="48A68493" w14:textId="7E0039FB" w:rsidR="00FA0144" w:rsidRDefault="00686079">
      <w:pPr>
        <w:rPr>
          <w:ins w:id="6805" w:author="The Si Tran" w:date="2012-12-06T03:07:00Z"/>
        </w:rPr>
        <w:pPrChange w:id="6806" w:author="The Si Tran" w:date="2012-12-16T08:24:00Z">
          <w:pPr>
            <w:spacing w:before="0"/>
            <w:ind w:firstLine="720"/>
          </w:pPr>
        </w:pPrChange>
      </w:pPr>
      <w:ins w:id="6807" w:author="The Si Tran" w:date="2012-12-14T05:37:00Z">
        <w:r w:rsidRPr="00032D83">
          <w:rPr>
            <w:noProof/>
          </w:rPr>
          <mc:AlternateContent>
            <mc:Choice Requires="wps">
              <w:drawing>
                <wp:anchor distT="0" distB="0" distL="114300" distR="114300" simplePos="0" relativeHeight="251642880" behindDoc="0" locked="0" layoutInCell="1" allowOverlap="1" wp14:anchorId="22345B2F" wp14:editId="165DC703">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4C2D67" w:rsidRDefault="004C2D67">
                              <w:pPr>
                                <w:pStyle w:val="EquationIndex"/>
                                <w:pPrChange w:id="6808" w:author="The Si Tran" w:date="2012-12-16T08:24:00Z">
                                  <w:pPr/>
                                </w:pPrChange>
                              </w:pPr>
                              <w:ins w:id="6809" w:author="The Si Tran" w:date="2012-12-06T02:41:00Z">
                                <w:r>
                                  <w:t>(4.</w:t>
                                </w:r>
                              </w:ins>
                              <w:ins w:id="6810" w:author="The Si Tran" w:date="2012-12-06T02:44:00Z">
                                <w:r>
                                  <w:t>6</w:t>
                                </w:r>
                              </w:ins>
                              <w:ins w:id="681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57" type="#_x0000_t202" style="position:absolute;left:0;text-align:left;margin-left:411.85pt;margin-top:17.85pt;width:41.85pt;height:28.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" fillcolor="white [3201]" stroked="f" strokeweight=".5pt">
                  <v:textbox>
                    <w:txbxContent>
                      <w:p w14:paraId="32F8946D" w14:textId="36939111" w:rsidR="004C2D67" w:rsidRDefault="004C2D67">
                        <w:pPr>
                          <w:pStyle w:val="EquationIndex"/>
                          <w:pPrChange w:id="6812" w:author="The Si Tran" w:date="2012-12-16T08:24:00Z">
                            <w:pPr/>
                          </w:pPrChange>
                        </w:pPr>
                        <w:ins w:id="6813" w:author="The Si Tran" w:date="2012-12-06T02:41:00Z">
                          <w:r>
                            <w:t>(4.</w:t>
                          </w:r>
                        </w:ins>
                        <w:ins w:id="6814" w:author="The Si Tran" w:date="2012-12-06T02:44:00Z">
                          <w:r>
                            <w:t>6</w:t>
                          </w:r>
                        </w:ins>
                        <w:ins w:id="6815" w:author="The Si Tran" w:date="2012-12-06T02:41:00Z">
                          <w:r>
                            <w:t>)</w:t>
                          </w:r>
                        </w:ins>
                      </w:p>
                    </w:txbxContent>
                  </v:textbox>
                </v:shape>
              </w:pict>
            </mc:Fallback>
          </mc:AlternateContent>
        </w:r>
      </w:ins>
      <w:ins w:id="6816" w:author="The Si Tran" w:date="2012-12-14T05:38:00Z">
        <w:r w:rsidRPr="007C782C">
          <w:rPr>
            <w:noProof/>
            <w:rPrChange w:id="6817" w:author="Unknown">
              <w:rPr>
                <w:noProof/>
              </w:rPr>
            </w:rPrChange>
          </w:rPr>
          <mc:AlternateContent>
            <mc:Choice Requires="wps">
              <w:drawing>
                <wp:anchor distT="0" distB="0" distL="114300" distR="114300" simplePos="0" relativeHeight="251644928" behindDoc="0" locked="0" layoutInCell="1" allowOverlap="1" wp14:anchorId="318CF997" wp14:editId="26A88ECA">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4C2D67" w:rsidRDefault="004C2D67">
                              <w:pPr>
                                <w:pStyle w:val="EquationIndex"/>
                                <w:pPrChange w:id="6818" w:author="The Si Tran" w:date="2012-12-16T08:25:00Z">
                                  <w:pPr/>
                                </w:pPrChange>
                              </w:pPr>
                              <w:ins w:id="6819" w:author="The Si Tran" w:date="2012-12-06T02:41:00Z">
                                <w:r>
                                  <w:t>(4.</w:t>
                                </w:r>
                              </w:ins>
                              <w:ins w:id="6820" w:author="The Si Tran" w:date="2012-12-06T02:44:00Z">
                                <w:r>
                                  <w:t>7</w:t>
                                </w:r>
                              </w:ins>
                              <w:ins w:id="682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8" type="#_x0000_t202" style="position:absolute;left:0;text-align:left;margin-left:411.85pt;margin-top:64.85pt;width:41.85pt;height:28.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RXkAIAAJUFAAAOAAAAZHJzL2Uyb0RvYy54bWysVMFuGyEQvVfqPyDuzdqO4z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" fillcolor="white [3201]" stroked="f" strokeweight=".5pt">
                  <v:textbox>
                    <w:txbxContent>
                      <w:p w14:paraId="3298C75B" w14:textId="35376E4E" w:rsidR="004C2D67" w:rsidRDefault="004C2D67">
                        <w:pPr>
                          <w:pStyle w:val="EquationIndex"/>
                          <w:pPrChange w:id="6822" w:author="The Si Tran" w:date="2012-12-16T08:25:00Z">
                            <w:pPr/>
                          </w:pPrChange>
                        </w:pPr>
                        <w:ins w:id="6823" w:author="The Si Tran" w:date="2012-12-06T02:41:00Z">
                          <w:r>
                            <w:t>(4.</w:t>
                          </w:r>
                        </w:ins>
                        <w:ins w:id="6824" w:author="The Si Tran" w:date="2012-12-06T02:44:00Z">
                          <w:r>
                            <w:t>7</w:t>
                          </w:r>
                        </w:ins>
                        <w:ins w:id="6825" w:author="The Si Tran" w:date="2012-12-06T02:41:00Z">
                          <w:r>
                            <w:t>)</w:t>
                          </w:r>
                        </w:ins>
                      </w:p>
                    </w:txbxContent>
                  </v:textbox>
                </v:shape>
              </w:pict>
            </mc:Fallback>
          </mc:AlternateContent>
        </w:r>
      </w:ins>
      <w:ins w:id="6826" w:author="The Si Tran" w:date="2012-12-06T03:07:00Z">
        <w:r w:rsidR="00FA0144">
          <w:t>Với</w:t>
        </w:r>
      </w:ins>
    </w:p>
    <w:p w14:paraId="3738E7AD" w14:textId="229B1307" w:rsidR="00FA0144" w:rsidRPr="00032D83" w:rsidRDefault="004C2D67">
      <w:pPr>
        <w:pStyle w:val="EquationIndex"/>
        <w:rPr>
          <w:ins w:id="6827" w:author="The Si Tran" w:date="2012-12-06T03:04:00Z"/>
        </w:rPr>
        <w:pPrChange w:id="6828" w:author="The Si Tran" w:date="2012-12-15T08:05:00Z">
          <w:pPr>
            <w:spacing w:before="0"/>
            <w:ind w:firstLine="720"/>
          </w:pPr>
        </w:pPrChange>
      </w:pPr>
      <m:oMathPara>
        <m:oMathParaPr>
          <m:jc m:val="center"/>
        </m:oMathParaPr>
        <m:oMath>
          <m:f>
            <m:fPr>
              <m:ctrlPr>
                <w:ins w:id="6829" w:author="The Si Tran" w:date="2012-12-06T03:07:00Z">
                  <w:rPr>
                    <w:rFonts w:ascii="Cambria Math" w:hAnsi="Cambria Math"/>
                  </w:rPr>
                </w:ins>
              </m:ctrlPr>
            </m:fPr>
            <m:num>
              <w:ins w:id="6830" w:author="The Si Tran" w:date="2012-12-06T03:07:00Z">
                <m:r>
                  <w:rPr>
                    <w:rFonts w:ascii="Cambria Math" w:hAnsi="Cambria Math"/>
                  </w:rPr>
                  <m:t>∂</m:t>
                </m:r>
              </w:ins>
              <m:sSub>
                <m:sSubPr>
                  <m:ctrlPr>
                    <w:ins w:id="6831" w:author="The Si Tran" w:date="2012-12-06T03:07:00Z">
                      <w:rPr>
                        <w:rFonts w:ascii="Cambria Math" w:hAnsi="Cambria Math"/>
                      </w:rPr>
                    </w:ins>
                  </m:ctrlPr>
                </m:sSubPr>
                <m:e>
                  <w:ins w:id="6832" w:author="The Si Tran" w:date="2012-12-06T03:07:00Z">
                    <m:r>
                      <w:rPr>
                        <w:rFonts w:ascii="Cambria Math" w:hAnsi="Cambria Math"/>
                      </w:rPr>
                      <m:t>o</m:t>
                    </m:r>
                  </w:ins>
                </m:e>
                <m:sub>
                  <w:ins w:id="6833" w:author="The Si Tran" w:date="2012-12-06T03:07:00Z">
                    <m:r>
                      <w:rPr>
                        <w:rFonts w:ascii="Cambria Math" w:hAnsi="Cambria Math"/>
                      </w:rPr>
                      <m:t>i</m:t>
                    </m:r>
                  </w:ins>
                </m:sub>
              </m:sSub>
            </m:num>
            <m:den>
              <w:ins w:id="6834" w:author="The Si Tran" w:date="2012-12-06T03:07:00Z">
                <m:r>
                  <w:rPr>
                    <w:rFonts w:ascii="Cambria Math" w:hAnsi="Cambria Math"/>
                  </w:rPr>
                  <m:t>∂</m:t>
                </m:r>
              </w:ins>
              <m:sSub>
                <m:sSubPr>
                  <m:ctrlPr>
                    <w:ins w:id="6835" w:author="The Si Tran" w:date="2012-12-06T03:07:00Z">
                      <w:rPr>
                        <w:rFonts w:ascii="Cambria Math" w:hAnsi="Cambria Math"/>
                      </w:rPr>
                    </w:ins>
                  </m:ctrlPr>
                </m:sSubPr>
                <m:e>
                  <w:ins w:id="6836" w:author="The Si Tran" w:date="2012-12-06T03:07:00Z">
                    <m:r>
                      <w:rPr>
                        <w:rFonts w:ascii="Cambria Math" w:hAnsi="Cambria Math"/>
                      </w:rPr>
                      <m:t>w</m:t>
                    </m:r>
                  </w:ins>
                </m:e>
                <m:sub>
                  <w:ins w:id="6837" w:author="The Si Tran" w:date="2012-12-06T03:07:00Z">
                    <m:r>
                      <w:rPr>
                        <w:rFonts w:ascii="Cambria Math" w:hAnsi="Cambria Math"/>
                      </w:rPr>
                      <m:t>ij</m:t>
                    </m:r>
                  </w:ins>
                </m:sub>
              </m:sSub>
            </m:den>
          </m:f>
          <w:ins w:id="6838" w:author="The Si Tran" w:date="2012-12-06T03:07:00Z">
            <m:r>
              <m:rPr>
                <m:sty m:val="p"/>
              </m:rPr>
              <w:rPr>
                <w:rFonts w:ascii="Cambria Math" w:hAnsi="Cambria Math"/>
              </w:rPr>
              <m:t>=</m:t>
            </m:r>
          </w:ins>
          <m:f>
            <m:fPr>
              <m:ctrlPr>
                <w:ins w:id="6839" w:author="The Si Tran" w:date="2012-12-06T03:07:00Z">
                  <w:rPr>
                    <w:rFonts w:ascii="Cambria Math" w:hAnsi="Cambria Math"/>
                  </w:rPr>
                </w:ins>
              </m:ctrlPr>
            </m:fPr>
            <m:num>
              <w:ins w:id="6840" w:author="The Si Tran" w:date="2012-12-06T03:07:00Z">
                <m:r>
                  <w:rPr>
                    <w:rFonts w:ascii="Cambria Math" w:hAnsi="Cambria Math"/>
                  </w:rPr>
                  <m:t>∂</m:t>
                </m:r>
              </w:ins>
              <m:sSub>
                <m:sSubPr>
                  <m:ctrlPr>
                    <w:ins w:id="6841" w:author="The Si Tran" w:date="2012-12-06T03:07:00Z">
                      <w:rPr>
                        <w:rFonts w:ascii="Cambria Math" w:hAnsi="Cambria Math"/>
                      </w:rPr>
                    </w:ins>
                  </m:ctrlPr>
                </m:sSubPr>
                <m:e>
                  <w:ins w:id="6842" w:author="The Si Tran" w:date="2012-12-06T03:07:00Z">
                    <m:r>
                      <w:rPr>
                        <w:rFonts w:ascii="Cambria Math" w:hAnsi="Cambria Math"/>
                      </w:rPr>
                      <m:t>o</m:t>
                    </m:r>
                  </w:ins>
                </m:e>
                <m:sub>
                  <w:ins w:id="6843" w:author="The Si Tran" w:date="2012-12-06T03:07:00Z">
                    <m:r>
                      <w:rPr>
                        <w:rFonts w:ascii="Cambria Math" w:hAnsi="Cambria Math"/>
                      </w:rPr>
                      <m:t>i</m:t>
                    </m:r>
                  </w:ins>
                </m:sub>
              </m:sSub>
            </m:num>
            <m:den>
              <w:ins w:id="6844" w:author="The Si Tran" w:date="2012-12-06T03:07:00Z">
                <m:r>
                  <w:rPr>
                    <w:rFonts w:ascii="Cambria Math" w:hAnsi="Cambria Math"/>
                  </w:rPr>
                  <m:t>∂</m:t>
                </m:r>
              </w:ins>
              <m:sSub>
                <m:sSubPr>
                  <m:ctrlPr>
                    <w:ins w:id="6845" w:author="The Si Tran" w:date="2012-12-06T03:07:00Z">
                      <w:rPr>
                        <w:rFonts w:ascii="Cambria Math" w:hAnsi="Cambria Math"/>
                      </w:rPr>
                    </w:ins>
                  </m:ctrlPr>
                </m:sSubPr>
                <m:e>
                  <w:ins w:id="6846" w:author="The Si Tran" w:date="2012-12-06T03:07:00Z">
                    <m:r>
                      <w:rPr>
                        <w:rFonts w:ascii="Cambria Math" w:hAnsi="Cambria Math"/>
                      </w:rPr>
                      <m:t>net</m:t>
                    </m:r>
                  </w:ins>
                </m:e>
                <m:sub>
                  <w:ins w:id="6847" w:author="The Si Tran" w:date="2012-12-06T03:07:00Z">
                    <m:r>
                      <w:rPr>
                        <w:rFonts w:ascii="Cambria Math" w:hAnsi="Cambria Math"/>
                      </w:rPr>
                      <m:t>i</m:t>
                    </m:r>
                  </w:ins>
                </m:sub>
              </m:sSub>
            </m:den>
          </m:f>
          <m:f>
            <m:fPr>
              <m:ctrlPr>
                <w:ins w:id="6848" w:author="The Si Tran" w:date="2012-12-06T03:07:00Z">
                  <w:rPr>
                    <w:rFonts w:ascii="Cambria Math" w:hAnsi="Cambria Math"/>
                  </w:rPr>
                </w:ins>
              </m:ctrlPr>
            </m:fPr>
            <m:num>
              <w:ins w:id="6849" w:author="The Si Tran" w:date="2012-12-06T03:07:00Z">
                <m:r>
                  <w:rPr>
                    <w:rFonts w:ascii="Cambria Math" w:hAnsi="Cambria Math"/>
                  </w:rPr>
                  <m:t>∂</m:t>
                </m:r>
              </w:ins>
              <m:sSub>
                <m:sSubPr>
                  <m:ctrlPr>
                    <w:ins w:id="6850" w:author="The Si Tran" w:date="2012-12-06T03:07:00Z">
                      <w:rPr>
                        <w:rFonts w:ascii="Cambria Math" w:hAnsi="Cambria Math"/>
                      </w:rPr>
                    </w:ins>
                  </m:ctrlPr>
                </m:sSubPr>
                <m:e>
                  <w:ins w:id="6851" w:author="The Si Tran" w:date="2012-12-06T03:07:00Z">
                    <m:r>
                      <w:rPr>
                        <w:rFonts w:ascii="Cambria Math" w:hAnsi="Cambria Math"/>
                      </w:rPr>
                      <m:t>net</m:t>
                    </m:r>
                  </w:ins>
                </m:e>
                <m:sub>
                  <w:ins w:id="6852" w:author="The Si Tran" w:date="2012-12-06T03:07:00Z">
                    <m:r>
                      <w:rPr>
                        <w:rFonts w:ascii="Cambria Math" w:hAnsi="Cambria Math"/>
                      </w:rPr>
                      <m:t>i</m:t>
                    </m:r>
                  </w:ins>
                </m:sub>
              </m:sSub>
            </m:num>
            <m:den>
              <w:ins w:id="6853" w:author="The Si Tran" w:date="2012-12-06T03:07:00Z">
                <m:r>
                  <w:rPr>
                    <w:rFonts w:ascii="Cambria Math" w:hAnsi="Cambria Math"/>
                  </w:rPr>
                  <m:t>∂</m:t>
                </m:r>
              </w:ins>
              <m:sSub>
                <m:sSubPr>
                  <m:ctrlPr>
                    <w:ins w:id="6854" w:author="The Si Tran" w:date="2012-12-06T03:07:00Z">
                      <w:rPr>
                        <w:rFonts w:ascii="Cambria Math" w:hAnsi="Cambria Math"/>
                      </w:rPr>
                    </w:ins>
                  </m:ctrlPr>
                </m:sSubPr>
                <m:e>
                  <w:ins w:id="6855" w:author="The Si Tran" w:date="2012-12-06T03:07:00Z">
                    <m:r>
                      <w:rPr>
                        <w:rFonts w:ascii="Cambria Math" w:hAnsi="Cambria Math"/>
                      </w:rPr>
                      <m:t>w</m:t>
                    </m:r>
                  </w:ins>
                </m:e>
                <m:sub>
                  <w:ins w:id="6856" w:author="The Si Tran" w:date="2012-12-06T03:07:00Z">
                    <m:r>
                      <w:rPr>
                        <w:rFonts w:ascii="Cambria Math" w:hAnsi="Cambria Math"/>
                      </w:rPr>
                      <m:t>ij</m:t>
                    </m:r>
                  </w:ins>
                </m:sub>
              </m:sSub>
            </m:den>
          </m:f>
          <w:ins w:id="6857" w:author="The Si Tran" w:date="2012-12-06T03:07:00Z">
            <m:r>
              <m:rPr>
                <m:sty m:val="p"/>
              </m:rPr>
              <w:rPr>
                <w:rFonts w:ascii="Cambria Math" w:hAnsi="Cambria Math"/>
              </w:rPr>
              <m:t>=</m:t>
            </m:r>
          </w:ins>
          <m:sSup>
            <m:sSupPr>
              <m:ctrlPr>
                <w:ins w:id="6858" w:author="The Si Tran" w:date="2012-12-06T03:07:00Z">
                  <w:rPr>
                    <w:rFonts w:ascii="Cambria Math" w:hAnsi="Cambria Math"/>
                  </w:rPr>
                </w:ins>
              </m:ctrlPr>
            </m:sSupPr>
            <m:e>
              <w:ins w:id="6859" w:author="The Si Tran" w:date="2012-12-06T03:07:00Z">
                <m:r>
                  <w:rPr>
                    <w:rFonts w:ascii="Cambria Math" w:hAnsi="Cambria Math"/>
                  </w:rPr>
                  <m:t>f</m:t>
                </m:r>
              </w:ins>
            </m:e>
            <m:sup>
              <w:ins w:id="6860" w:author="The Si Tran" w:date="2012-12-06T03:07:00Z">
                <m:r>
                  <m:rPr>
                    <m:sty m:val="p"/>
                  </m:rPr>
                  <w:rPr>
                    <w:rFonts w:ascii="Cambria Math" w:hAnsi="Cambria Math"/>
                  </w:rPr>
                  <m:t>'</m:t>
                </m:r>
              </w:ins>
            </m:sup>
          </m:sSup>
          <m:d>
            <m:dPr>
              <m:ctrlPr>
                <w:ins w:id="6861" w:author="The Si Tran" w:date="2012-12-06T03:07:00Z">
                  <w:rPr>
                    <w:rFonts w:ascii="Cambria Math" w:hAnsi="Cambria Math"/>
                  </w:rPr>
                </w:ins>
              </m:ctrlPr>
            </m:dPr>
            <m:e>
              <m:sSub>
                <m:sSubPr>
                  <m:ctrlPr>
                    <w:ins w:id="6862" w:author="The Si Tran" w:date="2012-12-06T03:07:00Z">
                      <w:rPr>
                        <w:rFonts w:ascii="Cambria Math" w:hAnsi="Cambria Math"/>
                      </w:rPr>
                    </w:ins>
                  </m:ctrlPr>
                </m:sSubPr>
                <m:e>
                  <w:ins w:id="6863" w:author="The Si Tran" w:date="2012-12-06T03:07:00Z">
                    <m:r>
                      <w:rPr>
                        <w:rFonts w:ascii="Cambria Math" w:hAnsi="Cambria Math"/>
                      </w:rPr>
                      <m:t>net</m:t>
                    </m:r>
                  </w:ins>
                </m:e>
                <m:sub>
                  <w:ins w:id="6864" w:author="The Si Tran" w:date="2012-12-06T03:07:00Z">
                    <m:r>
                      <w:rPr>
                        <w:rFonts w:ascii="Cambria Math" w:hAnsi="Cambria Math"/>
                      </w:rPr>
                      <m:t>i</m:t>
                    </m:r>
                  </w:ins>
                </m:sub>
              </m:sSub>
            </m:e>
          </m:d>
          <m:sSub>
            <m:sSubPr>
              <m:ctrlPr>
                <w:ins w:id="6865" w:author="The Si Tran" w:date="2012-12-06T03:07:00Z">
                  <w:rPr>
                    <w:rFonts w:ascii="Cambria Math" w:hAnsi="Cambria Math"/>
                  </w:rPr>
                </w:ins>
              </m:ctrlPr>
            </m:sSubPr>
            <m:e>
              <w:ins w:id="6866" w:author="The Si Tran" w:date="2012-12-06T03:07:00Z">
                <m:r>
                  <w:rPr>
                    <w:rFonts w:ascii="Cambria Math" w:hAnsi="Cambria Math"/>
                  </w:rPr>
                  <m:t>o</m:t>
                </m:r>
              </w:ins>
            </m:e>
            <m:sub>
              <w:ins w:id="6867" w:author="The Si Tran" w:date="2012-12-06T03:07:00Z">
                <m:r>
                  <w:rPr>
                    <w:rFonts w:ascii="Cambria Math" w:hAnsi="Cambria Math"/>
                  </w:rPr>
                  <m:t>j</m:t>
                </m:r>
              </w:ins>
            </m:sub>
          </m:sSub>
          <w:ins w:id="6868" w:author="The Si Tran" w:date="2012-12-06T03:07:00Z">
            <m:r>
              <m:rPr>
                <m:sty m:val="p"/>
              </m:rPr>
              <w:rPr>
                <w:rFonts w:ascii="Cambria Math" w:hAnsi="Cambria Math"/>
              </w:rPr>
              <m:t xml:space="preserve"> </m:t>
            </m:r>
          </w:ins>
        </m:oMath>
      </m:oMathPara>
    </w:p>
    <w:p w14:paraId="6DCE81A7" w14:textId="56C52D35" w:rsidR="00FA0144" w:rsidRDefault="004C2D67">
      <w:pPr>
        <w:pStyle w:val="EquationIndex"/>
        <w:rPr>
          <w:ins w:id="6869" w:author="The Si Tran" w:date="2012-12-06T03:03:00Z"/>
        </w:rPr>
        <w:pPrChange w:id="6870" w:author="The Si Tran" w:date="2012-12-16T08:25:00Z">
          <w:pPr>
            <w:spacing w:before="0"/>
            <w:ind w:firstLine="720"/>
          </w:pPr>
        </w:pPrChange>
      </w:pPr>
      <m:oMathPara>
        <m:oMath>
          <m:sSub>
            <m:sSubPr>
              <m:ctrlPr>
                <w:ins w:id="6871" w:author="The Si Tran" w:date="2012-12-06T03:04:00Z">
                  <w:rPr>
                    <w:rFonts w:ascii="Cambria Math" w:hAnsi="Cambria Math"/>
                  </w:rPr>
                </w:ins>
              </m:ctrlPr>
            </m:sSubPr>
            <m:e>
              <w:ins w:id="6872" w:author="The Si Tran" w:date="2012-12-06T03:04:00Z">
                <m:r>
                  <w:rPr>
                    <w:rFonts w:ascii="Cambria Math" w:hAnsi="Cambria Math"/>
                  </w:rPr>
                  <m:t>net</m:t>
                </m:r>
              </w:ins>
            </m:e>
            <m:sub>
              <w:ins w:id="6873" w:author="The Si Tran" w:date="2012-12-06T03:04:00Z">
                <m:r>
                  <w:rPr>
                    <w:rFonts w:ascii="Cambria Math" w:hAnsi="Cambria Math"/>
                  </w:rPr>
                  <m:t>i</m:t>
                </m:r>
              </w:ins>
            </m:sub>
          </m:sSub>
          <w:ins w:id="6874" w:author="The Si Tran" w:date="2012-12-06T03:04:00Z">
            <m:r>
              <m:rPr>
                <m:sty m:val="p"/>
              </m:rPr>
              <w:rPr>
                <w:rFonts w:ascii="Cambria Math" w:hAnsi="Cambria Math"/>
              </w:rPr>
              <m:t>=</m:t>
            </m:r>
          </w:ins>
          <m:nary>
            <m:naryPr>
              <m:chr m:val="∑"/>
              <m:limLoc m:val="subSup"/>
              <m:supHide m:val="1"/>
              <m:ctrlPr>
                <w:ins w:id="6875" w:author="The Si Tran" w:date="2012-12-06T03:04:00Z">
                  <w:rPr>
                    <w:rFonts w:ascii="Cambria Math" w:hAnsi="Cambria Math"/>
                  </w:rPr>
                </w:ins>
              </m:ctrlPr>
            </m:naryPr>
            <m:sub>
              <w:ins w:id="6876"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6877" w:author="The Si Tran" w:date="2012-12-06T03:05:00Z">
                      <w:rPr>
                        <w:rFonts w:ascii="Cambria Math" w:hAnsi="Cambria Math"/>
                      </w:rPr>
                    </w:ins>
                  </m:ctrlPr>
                </m:sSubPr>
                <m:e>
                  <w:ins w:id="6878" w:author="The Si Tran" w:date="2012-12-06T03:05:00Z">
                    <m:r>
                      <w:rPr>
                        <w:rFonts w:ascii="Cambria Math" w:hAnsi="Cambria Math"/>
                      </w:rPr>
                      <m:t>s</m:t>
                    </m:r>
                  </w:ins>
                </m:e>
                <m:sub>
                  <w:ins w:id="6879" w:author="The Si Tran" w:date="2012-12-06T03:05:00Z">
                    <m:r>
                      <w:rPr>
                        <w:rFonts w:ascii="Cambria Math" w:hAnsi="Cambria Math"/>
                      </w:rPr>
                      <m:t>j</m:t>
                    </m:r>
                  </w:ins>
                </m:sub>
              </m:sSub>
              <m:sSub>
                <m:sSubPr>
                  <m:ctrlPr>
                    <w:ins w:id="6880" w:author="The Si Tran" w:date="2012-12-06T03:05:00Z">
                      <w:rPr>
                        <w:rFonts w:ascii="Cambria Math" w:hAnsi="Cambria Math"/>
                      </w:rPr>
                    </w:ins>
                  </m:ctrlPr>
                </m:sSubPr>
                <m:e>
                  <w:ins w:id="6881" w:author="The Si Tran" w:date="2012-12-06T03:05:00Z">
                    <m:r>
                      <w:rPr>
                        <w:rFonts w:ascii="Cambria Math" w:hAnsi="Cambria Math"/>
                      </w:rPr>
                      <m:t>w</m:t>
                    </m:r>
                  </w:ins>
                </m:e>
                <m:sub>
                  <w:ins w:id="6882" w:author="The Si Tran" w:date="2012-12-06T03:05:00Z">
                    <m:r>
                      <w:rPr>
                        <w:rFonts w:ascii="Cambria Math" w:hAnsi="Cambria Math"/>
                      </w:rPr>
                      <m:t>ij</m:t>
                    </m:r>
                  </w:ins>
                </m:sub>
              </m:sSub>
              <w:ins w:id="6883" w:author="The Si Tran" w:date="2012-12-06T03:05:00Z">
                <m:r>
                  <m:rPr>
                    <m:sty m:val="p"/>
                  </m:rPr>
                  <w:rPr>
                    <w:rFonts w:ascii="Cambria Math" w:hAnsi="Cambria Math"/>
                  </w:rPr>
                  <m:t>-</m:t>
                </m:r>
              </w:ins>
              <m:sSub>
                <m:sSubPr>
                  <m:ctrlPr>
                    <w:ins w:id="6884" w:author="The Si Tran" w:date="2012-12-06T03:05:00Z">
                      <w:rPr>
                        <w:rFonts w:ascii="Cambria Math" w:hAnsi="Cambria Math"/>
                      </w:rPr>
                    </w:ins>
                  </m:ctrlPr>
                </m:sSubPr>
                <m:e>
                  <w:ins w:id="6885" w:author="The Si Tran" w:date="2012-12-06T03:05:00Z">
                    <m:r>
                      <w:rPr>
                        <w:rFonts w:ascii="Cambria Math" w:hAnsi="Cambria Math"/>
                      </w:rPr>
                      <m:t>θ</m:t>
                    </m:r>
                  </w:ins>
                </m:e>
                <m:sub>
                  <w:ins w:id="6886" w:author="The Si Tran" w:date="2012-12-06T03:05:00Z">
                    <m:r>
                      <w:rPr>
                        <w:rFonts w:ascii="Cambria Math" w:hAnsi="Cambria Math"/>
                      </w:rPr>
                      <m:t>i</m:t>
                    </m:r>
                  </w:ins>
                </m:sub>
              </m:sSub>
              <w:ins w:id="6887"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6888" w:author="The Si Tran" w:date="2012-12-06T03:04:00Z"/>
        </w:rPr>
        <w:pPrChange w:id="6889" w:author="The Si Tran" w:date="2012-12-16T08:25:00Z">
          <w:pPr>
            <w:spacing w:before="0"/>
            <w:ind w:firstLine="720"/>
          </w:pPr>
        </w:pPrChange>
      </w:pPr>
      <w:del w:id="6890" w:author="The Si Tran" w:date="2012-12-06T03:01:00Z">
        <w:r w:rsidRPr="00AF1345" w:rsidDel="00783376">
          <w:object w:dxaOrig="2160" w:dyaOrig="700" w14:anchorId="117E428C">
            <v:shape id="_x0000_i1121" type="#_x0000_t75" style="width:2in;height:50.5pt" o:ole="">
              <v:imagedata r:id="rId240" o:title=""/>
            </v:shape>
            <o:OLEObject Type="Embed" ProgID="Equation.DSMT4" ShapeID="_x0000_i1121" DrawAspect="Content" ObjectID="_1417235523" r:id="rId241"/>
          </w:object>
        </w:r>
      </w:del>
    </w:p>
    <w:p w14:paraId="08D54D3E" w14:textId="77777777" w:rsidR="0088753F" w:rsidRPr="0049233F" w:rsidDel="00FA0144" w:rsidRDefault="0088753F">
      <w:pPr>
        <w:rPr>
          <w:del w:id="6891" w:author="The Si Tran" w:date="2012-12-06T03:08:00Z"/>
        </w:rPr>
        <w:pPrChange w:id="6892" w:author="The Si Tran" w:date="2012-12-16T08:25:00Z">
          <w:pPr>
            <w:spacing w:before="0"/>
            <w:ind w:firstLine="720"/>
          </w:pPr>
        </w:pPrChange>
      </w:pPr>
      <w:del w:id="6893" w:author="The Si Tran" w:date="2012-12-06T03:08:00Z">
        <w:r w:rsidRPr="0049233F" w:rsidDel="00FA0144">
          <w:delText xml:space="preserve">với  </w:delText>
        </w:r>
      </w:del>
      <w:del w:id="6894" w:author="The Si Tran" w:date="2012-12-06T03:06:00Z">
        <w:r w:rsidRPr="00AF1345" w:rsidDel="00FA0144">
          <w:object w:dxaOrig="3700" w:dyaOrig="700" w14:anchorId="33CBC123">
            <v:shape id="_x0000_i1122" type="#_x0000_t75" style="width:237.5pt;height:50.5pt" o:ole="">
              <v:imagedata r:id="rId242" o:title=""/>
            </v:shape>
            <o:OLEObject Type="Embed" ProgID="Equation.DSMT4" ShapeID="_x0000_i1122" DrawAspect="Content" ObjectID="_1417235524" r:id="rId243"/>
          </w:object>
        </w:r>
      </w:del>
    </w:p>
    <w:p w14:paraId="7A00F220" w14:textId="77777777" w:rsidR="0088753F" w:rsidRPr="0049233F" w:rsidDel="00FA0144" w:rsidRDefault="0088753F">
      <w:pPr>
        <w:rPr>
          <w:del w:id="6895" w:author="The Si Tran" w:date="2012-12-06T03:08:00Z"/>
        </w:rPr>
        <w:pPrChange w:id="6896" w:author="The Si Tran" w:date="2012-12-16T08:25:00Z">
          <w:pPr>
            <w:spacing w:before="0"/>
            <w:ind w:firstLine="720"/>
          </w:pPr>
        </w:pPrChange>
      </w:pPr>
      <w:del w:id="6897" w:author="The Si Tran" w:date="2012-12-06T03:08:00Z">
        <w:r w:rsidRPr="0049233F" w:rsidDel="00FA0144">
          <w:delText xml:space="preserve">       </w:delText>
        </w:r>
        <w:r w:rsidRPr="00AF1345" w:rsidDel="00FA0144">
          <w:rPr>
            <w:position w:val="-30"/>
          </w:rPr>
          <w:object w:dxaOrig="2860" w:dyaOrig="560" w14:anchorId="2ABD321C">
            <v:shape id="_x0000_i1123" type="#_x0000_t75" style="width:172.05pt;height:36.45pt" o:ole="">
              <v:imagedata r:id="rId244" o:title=""/>
            </v:shape>
            <o:OLEObject Type="Embed" ProgID="Equation.DSMT4" ShapeID="_x0000_i1123" DrawAspect="Content" ObjectID="_1417235525" r:id="rId245"/>
          </w:object>
        </w:r>
      </w:del>
    </w:p>
    <w:p w14:paraId="1155B515" w14:textId="77777777" w:rsidR="0088753F" w:rsidRPr="0049233F" w:rsidRDefault="0088753F">
      <w:pPr>
        <w:pPrChange w:id="6898" w:author="The Si Tran" w:date="2012-12-16T08:25:00Z">
          <w:pPr>
            <w:spacing w:before="0"/>
          </w:pPr>
        </w:pPrChange>
      </w:pPr>
      <w:r w:rsidRPr="0049233F">
        <w:t>Ở đây:</w:t>
      </w:r>
    </w:p>
    <w:p w14:paraId="2010990F" w14:textId="77777777" w:rsidR="0088753F" w:rsidRPr="0049233F" w:rsidRDefault="004C2D67">
      <w:pPr>
        <w:numPr>
          <w:ilvl w:val="0"/>
          <w:numId w:val="61"/>
        </w:numPr>
        <w:spacing w:before="0"/>
        <w:rPr>
          <w:szCs w:val="26"/>
        </w:rPr>
        <w:pPrChange w:id="6899" w:author="The Si Tran" w:date="2012-12-14T05:39:00Z">
          <w:pPr>
            <w:numPr>
              <w:numId w:val="9"/>
            </w:numPr>
            <w:spacing w:before="0"/>
            <w:ind w:left="2160" w:hanging="360"/>
          </w:pPr>
        </w:pPrChange>
      </w:pPr>
      <m:oMath>
        <m:sSub>
          <m:sSubPr>
            <m:ctrlPr>
              <w:ins w:id="6900" w:author="The Si Tran" w:date="2012-12-06T03:08:00Z">
                <w:rPr>
                  <w:rFonts w:ascii="Cambria Math" w:hAnsi="Cambria Math"/>
                  <w:i/>
                  <w:szCs w:val="26"/>
                </w:rPr>
              </w:ins>
            </m:ctrlPr>
          </m:sSubPr>
          <m:e>
            <w:ins w:id="6901" w:author="The Si Tran" w:date="2012-12-06T03:08:00Z">
              <m:r>
                <w:rPr>
                  <w:rFonts w:ascii="Cambria Math" w:hAnsi="Cambria Math"/>
                  <w:szCs w:val="26"/>
                </w:rPr>
                <m:t>w</m:t>
              </m:r>
            </w:ins>
          </m:e>
          <m:sub>
            <w:ins w:id="6902" w:author="The Si Tran" w:date="2012-12-06T03:08:00Z">
              <m:r>
                <w:rPr>
                  <w:rFonts w:ascii="Cambria Math" w:hAnsi="Cambria Math"/>
                  <w:szCs w:val="26"/>
                </w:rPr>
                <m:t>ij</m:t>
              </m:r>
            </w:ins>
          </m:sub>
        </m:sSub>
      </m:oMath>
      <w:del w:id="6903"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4C2D67">
      <w:pPr>
        <w:numPr>
          <w:ilvl w:val="0"/>
          <w:numId w:val="61"/>
        </w:numPr>
        <w:spacing w:before="0"/>
        <w:rPr>
          <w:szCs w:val="26"/>
        </w:rPr>
        <w:pPrChange w:id="6904" w:author="The Si Tran" w:date="2012-12-14T05:39:00Z">
          <w:pPr>
            <w:numPr>
              <w:numId w:val="9"/>
            </w:numPr>
            <w:spacing w:before="0"/>
            <w:ind w:left="2160" w:hanging="360"/>
          </w:pPr>
        </w:pPrChange>
      </w:pPr>
      <m:oMath>
        <m:sSub>
          <m:sSubPr>
            <m:ctrlPr>
              <w:ins w:id="6905" w:author="The Si Tran" w:date="2012-12-06T03:09:00Z">
                <w:rPr>
                  <w:rFonts w:ascii="Cambria Math" w:hAnsi="Cambria Math"/>
                  <w:i/>
                  <w:szCs w:val="26"/>
                </w:rPr>
              </w:ins>
            </m:ctrlPr>
          </m:sSubPr>
          <m:e>
            <w:ins w:id="6906" w:author="The Si Tran" w:date="2012-12-06T03:09:00Z">
              <m:r>
                <w:rPr>
                  <w:rFonts w:ascii="Cambria Math" w:hAnsi="Cambria Math"/>
                  <w:szCs w:val="26"/>
                </w:rPr>
                <m:t>o</m:t>
              </m:r>
            </w:ins>
          </m:e>
          <m:sub>
            <w:ins w:id="6907" w:author="The Si Tran" w:date="2012-12-06T03:09:00Z">
              <m:r>
                <w:rPr>
                  <w:rFonts w:ascii="Cambria Math" w:hAnsi="Cambria Math"/>
                  <w:szCs w:val="26"/>
                </w:rPr>
                <m:t>j</m:t>
              </m:r>
            </w:ins>
          </m:sub>
        </m:sSub>
      </m:oMath>
      <w:ins w:id="6908" w:author="The Si Tran" w:date="2012-12-06T03:09:00Z">
        <w:r w:rsidR="00FA0144">
          <w:rPr>
            <w:i/>
            <w:szCs w:val="26"/>
          </w:rPr>
          <w:t xml:space="preserve"> </w:t>
        </w:r>
      </w:ins>
      <w:del w:id="6909"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6910" w:author="The Si Tran" w:date="2012-12-14T05:39:00Z">
          <w:pPr>
            <w:numPr>
              <w:numId w:val="9"/>
            </w:numPr>
            <w:spacing w:before="0"/>
            <w:ind w:left="2160" w:hanging="360"/>
          </w:pPr>
        </w:pPrChange>
      </w:pPr>
      <w:ins w:id="6911" w:author="The Si Tran" w:date="2012-12-06T03:09:00Z">
        <m:oMath>
          <m:r>
            <w:rPr>
              <w:rFonts w:ascii="Cambria Math" w:hAnsi="Cambria Math"/>
              <w:szCs w:val="26"/>
            </w:rPr>
            <m:t>f()</m:t>
          </m:r>
        </m:oMath>
        <w:r w:rsidR="001164BE">
          <w:rPr>
            <w:i/>
            <w:szCs w:val="26"/>
          </w:rPr>
          <w:t xml:space="preserve"> </w:t>
        </w:r>
      </w:ins>
      <w:del w:id="6912"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6913" w:author="The Si Tran" w:date="2012-12-14T05:39:00Z">
          <w:pPr>
            <w:numPr>
              <w:numId w:val="9"/>
            </w:numPr>
            <w:spacing w:before="0"/>
            <w:ind w:left="2160" w:hanging="360"/>
          </w:pPr>
        </w:pPrChange>
      </w:pPr>
      <w:ins w:id="6914" w:author="The Si Tran" w:date="2012-12-06T03:09:00Z">
        <m:oMath>
          <m:r>
            <w:rPr>
              <w:rFonts w:ascii="Cambria Math" w:hAnsi="Cambria Math"/>
              <w:szCs w:val="26"/>
            </w:rPr>
            <m:t>pred</m:t>
          </m:r>
        </m:oMath>
      </w:ins>
      <w:ins w:id="6915" w:author="The Si Tran" w:date="2012-12-06T03:10:00Z">
        <m:oMath>
          <m:r>
            <w:rPr>
              <w:rFonts w:ascii="Cambria Math" w:hAnsi="Cambria Math"/>
              <w:szCs w:val="26"/>
            </w:rPr>
            <m:t>(i)</m:t>
          </m:r>
        </m:oMath>
      </w:ins>
      <w:del w:id="6916"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6917" w:author="The Si Tran" w:date="2012-12-16T08:25:00Z">
          <w:pPr>
            <w:spacing w:before="0"/>
            <w:ind w:firstLine="720"/>
          </w:pPr>
        </w:pPrChange>
      </w:pPr>
      <w:r w:rsidRPr="0049233F">
        <w:t xml:space="preserve">Giá trị </w:t>
      </w:r>
      <w:del w:id="6918" w:author="The Si Tran" w:date="2012-12-06T03:10:00Z">
        <w:r w:rsidRPr="0049233F" w:rsidDel="00EF4DD4">
          <w:rPr>
            <w:position w:val="-30"/>
            <w:rPrChange w:id="6919" w:author="The Si Tran" w:date="2012-12-05T23:02:00Z">
              <w:rPr>
                <w:position w:val="-30"/>
              </w:rPr>
            </w:rPrChange>
          </w:rPr>
          <w:object w:dxaOrig="400" w:dyaOrig="680" w14:anchorId="37382035">
            <v:shape id="_x0000_i1124" type="#_x0000_t75" style="width:21.5pt;height:43.95pt" o:ole="">
              <v:imagedata r:id="rId246" o:title=""/>
            </v:shape>
            <o:OLEObject Type="Embed" ProgID="Equation.DSMT4" ShapeID="_x0000_i1124" DrawAspect="Content" ObjectID="_1417235526" r:id="rId247"/>
          </w:object>
        </w:r>
      </w:del>
      <m:oMath>
        <m:f>
          <m:fPr>
            <m:ctrlPr>
              <w:ins w:id="6920" w:author="The Si Tran" w:date="2012-12-06T03:10:00Z">
                <w:rPr>
                  <w:rFonts w:ascii="Cambria Math" w:hAnsi="Cambria Math"/>
                  <w:i/>
                  <w:sz w:val="30"/>
                  <w:szCs w:val="30"/>
                </w:rPr>
              </w:ins>
            </m:ctrlPr>
          </m:fPr>
          <m:num>
            <w:ins w:id="6921" w:author="The Si Tran" w:date="2012-12-06T03:10:00Z">
              <m:r>
                <w:rPr>
                  <w:rFonts w:ascii="Cambria Math" w:hAnsi="Cambria Math"/>
                  <w:sz w:val="30"/>
                  <w:szCs w:val="30"/>
                  <w:rPrChange w:id="6922" w:author="The Si Tran" w:date="2012-12-06T03:10:00Z">
                    <w:rPr>
                      <w:rFonts w:ascii="Cambria Math" w:hAnsi="Cambria Math"/>
                      <w:szCs w:val="26"/>
                    </w:rPr>
                  </w:rPrChange>
                </w:rPr>
                <m:t>∂E</m:t>
              </m:r>
            </w:ins>
          </m:num>
          <m:den>
            <w:ins w:id="6923" w:author="The Si Tran" w:date="2012-12-06T03:10:00Z">
              <m:r>
                <w:rPr>
                  <w:rFonts w:ascii="Cambria Math" w:hAnsi="Cambria Math"/>
                  <w:sz w:val="30"/>
                  <w:szCs w:val="30"/>
                  <w:rPrChange w:id="6924" w:author="The Si Tran" w:date="2012-12-06T03:10:00Z">
                    <w:rPr>
                      <w:rFonts w:ascii="Cambria Math" w:hAnsi="Cambria Math"/>
                      <w:szCs w:val="26"/>
                    </w:rPr>
                  </w:rPrChange>
                </w:rPr>
                <m:t>∂</m:t>
              </m:r>
            </w:ins>
            <m:sSub>
              <m:sSubPr>
                <m:ctrlPr>
                  <w:ins w:id="6925" w:author="The Si Tran" w:date="2012-12-06T03:10:00Z">
                    <w:rPr>
                      <w:rFonts w:ascii="Cambria Math" w:hAnsi="Cambria Math"/>
                      <w:i/>
                      <w:sz w:val="30"/>
                      <w:szCs w:val="30"/>
                    </w:rPr>
                  </w:ins>
                </m:ctrlPr>
              </m:sSubPr>
              <m:e>
                <w:ins w:id="6926" w:author="The Si Tran" w:date="2012-12-06T03:10:00Z">
                  <m:r>
                    <w:rPr>
                      <w:rFonts w:ascii="Cambria Math" w:hAnsi="Cambria Math"/>
                      <w:sz w:val="30"/>
                      <w:szCs w:val="30"/>
                      <w:rPrChange w:id="6927" w:author="The Si Tran" w:date="2012-12-06T03:10:00Z">
                        <w:rPr>
                          <w:rFonts w:ascii="Cambria Math" w:hAnsi="Cambria Math"/>
                          <w:szCs w:val="26"/>
                        </w:rPr>
                      </w:rPrChange>
                    </w:rPr>
                    <m:t>o</m:t>
                  </m:r>
                </w:ins>
              </m:e>
              <m:sub>
                <w:ins w:id="6928" w:author="The Si Tran" w:date="2012-12-06T03:10:00Z">
                  <m:r>
                    <w:rPr>
                      <w:rFonts w:ascii="Cambria Math" w:hAnsi="Cambria Math"/>
                      <w:sz w:val="30"/>
                      <w:szCs w:val="30"/>
                      <w:rPrChange w:id="6929" w:author="The Si Tran" w:date="2012-12-06T03:10:00Z">
                        <w:rPr>
                          <w:rFonts w:ascii="Cambria Math" w:hAnsi="Cambria Math"/>
                          <w:szCs w:val="26"/>
                        </w:rPr>
                      </w:rPrChange>
                    </w:rPr>
                    <m:t>i</m:t>
                  </m:r>
                </w:ins>
              </m:sub>
            </m:sSub>
          </m:den>
        </m:f>
      </m:oMath>
      <w:ins w:id="6930"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6931" w:author="The Si Tran" w:date="2012-12-06T03:10:00Z"/>
        </w:rPr>
        <w:pPrChange w:id="6932"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4C2D67">
      <w:pPr>
        <w:pStyle w:val="EquationIndex"/>
        <w:pPrChange w:id="6933" w:author="The Si Tran" w:date="2012-12-15T08:05:00Z">
          <w:pPr>
            <w:pStyle w:val="ListParagraph"/>
            <w:numPr>
              <w:numId w:val="4"/>
            </w:numPr>
            <w:spacing w:after="0" w:line="360" w:lineRule="auto"/>
            <w:ind w:left="0" w:hanging="360"/>
          </w:pPr>
        </w:pPrChange>
      </w:pPr>
      <m:oMathPara>
        <m:oMath>
          <m:f>
            <m:fPr>
              <m:ctrlPr>
                <w:ins w:id="6934" w:author="The Si Tran" w:date="2012-12-06T03:11:00Z">
                  <w:rPr>
                    <w:rFonts w:ascii="Cambria Math" w:hAnsi="Cambria Math"/>
                  </w:rPr>
                </w:ins>
              </m:ctrlPr>
            </m:fPr>
            <m:num>
              <w:ins w:id="6935" w:author="The Si Tran" w:date="2012-12-06T03:11:00Z">
                <m:r>
                  <w:rPr>
                    <w:rFonts w:ascii="Cambria Math" w:hAnsi="Cambria Math"/>
                  </w:rPr>
                  <m:t>∂E</m:t>
                </m:r>
              </w:ins>
            </m:num>
            <m:den>
              <w:ins w:id="6936" w:author="The Si Tran" w:date="2012-12-06T03:11:00Z">
                <m:r>
                  <w:rPr>
                    <w:rFonts w:ascii="Cambria Math" w:hAnsi="Cambria Math"/>
                  </w:rPr>
                  <m:t>∂</m:t>
                </m:r>
              </w:ins>
              <m:sSub>
                <m:sSubPr>
                  <m:ctrlPr>
                    <w:ins w:id="6937" w:author="The Si Tran" w:date="2012-12-06T03:11:00Z">
                      <w:rPr>
                        <w:rFonts w:ascii="Cambria Math" w:hAnsi="Cambria Math"/>
                      </w:rPr>
                    </w:ins>
                  </m:ctrlPr>
                </m:sSubPr>
                <m:e>
                  <w:ins w:id="6938" w:author="The Si Tran" w:date="2012-12-06T03:11:00Z">
                    <m:r>
                      <w:rPr>
                        <w:rFonts w:ascii="Cambria Math" w:hAnsi="Cambria Math"/>
                      </w:rPr>
                      <m:t>o</m:t>
                    </m:r>
                  </w:ins>
                </m:e>
                <m:sub>
                  <w:ins w:id="6939" w:author="The Si Tran" w:date="2012-12-06T03:11:00Z">
                    <m:r>
                      <w:rPr>
                        <w:rFonts w:ascii="Cambria Math" w:hAnsi="Cambria Math"/>
                      </w:rPr>
                      <m:t>i</m:t>
                    </m:r>
                  </w:ins>
                </m:sub>
              </m:sSub>
            </m:den>
          </m:f>
          <w:ins w:id="6940" w:author="The Si Tran" w:date="2012-12-06T03:11:00Z">
            <m:r>
              <m:rPr>
                <m:sty m:val="p"/>
              </m:rPr>
              <w:rPr>
                <w:rFonts w:ascii="Cambria Math" w:hAnsi="Cambria Math"/>
              </w:rPr>
              <m:t>=</m:t>
            </m:r>
          </w:ins>
          <m:f>
            <m:fPr>
              <m:ctrlPr>
                <w:ins w:id="6941" w:author="The Si Tran" w:date="2012-12-06T03:11:00Z">
                  <w:rPr>
                    <w:rFonts w:ascii="Cambria Math" w:hAnsi="Cambria Math"/>
                  </w:rPr>
                </w:ins>
              </m:ctrlPr>
            </m:fPr>
            <m:num>
              <w:ins w:id="6942" w:author="The Si Tran" w:date="2012-12-06T03:11:00Z">
                <m:r>
                  <w:rPr>
                    <w:rFonts w:ascii="Cambria Math" w:hAnsi="Cambria Math"/>
                  </w:rPr>
                  <m:t>∂</m:t>
                </m:r>
              </w:ins>
            </m:num>
            <m:den>
              <w:ins w:id="6943" w:author="The Si Tran" w:date="2012-12-06T03:11:00Z">
                <m:r>
                  <w:rPr>
                    <w:rFonts w:ascii="Cambria Math" w:hAnsi="Cambria Math"/>
                  </w:rPr>
                  <m:t>∂</m:t>
                </m:r>
              </w:ins>
              <m:sSub>
                <m:sSubPr>
                  <m:ctrlPr>
                    <w:ins w:id="6944" w:author="The Si Tran" w:date="2012-12-06T03:11:00Z">
                      <w:rPr>
                        <w:rFonts w:ascii="Cambria Math" w:hAnsi="Cambria Math"/>
                      </w:rPr>
                    </w:ins>
                  </m:ctrlPr>
                </m:sSubPr>
                <m:e>
                  <w:ins w:id="6945" w:author="The Si Tran" w:date="2012-12-06T03:11:00Z">
                    <m:r>
                      <w:rPr>
                        <w:rFonts w:ascii="Cambria Math" w:hAnsi="Cambria Math"/>
                      </w:rPr>
                      <m:t>o</m:t>
                    </m:r>
                  </w:ins>
                </m:e>
                <m:sub>
                  <w:ins w:id="6946" w:author="The Si Tran" w:date="2012-12-06T03:11:00Z">
                    <m:r>
                      <w:rPr>
                        <w:rFonts w:ascii="Cambria Math" w:hAnsi="Cambria Math"/>
                      </w:rPr>
                      <m:t>i</m:t>
                    </m:r>
                  </w:ins>
                </m:sub>
              </m:sSub>
            </m:den>
          </m:f>
          <m:f>
            <m:fPr>
              <m:ctrlPr>
                <w:ins w:id="6947" w:author="The Si Tran" w:date="2012-12-06T03:11:00Z">
                  <w:rPr>
                    <w:rFonts w:ascii="Cambria Math" w:hAnsi="Cambria Math"/>
                  </w:rPr>
                </w:ins>
              </m:ctrlPr>
            </m:fPr>
            <m:num>
              <w:ins w:id="6948" w:author="The Si Tran" w:date="2012-12-06T03:11:00Z">
                <m:r>
                  <m:rPr>
                    <m:sty m:val="p"/>
                  </m:rPr>
                  <w:rPr>
                    <w:rFonts w:ascii="Cambria Math" w:hAnsi="Cambria Math"/>
                  </w:rPr>
                  <m:t>1</m:t>
                </m:r>
              </w:ins>
            </m:num>
            <m:den>
              <w:ins w:id="6949" w:author="The Si Tran" w:date="2012-12-06T03:11:00Z">
                <m:r>
                  <m:rPr>
                    <m:sty m:val="p"/>
                  </m:rPr>
                  <w:rPr>
                    <w:rFonts w:ascii="Cambria Math" w:hAnsi="Cambria Math"/>
                  </w:rPr>
                  <m:t>2</m:t>
                </m:r>
              </w:ins>
            </m:den>
          </m:f>
          <m:nary>
            <m:naryPr>
              <m:chr m:val="∑"/>
              <m:limLoc m:val="subSup"/>
              <m:supHide m:val="1"/>
              <m:ctrlPr>
                <w:ins w:id="6950" w:author="The Si Tran" w:date="2012-12-06T03:11:00Z">
                  <w:rPr>
                    <w:rFonts w:ascii="Cambria Math" w:hAnsi="Cambria Math"/>
                  </w:rPr>
                </w:ins>
              </m:ctrlPr>
            </m:naryPr>
            <m:sub>
              <w:ins w:id="6951"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952" w:author="The Si Tran" w:date="2012-12-06T03:11:00Z">
                      <w:rPr>
                        <w:rFonts w:ascii="Cambria Math" w:hAnsi="Cambria Math"/>
                      </w:rPr>
                    </w:ins>
                  </m:ctrlPr>
                </m:sSupPr>
                <m:e>
                  <w:ins w:id="6953" w:author="The Si Tran" w:date="2012-12-06T03:11:00Z">
                    <m:r>
                      <m:rPr>
                        <m:sty m:val="p"/>
                      </m:rPr>
                      <w:rPr>
                        <w:rFonts w:ascii="Cambria Math" w:hAnsi="Cambria Math"/>
                      </w:rPr>
                      <m:t>(</m:t>
                    </m:r>
                  </w:ins>
                  <m:sSub>
                    <m:sSubPr>
                      <m:ctrlPr>
                        <w:ins w:id="6954" w:author="The Si Tran" w:date="2012-12-06T03:11:00Z">
                          <w:rPr>
                            <w:rFonts w:ascii="Cambria Math" w:hAnsi="Cambria Math"/>
                          </w:rPr>
                        </w:ins>
                      </m:ctrlPr>
                    </m:sSubPr>
                    <m:e>
                      <w:ins w:id="6955" w:author="The Si Tran" w:date="2012-12-06T03:12:00Z">
                        <m:r>
                          <w:rPr>
                            <w:rFonts w:ascii="Cambria Math" w:hAnsi="Cambria Math"/>
                          </w:rPr>
                          <m:t>t</m:t>
                        </m:r>
                      </w:ins>
                    </m:e>
                    <m:sub>
                      <w:ins w:id="6956" w:author="The Si Tran" w:date="2012-12-06T03:12:00Z">
                        <m:r>
                          <w:rPr>
                            <w:rFonts w:ascii="Cambria Math" w:hAnsi="Cambria Math"/>
                          </w:rPr>
                          <m:t>k</m:t>
                        </m:r>
                      </w:ins>
                    </m:sub>
                  </m:sSub>
                  <w:ins w:id="6957" w:author="The Si Tran" w:date="2012-12-06T03:12:00Z">
                    <m:r>
                      <m:rPr>
                        <m:sty m:val="p"/>
                      </m:rPr>
                      <w:rPr>
                        <w:rFonts w:ascii="Cambria Math" w:hAnsi="Cambria Math"/>
                      </w:rPr>
                      <m:t>-</m:t>
                    </m:r>
                  </w:ins>
                  <m:sSub>
                    <m:sSubPr>
                      <m:ctrlPr>
                        <w:ins w:id="6958" w:author="The Si Tran" w:date="2012-12-06T03:12:00Z">
                          <w:rPr>
                            <w:rFonts w:ascii="Cambria Math" w:hAnsi="Cambria Math"/>
                          </w:rPr>
                        </w:ins>
                      </m:ctrlPr>
                    </m:sSubPr>
                    <m:e>
                      <w:ins w:id="6959" w:author="The Si Tran" w:date="2012-12-06T03:12:00Z">
                        <m:r>
                          <w:rPr>
                            <w:rFonts w:ascii="Cambria Math" w:hAnsi="Cambria Math"/>
                          </w:rPr>
                          <m:t>o</m:t>
                        </m:r>
                      </w:ins>
                    </m:e>
                    <m:sub>
                      <w:ins w:id="6960" w:author="The Si Tran" w:date="2012-12-06T03:12:00Z">
                        <m:r>
                          <w:rPr>
                            <w:rFonts w:ascii="Cambria Math" w:hAnsi="Cambria Math"/>
                          </w:rPr>
                          <m:t>k</m:t>
                        </m:r>
                      </w:ins>
                    </m:sub>
                  </m:sSub>
                  <w:ins w:id="6961" w:author="The Si Tran" w:date="2012-12-06T03:11:00Z">
                    <m:r>
                      <m:rPr>
                        <m:sty m:val="p"/>
                      </m:rPr>
                      <w:rPr>
                        <w:rFonts w:ascii="Cambria Math" w:hAnsi="Cambria Math"/>
                      </w:rPr>
                      <m:t>)</m:t>
                    </m:r>
                  </w:ins>
                </m:e>
                <m:sup>
                  <w:ins w:id="6962"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6963" w:author="The Si Tran" w:date="2012-12-06T03:13:00Z"/>
          <w:rFonts w:ascii="Times New Roman" w:hAnsi="Times New Roman"/>
          <w:sz w:val="26"/>
          <w:szCs w:val="26"/>
        </w:rPr>
      </w:pPr>
      <w:ins w:id="6964" w:author="The Si Tran" w:date="2012-12-14T05:40:00Z">
        <w:r w:rsidRPr="00032D83">
          <w:rPr>
            <w:noProof/>
            <w:szCs w:val="26"/>
            <w:rPrChange w:id="6965" w:author="Unknown">
              <w:rPr>
                <w:noProof/>
              </w:rPr>
            </w:rPrChange>
          </w:rPr>
          <mc:AlternateContent>
            <mc:Choice Requires="wps">
              <w:drawing>
                <wp:anchor distT="0" distB="0" distL="114300" distR="114300" simplePos="0" relativeHeight="251649024" behindDoc="0" locked="0" layoutInCell="1" allowOverlap="1" wp14:anchorId="0B6A6565" wp14:editId="2B7AA6EA">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4C2D67" w:rsidRDefault="004C2D67">
                              <w:pPr>
                                <w:pStyle w:val="EquationIndex"/>
                                <w:pPrChange w:id="6966" w:author="The Si Tran" w:date="2012-12-16T17:31:00Z">
                                  <w:pPr/>
                                </w:pPrChange>
                              </w:pPr>
                              <w:ins w:id="6967" w:author="The Si Tran" w:date="2012-12-06T02:41:00Z">
                                <w:r>
                                  <w:t>(4.</w:t>
                                </w:r>
                              </w:ins>
                              <w:ins w:id="6968" w:author="The Si Tran" w:date="2012-12-06T02:44:00Z">
                                <w:r>
                                  <w:t>8</w:t>
                                </w:r>
                              </w:ins>
                              <w:ins w:id="696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9" type="#_x0000_t202" style="position:absolute;left:0;text-align:left;margin-left:411.05pt;margin-top:32.6pt;width:41.85pt;height:28.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kAIAAJUFAAAOAAAAZHJzL2Uyb0RvYy54bWysVMFuGyEQvVfqPyDuzdpO7Na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E1Sb8S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4C2D67" w:rsidRDefault="004C2D67">
                        <w:pPr>
                          <w:pStyle w:val="EquationIndex"/>
                          <w:pPrChange w:id="6970" w:author="The Si Tran" w:date="2012-12-16T17:31:00Z">
                            <w:pPr/>
                          </w:pPrChange>
                        </w:pPr>
                        <w:ins w:id="6971" w:author="The Si Tran" w:date="2012-12-06T02:41:00Z">
                          <w:r>
                            <w:t>(4.</w:t>
                          </w:r>
                        </w:ins>
                        <w:ins w:id="6972" w:author="The Si Tran" w:date="2012-12-06T02:44:00Z">
                          <w:r>
                            <w:t>8</w:t>
                          </w:r>
                        </w:ins>
                        <w:ins w:id="6973"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6974"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5" type="#_x0000_t75" style="width:187.95pt;height:50.5pt" o:ole="">
              <v:imagedata r:id="rId248" o:title=""/>
            </v:shape>
            <o:OLEObject Type="Embed" ProgID="Equation.DSMT4" ShapeID="_x0000_i1125" DrawAspect="Content" ObjectID="_1417235527" r:id="rId249"/>
          </w:object>
        </w:r>
      </w:del>
    </w:p>
    <w:p w14:paraId="1DD0E63D" w14:textId="5A6E6883" w:rsidR="0088753F" w:rsidRDefault="0088753F" w:rsidP="0088753F">
      <w:pPr>
        <w:pStyle w:val="ListParagraph"/>
        <w:spacing w:after="0" w:line="360" w:lineRule="auto"/>
        <w:ind w:left="0"/>
        <w:rPr>
          <w:ins w:id="6975"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6976" w:author="The Si Tran" w:date="2012-12-06T03:13:00Z">
                <w:rPr>
                  <w:rFonts w:ascii="Cambria Math" w:eastAsia="Times New Roman" w:hAnsi="Cambria Math"/>
                  <w:i/>
                  <w:sz w:val="26"/>
                  <w:szCs w:val="26"/>
                </w:rPr>
              </w:ins>
            </m:ctrlPr>
          </m:fPr>
          <m:num>
            <w:ins w:id="6977" w:author="The Si Tran" w:date="2012-12-06T03:13:00Z">
              <m:r>
                <w:rPr>
                  <w:rFonts w:ascii="Cambria Math" w:eastAsia="Times New Roman" w:hAnsi="Cambria Math"/>
                  <w:sz w:val="26"/>
                  <w:szCs w:val="26"/>
                </w:rPr>
                <m:t>∂</m:t>
              </m:r>
            </w:ins>
          </m:num>
          <m:den>
            <w:ins w:id="6978" w:author="The Si Tran" w:date="2012-12-06T03:13:00Z">
              <m:r>
                <w:rPr>
                  <w:rFonts w:ascii="Cambria Math" w:eastAsia="Times New Roman" w:hAnsi="Cambria Math"/>
                  <w:sz w:val="26"/>
                  <w:szCs w:val="26"/>
                </w:rPr>
                <m:t>∂</m:t>
              </m:r>
            </w:ins>
            <m:sSub>
              <m:sSubPr>
                <m:ctrlPr>
                  <w:ins w:id="6979" w:author="The Si Tran" w:date="2012-12-06T03:13:00Z">
                    <w:rPr>
                      <w:rFonts w:ascii="Cambria Math" w:eastAsia="Times New Roman" w:hAnsi="Cambria Math"/>
                      <w:i/>
                      <w:sz w:val="26"/>
                      <w:szCs w:val="26"/>
                    </w:rPr>
                  </w:ins>
                </m:ctrlPr>
              </m:sSubPr>
              <m:e>
                <w:ins w:id="6980" w:author="The Si Tran" w:date="2012-12-06T03:13:00Z">
                  <m:r>
                    <w:rPr>
                      <w:rFonts w:ascii="Cambria Math" w:eastAsia="Times New Roman" w:hAnsi="Cambria Math"/>
                      <w:sz w:val="26"/>
                      <w:szCs w:val="26"/>
                    </w:rPr>
                    <m:t>o</m:t>
                  </m:r>
                </w:ins>
              </m:e>
              <m:sub>
                <w:ins w:id="6981" w:author="The Si Tran" w:date="2012-12-06T03:13:00Z">
                  <m:r>
                    <w:rPr>
                      <w:rFonts w:ascii="Cambria Math" w:eastAsia="Times New Roman" w:hAnsi="Cambria Math"/>
                      <w:sz w:val="26"/>
                      <w:szCs w:val="26"/>
                    </w:rPr>
                    <m:t>i</m:t>
                  </m:r>
                </w:ins>
              </m:sub>
            </m:sSub>
          </m:den>
        </m:f>
        <m:sSup>
          <m:sSupPr>
            <m:ctrlPr>
              <w:ins w:id="6982" w:author="The Si Tran" w:date="2012-12-06T03:13:00Z">
                <w:rPr>
                  <w:rFonts w:ascii="Cambria Math" w:eastAsia="Times New Roman" w:hAnsi="Cambria Math"/>
                  <w:i/>
                  <w:sz w:val="26"/>
                  <w:szCs w:val="26"/>
                </w:rPr>
              </w:ins>
            </m:ctrlPr>
          </m:sSupPr>
          <m:e>
            <w:ins w:id="6983" w:author="The Si Tran" w:date="2012-12-06T03:13:00Z">
              <m:r>
                <w:rPr>
                  <w:rFonts w:ascii="Cambria Math" w:eastAsia="Times New Roman" w:hAnsi="Cambria Math"/>
                  <w:sz w:val="26"/>
                  <w:szCs w:val="26"/>
                </w:rPr>
                <m:t>(</m:t>
              </m:r>
            </w:ins>
            <m:sSub>
              <m:sSubPr>
                <m:ctrlPr>
                  <w:ins w:id="6984" w:author="The Si Tran" w:date="2012-12-06T03:13:00Z">
                    <w:rPr>
                      <w:rFonts w:ascii="Cambria Math" w:eastAsia="Times New Roman" w:hAnsi="Cambria Math"/>
                      <w:i/>
                      <w:sz w:val="26"/>
                      <w:szCs w:val="26"/>
                    </w:rPr>
                  </w:ins>
                </m:ctrlPr>
              </m:sSubPr>
              <m:e>
                <w:ins w:id="6985" w:author="The Si Tran" w:date="2012-12-06T03:13:00Z">
                  <m:r>
                    <w:rPr>
                      <w:rFonts w:ascii="Cambria Math" w:eastAsia="Times New Roman" w:hAnsi="Cambria Math"/>
                      <w:sz w:val="26"/>
                      <w:szCs w:val="26"/>
                    </w:rPr>
                    <m:t>t</m:t>
                  </m:r>
                </w:ins>
              </m:e>
              <m:sub>
                <w:ins w:id="6986" w:author="The Si Tran" w:date="2012-12-06T03:13:00Z">
                  <m:r>
                    <w:rPr>
                      <w:rFonts w:ascii="Cambria Math" w:eastAsia="Times New Roman" w:hAnsi="Cambria Math"/>
                      <w:sz w:val="26"/>
                      <w:szCs w:val="26"/>
                    </w:rPr>
                    <m:t>k</m:t>
                  </m:r>
                </w:ins>
              </m:sub>
            </m:sSub>
            <w:ins w:id="6987" w:author="The Si Tran" w:date="2012-12-06T03:13:00Z">
              <m:r>
                <w:rPr>
                  <w:rFonts w:ascii="Cambria Math" w:eastAsia="Times New Roman" w:hAnsi="Cambria Math"/>
                  <w:sz w:val="26"/>
                  <w:szCs w:val="26"/>
                </w:rPr>
                <m:t>-</m:t>
              </m:r>
            </w:ins>
            <m:sSub>
              <m:sSubPr>
                <m:ctrlPr>
                  <w:ins w:id="6988" w:author="The Si Tran" w:date="2012-12-06T03:13:00Z">
                    <w:rPr>
                      <w:rFonts w:ascii="Cambria Math" w:eastAsia="Times New Roman" w:hAnsi="Cambria Math"/>
                      <w:i/>
                      <w:sz w:val="26"/>
                      <w:szCs w:val="26"/>
                    </w:rPr>
                  </w:ins>
                </m:ctrlPr>
              </m:sSubPr>
              <m:e>
                <w:ins w:id="6989" w:author="The Si Tran" w:date="2012-12-06T03:13:00Z">
                  <m:r>
                    <w:rPr>
                      <w:rFonts w:ascii="Cambria Math" w:eastAsia="Times New Roman" w:hAnsi="Cambria Math"/>
                      <w:sz w:val="26"/>
                      <w:szCs w:val="26"/>
                    </w:rPr>
                    <m:t>o</m:t>
                  </m:r>
                </w:ins>
              </m:e>
              <m:sub>
                <w:ins w:id="6990" w:author="The Si Tran" w:date="2012-12-06T03:13:00Z">
                  <m:r>
                    <w:rPr>
                      <w:rFonts w:ascii="Cambria Math" w:eastAsia="Times New Roman" w:hAnsi="Cambria Math"/>
                      <w:sz w:val="26"/>
                      <w:szCs w:val="26"/>
                    </w:rPr>
                    <m:t>k</m:t>
                  </m:r>
                </w:ins>
              </m:sub>
            </m:sSub>
            <w:ins w:id="6991" w:author="The Si Tran" w:date="2012-12-06T03:13:00Z">
              <m:r>
                <w:rPr>
                  <w:rFonts w:ascii="Cambria Math" w:eastAsia="Times New Roman" w:hAnsi="Cambria Math"/>
                  <w:sz w:val="26"/>
                  <w:szCs w:val="26"/>
                </w:rPr>
                <m:t>)</m:t>
              </m:r>
            </w:ins>
          </m:e>
          <m:sup>
            <w:ins w:id="6992" w:author="The Si Tran" w:date="2012-12-06T03:13:00Z">
              <m:r>
                <w:rPr>
                  <w:rFonts w:ascii="Cambria Math" w:eastAsia="Times New Roman" w:hAnsi="Cambria Math"/>
                  <w:sz w:val="26"/>
                  <w:szCs w:val="26"/>
                </w:rPr>
                <m:t>2</m:t>
              </m:r>
            </w:ins>
          </m:sup>
        </m:sSup>
      </m:oMath>
      <w:del w:id="6993" w:author="The Si Tran" w:date="2012-12-06T03:13:00Z">
        <w:r w:rsidRPr="00AF1345" w:rsidDel="00EF4DD4">
          <w:rPr>
            <w:rFonts w:ascii="Times New Roman" w:hAnsi="Times New Roman"/>
            <w:position w:val="-32"/>
            <w:sz w:val="26"/>
            <w:szCs w:val="26"/>
          </w:rPr>
          <w:object w:dxaOrig="1300" w:dyaOrig="700" w14:anchorId="3209CE0C">
            <v:shape id="_x0000_i1126" type="#_x0000_t75" style="width:64.5pt;height:36.45pt" o:ole="">
              <v:imagedata r:id="rId250" o:title=""/>
            </v:shape>
            <o:OLEObject Type="Embed" ProgID="Equation.DSMT4" ShapeID="_x0000_i1126" DrawAspect="Content" ObjectID="_1417235528" r:id="rId251"/>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6994" w:author="The Si Tran" w:date="2012-12-14T05:40:00Z">
        <w:r w:rsidR="00BC0EFC">
          <w:rPr>
            <w:rFonts w:ascii="Times New Roman" w:hAnsi="Times New Roman"/>
            <w:sz w:val="26"/>
            <w:szCs w:val="26"/>
          </w:rPr>
          <w:t xml:space="preserve"> </w:t>
        </w:r>
      </w:ins>
    </w:p>
    <w:p w14:paraId="721D6D33" w14:textId="706DA5D1" w:rsidR="00EF4DD4" w:rsidRPr="00097101" w:rsidRDefault="004C2D67">
      <w:pPr>
        <w:pStyle w:val="EquationIndex"/>
        <w:pPrChange w:id="6995" w:author="The Si Tran" w:date="2012-12-15T08:05:00Z">
          <w:pPr>
            <w:pStyle w:val="ListParagraph"/>
            <w:spacing w:after="0" w:line="360" w:lineRule="auto"/>
            <w:ind w:left="0"/>
          </w:pPr>
        </w:pPrChange>
      </w:pPr>
      <m:oMathPara>
        <m:oMathParaPr>
          <m:jc m:val="center"/>
        </m:oMathParaPr>
        <m:oMath>
          <m:f>
            <m:fPr>
              <m:ctrlPr>
                <w:ins w:id="6996" w:author="The Si Tran" w:date="2012-12-06T03:13:00Z">
                  <w:rPr>
                    <w:rFonts w:ascii="Cambria Math" w:hAnsi="Cambria Math"/>
                  </w:rPr>
                </w:ins>
              </m:ctrlPr>
            </m:fPr>
            <m:num>
              <w:ins w:id="6997" w:author="The Si Tran" w:date="2012-12-06T03:13:00Z">
                <m:r>
                  <w:rPr>
                    <w:rFonts w:ascii="Cambria Math" w:hAnsi="Cambria Math"/>
                  </w:rPr>
                  <m:t>∂E</m:t>
                </m:r>
              </w:ins>
            </m:num>
            <m:den>
              <w:ins w:id="6998" w:author="The Si Tran" w:date="2012-12-06T03:13:00Z">
                <m:r>
                  <w:rPr>
                    <w:rFonts w:ascii="Cambria Math" w:hAnsi="Cambria Math"/>
                  </w:rPr>
                  <m:t>∂</m:t>
                </m:r>
              </w:ins>
              <m:sSub>
                <m:sSubPr>
                  <m:ctrlPr>
                    <w:ins w:id="6999" w:author="The Si Tran" w:date="2012-12-06T03:13:00Z">
                      <w:rPr>
                        <w:rFonts w:ascii="Cambria Math" w:hAnsi="Cambria Math"/>
                      </w:rPr>
                    </w:ins>
                  </m:ctrlPr>
                </m:sSubPr>
                <m:e>
                  <w:ins w:id="7000" w:author="The Si Tran" w:date="2012-12-06T03:13:00Z">
                    <m:r>
                      <w:rPr>
                        <w:rFonts w:ascii="Cambria Math" w:hAnsi="Cambria Math"/>
                      </w:rPr>
                      <m:t>o</m:t>
                    </m:r>
                  </w:ins>
                </m:e>
                <m:sub>
                  <w:ins w:id="7001" w:author="The Si Tran" w:date="2012-12-06T03:13:00Z">
                    <m:r>
                      <w:rPr>
                        <w:rFonts w:ascii="Cambria Math" w:hAnsi="Cambria Math"/>
                      </w:rPr>
                      <m:t>i</m:t>
                    </m:r>
                  </w:ins>
                </m:sub>
              </m:sSub>
            </m:den>
          </m:f>
          <w:ins w:id="7002" w:author="The Si Tran" w:date="2012-12-06T03:13:00Z">
            <m:r>
              <m:rPr>
                <m:sty m:val="p"/>
              </m:rPr>
              <w:rPr>
                <w:rFonts w:ascii="Cambria Math" w:hAnsi="Cambria Math"/>
              </w:rPr>
              <m:t>=</m:t>
            </m:r>
          </w:ins>
          <m:f>
            <m:fPr>
              <m:ctrlPr>
                <w:ins w:id="7003" w:author="The Si Tran" w:date="2012-12-06T03:14:00Z">
                  <w:rPr>
                    <w:rFonts w:ascii="Cambria Math" w:hAnsi="Cambria Math"/>
                  </w:rPr>
                </w:ins>
              </m:ctrlPr>
            </m:fPr>
            <m:num>
              <w:ins w:id="7004" w:author="The Si Tran" w:date="2012-12-06T03:14:00Z">
                <m:r>
                  <w:rPr>
                    <w:rFonts w:ascii="Cambria Math" w:hAnsi="Cambria Math"/>
                  </w:rPr>
                  <m:t>∂</m:t>
                </m:r>
              </w:ins>
            </m:num>
            <m:den>
              <w:ins w:id="7005" w:author="The Si Tran" w:date="2012-12-06T03:14:00Z">
                <m:r>
                  <w:rPr>
                    <w:rFonts w:ascii="Cambria Math" w:hAnsi="Cambria Math"/>
                  </w:rPr>
                  <m:t>∂</m:t>
                </m:r>
              </w:ins>
              <m:sSub>
                <m:sSubPr>
                  <m:ctrlPr>
                    <w:ins w:id="7006" w:author="The Si Tran" w:date="2012-12-06T03:14:00Z">
                      <w:rPr>
                        <w:rFonts w:ascii="Cambria Math" w:hAnsi="Cambria Math"/>
                      </w:rPr>
                    </w:ins>
                  </m:ctrlPr>
                </m:sSubPr>
                <m:e>
                  <w:ins w:id="7007" w:author="The Si Tran" w:date="2012-12-06T03:14:00Z">
                    <m:r>
                      <w:rPr>
                        <w:rFonts w:ascii="Cambria Math" w:hAnsi="Cambria Math"/>
                      </w:rPr>
                      <m:t>o</m:t>
                    </m:r>
                  </w:ins>
                </m:e>
                <m:sub>
                  <w:ins w:id="7008" w:author="The Si Tran" w:date="2012-12-06T03:14:00Z">
                    <m:r>
                      <w:rPr>
                        <w:rFonts w:ascii="Cambria Math" w:hAnsi="Cambria Math"/>
                      </w:rPr>
                      <m:t>i</m:t>
                    </m:r>
                  </w:ins>
                </m:sub>
              </m:sSub>
            </m:den>
          </m:f>
          <m:sSup>
            <m:sSupPr>
              <m:ctrlPr>
                <w:ins w:id="7009" w:author="The Si Tran" w:date="2012-12-06T03:14:00Z">
                  <w:rPr>
                    <w:rFonts w:ascii="Cambria Math" w:hAnsi="Cambria Math"/>
                  </w:rPr>
                </w:ins>
              </m:ctrlPr>
            </m:sSupPr>
            <m:e>
              <w:ins w:id="7010" w:author="The Si Tran" w:date="2012-12-06T03:14:00Z">
                <m:r>
                  <m:rPr>
                    <m:sty m:val="p"/>
                  </m:rPr>
                  <w:rPr>
                    <w:rFonts w:ascii="Cambria Math" w:hAnsi="Cambria Math"/>
                  </w:rPr>
                  <m:t>(</m:t>
                </m:r>
              </w:ins>
              <m:sSub>
                <m:sSubPr>
                  <m:ctrlPr>
                    <w:ins w:id="7011" w:author="The Si Tran" w:date="2012-12-06T03:14:00Z">
                      <w:rPr>
                        <w:rFonts w:ascii="Cambria Math" w:hAnsi="Cambria Math"/>
                      </w:rPr>
                    </w:ins>
                  </m:ctrlPr>
                </m:sSubPr>
                <m:e>
                  <w:ins w:id="7012" w:author="The Si Tran" w:date="2012-12-06T03:14:00Z">
                    <m:r>
                      <w:rPr>
                        <w:rFonts w:ascii="Cambria Math" w:hAnsi="Cambria Math"/>
                      </w:rPr>
                      <m:t>t</m:t>
                    </m:r>
                  </w:ins>
                </m:e>
                <m:sub>
                  <w:ins w:id="7013" w:author="The Si Tran" w:date="2012-12-06T03:14:00Z">
                    <m:r>
                      <w:rPr>
                        <w:rFonts w:ascii="Cambria Math" w:hAnsi="Cambria Math"/>
                      </w:rPr>
                      <m:t>i</m:t>
                    </m:r>
                  </w:ins>
                </m:sub>
              </m:sSub>
              <w:ins w:id="7014" w:author="The Si Tran" w:date="2012-12-06T03:14:00Z">
                <m:r>
                  <m:rPr>
                    <m:sty m:val="p"/>
                  </m:rPr>
                  <w:rPr>
                    <w:rFonts w:ascii="Cambria Math" w:hAnsi="Cambria Math"/>
                  </w:rPr>
                  <m:t>-</m:t>
                </m:r>
              </w:ins>
              <m:sSub>
                <m:sSubPr>
                  <m:ctrlPr>
                    <w:ins w:id="7015" w:author="The Si Tran" w:date="2012-12-06T03:14:00Z">
                      <w:rPr>
                        <w:rFonts w:ascii="Cambria Math" w:hAnsi="Cambria Math"/>
                      </w:rPr>
                    </w:ins>
                  </m:ctrlPr>
                </m:sSubPr>
                <m:e>
                  <w:ins w:id="7016" w:author="The Si Tran" w:date="2012-12-06T03:14:00Z">
                    <m:r>
                      <w:rPr>
                        <w:rFonts w:ascii="Cambria Math" w:hAnsi="Cambria Math"/>
                      </w:rPr>
                      <m:t>o</m:t>
                    </m:r>
                  </w:ins>
                </m:e>
                <m:sub>
                  <w:ins w:id="7017" w:author="The Si Tran" w:date="2012-12-06T03:14:00Z">
                    <m:r>
                      <w:rPr>
                        <w:rFonts w:ascii="Cambria Math" w:hAnsi="Cambria Math"/>
                      </w:rPr>
                      <m:t>i</m:t>
                    </m:r>
                  </w:ins>
                </m:sub>
              </m:sSub>
              <w:ins w:id="7018" w:author="The Si Tran" w:date="2012-12-06T03:14:00Z">
                <m:r>
                  <m:rPr>
                    <m:sty m:val="p"/>
                  </m:rPr>
                  <w:rPr>
                    <w:rFonts w:ascii="Cambria Math" w:hAnsi="Cambria Math"/>
                  </w:rPr>
                  <m:t>)</m:t>
                </m:r>
              </w:ins>
            </m:e>
            <m:sup>
              <w:ins w:id="7019" w:author="The Si Tran" w:date="2012-12-06T03:14:00Z">
                <m:r>
                  <m:rPr>
                    <m:sty m:val="p"/>
                  </m:rPr>
                  <w:rPr>
                    <w:rFonts w:ascii="Cambria Math" w:hAnsi="Cambria Math"/>
                  </w:rPr>
                  <m:t>2</m:t>
                </m:r>
              </w:ins>
            </m:sup>
          </m:sSup>
          <w:ins w:id="7020" w:author="The Si Tran" w:date="2012-12-06T03:14:00Z">
            <m:r>
              <m:rPr>
                <m:sty m:val="p"/>
              </m:rPr>
              <w:rPr>
                <w:rFonts w:ascii="Cambria Math" w:hAnsi="Cambria Math"/>
              </w:rPr>
              <m:t>=</m:t>
            </m:r>
          </w:ins>
          <m:f>
            <m:fPr>
              <m:ctrlPr>
                <w:ins w:id="7021" w:author="The Si Tran" w:date="2012-12-06T03:14:00Z">
                  <w:rPr>
                    <w:rFonts w:ascii="Cambria Math" w:hAnsi="Cambria Math"/>
                  </w:rPr>
                </w:ins>
              </m:ctrlPr>
            </m:fPr>
            <m:num>
              <w:ins w:id="7022" w:author="The Si Tran" w:date="2012-12-06T03:14:00Z">
                <m:r>
                  <m:rPr>
                    <m:sty m:val="p"/>
                  </m:rPr>
                  <w:rPr>
                    <w:rFonts w:ascii="Cambria Math" w:hAnsi="Cambria Math"/>
                  </w:rPr>
                  <m:t>1</m:t>
                </m:r>
              </w:ins>
            </m:num>
            <m:den>
              <w:ins w:id="7023" w:author="The Si Tran" w:date="2012-12-06T03:14:00Z">
                <m:r>
                  <m:rPr>
                    <m:sty m:val="p"/>
                  </m:rPr>
                  <w:rPr>
                    <w:rFonts w:ascii="Cambria Math" w:hAnsi="Cambria Math"/>
                  </w:rPr>
                  <m:t>2</m:t>
                </m:r>
              </w:ins>
            </m:den>
          </m:f>
          <w:ins w:id="7024" w:author="The Si Tran" w:date="2012-12-06T03:14:00Z">
            <m:r>
              <m:rPr>
                <m:sty m:val="p"/>
              </m:rPr>
              <w:rPr>
                <w:rFonts w:ascii="Cambria Math" w:hAnsi="Cambria Math"/>
              </w:rPr>
              <m:t>2</m:t>
            </m:r>
          </w:ins>
          <m:d>
            <m:dPr>
              <m:ctrlPr>
                <w:ins w:id="7025" w:author="The Si Tran" w:date="2012-12-06T03:14:00Z">
                  <w:rPr>
                    <w:rFonts w:ascii="Cambria Math" w:hAnsi="Cambria Math"/>
                  </w:rPr>
                </w:ins>
              </m:ctrlPr>
            </m:dPr>
            <m:e>
              <m:sSub>
                <m:sSubPr>
                  <m:ctrlPr>
                    <w:ins w:id="7026" w:author="The Si Tran" w:date="2012-12-06T03:14:00Z">
                      <w:rPr>
                        <w:rFonts w:ascii="Cambria Math" w:hAnsi="Cambria Math"/>
                      </w:rPr>
                    </w:ins>
                  </m:ctrlPr>
                </m:sSubPr>
                <m:e>
                  <w:ins w:id="7027" w:author="The Si Tran" w:date="2012-12-06T03:14:00Z">
                    <m:r>
                      <w:rPr>
                        <w:rFonts w:ascii="Cambria Math" w:hAnsi="Cambria Math"/>
                      </w:rPr>
                      <m:t>t</m:t>
                    </m:r>
                  </w:ins>
                </m:e>
                <m:sub>
                  <w:ins w:id="7028" w:author="The Si Tran" w:date="2012-12-06T03:14:00Z">
                    <m:r>
                      <w:rPr>
                        <w:rFonts w:ascii="Cambria Math" w:hAnsi="Cambria Math"/>
                      </w:rPr>
                      <m:t>i</m:t>
                    </m:r>
                  </w:ins>
                </m:sub>
              </m:sSub>
              <w:ins w:id="7029" w:author="The Si Tran" w:date="2012-12-06T03:14:00Z">
                <m:r>
                  <m:rPr>
                    <m:sty m:val="p"/>
                  </m:rPr>
                  <w:rPr>
                    <w:rFonts w:ascii="Cambria Math" w:hAnsi="Cambria Math"/>
                  </w:rPr>
                  <m:t>-</m:t>
                </m:r>
              </w:ins>
              <m:sSub>
                <m:sSubPr>
                  <m:ctrlPr>
                    <w:ins w:id="7030" w:author="The Si Tran" w:date="2012-12-06T03:14:00Z">
                      <w:rPr>
                        <w:rFonts w:ascii="Cambria Math" w:hAnsi="Cambria Math"/>
                      </w:rPr>
                    </w:ins>
                  </m:ctrlPr>
                </m:sSubPr>
                <m:e>
                  <w:ins w:id="7031" w:author="The Si Tran" w:date="2012-12-06T03:14:00Z">
                    <m:r>
                      <w:rPr>
                        <w:rFonts w:ascii="Cambria Math" w:hAnsi="Cambria Math"/>
                      </w:rPr>
                      <m:t>o</m:t>
                    </m:r>
                  </w:ins>
                </m:e>
                <m:sub>
                  <w:ins w:id="7032" w:author="The Si Tran" w:date="2012-12-06T03:14:00Z">
                    <m:r>
                      <w:rPr>
                        <w:rFonts w:ascii="Cambria Math" w:hAnsi="Cambria Math"/>
                      </w:rPr>
                      <m:t>i</m:t>
                    </m:r>
                  </w:ins>
                </m:sub>
              </m:sSub>
            </m:e>
          </m:d>
          <m:f>
            <m:fPr>
              <m:ctrlPr>
                <w:ins w:id="7033" w:author="The Si Tran" w:date="2012-12-06T03:14:00Z">
                  <w:rPr>
                    <w:rFonts w:ascii="Cambria Math" w:hAnsi="Cambria Math"/>
                  </w:rPr>
                </w:ins>
              </m:ctrlPr>
            </m:fPr>
            <m:num>
              <w:ins w:id="7034" w:author="The Si Tran" w:date="2012-12-06T03:14:00Z">
                <m:r>
                  <w:rPr>
                    <w:rFonts w:ascii="Cambria Math" w:hAnsi="Cambria Math"/>
                  </w:rPr>
                  <m:t>∂</m:t>
                </m:r>
              </w:ins>
              <m:d>
                <m:dPr>
                  <m:ctrlPr>
                    <w:ins w:id="7035" w:author="The Si Tran" w:date="2012-12-06T03:14:00Z">
                      <w:rPr>
                        <w:rFonts w:ascii="Cambria Math" w:hAnsi="Cambria Math"/>
                      </w:rPr>
                    </w:ins>
                  </m:ctrlPr>
                </m:dPr>
                <m:e>
                  <m:sSub>
                    <m:sSubPr>
                      <m:ctrlPr>
                        <w:ins w:id="7036" w:author="The Si Tran" w:date="2012-12-06T03:14:00Z">
                          <w:rPr>
                            <w:rFonts w:ascii="Cambria Math" w:hAnsi="Cambria Math"/>
                          </w:rPr>
                        </w:ins>
                      </m:ctrlPr>
                    </m:sSubPr>
                    <m:e>
                      <w:ins w:id="7037" w:author="The Si Tran" w:date="2012-12-06T03:14:00Z">
                        <m:r>
                          <w:rPr>
                            <w:rFonts w:ascii="Cambria Math" w:hAnsi="Cambria Math"/>
                          </w:rPr>
                          <m:t>t</m:t>
                        </m:r>
                      </w:ins>
                    </m:e>
                    <m:sub>
                      <w:ins w:id="7038" w:author="The Si Tran" w:date="2012-12-06T03:14:00Z">
                        <m:r>
                          <w:rPr>
                            <w:rFonts w:ascii="Cambria Math" w:hAnsi="Cambria Math"/>
                          </w:rPr>
                          <m:t>i</m:t>
                        </m:r>
                      </w:ins>
                    </m:sub>
                  </m:sSub>
                  <w:ins w:id="7039" w:author="The Si Tran" w:date="2012-12-06T03:14:00Z">
                    <m:r>
                      <m:rPr>
                        <m:sty m:val="p"/>
                      </m:rPr>
                      <w:rPr>
                        <w:rFonts w:ascii="Cambria Math" w:hAnsi="Cambria Math"/>
                      </w:rPr>
                      <m:t>-</m:t>
                    </m:r>
                  </w:ins>
                  <m:sSub>
                    <m:sSubPr>
                      <m:ctrlPr>
                        <w:ins w:id="7040" w:author="The Si Tran" w:date="2012-12-06T03:14:00Z">
                          <w:rPr>
                            <w:rFonts w:ascii="Cambria Math" w:hAnsi="Cambria Math"/>
                          </w:rPr>
                        </w:ins>
                      </m:ctrlPr>
                    </m:sSubPr>
                    <m:e>
                      <w:ins w:id="7041" w:author="The Si Tran" w:date="2012-12-06T03:14:00Z">
                        <m:r>
                          <w:rPr>
                            <w:rFonts w:ascii="Cambria Math" w:hAnsi="Cambria Math"/>
                          </w:rPr>
                          <m:t>o</m:t>
                        </m:r>
                      </w:ins>
                    </m:e>
                    <m:sub>
                      <w:ins w:id="7042" w:author="The Si Tran" w:date="2012-12-06T03:14:00Z">
                        <m:r>
                          <w:rPr>
                            <w:rFonts w:ascii="Cambria Math" w:hAnsi="Cambria Math"/>
                          </w:rPr>
                          <m:t>i</m:t>
                        </m:r>
                      </w:ins>
                    </m:sub>
                  </m:sSub>
                </m:e>
              </m:d>
            </m:num>
            <m:den>
              <w:ins w:id="7043" w:author="The Si Tran" w:date="2012-12-06T03:14:00Z">
                <m:r>
                  <w:rPr>
                    <w:rFonts w:ascii="Cambria Math" w:hAnsi="Cambria Math"/>
                  </w:rPr>
                  <m:t>∂</m:t>
                </m:r>
              </w:ins>
              <m:sSub>
                <m:sSubPr>
                  <m:ctrlPr>
                    <w:ins w:id="7044" w:author="The Si Tran" w:date="2012-12-06T03:15:00Z">
                      <w:rPr>
                        <w:rFonts w:ascii="Cambria Math" w:hAnsi="Cambria Math"/>
                      </w:rPr>
                    </w:ins>
                  </m:ctrlPr>
                </m:sSubPr>
                <m:e>
                  <w:ins w:id="7045" w:author="The Si Tran" w:date="2012-12-06T03:15:00Z">
                    <m:r>
                      <w:rPr>
                        <w:rFonts w:ascii="Cambria Math" w:hAnsi="Cambria Math"/>
                      </w:rPr>
                      <m:t>o</m:t>
                    </m:r>
                  </w:ins>
                </m:e>
                <m:sub>
                  <w:ins w:id="7046" w:author="The Si Tran" w:date="2012-12-06T03:15:00Z">
                    <m:r>
                      <w:rPr>
                        <w:rFonts w:ascii="Cambria Math" w:hAnsi="Cambria Math"/>
                      </w:rPr>
                      <m:t>i</m:t>
                    </m:r>
                  </w:ins>
                </m:sub>
              </m:sSub>
            </m:den>
          </m:f>
          <w:ins w:id="7047" w:author="The Si Tran" w:date="2012-12-06T03:17:00Z">
            <m:r>
              <m:rPr>
                <m:sty m:val="p"/>
              </m:rPr>
              <w:rPr>
                <w:rFonts w:ascii="Cambria Math" w:hAnsi="Cambria Math"/>
              </w:rPr>
              <m:t>=-</m:t>
            </m:r>
          </w:ins>
          <m:d>
            <m:dPr>
              <m:ctrlPr>
                <w:ins w:id="7048" w:author="The Si Tran" w:date="2012-12-06T03:17:00Z">
                  <w:rPr>
                    <w:rFonts w:ascii="Cambria Math" w:hAnsi="Cambria Math"/>
                  </w:rPr>
                </w:ins>
              </m:ctrlPr>
            </m:dPr>
            <m:e>
              <m:sSub>
                <m:sSubPr>
                  <m:ctrlPr>
                    <w:ins w:id="7049" w:author="The Si Tran" w:date="2012-12-06T03:17:00Z">
                      <w:rPr>
                        <w:rFonts w:ascii="Cambria Math" w:hAnsi="Cambria Math"/>
                      </w:rPr>
                    </w:ins>
                  </m:ctrlPr>
                </m:sSubPr>
                <m:e>
                  <w:ins w:id="7050" w:author="The Si Tran" w:date="2012-12-06T03:17:00Z">
                    <m:r>
                      <w:rPr>
                        <w:rFonts w:ascii="Cambria Math" w:hAnsi="Cambria Math"/>
                      </w:rPr>
                      <m:t>t</m:t>
                    </m:r>
                  </w:ins>
                </m:e>
                <m:sub>
                  <w:ins w:id="7051" w:author="The Si Tran" w:date="2012-12-06T03:17:00Z">
                    <m:r>
                      <w:rPr>
                        <w:rFonts w:ascii="Cambria Math" w:hAnsi="Cambria Math"/>
                      </w:rPr>
                      <m:t>i</m:t>
                    </m:r>
                  </w:ins>
                </m:sub>
              </m:sSub>
              <w:ins w:id="7052" w:author="The Si Tran" w:date="2012-12-06T03:17:00Z">
                <m:r>
                  <m:rPr>
                    <m:sty m:val="p"/>
                  </m:rPr>
                  <w:rPr>
                    <w:rFonts w:ascii="Cambria Math" w:hAnsi="Cambria Math"/>
                  </w:rPr>
                  <m:t>-</m:t>
                </m:r>
              </w:ins>
              <m:sSub>
                <m:sSubPr>
                  <m:ctrlPr>
                    <w:ins w:id="7053" w:author="The Si Tran" w:date="2012-12-06T03:17:00Z">
                      <w:rPr>
                        <w:rFonts w:ascii="Cambria Math" w:hAnsi="Cambria Math"/>
                      </w:rPr>
                    </w:ins>
                  </m:ctrlPr>
                </m:sSubPr>
                <m:e>
                  <w:ins w:id="7054" w:author="The Si Tran" w:date="2012-12-06T03:17:00Z">
                    <m:r>
                      <w:rPr>
                        <w:rFonts w:ascii="Cambria Math" w:hAnsi="Cambria Math"/>
                      </w:rPr>
                      <m:t>o</m:t>
                    </m:r>
                  </w:ins>
                </m:e>
                <m:sub>
                  <w:ins w:id="7055"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7056" w:author="The Si Tran" w:date="2012-12-06T03:15:00Z">
        <w:r w:rsidRPr="00AF1345" w:rsidDel="00EF4DD4">
          <w:rPr>
            <w:rFonts w:ascii="Times New Roman" w:hAnsi="Times New Roman"/>
            <w:position w:val="-66"/>
            <w:sz w:val="26"/>
            <w:szCs w:val="26"/>
          </w:rPr>
          <w:object w:dxaOrig="3120" w:dyaOrig="1760" w14:anchorId="3D3276CE">
            <v:shape id="_x0000_i1127" type="#_x0000_t75" style="width:201.95pt;height:115.95pt" o:ole="">
              <v:imagedata r:id="rId252" o:title=""/>
            </v:shape>
            <o:OLEObject Type="Embed" ProgID="Equation.DSMT4" ShapeID="_x0000_i1127" DrawAspect="Content" ObjectID="_1417235529" r:id="rId253"/>
          </w:object>
        </w:r>
      </w:del>
    </w:p>
    <w:p w14:paraId="285777E3" w14:textId="1B352A76" w:rsidR="0088753F" w:rsidRDefault="00D21E01" w:rsidP="0088753F">
      <w:pPr>
        <w:pStyle w:val="ListParagraph"/>
        <w:spacing w:after="0" w:line="360" w:lineRule="auto"/>
        <w:ind w:left="0"/>
        <w:rPr>
          <w:ins w:id="7057" w:author="The Si Tran" w:date="2012-12-06T03:16:00Z"/>
          <w:rFonts w:ascii="Times New Roman" w:hAnsi="Times New Roman"/>
          <w:position w:val="-30"/>
          <w:sz w:val="26"/>
          <w:szCs w:val="26"/>
        </w:rPr>
      </w:pPr>
      <w:ins w:id="7058" w:author="The Si Tran" w:date="2012-12-14T05:42:00Z">
        <w:r w:rsidRPr="00032D83">
          <w:rPr>
            <w:noProof/>
            <w:szCs w:val="26"/>
            <w:rPrChange w:id="7059" w:author="Unknown">
              <w:rPr>
                <w:noProof/>
              </w:rPr>
            </w:rPrChange>
          </w:rPr>
          <mc:AlternateContent>
            <mc:Choice Requires="wps">
              <w:drawing>
                <wp:anchor distT="0" distB="0" distL="114300" distR="114300" simplePos="0" relativeHeight="251652096" behindDoc="0" locked="0" layoutInCell="1" allowOverlap="1" wp14:anchorId="559E3426" wp14:editId="1B621615">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4C2D67" w:rsidRDefault="004C2D67">
                              <w:pPr>
                                <w:pStyle w:val="EquationIndex"/>
                                <w:pPrChange w:id="7060" w:author="The Si Tran" w:date="2012-12-16T17:31:00Z">
                                  <w:pPr/>
                                </w:pPrChange>
                              </w:pPr>
                              <w:ins w:id="7061" w:author="The Si Tran" w:date="2012-12-06T02:41:00Z">
                                <w:r>
                                  <w:t>(4.</w:t>
                                </w:r>
                              </w:ins>
                              <w:ins w:id="7062" w:author="The Si Tran" w:date="2012-12-06T02:44:00Z">
                                <w:r>
                                  <w:t>9</w:t>
                                </w:r>
                              </w:ins>
                              <w:ins w:id="706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60" type="#_x0000_t202" style="position:absolute;left:0;text-align:left;margin-left:411.9pt;margin-top:39.45pt;width:41.85pt;height:28.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" fillcolor="white [3201]" stroked="f" strokeweight=".5pt">
                  <v:textbox>
                    <w:txbxContent>
                      <w:p w14:paraId="34A03848" w14:textId="2CE95921" w:rsidR="004C2D67" w:rsidRDefault="004C2D67">
                        <w:pPr>
                          <w:pStyle w:val="EquationIndex"/>
                          <w:pPrChange w:id="7064" w:author="The Si Tran" w:date="2012-12-16T17:31:00Z">
                            <w:pPr/>
                          </w:pPrChange>
                        </w:pPr>
                        <w:ins w:id="7065" w:author="The Si Tran" w:date="2012-12-06T02:41:00Z">
                          <w:r>
                            <w:t>(4.</w:t>
                          </w:r>
                        </w:ins>
                        <w:ins w:id="7066" w:author="The Si Tran" w:date="2012-12-06T02:44:00Z">
                          <w:r>
                            <w:t>9</w:t>
                          </w:r>
                        </w:ins>
                        <w:ins w:id="7067" w:author="The Si Tran" w:date="2012-12-06T02:41:00Z">
                          <w:r>
                            <w:t>)</w:t>
                          </w:r>
                        </w:ins>
                      </w:p>
                    </w:txbxContent>
                  </v:textbox>
                </v:shape>
              </w:pict>
            </mc:Fallback>
          </mc:AlternateContent>
        </w:r>
      </w:ins>
      <w:r w:rsidR="0088753F" w:rsidRPr="0049233F">
        <w:rPr>
          <w:rFonts w:ascii="Times New Roman" w:hAnsi="Times New Roman"/>
          <w:position w:val="-30"/>
          <w:sz w:val="26"/>
          <w:szCs w:val="26"/>
        </w:rPr>
        <w:t>Thay (</w:t>
      </w:r>
      <w:ins w:id="7068" w:author="The Si Tran" w:date="2012-12-14T05:41:00Z">
        <w:r w:rsidR="00BC0EFC">
          <w:rPr>
            <w:rFonts w:ascii="Times New Roman" w:hAnsi="Times New Roman"/>
            <w:position w:val="-30"/>
            <w:sz w:val="26"/>
            <w:szCs w:val="26"/>
          </w:rPr>
          <w:t>4.</w:t>
        </w:r>
      </w:ins>
      <w:del w:id="7069"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7070" w:author="The Si Tran" w:date="2012-12-14T05:41:00Z">
        <w:r w:rsidR="00BC0EFC">
          <w:rPr>
            <w:rFonts w:ascii="Times New Roman" w:hAnsi="Times New Roman"/>
            <w:position w:val="-30"/>
            <w:sz w:val="26"/>
            <w:szCs w:val="26"/>
          </w:rPr>
          <w:t>4</w:t>
        </w:r>
      </w:ins>
      <w:del w:id="7071"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072" w:author="The Si Tran" w:date="2012-12-14T05:41:00Z">
        <w:r w:rsidR="00BC0EFC">
          <w:rPr>
            <w:rFonts w:ascii="Times New Roman" w:hAnsi="Times New Roman"/>
            <w:position w:val="-30"/>
            <w:sz w:val="26"/>
            <w:szCs w:val="26"/>
          </w:rPr>
          <w:t>4</w:t>
        </w:r>
      </w:ins>
      <w:del w:id="7073"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4C2D67">
      <w:pPr>
        <w:pStyle w:val="EquationIndex"/>
        <w:rPr>
          <w:del w:id="7074" w:author="The Si Tran" w:date="2012-12-06T03:18:00Z"/>
          <w:position w:val="-30"/>
        </w:rPr>
        <w:pPrChange w:id="7075" w:author="The Si Tran" w:date="2012-12-15T08:05:00Z">
          <w:pPr>
            <w:pStyle w:val="ListParagraph"/>
            <w:spacing w:after="0" w:line="360" w:lineRule="auto"/>
            <w:ind w:left="0"/>
          </w:pPr>
        </w:pPrChange>
      </w:pPr>
      <m:oMathPara>
        <m:oMath>
          <m:f>
            <m:fPr>
              <m:ctrlPr>
                <w:ins w:id="7076" w:author="The Si Tran" w:date="2012-12-06T03:16:00Z">
                  <w:rPr>
                    <w:rFonts w:ascii="Cambria Math" w:eastAsia="Times New Roman" w:hAnsi="Cambria Math"/>
                  </w:rPr>
                </w:ins>
              </m:ctrlPr>
            </m:fPr>
            <m:num>
              <w:ins w:id="7077" w:author="The Si Tran" w:date="2012-12-06T03:16:00Z">
                <m:r>
                  <m:rPr>
                    <m:sty m:val="p"/>
                  </m:rPr>
                  <w:rPr>
                    <w:rFonts w:ascii="Cambria Math" w:hAnsi="Cambria Math"/>
                  </w:rPr>
                  <m:t>∂E</m:t>
                </m:r>
              </w:ins>
            </m:num>
            <m:den>
              <w:ins w:id="7078" w:author="The Si Tran" w:date="2012-12-06T03:16:00Z">
                <m:r>
                  <m:rPr>
                    <m:sty m:val="p"/>
                  </m:rPr>
                  <w:rPr>
                    <w:rFonts w:ascii="Cambria Math" w:hAnsi="Cambria Math"/>
                  </w:rPr>
                  <m:t>∂</m:t>
                </m:r>
              </w:ins>
              <m:sSub>
                <m:sSubPr>
                  <m:ctrlPr>
                    <w:ins w:id="7079" w:author="The Si Tran" w:date="2012-12-06T03:16:00Z">
                      <w:rPr>
                        <w:rFonts w:ascii="Cambria Math" w:eastAsia="Times New Roman" w:hAnsi="Cambria Math"/>
                      </w:rPr>
                    </w:ins>
                  </m:ctrlPr>
                </m:sSubPr>
                <m:e>
                  <w:ins w:id="7080" w:author="The Si Tran" w:date="2012-12-06T03:16:00Z">
                    <m:r>
                      <m:rPr>
                        <m:sty m:val="p"/>
                      </m:rPr>
                      <w:rPr>
                        <w:rFonts w:ascii="Cambria Math" w:hAnsi="Cambria Math"/>
                      </w:rPr>
                      <m:t>w</m:t>
                    </m:r>
                  </w:ins>
                </m:e>
                <m:sub>
                  <w:ins w:id="7081" w:author="The Si Tran" w:date="2012-12-06T03:16:00Z">
                    <m:r>
                      <m:rPr>
                        <m:sty m:val="p"/>
                      </m:rPr>
                      <w:rPr>
                        <w:rFonts w:ascii="Cambria Math" w:hAnsi="Cambria Math"/>
                      </w:rPr>
                      <m:t>ij</m:t>
                    </m:r>
                  </w:ins>
                </m:sub>
              </m:sSub>
            </m:den>
          </m:f>
          <w:ins w:id="7082" w:author="The Si Tran" w:date="2012-12-06T03:16:00Z">
            <m:r>
              <m:rPr>
                <m:sty m:val="p"/>
              </m:rPr>
              <w:rPr>
                <w:rFonts w:ascii="Cambria Math" w:hAnsi="Cambria Math"/>
              </w:rPr>
              <m:t>=</m:t>
            </m:r>
          </w:ins>
          <w:ins w:id="7083" w:author="The Si Tran" w:date="2012-12-06T03:18:00Z">
            <m:r>
              <m:rPr>
                <m:sty m:val="p"/>
              </m:rPr>
              <w:rPr>
                <w:rFonts w:ascii="Cambria Math" w:hAnsi="Cambria Math"/>
              </w:rPr>
              <m:t>-</m:t>
            </m:r>
          </w:ins>
          <m:d>
            <m:dPr>
              <m:ctrlPr>
                <w:ins w:id="7084" w:author="The Si Tran" w:date="2012-12-06T03:17:00Z">
                  <w:rPr>
                    <w:rFonts w:ascii="Cambria Math" w:eastAsia="Times New Roman" w:hAnsi="Cambria Math"/>
                  </w:rPr>
                </w:ins>
              </m:ctrlPr>
            </m:dPr>
            <m:e>
              <m:sSub>
                <m:sSubPr>
                  <m:ctrlPr>
                    <w:ins w:id="7085" w:author="The Si Tran" w:date="2012-12-06T03:17:00Z">
                      <w:rPr>
                        <w:rFonts w:ascii="Cambria Math" w:eastAsia="Times New Roman" w:hAnsi="Cambria Math"/>
                      </w:rPr>
                    </w:ins>
                  </m:ctrlPr>
                </m:sSubPr>
                <m:e>
                  <w:ins w:id="7086" w:author="The Si Tran" w:date="2012-12-06T03:17:00Z">
                    <m:r>
                      <w:rPr>
                        <w:rFonts w:ascii="Cambria Math" w:hAnsi="Cambria Math"/>
                      </w:rPr>
                      <m:t>t</m:t>
                    </m:r>
                  </w:ins>
                </m:e>
                <m:sub>
                  <w:ins w:id="7087" w:author="The Si Tran" w:date="2012-12-06T03:17:00Z">
                    <m:r>
                      <w:rPr>
                        <w:rFonts w:ascii="Cambria Math" w:hAnsi="Cambria Math"/>
                      </w:rPr>
                      <m:t>i</m:t>
                    </m:r>
                  </w:ins>
                </m:sub>
              </m:sSub>
              <w:ins w:id="7088" w:author="The Si Tran" w:date="2012-12-06T03:17:00Z">
                <m:r>
                  <m:rPr>
                    <m:sty m:val="p"/>
                  </m:rPr>
                  <w:rPr>
                    <w:rFonts w:ascii="Cambria Math" w:hAnsi="Cambria Math"/>
                  </w:rPr>
                  <m:t>-</m:t>
                </m:r>
              </w:ins>
              <m:sSub>
                <m:sSubPr>
                  <m:ctrlPr>
                    <w:ins w:id="7089" w:author="The Si Tran" w:date="2012-12-06T03:17:00Z">
                      <w:rPr>
                        <w:rFonts w:ascii="Cambria Math" w:eastAsia="Times New Roman" w:hAnsi="Cambria Math"/>
                      </w:rPr>
                    </w:ins>
                  </m:ctrlPr>
                </m:sSubPr>
                <m:e>
                  <w:ins w:id="7090" w:author="The Si Tran" w:date="2012-12-06T03:17:00Z">
                    <m:r>
                      <w:rPr>
                        <w:rFonts w:ascii="Cambria Math" w:hAnsi="Cambria Math"/>
                      </w:rPr>
                      <m:t>o</m:t>
                    </m:r>
                  </w:ins>
                </m:e>
                <m:sub>
                  <w:ins w:id="7091" w:author="The Si Tran" w:date="2012-12-06T03:17:00Z">
                    <m:r>
                      <w:rPr>
                        <w:rFonts w:ascii="Cambria Math" w:hAnsi="Cambria Math"/>
                      </w:rPr>
                      <m:t>i</m:t>
                    </m:r>
                  </w:ins>
                </m:sub>
              </m:sSub>
            </m:e>
          </m:d>
          <w:ins w:id="7092" w:author="The Si Tran" w:date="2012-12-06T03:18:00Z">
            <m:r>
              <m:rPr>
                <m:sty m:val="p"/>
              </m:rPr>
              <w:rPr>
                <w:rFonts w:ascii="Cambria Math" w:hAnsi="Cambria Math"/>
              </w:rPr>
              <m:t>*</m:t>
            </m:r>
          </w:ins>
          <m:sSup>
            <m:sSupPr>
              <m:ctrlPr>
                <w:ins w:id="7093" w:author="The Si Tran" w:date="2012-12-06T03:18:00Z">
                  <w:rPr>
                    <w:rFonts w:ascii="Cambria Math" w:eastAsia="Times New Roman" w:hAnsi="Cambria Math"/>
                  </w:rPr>
                </w:ins>
              </m:ctrlPr>
            </m:sSupPr>
            <m:e>
              <w:ins w:id="7094" w:author="The Si Tran" w:date="2012-12-06T03:18:00Z">
                <m:r>
                  <m:rPr>
                    <m:sty m:val="p"/>
                  </m:rPr>
                  <w:rPr>
                    <w:rFonts w:ascii="Cambria Math" w:hAnsi="Cambria Math"/>
                  </w:rPr>
                  <m:t>f</m:t>
                </m:r>
              </w:ins>
            </m:e>
            <m:sup>
              <w:ins w:id="7095" w:author="The Si Tran" w:date="2012-12-06T03:18:00Z">
                <m:r>
                  <m:rPr>
                    <m:sty m:val="p"/>
                  </m:rPr>
                  <w:rPr>
                    <w:rFonts w:ascii="Cambria Math" w:hAnsi="Cambria Math"/>
                  </w:rPr>
                  <m:t>'</m:t>
                </m:r>
              </w:ins>
            </m:sup>
          </m:sSup>
          <m:d>
            <m:dPr>
              <m:ctrlPr>
                <w:ins w:id="7096" w:author="The Si Tran" w:date="2012-12-06T03:18:00Z">
                  <w:rPr>
                    <w:rFonts w:ascii="Cambria Math" w:hAnsi="Cambria Math"/>
                  </w:rPr>
                </w:ins>
              </m:ctrlPr>
            </m:dPr>
            <m:e>
              <m:sSub>
                <m:sSubPr>
                  <m:ctrlPr>
                    <w:ins w:id="7097" w:author="The Si Tran" w:date="2012-12-06T03:18:00Z">
                      <w:rPr>
                        <w:rFonts w:ascii="Cambria Math" w:eastAsia="Times New Roman" w:hAnsi="Cambria Math"/>
                      </w:rPr>
                    </w:ins>
                  </m:ctrlPr>
                </m:sSubPr>
                <m:e>
                  <w:ins w:id="7098" w:author="The Si Tran" w:date="2012-12-06T03:18:00Z">
                    <m:r>
                      <m:rPr>
                        <m:sty m:val="p"/>
                      </m:rPr>
                      <w:rPr>
                        <w:rFonts w:ascii="Cambria Math" w:hAnsi="Cambria Math"/>
                      </w:rPr>
                      <m:t>net</m:t>
                    </m:r>
                  </w:ins>
                </m:e>
                <m:sub>
                  <w:ins w:id="7099" w:author="The Si Tran" w:date="2012-12-06T03:18:00Z">
                    <m:r>
                      <m:rPr>
                        <m:sty m:val="p"/>
                      </m:rPr>
                      <w:rPr>
                        <w:rFonts w:ascii="Cambria Math" w:hAnsi="Cambria Math"/>
                      </w:rPr>
                      <m:t>i</m:t>
                    </m:r>
                  </w:ins>
                </m:sub>
              </m:sSub>
            </m:e>
          </m:d>
          <m:sSub>
            <m:sSubPr>
              <m:ctrlPr>
                <w:ins w:id="7100" w:author="The Si Tran" w:date="2012-12-06T03:18:00Z">
                  <w:rPr>
                    <w:rFonts w:ascii="Cambria Math" w:eastAsia="Times New Roman" w:hAnsi="Cambria Math"/>
                  </w:rPr>
                </w:ins>
              </m:ctrlPr>
            </m:sSubPr>
            <m:e>
              <w:ins w:id="7101" w:author="The Si Tran" w:date="2012-12-06T03:18:00Z">
                <m:r>
                  <m:rPr>
                    <m:sty m:val="p"/>
                  </m:rPr>
                  <w:rPr>
                    <w:rFonts w:ascii="Cambria Math" w:hAnsi="Cambria Math"/>
                  </w:rPr>
                  <m:t>o</m:t>
                </m:r>
              </w:ins>
            </m:e>
            <m:sub>
              <w:ins w:id="7102" w:author="The Si Tran" w:date="2012-12-06T03:18:00Z">
                <m:r>
                  <m:rPr>
                    <m:sty m:val="p"/>
                  </m:rPr>
                  <w:rPr>
                    <w:rFonts w:ascii="Cambria Math" w:hAnsi="Cambria Math"/>
                  </w:rPr>
                  <m:t>j</m:t>
                </m:r>
              </w:ins>
              <w:ins w:id="7103"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104" w:author="The Si Tran" w:date="2012-12-15T08:05:00Z">
          <w:pPr>
            <w:pStyle w:val="ListParagraph"/>
            <w:spacing w:after="0" w:line="360" w:lineRule="auto"/>
            <w:ind w:left="0"/>
          </w:pPr>
        </w:pPrChange>
      </w:pPr>
      <w:del w:id="7105" w:author="The Si Tran" w:date="2012-12-06T03:18:00Z">
        <w:r w:rsidRPr="0049233F" w:rsidDel="002D525D">
          <w:rPr>
            <w:position w:val="-30"/>
          </w:rPr>
          <w:delText xml:space="preserve">            </w:delText>
        </w:r>
        <w:r w:rsidRPr="00AF1345" w:rsidDel="002D525D">
          <w:object w:dxaOrig="3400" w:dyaOrig="700" w14:anchorId="54048B82">
            <v:shape id="_x0000_i1128" type="#_x0000_t75" style="width:230.05pt;height:50.5pt" o:ole="">
              <v:imagedata r:id="rId254" o:title=""/>
            </v:shape>
            <o:OLEObject Type="Embed" ProgID="Equation.DSMT4" ShapeID="_x0000_i1128" DrawAspect="Content" ObjectID="_1417235530" r:id="rId255"/>
          </w:object>
        </w:r>
      </w:del>
    </w:p>
    <w:p w14:paraId="12EBE08E" w14:textId="36B64F10" w:rsidR="0088753F" w:rsidRDefault="0088753F">
      <w:pPr>
        <w:pStyle w:val="BuletL1"/>
        <w:rPr>
          <w:ins w:id="7106" w:author="The Si Tran" w:date="2012-12-06T03:19:00Z"/>
        </w:rPr>
        <w:pPrChange w:id="7107"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4C2D67">
      <w:pPr>
        <w:pStyle w:val="ListParagraph"/>
        <w:spacing w:after="0" w:line="360" w:lineRule="auto"/>
        <w:ind w:left="0" w:firstLine="0"/>
        <w:rPr>
          <w:rFonts w:ascii="Times New Roman" w:hAnsi="Times New Roman"/>
          <w:sz w:val="26"/>
          <w:szCs w:val="26"/>
        </w:rPr>
        <w:pPrChange w:id="7108" w:author="The Si Tran" w:date="2012-12-06T03:19:00Z">
          <w:pPr>
            <w:pStyle w:val="ListParagraph"/>
            <w:numPr>
              <w:numId w:val="4"/>
            </w:numPr>
            <w:spacing w:after="0" w:line="360" w:lineRule="auto"/>
            <w:ind w:left="0" w:hanging="360"/>
          </w:pPr>
        </w:pPrChange>
      </w:pPr>
      <m:oMathPara>
        <m:oMath>
          <m:f>
            <m:fPr>
              <m:ctrlPr>
                <w:ins w:id="7109" w:author="The Si Tran" w:date="2012-12-06T03:19:00Z">
                  <w:rPr>
                    <w:rFonts w:ascii="Cambria Math" w:eastAsia="Times New Roman" w:hAnsi="Cambria Math"/>
                    <w:i/>
                    <w:sz w:val="26"/>
                    <w:szCs w:val="26"/>
                  </w:rPr>
                </w:ins>
              </m:ctrlPr>
            </m:fPr>
            <m:num>
              <w:ins w:id="7110" w:author="The Si Tran" w:date="2012-12-06T03:19:00Z">
                <m:r>
                  <w:rPr>
                    <w:rFonts w:ascii="Cambria Math" w:hAnsi="Cambria Math"/>
                    <w:sz w:val="26"/>
                    <w:szCs w:val="26"/>
                    <w:rPrChange w:id="7111" w:author="The Si Tran" w:date="2012-12-06T03:20:00Z">
                      <w:rPr>
                        <w:rFonts w:ascii="Cambria Math" w:hAnsi="Cambria Math"/>
                        <w:szCs w:val="26"/>
                      </w:rPr>
                    </w:rPrChange>
                  </w:rPr>
                  <m:t>∂E</m:t>
                </m:r>
              </w:ins>
            </m:num>
            <m:den>
              <w:ins w:id="7112" w:author="The Si Tran" w:date="2012-12-06T03:19:00Z">
                <m:r>
                  <w:rPr>
                    <w:rFonts w:ascii="Cambria Math" w:hAnsi="Cambria Math"/>
                    <w:sz w:val="26"/>
                    <w:szCs w:val="26"/>
                    <w:rPrChange w:id="7113" w:author="The Si Tran" w:date="2012-12-06T03:20:00Z">
                      <w:rPr>
                        <w:rFonts w:ascii="Cambria Math" w:hAnsi="Cambria Math"/>
                        <w:szCs w:val="26"/>
                      </w:rPr>
                    </w:rPrChange>
                  </w:rPr>
                  <m:t>∂</m:t>
                </m:r>
              </w:ins>
              <m:sSub>
                <m:sSubPr>
                  <m:ctrlPr>
                    <w:ins w:id="7114" w:author="The Si Tran" w:date="2012-12-06T03:19:00Z">
                      <w:rPr>
                        <w:rFonts w:ascii="Cambria Math" w:eastAsia="Times New Roman" w:hAnsi="Cambria Math"/>
                        <w:i/>
                        <w:sz w:val="26"/>
                        <w:szCs w:val="26"/>
                      </w:rPr>
                    </w:ins>
                  </m:ctrlPr>
                </m:sSubPr>
                <m:e>
                  <w:ins w:id="7115" w:author="The Si Tran" w:date="2012-12-06T03:19:00Z">
                    <m:r>
                      <w:rPr>
                        <w:rFonts w:ascii="Cambria Math" w:hAnsi="Cambria Math"/>
                        <w:sz w:val="26"/>
                        <w:szCs w:val="26"/>
                        <w:rPrChange w:id="7116" w:author="The Si Tran" w:date="2012-12-06T03:20:00Z">
                          <w:rPr>
                            <w:rFonts w:ascii="Cambria Math" w:hAnsi="Cambria Math"/>
                            <w:szCs w:val="26"/>
                          </w:rPr>
                        </w:rPrChange>
                      </w:rPr>
                      <m:t>o</m:t>
                    </m:r>
                  </w:ins>
                </m:e>
                <m:sub>
                  <w:ins w:id="7117" w:author="The Si Tran" w:date="2012-12-06T03:19:00Z">
                    <m:r>
                      <w:rPr>
                        <w:rFonts w:ascii="Cambria Math" w:hAnsi="Cambria Math"/>
                        <w:sz w:val="26"/>
                        <w:szCs w:val="26"/>
                        <w:rPrChange w:id="7118" w:author="The Si Tran" w:date="2012-12-06T03:20:00Z">
                          <w:rPr>
                            <w:rFonts w:ascii="Cambria Math" w:hAnsi="Cambria Math"/>
                            <w:szCs w:val="26"/>
                          </w:rPr>
                        </w:rPrChange>
                      </w:rPr>
                      <m:t>i</m:t>
                    </m:r>
                  </w:ins>
                </m:sub>
              </m:sSub>
            </m:den>
          </m:f>
          <w:ins w:id="7119" w:author="The Si Tran" w:date="2012-12-06T03:19:00Z">
            <m:r>
              <w:rPr>
                <w:rFonts w:ascii="Cambria Math" w:eastAsia="Times New Roman" w:hAnsi="Cambria Math"/>
                <w:sz w:val="26"/>
                <w:szCs w:val="26"/>
              </w:rPr>
              <m:t>=</m:t>
            </m:r>
          </w:ins>
          <m:nary>
            <m:naryPr>
              <m:chr m:val="∑"/>
              <m:limLoc m:val="subSup"/>
              <m:supHide m:val="1"/>
              <m:ctrlPr>
                <w:ins w:id="7120" w:author="The Si Tran" w:date="2012-12-06T03:19:00Z">
                  <w:rPr>
                    <w:rFonts w:ascii="Cambria Math" w:eastAsia="Times New Roman" w:hAnsi="Cambria Math"/>
                    <w:i/>
                    <w:sz w:val="26"/>
                    <w:szCs w:val="26"/>
                  </w:rPr>
                </w:ins>
              </m:ctrlPr>
            </m:naryPr>
            <m:sub>
              <w:ins w:id="7121" w:author="The Si Tran" w:date="2012-12-06T03:19:00Z">
                <m:r>
                  <w:rPr>
                    <w:rFonts w:ascii="Cambria Math" w:eastAsia="Times New Roman" w:hAnsi="Cambria Math"/>
                    <w:sz w:val="26"/>
                    <w:szCs w:val="26"/>
                  </w:rPr>
                  <m:t>k∈succ(i)</m:t>
                </m:r>
              </w:ins>
            </m:sub>
            <m:sup/>
            <m:e>
              <m:f>
                <m:fPr>
                  <m:ctrlPr>
                    <w:ins w:id="7122" w:author="The Si Tran" w:date="2012-12-06T03:20:00Z">
                      <w:rPr>
                        <w:rFonts w:ascii="Cambria Math" w:eastAsia="Times New Roman" w:hAnsi="Cambria Math"/>
                        <w:i/>
                        <w:sz w:val="26"/>
                        <w:szCs w:val="26"/>
                      </w:rPr>
                    </w:ins>
                  </m:ctrlPr>
                </m:fPr>
                <m:num>
                  <w:ins w:id="7123" w:author="The Si Tran" w:date="2012-12-06T03:20:00Z">
                    <m:r>
                      <w:rPr>
                        <w:rFonts w:ascii="Cambria Math" w:hAnsi="Cambria Math"/>
                        <w:sz w:val="26"/>
                        <w:szCs w:val="26"/>
                        <w:rPrChange w:id="7124" w:author="The Si Tran" w:date="2012-12-06T03:20:00Z">
                          <w:rPr>
                            <w:rFonts w:ascii="Cambria Math" w:hAnsi="Cambria Math"/>
                            <w:szCs w:val="26"/>
                          </w:rPr>
                        </w:rPrChange>
                      </w:rPr>
                      <m:t>∂E</m:t>
                    </m:r>
                  </w:ins>
                </m:num>
                <m:den>
                  <w:ins w:id="7125" w:author="The Si Tran" w:date="2012-12-06T03:20:00Z">
                    <m:r>
                      <w:rPr>
                        <w:rFonts w:ascii="Cambria Math" w:hAnsi="Cambria Math"/>
                        <w:sz w:val="26"/>
                        <w:szCs w:val="26"/>
                        <w:rPrChange w:id="7126" w:author="The Si Tran" w:date="2012-12-06T03:20:00Z">
                          <w:rPr>
                            <w:rFonts w:ascii="Cambria Math" w:hAnsi="Cambria Math"/>
                            <w:szCs w:val="26"/>
                          </w:rPr>
                        </w:rPrChange>
                      </w:rPr>
                      <m:t>∂</m:t>
                    </m:r>
                  </w:ins>
                  <m:sSub>
                    <m:sSubPr>
                      <m:ctrlPr>
                        <w:ins w:id="7127" w:author="The Si Tran" w:date="2012-12-06T03:20:00Z">
                          <w:rPr>
                            <w:rFonts w:ascii="Cambria Math" w:eastAsia="Times New Roman" w:hAnsi="Cambria Math"/>
                            <w:i/>
                            <w:sz w:val="26"/>
                            <w:szCs w:val="26"/>
                          </w:rPr>
                        </w:ins>
                      </m:ctrlPr>
                    </m:sSubPr>
                    <m:e>
                      <w:ins w:id="7128" w:author="The Si Tran" w:date="2012-12-06T03:20:00Z">
                        <m:r>
                          <w:rPr>
                            <w:rFonts w:ascii="Cambria Math" w:hAnsi="Cambria Math"/>
                            <w:sz w:val="26"/>
                            <w:szCs w:val="26"/>
                            <w:rPrChange w:id="7129" w:author="The Si Tran" w:date="2012-12-06T03:20:00Z">
                              <w:rPr>
                                <w:rFonts w:ascii="Cambria Math" w:hAnsi="Cambria Math"/>
                                <w:szCs w:val="26"/>
                              </w:rPr>
                            </w:rPrChange>
                          </w:rPr>
                          <m:t>o</m:t>
                        </m:r>
                      </w:ins>
                    </m:e>
                    <m:sub>
                      <w:ins w:id="7130" w:author="The Si Tran" w:date="2012-12-06T03:20:00Z">
                        <m:r>
                          <w:rPr>
                            <w:rFonts w:ascii="Cambria Math" w:hAnsi="Cambria Math"/>
                            <w:sz w:val="26"/>
                            <w:szCs w:val="26"/>
                          </w:rPr>
                          <m:t>k</m:t>
                        </m:r>
                      </w:ins>
                    </m:sub>
                  </m:sSub>
                </m:den>
              </m:f>
              <m:f>
                <m:fPr>
                  <m:ctrlPr>
                    <w:ins w:id="7131" w:author="The Si Tran" w:date="2012-12-06T03:20:00Z">
                      <w:rPr>
                        <w:rFonts w:ascii="Cambria Math" w:eastAsia="Times New Roman" w:hAnsi="Cambria Math"/>
                        <w:i/>
                        <w:sz w:val="26"/>
                        <w:szCs w:val="26"/>
                      </w:rPr>
                    </w:ins>
                  </m:ctrlPr>
                </m:fPr>
                <m:num>
                  <w:ins w:id="7132" w:author="The Si Tran" w:date="2012-12-06T03:20:00Z">
                    <m:r>
                      <w:rPr>
                        <w:rFonts w:ascii="Cambria Math" w:hAnsi="Cambria Math"/>
                        <w:sz w:val="26"/>
                        <w:szCs w:val="26"/>
                        <w:rPrChange w:id="7133" w:author="The Si Tran" w:date="2012-12-06T03:20:00Z">
                          <w:rPr>
                            <w:rFonts w:ascii="Cambria Math" w:hAnsi="Cambria Math"/>
                            <w:szCs w:val="26"/>
                          </w:rPr>
                        </w:rPrChange>
                      </w:rPr>
                      <m:t>∂</m:t>
                    </m:r>
                  </w:ins>
                  <m:sSub>
                    <m:sSubPr>
                      <m:ctrlPr>
                        <w:ins w:id="7134" w:author="The Si Tran" w:date="2012-12-06T03:20:00Z">
                          <w:rPr>
                            <w:rFonts w:ascii="Cambria Math" w:eastAsia="Times New Roman" w:hAnsi="Cambria Math"/>
                            <w:i/>
                            <w:sz w:val="26"/>
                            <w:szCs w:val="26"/>
                          </w:rPr>
                        </w:ins>
                      </m:ctrlPr>
                    </m:sSubPr>
                    <m:e>
                      <w:ins w:id="7135" w:author="The Si Tran" w:date="2012-12-06T03:20:00Z">
                        <m:r>
                          <w:rPr>
                            <w:rFonts w:ascii="Cambria Math" w:hAnsi="Cambria Math"/>
                            <w:sz w:val="26"/>
                            <w:szCs w:val="26"/>
                            <w:rPrChange w:id="7136" w:author="The Si Tran" w:date="2012-12-06T03:20:00Z">
                              <w:rPr>
                                <w:rFonts w:ascii="Cambria Math" w:hAnsi="Cambria Math"/>
                                <w:szCs w:val="26"/>
                              </w:rPr>
                            </w:rPrChange>
                          </w:rPr>
                          <m:t>o</m:t>
                        </m:r>
                      </w:ins>
                    </m:e>
                    <m:sub>
                      <w:ins w:id="7137" w:author="The Si Tran" w:date="2012-12-06T03:20:00Z">
                        <m:r>
                          <w:rPr>
                            <w:rFonts w:ascii="Cambria Math" w:hAnsi="Cambria Math"/>
                            <w:sz w:val="26"/>
                            <w:szCs w:val="26"/>
                          </w:rPr>
                          <m:t>k</m:t>
                        </m:r>
                      </w:ins>
                    </m:sub>
                  </m:sSub>
                </m:num>
                <m:den>
                  <w:ins w:id="7138" w:author="The Si Tran" w:date="2012-12-06T03:20:00Z">
                    <m:r>
                      <w:rPr>
                        <w:rFonts w:ascii="Cambria Math" w:hAnsi="Cambria Math"/>
                        <w:sz w:val="26"/>
                        <w:szCs w:val="26"/>
                        <w:rPrChange w:id="7139" w:author="The Si Tran" w:date="2012-12-06T03:20:00Z">
                          <w:rPr>
                            <w:rFonts w:ascii="Cambria Math" w:hAnsi="Cambria Math"/>
                            <w:szCs w:val="26"/>
                          </w:rPr>
                        </w:rPrChange>
                      </w:rPr>
                      <m:t>∂</m:t>
                    </m:r>
                  </w:ins>
                  <m:sSub>
                    <m:sSubPr>
                      <m:ctrlPr>
                        <w:ins w:id="7140" w:author="The Si Tran" w:date="2012-12-06T03:20:00Z">
                          <w:rPr>
                            <w:rFonts w:ascii="Cambria Math" w:eastAsia="Times New Roman" w:hAnsi="Cambria Math"/>
                            <w:i/>
                            <w:sz w:val="26"/>
                            <w:szCs w:val="26"/>
                          </w:rPr>
                        </w:ins>
                      </m:ctrlPr>
                    </m:sSubPr>
                    <m:e>
                      <w:ins w:id="7141" w:author="The Si Tran" w:date="2012-12-06T03:20:00Z">
                        <m:r>
                          <w:rPr>
                            <w:rFonts w:ascii="Cambria Math" w:eastAsia="Times New Roman" w:hAnsi="Cambria Math"/>
                            <w:sz w:val="26"/>
                            <w:szCs w:val="26"/>
                          </w:rPr>
                          <m:t>o</m:t>
                        </m:r>
                      </w:ins>
                    </m:e>
                    <m:sub>
                      <w:ins w:id="7142" w:author="The Si Tran" w:date="2012-12-06T03:20:00Z">
                        <m:r>
                          <w:rPr>
                            <w:rFonts w:ascii="Cambria Math" w:hAnsi="Cambria Math"/>
                            <w:sz w:val="26"/>
                            <w:szCs w:val="26"/>
                          </w:rPr>
                          <m:t>i</m:t>
                        </m:r>
                      </w:ins>
                    </m:sub>
                  </m:sSub>
                </m:den>
              </m:f>
            </m:e>
          </m:nary>
          <w:ins w:id="7143" w:author="The Si Tran" w:date="2012-12-06T03:20:00Z">
            <m:r>
              <w:rPr>
                <w:rFonts w:ascii="Cambria Math" w:eastAsia="Times New Roman" w:hAnsi="Cambria Math"/>
                <w:sz w:val="26"/>
                <w:szCs w:val="26"/>
              </w:rPr>
              <m:t>=</m:t>
            </m:r>
          </w:ins>
          <m:nary>
            <m:naryPr>
              <m:chr m:val="∑"/>
              <m:limLoc m:val="subSup"/>
              <m:supHide m:val="1"/>
              <m:ctrlPr>
                <w:ins w:id="7144" w:author="The Si Tran" w:date="2012-12-06T03:21:00Z">
                  <w:rPr>
                    <w:rFonts w:ascii="Cambria Math" w:eastAsia="Times New Roman" w:hAnsi="Cambria Math"/>
                    <w:i/>
                    <w:sz w:val="26"/>
                    <w:szCs w:val="26"/>
                  </w:rPr>
                </w:ins>
              </m:ctrlPr>
            </m:naryPr>
            <m:sub>
              <w:ins w:id="7145" w:author="The Si Tran" w:date="2012-12-06T03:21:00Z">
                <m:r>
                  <w:rPr>
                    <w:rFonts w:ascii="Cambria Math" w:eastAsia="Times New Roman" w:hAnsi="Cambria Math"/>
                    <w:sz w:val="26"/>
                    <w:szCs w:val="26"/>
                  </w:rPr>
                  <m:t>k∈succ(i)</m:t>
                </m:r>
              </w:ins>
            </m:sub>
            <m:sup/>
            <m:e>
              <m:f>
                <m:fPr>
                  <m:ctrlPr>
                    <w:ins w:id="7146" w:author="The Si Tran" w:date="2012-12-06T03:21:00Z">
                      <w:rPr>
                        <w:rFonts w:ascii="Cambria Math" w:eastAsia="Times New Roman" w:hAnsi="Cambria Math"/>
                        <w:i/>
                        <w:sz w:val="26"/>
                        <w:szCs w:val="26"/>
                      </w:rPr>
                    </w:ins>
                  </m:ctrlPr>
                </m:fPr>
                <m:num>
                  <w:ins w:id="7147" w:author="The Si Tran" w:date="2012-12-06T03:21:00Z">
                    <m:r>
                      <w:rPr>
                        <w:rFonts w:ascii="Cambria Math" w:hAnsi="Cambria Math"/>
                        <w:sz w:val="26"/>
                        <w:szCs w:val="26"/>
                      </w:rPr>
                      <m:t>∂E</m:t>
                    </m:r>
                  </w:ins>
                </m:num>
                <m:den>
                  <w:ins w:id="7148" w:author="The Si Tran" w:date="2012-12-06T03:21:00Z">
                    <m:r>
                      <w:rPr>
                        <w:rFonts w:ascii="Cambria Math" w:hAnsi="Cambria Math"/>
                        <w:sz w:val="26"/>
                        <w:szCs w:val="26"/>
                      </w:rPr>
                      <m:t>∂</m:t>
                    </m:r>
                  </w:ins>
                  <m:sSub>
                    <m:sSubPr>
                      <m:ctrlPr>
                        <w:ins w:id="7149" w:author="The Si Tran" w:date="2012-12-06T03:21:00Z">
                          <w:rPr>
                            <w:rFonts w:ascii="Cambria Math" w:eastAsia="Times New Roman" w:hAnsi="Cambria Math"/>
                            <w:i/>
                            <w:sz w:val="26"/>
                            <w:szCs w:val="26"/>
                          </w:rPr>
                        </w:ins>
                      </m:ctrlPr>
                    </m:sSubPr>
                    <m:e>
                      <w:ins w:id="7150" w:author="The Si Tran" w:date="2012-12-06T03:21:00Z">
                        <m:r>
                          <w:rPr>
                            <w:rFonts w:ascii="Cambria Math" w:hAnsi="Cambria Math"/>
                            <w:sz w:val="26"/>
                            <w:szCs w:val="26"/>
                          </w:rPr>
                          <m:t>o</m:t>
                        </m:r>
                      </w:ins>
                    </m:e>
                    <m:sub>
                      <w:ins w:id="7151" w:author="The Si Tran" w:date="2012-12-06T03:21:00Z">
                        <m:r>
                          <w:rPr>
                            <w:rFonts w:ascii="Cambria Math" w:hAnsi="Cambria Math"/>
                            <w:sz w:val="26"/>
                            <w:szCs w:val="26"/>
                          </w:rPr>
                          <m:t>k</m:t>
                        </m:r>
                      </w:ins>
                    </m:sub>
                  </m:sSub>
                </m:den>
              </m:f>
              <m:f>
                <m:fPr>
                  <m:ctrlPr>
                    <w:ins w:id="7152" w:author="The Si Tran" w:date="2012-12-06T03:21:00Z">
                      <w:rPr>
                        <w:rFonts w:ascii="Cambria Math" w:eastAsia="Times New Roman" w:hAnsi="Cambria Math"/>
                        <w:i/>
                        <w:sz w:val="26"/>
                        <w:szCs w:val="26"/>
                      </w:rPr>
                    </w:ins>
                  </m:ctrlPr>
                </m:fPr>
                <m:num>
                  <w:ins w:id="7153" w:author="The Si Tran" w:date="2012-12-06T03:21:00Z">
                    <m:r>
                      <w:rPr>
                        <w:rFonts w:ascii="Cambria Math" w:hAnsi="Cambria Math"/>
                        <w:sz w:val="26"/>
                        <w:szCs w:val="26"/>
                      </w:rPr>
                      <m:t>∂</m:t>
                    </m:r>
                  </w:ins>
                  <m:sSub>
                    <m:sSubPr>
                      <m:ctrlPr>
                        <w:ins w:id="7154" w:author="The Si Tran" w:date="2012-12-06T03:21:00Z">
                          <w:rPr>
                            <w:rFonts w:ascii="Cambria Math" w:eastAsia="Times New Roman" w:hAnsi="Cambria Math"/>
                            <w:i/>
                            <w:sz w:val="26"/>
                            <w:szCs w:val="26"/>
                          </w:rPr>
                        </w:ins>
                      </m:ctrlPr>
                    </m:sSubPr>
                    <m:e>
                      <w:ins w:id="7155" w:author="The Si Tran" w:date="2012-12-06T03:21:00Z">
                        <m:r>
                          <w:rPr>
                            <w:rFonts w:ascii="Cambria Math" w:hAnsi="Cambria Math"/>
                            <w:sz w:val="26"/>
                            <w:szCs w:val="26"/>
                          </w:rPr>
                          <m:t>o</m:t>
                        </m:r>
                      </w:ins>
                    </m:e>
                    <m:sub>
                      <w:ins w:id="7156" w:author="The Si Tran" w:date="2012-12-06T03:21:00Z">
                        <m:r>
                          <w:rPr>
                            <w:rFonts w:ascii="Cambria Math" w:hAnsi="Cambria Math"/>
                            <w:sz w:val="26"/>
                            <w:szCs w:val="26"/>
                          </w:rPr>
                          <m:t>k</m:t>
                        </m:r>
                      </w:ins>
                    </m:sub>
                  </m:sSub>
                </m:num>
                <m:den>
                  <w:ins w:id="7157" w:author="The Si Tran" w:date="2012-12-06T03:21:00Z">
                    <m:r>
                      <w:rPr>
                        <w:rFonts w:ascii="Cambria Math" w:hAnsi="Cambria Math"/>
                        <w:sz w:val="26"/>
                        <w:szCs w:val="26"/>
                      </w:rPr>
                      <m:t>∂</m:t>
                    </m:r>
                  </w:ins>
                  <m:sSub>
                    <m:sSubPr>
                      <m:ctrlPr>
                        <w:ins w:id="7158" w:author="The Si Tran" w:date="2012-12-06T03:21:00Z">
                          <w:rPr>
                            <w:rFonts w:ascii="Cambria Math" w:eastAsia="Times New Roman" w:hAnsi="Cambria Math"/>
                            <w:i/>
                            <w:sz w:val="26"/>
                            <w:szCs w:val="26"/>
                          </w:rPr>
                        </w:ins>
                      </m:ctrlPr>
                    </m:sSubPr>
                    <m:e>
                      <w:ins w:id="7159" w:author="The Si Tran" w:date="2012-12-06T03:21:00Z">
                        <m:r>
                          <w:rPr>
                            <w:rFonts w:ascii="Cambria Math" w:eastAsia="Times New Roman" w:hAnsi="Cambria Math"/>
                            <w:sz w:val="26"/>
                            <w:szCs w:val="26"/>
                          </w:rPr>
                          <m:t>net</m:t>
                        </m:r>
                      </w:ins>
                    </m:e>
                    <m:sub>
                      <w:ins w:id="7160" w:author="The Si Tran" w:date="2012-12-06T03:21:00Z">
                        <m:r>
                          <w:rPr>
                            <w:rFonts w:ascii="Cambria Math" w:hAnsi="Cambria Math"/>
                            <w:sz w:val="26"/>
                            <w:szCs w:val="26"/>
                          </w:rPr>
                          <m:t>k</m:t>
                        </m:r>
                      </w:ins>
                    </m:sub>
                  </m:sSub>
                </m:den>
              </m:f>
              <m:f>
                <m:fPr>
                  <m:ctrlPr>
                    <w:ins w:id="7161" w:author="The Si Tran" w:date="2012-12-06T03:21:00Z">
                      <w:rPr>
                        <w:rFonts w:ascii="Cambria Math" w:eastAsia="Times New Roman" w:hAnsi="Cambria Math"/>
                        <w:i/>
                        <w:sz w:val="26"/>
                        <w:szCs w:val="26"/>
                      </w:rPr>
                    </w:ins>
                  </m:ctrlPr>
                </m:fPr>
                <m:num>
                  <w:ins w:id="7162" w:author="The Si Tran" w:date="2012-12-06T03:21:00Z">
                    <m:r>
                      <w:rPr>
                        <w:rFonts w:ascii="Cambria Math" w:hAnsi="Cambria Math"/>
                        <w:sz w:val="26"/>
                        <w:szCs w:val="26"/>
                      </w:rPr>
                      <m:t>∂</m:t>
                    </m:r>
                  </w:ins>
                  <m:sSub>
                    <m:sSubPr>
                      <m:ctrlPr>
                        <w:ins w:id="7163" w:author="The Si Tran" w:date="2012-12-06T03:21:00Z">
                          <w:rPr>
                            <w:rFonts w:ascii="Cambria Math" w:eastAsia="Times New Roman" w:hAnsi="Cambria Math"/>
                            <w:i/>
                            <w:sz w:val="26"/>
                            <w:szCs w:val="26"/>
                          </w:rPr>
                        </w:ins>
                      </m:ctrlPr>
                    </m:sSubPr>
                    <m:e>
                      <w:ins w:id="7164" w:author="The Si Tran" w:date="2012-12-06T03:21:00Z">
                        <m:r>
                          <w:rPr>
                            <w:rFonts w:ascii="Cambria Math" w:hAnsi="Cambria Math"/>
                            <w:sz w:val="26"/>
                            <w:szCs w:val="26"/>
                          </w:rPr>
                          <m:t>net</m:t>
                        </m:r>
                      </w:ins>
                    </m:e>
                    <m:sub>
                      <w:ins w:id="7165" w:author="The Si Tran" w:date="2012-12-06T03:21:00Z">
                        <m:r>
                          <w:rPr>
                            <w:rFonts w:ascii="Cambria Math" w:hAnsi="Cambria Math"/>
                            <w:sz w:val="26"/>
                            <w:szCs w:val="26"/>
                          </w:rPr>
                          <m:t>k</m:t>
                        </m:r>
                      </w:ins>
                    </m:sub>
                  </m:sSub>
                </m:num>
                <m:den>
                  <w:ins w:id="7166" w:author="The Si Tran" w:date="2012-12-06T03:21:00Z">
                    <m:r>
                      <w:rPr>
                        <w:rFonts w:ascii="Cambria Math" w:hAnsi="Cambria Math"/>
                        <w:sz w:val="26"/>
                        <w:szCs w:val="26"/>
                      </w:rPr>
                      <m:t>∂</m:t>
                    </m:r>
                  </w:ins>
                  <m:sSub>
                    <m:sSubPr>
                      <m:ctrlPr>
                        <w:ins w:id="7167" w:author="The Si Tran" w:date="2012-12-06T03:21:00Z">
                          <w:rPr>
                            <w:rFonts w:ascii="Cambria Math" w:eastAsia="Times New Roman" w:hAnsi="Cambria Math"/>
                            <w:i/>
                            <w:sz w:val="26"/>
                            <w:szCs w:val="26"/>
                          </w:rPr>
                        </w:ins>
                      </m:ctrlPr>
                    </m:sSubPr>
                    <m:e>
                      <w:ins w:id="7168" w:author="The Si Tran" w:date="2012-12-06T03:21:00Z">
                        <m:r>
                          <w:rPr>
                            <w:rFonts w:ascii="Cambria Math" w:eastAsia="Times New Roman" w:hAnsi="Cambria Math"/>
                            <w:sz w:val="26"/>
                            <w:szCs w:val="26"/>
                          </w:rPr>
                          <m:t>o</m:t>
                        </m:r>
                      </w:ins>
                    </m:e>
                    <m:sub>
                      <w:ins w:id="7169" w:author="The Si Tran" w:date="2012-12-06T03:21:00Z">
                        <m:r>
                          <w:rPr>
                            <w:rFonts w:ascii="Cambria Math" w:hAnsi="Cambria Math"/>
                            <w:sz w:val="26"/>
                            <w:szCs w:val="26"/>
                          </w:rPr>
                          <m:t>i</m:t>
                        </m:r>
                      </w:ins>
                    </m:sub>
                  </m:sSub>
                </m:den>
              </m:f>
              <w:ins w:id="7170" w:author="The Si Tran" w:date="2012-12-06T03:22:00Z">
                <m:r>
                  <w:rPr>
                    <w:rFonts w:ascii="Cambria Math" w:eastAsia="Times New Roman" w:hAnsi="Cambria Math"/>
                    <w:sz w:val="26"/>
                    <w:szCs w:val="26"/>
                  </w:rPr>
                  <m:t>=</m:t>
                </m:r>
              </w:ins>
            </m:e>
          </m:nary>
          <m:nary>
            <m:naryPr>
              <m:chr m:val="∑"/>
              <m:limLoc m:val="subSup"/>
              <m:supHide m:val="1"/>
              <m:ctrlPr>
                <w:ins w:id="7171" w:author="The Si Tran" w:date="2012-12-06T03:22:00Z">
                  <w:rPr>
                    <w:rFonts w:ascii="Cambria Math" w:eastAsia="Times New Roman" w:hAnsi="Cambria Math"/>
                    <w:i/>
                    <w:sz w:val="26"/>
                    <w:szCs w:val="26"/>
                  </w:rPr>
                </w:ins>
              </m:ctrlPr>
            </m:naryPr>
            <m:sub>
              <w:ins w:id="7172" w:author="The Si Tran" w:date="2012-12-06T03:22:00Z">
                <m:r>
                  <w:rPr>
                    <w:rFonts w:ascii="Cambria Math" w:eastAsia="Times New Roman" w:hAnsi="Cambria Math"/>
                    <w:sz w:val="26"/>
                    <w:szCs w:val="26"/>
                  </w:rPr>
                  <m:t>k∈succ(i)</m:t>
                </m:r>
              </w:ins>
            </m:sub>
            <m:sup/>
            <m:e>
              <m:f>
                <m:fPr>
                  <m:ctrlPr>
                    <w:ins w:id="7173" w:author="The Si Tran" w:date="2012-12-06T03:22:00Z">
                      <w:rPr>
                        <w:rFonts w:ascii="Cambria Math" w:eastAsia="Times New Roman" w:hAnsi="Cambria Math"/>
                        <w:i/>
                        <w:sz w:val="26"/>
                        <w:szCs w:val="26"/>
                      </w:rPr>
                    </w:ins>
                  </m:ctrlPr>
                </m:fPr>
                <m:num>
                  <w:ins w:id="7174" w:author="The Si Tran" w:date="2012-12-06T03:22:00Z">
                    <m:r>
                      <w:rPr>
                        <w:rFonts w:ascii="Cambria Math" w:hAnsi="Cambria Math"/>
                        <w:sz w:val="26"/>
                        <w:szCs w:val="26"/>
                      </w:rPr>
                      <m:t>∂E</m:t>
                    </m:r>
                  </w:ins>
                </m:num>
                <m:den>
                  <w:ins w:id="7175" w:author="The Si Tran" w:date="2012-12-06T03:22:00Z">
                    <m:r>
                      <w:rPr>
                        <w:rFonts w:ascii="Cambria Math" w:hAnsi="Cambria Math"/>
                        <w:sz w:val="26"/>
                        <w:szCs w:val="26"/>
                      </w:rPr>
                      <m:t>∂</m:t>
                    </m:r>
                  </w:ins>
                  <m:sSub>
                    <m:sSubPr>
                      <m:ctrlPr>
                        <w:ins w:id="7176" w:author="The Si Tran" w:date="2012-12-06T03:22:00Z">
                          <w:rPr>
                            <w:rFonts w:ascii="Cambria Math" w:eastAsia="Times New Roman" w:hAnsi="Cambria Math"/>
                            <w:i/>
                            <w:sz w:val="26"/>
                            <w:szCs w:val="26"/>
                          </w:rPr>
                        </w:ins>
                      </m:ctrlPr>
                    </m:sSubPr>
                    <m:e>
                      <w:ins w:id="7177" w:author="The Si Tran" w:date="2012-12-06T03:22:00Z">
                        <m:r>
                          <w:rPr>
                            <w:rFonts w:ascii="Cambria Math" w:hAnsi="Cambria Math"/>
                            <w:sz w:val="26"/>
                            <w:szCs w:val="26"/>
                          </w:rPr>
                          <m:t>o</m:t>
                        </m:r>
                      </w:ins>
                    </m:e>
                    <m:sub>
                      <w:ins w:id="7178" w:author="The Si Tran" w:date="2012-12-06T03:22:00Z">
                        <m:r>
                          <w:rPr>
                            <w:rFonts w:ascii="Cambria Math" w:hAnsi="Cambria Math"/>
                            <w:sz w:val="26"/>
                            <w:szCs w:val="26"/>
                          </w:rPr>
                          <m:t>k</m:t>
                        </m:r>
                      </w:ins>
                    </m:sub>
                  </m:sSub>
                </m:den>
              </m:f>
              <m:sSup>
                <m:sSupPr>
                  <m:ctrlPr>
                    <w:ins w:id="7179" w:author="The Si Tran" w:date="2012-12-06T03:22:00Z">
                      <w:rPr>
                        <w:rFonts w:ascii="Cambria Math" w:eastAsia="Times New Roman" w:hAnsi="Cambria Math"/>
                        <w:i/>
                        <w:sz w:val="26"/>
                        <w:szCs w:val="26"/>
                      </w:rPr>
                    </w:ins>
                  </m:ctrlPr>
                </m:sSupPr>
                <m:e>
                  <w:ins w:id="7180" w:author="The Si Tran" w:date="2012-12-06T03:22:00Z">
                    <m:r>
                      <w:rPr>
                        <w:rFonts w:ascii="Cambria Math" w:eastAsia="Times New Roman" w:hAnsi="Cambria Math"/>
                        <w:sz w:val="26"/>
                        <w:szCs w:val="26"/>
                      </w:rPr>
                      <m:t>f</m:t>
                    </m:r>
                  </w:ins>
                </m:e>
                <m:sup>
                  <w:ins w:id="7181" w:author="The Si Tran" w:date="2012-12-06T03:22:00Z">
                    <m:r>
                      <w:rPr>
                        <w:rFonts w:ascii="Cambria Math" w:eastAsia="Times New Roman" w:hAnsi="Cambria Math"/>
                        <w:sz w:val="26"/>
                        <w:szCs w:val="26"/>
                      </w:rPr>
                      <m:t>'</m:t>
                    </m:r>
                  </w:ins>
                </m:sup>
              </m:sSup>
              <m:d>
                <m:dPr>
                  <m:ctrlPr>
                    <w:ins w:id="7182" w:author="The Si Tran" w:date="2012-12-06T03:22:00Z">
                      <w:rPr>
                        <w:rFonts w:ascii="Cambria Math" w:eastAsia="Times New Roman" w:hAnsi="Cambria Math"/>
                        <w:i/>
                        <w:sz w:val="26"/>
                        <w:szCs w:val="26"/>
                      </w:rPr>
                    </w:ins>
                  </m:ctrlPr>
                </m:dPr>
                <m:e>
                  <m:sSub>
                    <m:sSubPr>
                      <m:ctrlPr>
                        <w:ins w:id="7183" w:author="The Si Tran" w:date="2012-12-06T03:22:00Z">
                          <w:rPr>
                            <w:rFonts w:ascii="Cambria Math" w:eastAsia="Times New Roman" w:hAnsi="Cambria Math"/>
                            <w:i/>
                            <w:sz w:val="26"/>
                            <w:szCs w:val="26"/>
                          </w:rPr>
                        </w:ins>
                      </m:ctrlPr>
                    </m:sSubPr>
                    <m:e>
                      <w:ins w:id="7184" w:author="The Si Tran" w:date="2012-12-06T03:23:00Z">
                        <m:r>
                          <w:rPr>
                            <w:rFonts w:ascii="Cambria Math" w:eastAsia="Times New Roman" w:hAnsi="Cambria Math"/>
                            <w:sz w:val="26"/>
                            <w:szCs w:val="26"/>
                          </w:rPr>
                          <m:t>net</m:t>
                        </m:r>
                      </w:ins>
                    </m:e>
                    <m:sub>
                      <w:ins w:id="7185" w:author="The Si Tran" w:date="2012-12-06T03:23:00Z">
                        <m:r>
                          <w:rPr>
                            <w:rFonts w:ascii="Cambria Math" w:eastAsia="Times New Roman" w:hAnsi="Cambria Math"/>
                            <w:sz w:val="26"/>
                            <w:szCs w:val="26"/>
                          </w:rPr>
                          <m:t>k</m:t>
                        </m:r>
                      </w:ins>
                    </m:sub>
                  </m:sSub>
                </m:e>
              </m:d>
              <m:sSub>
                <m:sSubPr>
                  <m:ctrlPr>
                    <w:ins w:id="7186" w:author="The Si Tran" w:date="2012-12-06T03:23:00Z">
                      <w:rPr>
                        <w:rFonts w:ascii="Cambria Math" w:eastAsia="Times New Roman" w:hAnsi="Cambria Math"/>
                        <w:i/>
                        <w:sz w:val="26"/>
                        <w:szCs w:val="26"/>
                      </w:rPr>
                    </w:ins>
                  </m:ctrlPr>
                </m:sSubPr>
                <m:e>
                  <w:ins w:id="7187" w:author="The Si Tran" w:date="2012-12-06T03:23:00Z">
                    <m:r>
                      <w:rPr>
                        <w:rFonts w:ascii="Cambria Math" w:eastAsia="Times New Roman" w:hAnsi="Cambria Math"/>
                        <w:sz w:val="26"/>
                        <w:szCs w:val="26"/>
                      </w:rPr>
                      <m:t>w</m:t>
                    </m:r>
                  </w:ins>
                </m:e>
                <m:sub>
                  <w:ins w:id="7188"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189" w:author="The Si Tran" w:date="2012-12-14T05:43:00Z">
        <w:r w:rsidRPr="00097101">
          <w:rPr>
            <w:noProof/>
            <w:rPrChange w:id="7190" w:author="Unknown">
              <w:rPr>
                <w:noProof/>
              </w:rPr>
            </w:rPrChange>
          </w:rPr>
          <mc:AlternateContent>
            <mc:Choice Requires="wps">
              <w:drawing>
                <wp:anchor distT="0" distB="0" distL="114300" distR="114300" simplePos="0" relativeHeight="251657216" behindDoc="1" locked="0" layoutInCell="1" allowOverlap="1" wp14:anchorId="0BC2898F" wp14:editId="0302C1AF">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4C2D67" w:rsidRDefault="004C2D67">
                              <w:pPr>
                                <w:pStyle w:val="EquationIndex"/>
                                <w:pPrChange w:id="7191" w:author="The Si Tran" w:date="2012-12-16T08:25:00Z">
                                  <w:pPr/>
                                </w:pPrChange>
                              </w:pPr>
                              <w:ins w:id="7192" w:author="The Si Tran" w:date="2012-12-06T02:41:00Z">
                                <w:r>
                                  <w:t>(4.</w:t>
                                </w:r>
                              </w:ins>
                              <w:ins w:id="7193" w:author="The Si Tran" w:date="2012-12-06T02:44:00Z">
                                <w:r>
                                  <w:t>10</w:t>
                                </w:r>
                              </w:ins>
                              <w:ins w:id="719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61" type="#_x0000_t202" style="position:absolute;left:0;text-align:left;margin-left:402.2pt;margin-top:-83.65pt;width:51pt;height:2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" fillcolor="white [3201]" stroked="f" strokeweight=".5pt">
                  <v:textbox>
                    <w:txbxContent>
                      <w:p w14:paraId="31D0E72E" w14:textId="67068AA6" w:rsidR="004C2D67" w:rsidRDefault="004C2D67">
                        <w:pPr>
                          <w:pStyle w:val="EquationIndex"/>
                          <w:pPrChange w:id="7195" w:author="The Si Tran" w:date="2012-12-16T08:25:00Z">
                            <w:pPr/>
                          </w:pPrChange>
                        </w:pPr>
                        <w:ins w:id="7196" w:author="The Si Tran" w:date="2012-12-06T02:41:00Z">
                          <w:r>
                            <w:t>(4.</w:t>
                          </w:r>
                        </w:ins>
                        <w:ins w:id="7197" w:author="The Si Tran" w:date="2012-12-06T02:44:00Z">
                          <w:r>
                            <w:t>10</w:t>
                          </w:r>
                        </w:ins>
                        <w:ins w:id="7198"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199" w:author="The Si Tran" w:date="2012-12-06T03:23:00Z">
        <w:r w:rsidR="0088753F" w:rsidRPr="00AF1345" w:rsidDel="008A5312">
          <w:rPr>
            <w:rFonts w:ascii="Times New Roman" w:hAnsi="Times New Roman"/>
            <w:position w:val="-64"/>
            <w:sz w:val="26"/>
            <w:szCs w:val="26"/>
          </w:rPr>
          <w:object w:dxaOrig="5840" w:dyaOrig="1400" w14:anchorId="4D68EFCA">
            <v:shape id="_x0000_i1129" type="#_x0000_t75" style="width:381.5pt;height:93.5pt" o:ole="">
              <v:imagedata r:id="rId256" o:title=""/>
            </v:shape>
            <o:OLEObject Type="Embed" ProgID="Equation.DSMT4" ShapeID="_x0000_i1129" DrawAspect="Content" ObjectID="_1417235531" r:id="rId257"/>
          </w:object>
        </w:r>
      </w:del>
    </w:p>
    <w:p w14:paraId="615C4E77" w14:textId="796CC167" w:rsidR="0088753F" w:rsidRDefault="00E20E05" w:rsidP="0088753F">
      <w:pPr>
        <w:pStyle w:val="ListParagraph"/>
        <w:spacing w:after="0" w:line="360" w:lineRule="auto"/>
        <w:ind w:left="0"/>
        <w:rPr>
          <w:ins w:id="7200" w:author="The Si Tran" w:date="2012-12-06T03:24:00Z"/>
          <w:rFonts w:ascii="Times New Roman" w:hAnsi="Times New Roman"/>
          <w:sz w:val="26"/>
          <w:szCs w:val="26"/>
        </w:rPr>
      </w:pPr>
      <w:ins w:id="7201" w:author="The Si Tran" w:date="2012-12-14T05:43:00Z">
        <w:r w:rsidRPr="00032D83">
          <w:rPr>
            <w:noProof/>
            <w:szCs w:val="26"/>
            <w:rPrChange w:id="7202" w:author="Unknown">
              <w:rPr>
                <w:noProof/>
              </w:rPr>
            </w:rPrChange>
          </w:rPr>
          <mc:AlternateContent>
            <mc:Choice Requires="wps">
              <w:drawing>
                <wp:anchor distT="0" distB="0" distL="114300" distR="114300" simplePos="0" relativeHeight="251654144" behindDoc="0" locked="0" layoutInCell="1" allowOverlap="1" wp14:anchorId="04312190" wp14:editId="213276FD">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4C2D67" w:rsidRDefault="004C2D67">
                              <w:pPr>
                                <w:pStyle w:val="EquationIndex"/>
                                <w:pPrChange w:id="7203" w:author="The Si Tran" w:date="2012-12-16T08:25:00Z">
                                  <w:pPr/>
                                </w:pPrChange>
                              </w:pPr>
                              <w:ins w:id="7204" w:author="The Si Tran" w:date="2012-12-06T02:41:00Z">
                                <w:r>
                                  <w:t>(4.</w:t>
                                </w:r>
                              </w:ins>
                              <w:ins w:id="7205" w:author="The Si Tran" w:date="2012-12-06T02:44:00Z">
                                <w:r>
                                  <w:t>11</w:t>
                                </w:r>
                              </w:ins>
                              <w:ins w:id="720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62" type="#_x0000_t202" style="position:absolute;left:0;text-align:left;margin-left:405.65pt;margin-top:46.05pt;width:46.85pt;height:28.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AmNBlo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4C2D67" w:rsidRDefault="004C2D67">
                        <w:pPr>
                          <w:pStyle w:val="EquationIndex"/>
                          <w:pPrChange w:id="7207" w:author="The Si Tran" w:date="2012-12-16T08:25:00Z">
                            <w:pPr/>
                          </w:pPrChange>
                        </w:pPr>
                        <w:ins w:id="7208" w:author="The Si Tran" w:date="2012-12-06T02:41:00Z">
                          <w:r>
                            <w:t>(4.</w:t>
                          </w:r>
                        </w:ins>
                        <w:ins w:id="7209" w:author="The Si Tran" w:date="2012-12-06T02:44:00Z">
                          <w:r>
                            <w:t>11</w:t>
                          </w:r>
                        </w:ins>
                        <w:ins w:id="7210" w:author="The Si Tran" w:date="2012-12-06T02:41:00Z">
                          <w:r>
                            <w:t>)</w:t>
                          </w:r>
                        </w:ins>
                      </w:p>
                    </w:txbxContent>
                  </v:textbox>
                </v:shape>
              </w:pict>
            </mc:Fallback>
          </mc:AlternateContent>
        </w:r>
      </w:ins>
      <w:r w:rsidR="0088753F" w:rsidRPr="0049233F">
        <w:rPr>
          <w:rFonts w:ascii="Times New Roman" w:hAnsi="Times New Roman"/>
          <w:sz w:val="26"/>
          <w:szCs w:val="26"/>
        </w:rPr>
        <w:t>Thay (</w:t>
      </w:r>
      <w:ins w:id="7211" w:author="The Si Tran" w:date="2012-12-14T05:45:00Z">
        <w:r>
          <w:rPr>
            <w:rFonts w:ascii="Times New Roman" w:hAnsi="Times New Roman"/>
            <w:sz w:val="26"/>
            <w:szCs w:val="26"/>
          </w:rPr>
          <w:t>4</w:t>
        </w:r>
      </w:ins>
      <w:del w:id="7212"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213" w:author="The Si Tran" w:date="2012-12-14T05:45:00Z">
        <w:r>
          <w:rPr>
            <w:rFonts w:ascii="Times New Roman" w:hAnsi="Times New Roman"/>
            <w:sz w:val="26"/>
            <w:szCs w:val="26"/>
          </w:rPr>
          <w:t>4</w:t>
        </w:r>
      </w:ins>
      <w:del w:id="7214"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215" w:author="The Si Tran" w:date="2012-12-14T05:45:00Z">
        <w:r>
          <w:rPr>
            <w:rFonts w:ascii="Times New Roman" w:hAnsi="Times New Roman"/>
            <w:sz w:val="26"/>
            <w:szCs w:val="26"/>
          </w:rPr>
          <w:t>4</w:t>
        </w:r>
      </w:ins>
      <w:del w:id="7216"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4C2D67">
      <w:pPr>
        <w:pStyle w:val="ListParagraph"/>
        <w:spacing w:after="0" w:line="360" w:lineRule="auto"/>
        <w:ind w:firstLine="720"/>
        <w:rPr>
          <w:rFonts w:ascii="Times New Roman" w:hAnsi="Times New Roman"/>
          <w:sz w:val="26"/>
          <w:szCs w:val="26"/>
        </w:rPr>
        <w:pPrChange w:id="7217" w:author="The Si Tran" w:date="2012-12-06T03:25:00Z">
          <w:pPr>
            <w:pStyle w:val="ListParagraph"/>
            <w:spacing w:after="0" w:line="360" w:lineRule="auto"/>
            <w:ind w:left="0"/>
          </w:pPr>
        </w:pPrChange>
      </w:pPr>
      <m:oMathPara>
        <m:oMath>
          <m:f>
            <m:fPr>
              <m:ctrlPr>
                <w:ins w:id="7218" w:author="The Si Tran" w:date="2012-12-06T03:24:00Z">
                  <w:rPr>
                    <w:rFonts w:ascii="Cambria Math" w:eastAsia="Times New Roman" w:hAnsi="Cambria Math"/>
                    <w:i/>
                    <w:sz w:val="26"/>
                    <w:szCs w:val="26"/>
                  </w:rPr>
                </w:ins>
              </m:ctrlPr>
            </m:fPr>
            <m:num>
              <w:ins w:id="7219" w:author="The Si Tran" w:date="2012-12-06T03:24:00Z">
                <m:r>
                  <w:rPr>
                    <w:rFonts w:ascii="Cambria Math" w:hAnsi="Cambria Math"/>
                    <w:sz w:val="26"/>
                    <w:szCs w:val="26"/>
                  </w:rPr>
                  <m:t>∂E</m:t>
                </m:r>
              </w:ins>
            </m:num>
            <m:den>
              <w:ins w:id="7220" w:author="The Si Tran" w:date="2012-12-06T03:24:00Z">
                <m:r>
                  <w:rPr>
                    <w:rFonts w:ascii="Cambria Math" w:hAnsi="Cambria Math"/>
                    <w:sz w:val="26"/>
                    <w:szCs w:val="26"/>
                  </w:rPr>
                  <m:t>∂</m:t>
                </m:r>
              </w:ins>
              <m:sSub>
                <m:sSubPr>
                  <m:ctrlPr>
                    <w:ins w:id="7221" w:author="The Si Tran" w:date="2012-12-06T03:24:00Z">
                      <w:rPr>
                        <w:rFonts w:ascii="Cambria Math" w:eastAsia="Times New Roman" w:hAnsi="Cambria Math"/>
                        <w:i/>
                        <w:sz w:val="26"/>
                        <w:szCs w:val="26"/>
                      </w:rPr>
                    </w:ins>
                  </m:ctrlPr>
                </m:sSubPr>
                <m:e>
                  <w:ins w:id="7222" w:author="The Si Tran" w:date="2012-12-06T03:24:00Z">
                    <m:r>
                      <w:rPr>
                        <w:rFonts w:ascii="Cambria Math" w:hAnsi="Cambria Math"/>
                        <w:sz w:val="26"/>
                        <w:szCs w:val="26"/>
                      </w:rPr>
                      <m:t>w</m:t>
                    </m:r>
                  </w:ins>
                </m:e>
                <m:sub>
                  <w:ins w:id="7223" w:author="The Si Tran" w:date="2012-12-06T03:24:00Z">
                    <m:r>
                      <w:rPr>
                        <w:rFonts w:ascii="Cambria Math" w:hAnsi="Cambria Math"/>
                        <w:sz w:val="26"/>
                        <w:szCs w:val="26"/>
                      </w:rPr>
                      <m:t>ij</m:t>
                    </m:r>
                  </w:ins>
                </m:sub>
              </m:sSub>
            </m:den>
          </m:f>
          <w:ins w:id="7224" w:author="The Si Tran" w:date="2012-12-06T03:24:00Z">
            <m:r>
              <w:rPr>
                <w:rFonts w:ascii="Cambria Math" w:hAnsi="Cambria Math"/>
                <w:sz w:val="26"/>
                <w:szCs w:val="26"/>
              </w:rPr>
              <m:t>=</m:t>
            </m:r>
          </w:ins>
          <m:d>
            <m:dPr>
              <m:ctrlPr>
                <w:ins w:id="7225" w:author="The Si Tran" w:date="2012-12-06T03:24:00Z">
                  <w:rPr>
                    <w:rFonts w:ascii="Cambria Math" w:hAnsi="Cambria Math"/>
                    <w:i/>
                    <w:sz w:val="26"/>
                    <w:szCs w:val="26"/>
                  </w:rPr>
                </w:ins>
              </m:ctrlPr>
            </m:dPr>
            <m:e>
              <m:nary>
                <m:naryPr>
                  <m:chr m:val="∑"/>
                  <m:limLoc m:val="subSup"/>
                  <m:supHide m:val="1"/>
                  <m:ctrlPr>
                    <w:ins w:id="7226" w:author="The Si Tran" w:date="2012-12-06T03:24:00Z">
                      <w:rPr>
                        <w:rFonts w:ascii="Cambria Math" w:eastAsia="Times New Roman" w:hAnsi="Cambria Math"/>
                        <w:i/>
                        <w:sz w:val="26"/>
                        <w:szCs w:val="26"/>
                      </w:rPr>
                    </w:ins>
                  </m:ctrlPr>
                </m:naryPr>
                <m:sub>
                  <w:ins w:id="7227" w:author="The Si Tran" w:date="2012-12-06T03:24:00Z">
                    <m:r>
                      <w:rPr>
                        <w:rFonts w:ascii="Cambria Math" w:eastAsia="Times New Roman" w:hAnsi="Cambria Math"/>
                        <w:sz w:val="26"/>
                        <w:szCs w:val="26"/>
                      </w:rPr>
                      <m:t>k∈succ</m:t>
                    </m:r>
                  </w:ins>
                  <m:d>
                    <m:dPr>
                      <m:ctrlPr>
                        <w:ins w:id="7228" w:author="The Si Tran" w:date="2012-12-06T03:24:00Z">
                          <w:rPr>
                            <w:rFonts w:ascii="Cambria Math" w:eastAsia="Times New Roman" w:hAnsi="Cambria Math"/>
                            <w:i/>
                            <w:sz w:val="26"/>
                            <w:szCs w:val="26"/>
                          </w:rPr>
                        </w:ins>
                      </m:ctrlPr>
                    </m:dPr>
                    <m:e>
                      <w:ins w:id="7229" w:author="The Si Tran" w:date="2012-12-06T03:24:00Z">
                        <m:r>
                          <w:rPr>
                            <w:rFonts w:ascii="Cambria Math" w:eastAsia="Times New Roman" w:hAnsi="Cambria Math"/>
                            <w:sz w:val="26"/>
                            <w:szCs w:val="26"/>
                          </w:rPr>
                          <m:t>i</m:t>
                        </m:r>
                      </w:ins>
                    </m:e>
                  </m:d>
                </m:sub>
                <m:sup/>
                <m:e>
                  <m:f>
                    <m:fPr>
                      <m:ctrlPr>
                        <w:ins w:id="7230" w:author="The Si Tran" w:date="2012-12-06T03:24:00Z">
                          <w:rPr>
                            <w:rFonts w:ascii="Cambria Math" w:eastAsia="Times New Roman" w:hAnsi="Cambria Math"/>
                            <w:i/>
                            <w:sz w:val="26"/>
                            <w:szCs w:val="26"/>
                          </w:rPr>
                        </w:ins>
                      </m:ctrlPr>
                    </m:fPr>
                    <m:num>
                      <w:ins w:id="7231" w:author="The Si Tran" w:date="2012-12-06T03:24:00Z">
                        <m:r>
                          <w:rPr>
                            <w:rFonts w:ascii="Cambria Math" w:hAnsi="Cambria Math"/>
                            <w:sz w:val="26"/>
                            <w:szCs w:val="26"/>
                          </w:rPr>
                          <m:t>∂E</m:t>
                        </m:r>
                      </w:ins>
                    </m:num>
                    <m:den>
                      <w:ins w:id="7232" w:author="The Si Tran" w:date="2012-12-06T03:24:00Z">
                        <m:r>
                          <w:rPr>
                            <w:rFonts w:ascii="Cambria Math" w:hAnsi="Cambria Math"/>
                            <w:sz w:val="26"/>
                            <w:szCs w:val="26"/>
                          </w:rPr>
                          <m:t>∂</m:t>
                        </m:r>
                      </w:ins>
                      <m:sSub>
                        <m:sSubPr>
                          <m:ctrlPr>
                            <w:ins w:id="7233" w:author="The Si Tran" w:date="2012-12-06T03:24:00Z">
                              <w:rPr>
                                <w:rFonts w:ascii="Cambria Math" w:eastAsia="Times New Roman" w:hAnsi="Cambria Math"/>
                                <w:i/>
                                <w:sz w:val="26"/>
                                <w:szCs w:val="26"/>
                              </w:rPr>
                            </w:ins>
                          </m:ctrlPr>
                        </m:sSubPr>
                        <m:e>
                          <w:ins w:id="7234" w:author="The Si Tran" w:date="2012-12-06T03:24:00Z">
                            <m:r>
                              <w:rPr>
                                <w:rFonts w:ascii="Cambria Math" w:hAnsi="Cambria Math"/>
                                <w:sz w:val="26"/>
                                <w:szCs w:val="26"/>
                              </w:rPr>
                              <m:t>o</m:t>
                            </m:r>
                          </w:ins>
                        </m:e>
                        <m:sub>
                          <w:ins w:id="7235" w:author="The Si Tran" w:date="2012-12-06T03:24:00Z">
                            <m:r>
                              <w:rPr>
                                <w:rFonts w:ascii="Cambria Math" w:hAnsi="Cambria Math"/>
                                <w:sz w:val="26"/>
                                <w:szCs w:val="26"/>
                              </w:rPr>
                              <m:t>k</m:t>
                            </m:r>
                          </w:ins>
                        </m:sub>
                      </m:sSub>
                    </m:den>
                  </m:f>
                  <m:sSup>
                    <m:sSupPr>
                      <m:ctrlPr>
                        <w:ins w:id="7236" w:author="The Si Tran" w:date="2012-12-06T03:24:00Z">
                          <w:rPr>
                            <w:rFonts w:ascii="Cambria Math" w:eastAsia="Times New Roman" w:hAnsi="Cambria Math"/>
                            <w:i/>
                            <w:sz w:val="26"/>
                            <w:szCs w:val="26"/>
                          </w:rPr>
                        </w:ins>
                      </m:ctrlPr>
                    </m:sSupPr>
                    <m:e>
                      <w:ins w:id="7237" w:author="The Si Tran" w:date="2012-12-06T03:24:00Z">
                        <m:r>
                          <w:rPr>
                            <w:rFonts w:ascii="Cambria Math" w:eastAsia="Times New Roman" w:hAnsi="Cambria Math"/>
                            <w:sz w:val="26"/>
                            <w:szCs w:val="26"/>
                          </w:rPr>
                          <m:t>f</m:t>
                        </m:r>
                      </w:ins>
                    </m:e>
                    <m:sup>
                      <w:ins w:id="7238" w:author="The Si Tran" w:date="2012-12-06T03:24:00Z">
                        <m:r>
                          <w:rPr>
                            <w:rFonts w:ascii="Cambria Math" w:eastAsia="Times New Roman" w:hAnsi="Cambria Math"/>
                            <w:sz w:val="26"/>
                            <w:szCs w:val="26"/>
                          </w:rPr>
                          <m:t>'</m:t>
                        </m:r>
                      </w:ins>
                    </m:sup>
                  </m:sSup>
                  <m:d>
                    <m:dPr>
                      <m:ctrlPr>
                        <w:ins w:id="7239" w:author="The Si Tran" w:date="2012-12-06T03:24:00Z">
                          <w:rPr>
                            <w:rFonts w:ascii="Cambria Math" w:eastAsia="Times New Roman" w:hAnsi="Cambria Math"/>
                            <w:i/>
                            <w:sz w:val="26"/>
                            <w:szCs w:val="26"/>
                          </w:rPr>
                        </w:ins>
                      </m:ctrlPr>
                    </m:dPr>
                    <m:e>
                      <m:sSub>
                        <m:sSubPr>
                          <m:ctrlPr>
                            <w:ins w:id="7240" w:author="The Si Tran" w:date="2012-12-06T03:24:00Z">
                              <w:rPr>
                                <w:rFonts w:ascii="Cambria Math" w:eastAsia="Times New Roman" w:hAnsi="Cambria Math"/>
                                <w:i/>
                                <w:sz w:val="26"/>
                                <w:szCs w:val="26"/>
                              </w:rPr>
                            </w:ins>
                          </m:ctrlPr>
                        </m:sSubPr>
                        <m:e>
                          <w:ins w:id="7241" w:author="The Si Tran" w:date="2012-12-06T03:24:00Z">
                            <m:r>
                              <w:rPr>
                                <w:rFonts w:ascii="Cambria Math" w:eastAsia="Times New Roman" w:hAnsi="Cambria Math"/>
                                <w:sz w:val="26"/>
                                <w:szCs w:val="26"/>
                              </w:rPr>
                              <m:t>net</m:t>
                            </m:r>
                          </w:ins>
                        </m:e>
                        <m:sub>
                          <w:ins w:id="7242" w:author="The Si Tran" w:date="2012-12-06T03:24:00Z">
                            <m:r>
                              <w:rPr>
                                <w:rFonts w:ascii="Cambria Math" w:eastAsia="Times New Roman" w:hAnsi="Cambria Math"/>
                                <w:sz w:val="26"/>
                                <w:szCs w:val="26"/>
                              </w:rPr>
                              <m:t>k</m:t>
                            </m:r>
                          </w:ins>
                        </m:sub>
                      </m:sSub>
                    </m:e>
                  </m:d>
                  <m:sSub>
                    <m:sSubPr>
                      <m:ctrlPr>
                        <w:ins w:id="7243" w:author="The Si Tran" w:date="2012-12-06T03:24:00Z">
                          <w:rPr>
                            <w:rFonts w:ascii="Cambria Math" w:eastAsia="Times New Roman" w:hAnsi="Cambria Math"/>
                            <w:i/>
                            <w:sz w:val="26"/>
                            <w:szCs w:val="26"/>
                          </w:rPr>
                        </w:ins>
                      </m:ctrlPr>
                    </m:sSubPr>
                    <m:e>
                      <w:ins w:id="7244" w:author="The Si Tran" w:date="2012-12-06T03:24:00Z">
                        <m:r>
                          <w:rPr>
                            <w:rFonts w:ascii="Cambria Math" w:eastAsia="Times New Roman" w:hAnsi="Cambria Math"/>
                            <w:sz w:val="26"/>
                            <w:szCs w:val="26"/>
                          </w:rPr>
                          <m:t>w</m:t>
                        </m:r>
                      </w:ins>
                    </m:e>
                    <m:sub>
                      <w:ins w:id="7245" w:author="The Si Tran" w:date="2012-12-06T03:24:00Z">
                        <m:r>
                          <w:rPr>
                            <w:rFonts w:ascii="Cambria Math" w:eastAsia="Times New Roman" w:hAnsi="Cambria Math"/>
                            <w:sz w:val="26"/>
                            <w:szCs w:val="26"/>
                          </w:rPr>
                          <m:t>ki</m:t>
                        </m:r>
                      </w:ins>
                    </m:sub>
                  </m:sSub>
                </m:e>
              </m:nary>
            </m:e>
          </m:d>
          <w:ins w:id="7246" w:author="The Si Tran" w:date="2012-12-06T03:24:00Z">
            <m:r>
              <w:rPr>
                <w:rFonts w:ascii="Cambria Math" w:hAnsi="Cambria Math"/>
                <w:sz w:val="26"/>
                <w:szCs w:val="26"/>
              </w:rPr>
              <m:t>*</m:t>
            </m:r>
          </w:ins>
          <m:sSup>
            <m:sSupPr>
              <m:ctrlPr>
                <w:ins w:id="7247" w:author="The Si Tran" w:date="2012-12-06T03:25:00Z">
                  <w:rPr>
                    <w:rFonts w:ascii="Cambria Math" w:eastAsia="Times New Roman" w:hAnsi="Cambria Math"/>
                    <w:i/>
                    <w:sz w:val="26"/>
                    <w:szCs w:val="26"/>
                  </w:rPr>
                </w:ins>
              </m:ctrlPr>
            </m:sSupPr>
            <m:e>
              <w:ins w:id="7248" w:author="The Si Tran" w:date="2012-12-06T03:25:00Z">
                <m:r>
                  <w:rPr>
                    <w:rFonts w:ascii="Cambria Math" w:hAnsi="Cambria Math"/>
                    <w:sz w:val="26"/>
                    <w:szCs w:val="26"/>
                  </w:rPr>
                  <m:t>f</m:t>
                </m:r>
              </w:ins>
            </m:e>
            <m:sup>
              <w:ins w:id="7249" w:author="The Si Tran" w:date="2012-12-06T03:25:00Z">
                <m:r>
                  <w:rPr>
                    <w:rFonts w:ascii="Cambria Math" w:hAnsi="Cambria Math"/>
                    <w:sz w:val="26"/>
                    <w:szCs w:val="26"/>
                  </w:rPr>
                  <m:t>'</m:t>
                </m:r>
              </w:ins>
            </m:sup>
          </m:sSup>
          <m:d>
            <m:dPr>
              <m:ctrlPr>
                <w:ins w:id="7250" w:author="The Si Tran" w:date="2012-12-06T03:25:00Z">
                  <w:rPr>
                    <w:rFonts w:ascii="Cambria Math" w:hAnsi="Cambria Math"/>
                    <w:i/>
                    <w:sz w:val="26"/>
                    <w:szCs w:val="26"/>
                  </w:rPr>
                </w:ins>
              </m:ctrlPr>
            </m:dPr>
            <m:e>
              <m:sSub>
                <m:sSubPr>
                  <m:ctrlPr>
                    <w:ins w:id="7251" w:author="The Si Tran" w:date="2012-12-06T03:25:00Z">
                      <w:rPr>
                        <w:rFonts w:ascii="Cambria Math" w:eastAsia="Times New Roman" w:hAnsi="Cambria Math"/>
                        <w:i/>
                        <w:sz w:val="26"/>
                        <w:szCs w:val="26"/>
                      </w:rPr>
                    </w:ins>
                  </m:ctrlPr>
                </m:sSubPr>
                <m:e>
                  <w:ins w:id="7252" w:author="The Si Tran" w:date="2012-12-06T03:25:00Z">
                    <m:r>
                      <w:rPr>
                        <w:rFonts w:ascii="Cambria Math" w:hAnsi="Cambria Math"/>
                        <w:sz w:val="26"/>
                        <w:szCs w:val="26"/>
                      </w:rPr>
                      <m:t>net</m:t>
                    </m:r>
                  </w:ins>
                </m:e>
                <m:sub>
                  <w:ins w:id="7253" w:author="The Si Tran" w:date="2012-12-06T03:25:00Z">
                    <m:r>
                      <w:rPr>
                        <w:rFonts w:ascii="Cambria Math" w:hAnsi="Cambria Math"/>
                        <w:sz w:val="26"/>
                        <w:szCs w:val="26"/>
                      </w:rPr>
                      <m:t>i</m:t>
                    </m:r>
                  </w:ins>
                </m:sub>
              </m:sSub>
            </m:e>
          </m:d>
          <m:sSub>
            <m:sSubPr>
              <m:ctrlPr>
                <w:ins w:id="7254" w:author="The Si Tran" w:date="2012-12-06T03:25:00Z">
                  <w:rPr>
                    <w:rFonts w:ascii="Cambria Math" w:eastAsia="Times New Roman" w:hAnsi="Cambria Math"/>
                    <w:i/>
                    <w:sz w:val="26"/>
                    <w:szCs w:val="26"/>
                  </w:rPr>
                </w:ins>
              </m:ctrlPr>
            </m:sSubPr>
            <m:e>
              <w:ins w:id="7255" w:author="The Si Tran" w:date="2012-12-06T03:25:00Z">
                <m:r>
                  <w:rPr>
                    <w:rFonts w:ascii="Cambria Math" w:hAnsi="Cambria Math"/>
                    <w:sz w:val="26"/>
                    <w:szCs w:val="26"/>
                  </w:rPr>
                  <m:t>o</m:t>
                </m:r>
              </w:ins>
            </m:e>
            <m:sub>
              <w:ins w:id="7256"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257" w:author="The Si Tran" w:date="2012-12-06T03:25:00Z">
        <w:r w:rsidRPr="00AF1345" w:rsidDel="005B51B1">
          <w:rPr>
            <w:rFonts w:ascii="Times New Roman" w:hAnsi="Times New Roman"/>
            <w:position w:val="-32"/>
            <w:sz w:val="26"/>
            <w:szCs w:val="26"/>
          </w:rPr>
          <w:object w:dxaOrig="4940" w:dyaOrig="700" w14:anchorId="4DC3F1FF">
            <v:shape id="_x0000_i1130" type="#_x0000_t75" style="width:331pt;height:50.5pt" o:ole="">
              <v:imagedata r:id="rId258" o:title=""/>
            </v:shape>
            <o:OLEObject Type="Embed" ProgID="Equation.DSMT4" ShapeID="_x0000_i1130" DrawAspect="Content" ObjectID="_1417235532" r:id="rId259"/>
          </w:object>
        </w:r>
      </w:del>
    </w:p>
    <w:p w14:paraId="1B4AB723" w14:textId="4F7D63EE" w:rsidR="0088753F" w:rsidRPr="0049233F" w:rsidRDefault="0088753F">
      <w:pPr>
        <w:pPrChange w:id="7258"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6602D24C" w:rsidR="0088753F" w:rsidRDefault="00782A72">
      <w:pPr>
        <w:rPr>
          <w:ins w:id="7259" w:author="The Si Tran" w:date="2012-12-06T03:26:00Z"/>
        </w:rPr>
        <w:pPrChange w:id="7260" w:author="The Si Tran" w:date="2012-12-16T08:26:00Z">
          <w:pPr>
            <w:pStyle w:val="ListParagraph"/>
            <w:tabs>
              <w:tab w:val="left" w:pos="720"/>
            </w:tabs>
            <w:spacing w:after="0" w:line="360" w:lineRule="auto"/>
            <w:ind w:left="0" w:firstLine="720"/>
          </w:pPr>
        </w:pPrChange>
      </w:pPr>
      <w:ins w:id="7261" w:author="The Si Tran" w:date="2012-12-14T05:54:00Z">
        <w:r w:rsidRPr="00032D83">
          <w:rPr>
            <w:noProof/>
            <w:rPrChange w:id="7262" w:author="Unknown">
              <w:rPr>
                <w:noProof/>
              </w:rPr>
            </w:rPrChange>
          </w:rPr>
          <mc:AlternateContent>
            <mc:Choice Requires="wps">
              <w:drawing>
                <wp:anchor distT="0" distB="0" distL="114300" distR="114300" simplePos="0" relativeHeight="251663360" behindDoc="0" locked="0" layoutInCell="1" allowOverlap="1" wp14:anchorId="404F4B27" wp14:editId="280B81C2">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4C2D67" w:rsidRDefault="004C2D67">
                              <w:pPr>
                                <w:pStyle w:val="EquationIndex"/>
                                <w:pPrChange w:id="7263" w:author="The Si Tran" w:date="2012-12-16T08:25:00Z">
                                  <w:pPr/>
                                </w:pPrChange>
                              </w:pPr>
                              <w:ins w:id="7264" w:author="The Si Tran" w:date="2012-12-06T02:41:00Z">
                                <w:r>
                                  <w:t>(4.</w:t>
                                </w:r>
                              </w:ins>
                              <w:ins w:id="7265" w:author="The Si Tran" w:date="2012-12-06T02:44:00Z">
                                <w:r>
                                  <w:t>12</w:t>
                                </w:r>
                              </w:ins>
                              <w:ins w:id="726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63" type="#_x0000_t202" style="position:absolute;left:0;text-align:left;margin-left:406.45pt;margin-top:36.95pt;width:46.85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oo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" fillcolor="white [3201]" stroked="f" strokeweight=".5pt">
                  <v:textbox>
                    <w:txbxContent>
                      <w:p w14:paraId="0387FEFB" w14:textId="2F37823D" w:rsidR="004C2D67" w:rsidRDefault="004C2D67">
                        <w:pPr>
                          <w:pStyle w:val="EquationIndex"/>
                          <w:pPrChange w:id="7267" w:author="The Si Tran" w:date="2012-12-16T08:25:00Z">
                            <w:pPr/>
                          </w:pPrChange>
                        </w:pPr>
                        <w:ins w:id="7268" w:author="The Si Tran" w:date="2012-12-06T02:41:00Z">
                          <w:r>
                            <w:t>(4.</w:t>
                          </w:r>
                        </w:ins>
                        <w:ins w:id="7269" w:author="The Si Tran" w:date="2012-12-06T02:44:00Z">
                          <w:r>
                            <w:t>12</w:t>
                          </w:r>
                        </w:ins>
                        <w:ins w:id="7270"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7271" w:author="The Si Tran" w:date="2012-12-06T03:30:00Z"/>
          <w:rFonts w:ascii="Times New Roman" w:hAnsi="Times New Roman"/>
          <w:sz w:val="26"/>
          <w:szCs w:val="26"/>
        </w:rPr>
        <w:pPrChange w:id="7272" w:author="The Si Tran" w:date="2012-12-14T06:17:00Z">
          <w:pPr>
            <w:pStyle w:val="ListParagraph"/>
            <w:tabs>
              <w:tab w:val="left" w:pos="720"/>
            </w:tabs>
            <w:spacing w:after="0" w:line="360" w:lineRule="auto"/>
            <w:ind w:left="0" w:firstLine="720"/>
          </w:pPr>
        </w:pPrChange>
      </w:pPr>
      <w:ins w:id="7273" w:author="The Si Tran" w:date="2012-12-14T05:55:00Z">
        <w:r w:rsidRPr="00032D83">
          <w:rPr>
            <w:noProof/>
            <w:szCs w:val="26"/>
            <w:rPrChange w:id="7274" w:author="Unknown">
              <w:rPr>
                <w:noProof/>
              </w:rPr>
            </w:rPrChange>
          </w:rPr>
          <mc:AlternateContent>
            <mc:Choice Requires="wps">
              <w:drawing>
                <wp:anchor distT="0" distB="0" distL="114300" distR="114300" simplePos="0" relativeHeight="251668480" behindDoc="0" locked="0" layoutInCell="1" allowOverlap="1" wp14:anchorId="78175529" wp14:editId="5C7DABA4">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4C2D67" w:rsidRDefault="004C2D67">
                              <w:pPr>
                                <w:pStyle w:val="EquationIndex"/>
                                <w:pPrChange w:id="7275" w:author="The Si Tran" w:date="2012-12-16T08:25:00Z">
                                  <w:pPr/>
                                </w:pPrChange>
                              </w:pPr>
                              <w:ins w:id="7276" w:author="The Si Tran" w:date="2012-12-06T02:41:00Z">
                                <w:r>
                                  <w:t>(4.</w:t>
                                </w:r>
                              </w:ins>
                              <w:ins w:id="7277" w:author="The Si Tran" w:date="2012-12-06T02:44:00Z">
                                <w:r>
                                  <w:t>13</w:t>
                                </w:r>
                              </w:ins>
                              <w:ins w:id="727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64" type="#_x0000_t202" style="position:absolute;left:0;text-align:left;margin-left:406.4pt;margin-top:25.55pt;width:46.85pt;height:2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yE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" fillcolor="white [3201]" stroked="f" strokeweight=".5pt">
                  <v:textbox>
                    <w:txbxContent>
                      <w:p w14:paraId="783F0A0F" w14:textId="385B313A" w:rsidR="004C2D67" w:rsidRDefault="004C2D67">
                        <w:pPr>
                          <w:pStyle w:val="EquationIndex"/>
                          <w:pPrChange w:id="7279" w:author="The Si Tran" w:date="2012-12-16T08:25:00Z">
                            <w:pPr/>
                          </w:pPrChange>
                        </w:pPr>
                        <w:ins w:id="7280" w:author="The Si Tran" w:date="2012-12-06T02:41:00Z">
                          <w:r>
                            <w:t>(4.</w:t>
                          </w:r>
                        </w:ins>
                        <w:ins w:id="7281" w:author="The Si Tran" w:date="2012-12-06T02:44:00Z">
                          <w:r>
                            <w:t>13</w:t>
                          </w:r>
                        </w:ins>
                        <w:ins w:id="7282" w:author="The Si Tran" w:date="2012-12-06T02:41:00Z">
                          <w:r>
                            <w:t>)</w:t>
                          </w:r>
                        </w:ins>
                      </w:p>
                    </w:txbxContent>
                  </v:textbox>
                </v:shape>
              </w:pict>
            </mc:Fallback>
          </mc:AlternateContent>
        </w:r>
      </w:ins>
      <w:ins w:id="7283"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284" w:author="The Si Tran" w:date="2012-12-06T03:30:00Z"/>
          <w:rFonts w:ascii="Times New Roman" w:hAnsi="Times New Roman"/>
          <w:sz w:val="26"/>
          <w:szCs w:val="26"/>
        </w:rPr>
        <w:pPrChange w:id="7285" w:author="The Si Tran" w:date="2012-12-14T06:17:00Z">
          <w:pPr>
            <w:pStyle w:val="ListParagraph"/>
            <w:tabs>
              <w:tab w:val="left" w:pos="720"/>
            </w:tabs>
            <w:spacing w:after="0" w:line="360" w:lineRule="auto"/>
            <w:ind w:left="0" w:firstLine="720"/>
          </w:pPr>
        </w:pPrChange>
      </w:pPr>
      <w:ins w:id="7286"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287" w:author="The Si Tran" w:date="2012-12-06T03:30:00Z">
            <w:rPr/>
          </w:rPrChange>
        </w:rPr>
        <w:pPrChange w:id="7288" w:author="The Si Tran" w:date="2012-12-14T06:17:00Z">
          <w:pPr>
            <w:pStyle w:val="ListParagraph"/>
            <w:spacing w:after="0" w:line="360" w:lineRule="auto"/>
            <w:ind w:left="0" w:firstLine="720"/>
          </w:pPr>
        </w:pPrChange>
      </w:pPr>
      <w:del w:id="7289" w:author="The Si Tran" w:date="2012-12-06T03:30:00Z">
        <w:r w:rsidRPr="00AF1345" w:rsidDel="00962DC9">
          <w:object w:dxaOrig="4040" w:dyaOrig="1040" w14:anchorId="7127A6C4">
            <v:shape id="_x0000_i1131" type="#_x0000_t75" style="width:266.5pt;height:1in" o:ole="">
              <v:imagedata r:id="rId260" o:title=""/>
            </v:shape>
            <o:OLEObject Type="Embed" ProgID="Equation.DSMT4" ShapeID="_x0000_i1131" DrawAspect="Content" ObjectID="_1417235533" r:id="rId261"/>
          </w:object>
        </w:r>
      </w:del>
    </w:p>
    <w:p w14:paraId="41B71683" w14:textId="60BCD495" w:rsidR="0088753F" w:rsidRPr="0049233F" w:rsidRDefault="0088753F">
      <w:pPr>
        <w:pPrChange w:id="7290"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32" type="#_x0000_t75" style="width:7.5pt;height:14.05pt" o:ole="">
            <v:imagedata r:id="rId262" o:title=""/>
          </v:shape>
          <o:OLEObject Type="Embed" ProgID="Equation.DSMT4" ShapeID="_x0000_i1132" DrawAspect="Content" ObjectID="_1417235534" r:id="rId263"/>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291"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292"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293"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05FF6ABF" w:rsidR="0088753F" w:rsidRPr="0049233F" w:rsidRDefault="0088753F">
      <w:pPr>
        <w:pPrChange w:id="7294"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295" w:name="OLE_LINK1"/>
      <w:r w:rsidRPr="0049233F">
        <w:t>oscillation</w:t>
      </w:r>
      <w:bookmarkEnd w:id="7295"/>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position w:val="-6"/>
        </w:rPr>
        <w:object w:dxaOrig="380" w:dyaOrig="279" w14:anchorId="37538E41">
          <v:shape id="_x0000_i1133" type="#_x0000_t75" style="width:14.05pt;height:14.05pt" o:ole="">
            <v:imagedata r:id="rId264" o:title=""/>
          </v:shape>
          <o:OLEObject Type="Embed" ProgID="Equation.DSMT4" ShapeID="_x0000_i1133" DrawAspect="Content" ObjectID="_1417235535" r:id="rId265"/>
        </w:object>
      </w:r>
      <w:r w:rsidRPr="0049233F">
        <w:t xml:space="preserve"> nhỏ, nếu đạo hàm riêng phần lớn thì </w:t>
      </w:r>
      <w:r w:rsidRPr="0049233F">
        <w:rPr>
          <w:position w:val="-6"/>
          <w:rPrChange w:id="7296" w:author="The Si Tran" w:date="2012-12-05T23:02:00Z">
            <w:rPr>
              <w:position w:val="-6"/>
            </w:rPr>
          </w:rPrChange>
        </w:rPr>
        <w:object w:dxaOrig="380" w:dyaOrig="279" w14:anchorId="1B8537DF">
          <v:shape id="_x0000_i1134" type="#_x0000_t75" style="width:14.05pt;height:14.05pt" o:ole="">
            <v:imagedata r:id="rId264" o:title=""/>
          </v:shape>
          <o:OLEObject Type="Embed" ProgID="Equation.DSMT4" ShapeID="_x0000_i1134" DrawAspect="Content" ObjectID="_1417235536" r:id="rId266"/>
        </w:object>
      </w:r>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297" w:author="The Si Tran" w:date="2012-12-06T03:34:00Z"/>
        </w:rPr>
        <w:pPrChange w:id="7298" w:author="The Si Tran" w:date="2012-12-16T08:27:00Z">
          <w:pPr>
            <w:pStyle w:val="ListParagraph"/>
            <w:spacing w:after="0" w:line="360" w:lineRule="auto"/>
            <w:ind w:left="0" w:firstLine="720"/>
          </w:pPr>
        </w:pPrChange>
      </w:pPr>
      <w:ins w:id="7299" w:author="The Si Tran" w:date="2012-12-14T05:55:00Z">
        <w:r w:rsidRPr="00032D83">
          <w:rPr>
            <w:noProof/>
            <w:rPrChange w:id="7300" w:author="Unknown">
              <w:rPr>
                <w:noProof/>
              </w:rPr>
            </w:rPrChange>
          </w:rPr>
          <mc:AlternateContent>
            <mc:Choice Requires="wps">
              <w:drawing>
                <wp:anchor distT="0" distB="0" distL="114300" distR="114300" simplePos="0" relativeHeight="251671552" behindDoc="0" locked="0" layoutInCell="1" allowOverlap="1" wp14:anchorId="6A99BEC4" wp14:editId="5C2EAD4F">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4C2D67" w:rsidRDefault="004C2D67">
                              <w:pPr>
                                <w:pStyle w:val="EquationIndex"/>
                                <w:pPrChange w:id="7301" w:author="The Si Tran" w:date="2012-12-16T08:27:00Z">
                                  <w:pPr/>
                                </w:pPrChange>
                              </w:pPr>
                              <w:ins w:id="7302" w:author="The Si Tran" w:date="2012-12-06T02:41:00Z">
                                <w:r>
                                  <w:t>(4.</w:t>
                                </w:r>
                              </w:ins>
                              <w:ins w:id="7303" w:author="The Si Tran" w:date="2012-12-06T02:44:00Z">
                                <w:r>
                                  <w:t>14</w:t>
                                </w:r>
                              </w:ins>
                              <w:ins w:id="730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65" type="#_x0000_t202" style="position:absolute;left:0;text-align:left;margin-left:406.4pt;margin-top:42.7pt;width:46.85pt;height:2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" fillcolor="white [3201]" stroked="f" strokeweight=".5pt">
                  <v:textbox>
                    <w:txbxContent>
                      <w:p w14:paraId="583C7B76" w14:textId="0A8498BB" w:rsidR="004C2D67" w:rsidRDefault="004C2D67">
                        <w:pPr>
                          <w:pStyle w:val="EquationIndex"/>
                          <w:pPrChange w:id="7305" w:author="The Si Tran" w:date="2012-12-16T08:27:00Z">
                            <w:pPr/>
                          </w:pPrChange>
                        </w:pPr>
                        <w:ins w:id="7306" w:author="The Si Tran" w:date="2012-12-06T02:41:00Z">
                          <w:r>
                            <w:t>(4.</w:t>
                          </w:r>
                        </w:ins>
                        <w:ins w:id="7307" w:author="The Si Tran" w:date="2012-12-06T02:44:00Z">
                          <w:r>
                            <w:t>14</w:t>
                          </w:r>
                        </w:ins>
                        <w:ins w:id="7308"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309" w:author="The Si Tran" w:date="2012-12-06T03:31:00Z"/>
          <w:rPrChange w:id="7310" w:author="The Si Tran" w:date="2012-12-06T03:34:00Z">
            <w:rPr>
              <w:ins w:id="7311" w:author="The Si Tran" w:date="2012-12-06T03:31:00Z"/>
            </w:rPr>
          </w:rPrChange>
        </w:rPr>
        <w:pPrChange w:id="7312" w:author="The Si Tran" w:date="2012-12-16T08:27:00Z">
          <w:pPr>
            <w:pStyle w:val="ListParagraph"/>
            <w:spacing w:after="0" w:line="360" w:lineRule="auto"/>
            <w:ind w:left="0" w:firstLine="720"/>
          </w:pPr>
        </w:pPrChange>
      </w:pPr>
      <w:del w:id="7313" w:author="The Si Tran" w:date="2012-12-06T03:34:00Z">
        <w:r w:rsidRPr="0049233F" w:rsidDel="003B3962">
          <w:rPr>
            <w:rPrChange w:id="7314" w:author="The Si Tran" w:date="2012-12-05T23:02:00Z">
              <w:rPr/>
            </w:rPrChange>
          </w:rPr>
          <w:object w:dxaOrig="4760" w:dyaOrig="700" w14:anchorId="60BD1AD6">
            <v:shape id="_x0000_i1135" type="#_x0000_t75" style="width:302.95pt;height:43.95pt" o:ole="">
              <v:imagedata r:id="rId267" o:title=""/>
            </v:shape>
            <o:OLEObject Type="Embed" ProgID="Equation.DSMT4" ShapeID="_x0000_i1135" DrawAspect="Content" ObjectID="_1417235537" r:id="rId268"/>
          </w:object>
        </w:r>
      </w:del>
    </w:p>
    <w:p w14:paraId="46D768F1" w14:textId="4DAB363F" w:rsidR="00673068" w:rsidRPr="007E3E87" w:rsidRDefault="004C2D67">
      <w:pPr>
        <w:pStyle w:val="ListParagraph"/>
        <w:spacing w:after="0" w:line="360" w:lineRule="auto"/>
        <w:ind w:firstLine="720"/>
        <w:rPr>
          <w:rFonts w:ascii="Times New Roman" w:hAnsi="Times New Roman"/>
          <w:sz w:val="26"/>
          <w:szCs w:val="26"/>
        </w:rPr>
        <w:pPrChange w:id="7315" w:author="The Si Tran" w:date="2012-12-06T03:34:00Z">
          <w:pPr>
            <w:pStyle w:val="ListParagraph"/>
            <w:spacing w:after="0" w:line="360" w:lineRule="auto"/>
            <w:ind w:left="0" w:firstLine="720"/>
          </w:pPr>
        </w:pPrChange>
      </w:pPr>
      <m:oMathPara>
        <m:oMathParaPr>
          <m:jc m:val="center"/>
        </m:oMathParaPr>
        <m:oMath>
          <m:f>
            <m:fPr>
              <m:ctrlPr>
                <w:ins w:id="7316" w:author="The Si Tran" w:date="2012-12-06T03:32:00Z">
                  <w:rPr>
                    <w:rFonts w:ascii="Cambria Math" w:eastAsia="Times New Roman" w:hAnsi="Cambria Math"/>
                    <w:i/>
                    <w:sz w:val="26"/>
                    <w:szCs w:val="26"/>
                  </w:rPr>
                </w:ins>
              </m:ctrlPr>
            </m:fPr>
            <m:num>
              <w:ins w:id="7317" w:author="The Si Tran" w:date="2012-12-06T03:32:00Z">
                <m:r>
                  <w:rPr>
                    <w:rFonts w:ascii="Cambria Math" w:hAnsi="Cambria Math"/>
                    <w:sz w:val="26"/>
                    <w:szCs w:val="26"/>
                  </w:rPr>
                  <m:t>∂E</m:t>
                </m:r>
              </w:ins>
            </m:num>
            <m:den>
              <w:ins w:id="7318" w:author="The Si Tran" w:date="2012-12-06T03:32:00Z">
                <m:r>
                  <w:rPr>
                    <w:rFonts w:ascii="Cambria Math" w:hAnsi="Cambria Math"/>
                    <w:sz w:val="26"/>
                    <w:szCs w:val="26"/>
                  </w:rPr>
                  <m:t>∂</m:t>
                </m:r>
              </w:ins>
              <m:sSub>
                <m:sSubPr>
                  <m:ctrlPr>
                    <w:ins w:id="7319" w:author="The Si Tran" w:date="2012-12-06T03:32:00Z">
                      <w:rPr>
                        <w:rFonts w:ascii="Cambria Math" w:eastAsia="Times New Roman" w:hAnsi="Cambria Math"/>
                        <w:i/>
                        <w:sz w:val="26"/>
                        <w:szCs w:val="26"/>
                      </w:rPr>
                    </w:ins>
                  </m:ctrlPr>
                </m:sSubPr>
                <m:e>
                  <w:ins w:id="7320" w:author="The Si Tran" w:date="2012-12-06T03:32:00Z">
                    <m:r>
                      <w:rPr>
                        <w:rFonts w:ascii="Cambria Math" w:hAnsi="Cambria Math"/>
                        <w:sz w:val="26"/>
                        <w:szCs w:val="26"/>
                      </w:rPr>
                      <m:t>w</m:t>
                    </m:r>
                  </w:ins>
                </m:e>
                <m:sub>
                  <w:ins w:id="7321" w:author="The Si Tran" w:date="2012-12-06T03:32:00Z">
                    <m:r>
                      <w:rPr>
                        <w:rFonts w:ascii="Cambria Math" w:hAnsi="Cambria Math"/>
                        <w:sz w:val="26"/>
                        <w:szCs w:val="26"/>
                      </w:rPr>
                      <m:t>ij</m:t>
                    </m:r>
                  </w:ins>
                </m:sub>
              </m:sSub>
            </m:den>
          </m:f>
          <w:ins w:id="7322" w:author="The Si Tran" w:date="2012-12-06T03:32:00Z">
            <m:r>
              <w:rPr>
                <w:rFonts w:ascii="Cambria Math" w:hAnsi="Cambria Math"/>
                <w:sz w:val="26"/>
                <w:szCs w:val="26"/>
              </w:rPr>
              <m:t xml:space="preserve">  ∆</m:t>
            </m:r>
          </w:ins>
          <m:sSub>
            <m:sSubPr>
              <m:ctrlPr>
                <w:ins w:id="7323" w:author="The Si Tran" w:date="2012-12-06T03:32:00Z">
                  <w:rPr>
                    <w:rFonts w:ascii="Cambria Math" w:hAnsi="Cambria Math"/>
                    <w:i/>
                    <w:sz w:val="26"/>
                    <w:szCs w:val="26"/>
                  </w:rPr>
                </w:ins>
              </m:ctrlPr>
            </m:sSubPr>
            <m:e>
              <w:ins w:id="7324" w:author="The Si Tran" w:date="2012-12-06T03:32:00Z">
                <m:r>
                  <w:rPr>
                    <w:rFonts w:ascii="Cambria Math" w:hAnsi="Cambria Math"/>
                    <w:sz w:val="26"/>
                    <w:szCs w:val="26"/>
                  </w:rPr>
                  <m:t>w</m:t>
                </m:r>
              </w:ins>
            </m:e>
            <m:sub>
              <w:ins w:id="7325" w:author="The Si Tran" w:date="2012-12-06T03:32:00Z">
                <m:r>
                  <w:rPr>
                    <w:rFonts w:ascii="Cambria Math" w:hAnsi="Cambria Math"/>
                    <w:sz w:val="26"/>
                    <w:szCs w:val="26"/>
                  </w:rPr>
                  <m:t>ij</m:t>
                </m:r>
              </w:ins>
            </m:sub>
          </m:sSub>
          <m:d>
            <m:dPr>
              <m:ctrlPr>
                <w:ins w:id="7326" w:author="The Si Tran" w:date="2012-12-06T03:32:00Z">
                  <w:rPr>
                    <w:rFonts w:ascii="Cambria Math" w:hAnsi="Cambria Math"/>
                    <w:i/>
                    <w:sz w:val="26"/>
                    <w:szCs w:val="26"/>
                  </w:rPr>
                </w:ins>
              </m:ctrlPr>
            </m:dPr>
            <m:e>
              <w:ins w:id="7327" w:author="The Si Tran" w:date="2012-12-06T03:32:00Z">
                <m:r>
                  <w:rPr>
                    <w:rFonts w:ascii="Cambria Math" w:hAnsi="Cambria Math"/>
                    <w:sz w:val="26"/>
                    <w:szCs w:val="26"/>
                  </w:rPr>
                  <m:t>t</m:t>
                </m:r>
              </w:ins>
            </m:e>
          </m:d>
          <w:ins w:id="7328" w:author="The Si Tran" w:date="2012-12-06T03:32:00Z">
            <m:r>
              <w:rPr>
                <w:rFonts w:ascii="Cambria Math" w:hAnsi="Cambria Math"/>
                <w:sz w:val="26"/>
                <w:szCs w:val="26"/>
              </w:rPr>
              <m:t>=-</m:t>
            </m:r>
          </w:ins>
          <w:ins w:id="7329" w:author="The Si Tran" w:date="2012-12-06T03:33:00Z">
            <m:r>
              <w:rPr>
                <w:rFonts w:ascii="Cambria Math" w:hAnsi="Cambria Math"/>
                <w:sz w:val="26"/>
                <w:szCs w:val="26"/>
              </w:rPr>
              <m:t>η</m:t>
            </m:r>
          </w:ins>
          <m:f>
            <m:fPr>
              <m:ctrlPr>
                <w:ins w:id="7330" w:author="The Si Tran" w:date="2012-12-06T03:33:00Z">
                  <w:rPr>
                    <w:rFonts w:ascii="Cambria Math" w:hAnsi="Cambria Math"/>
                    <w:i/>
                    <w:sz w:val="26"/>
                    <w:szCs w:val="26"/>
                  </w:rPr>
                </w:ins>
              </m:ctrlPr>
            </m:fPr>
            <m:num>
              <w:ins w:id="7331" w:author="The Si Tran" w:date="2012-12-06T03:33:00Z">
                <m:r>
                  <w:rPr>
                    <w:rFonts w:ascii="Cambria Math" w:hAnsi="Cambria Math"/>
                    <w:sz w:val="26"/>
                    <w:szCs w:val="26"/>
                  </w:rPr>
                  <m:t>∂E</m:t>
                </m:r>
              </w:ins>
            </m:num>
            <m:den>
              <w:ins w:id="7332" w:author="The Si Tran" w:date="2012-12-06T03:33:00Z">
                <m:r>
                  <w:rPr>
                    <w:rFonts w:ascii="Cambria Math" w:hAnsi="Cambria Math"/>
                    <w:sz w:val="26"/>
                    <w:szCs w:val="26"/>
                  </w:rPr>
                  <m:t>∂</m:t>
                </m:r>
              </w:ins>
              <m:sSub>
                <m:sSubPr>
                  <m:ctrlPr>
                    <w:ins w:id="7333" w:author="The Si Tran" w:date="2012-12-06T03:33:00Z">
                      <w:rPr>
                        <w:rFonts w:ascii="Cambria Math" w:hAnsi="Cambria Math"/>
                        <w:i/>
                        <w:sz w:val="26"/>
                        <w:szCs w:val="26"/>
                      </w:rPr>
                    </w:ins>
                  </m:ctrlPr>
                </m:sSubPr>
                <m:e>
                  <w:ins w:id="7334" w:author="The Si Tran" w:date="2012-12-06T03:33:00Z">
                    <m:r>
                      <w:rPr>
                        <w:rFonts w:ascii="Cambria Math" w:hAnsi="Cambria Math"/>
                        <w:sz w:val="26"/>
                        <w:szCs w:val="26"/>
                      </w:rPr>
                      <m:t>w</m:t>
                    </m:r>
                  </w:ins>
                </m:e>
                <m:sub>
                  <w:ins w:id="7335" w:author="The Si Tran" w:date="2012-12-06T03:33:00Z">
                    <m:r>
                      <w:rPr>
                        <w:rFonts w:ascii="Cambria Math" w:hAnsi="Cambria Math"/>
                        <w:sz w:val="26"/>
                        <w:szCs w:val="26"/>
                      </w:rPr>
                      <m:t>ij</m:t>
                    </m:r>
                  </w:ins>
                </m:sub>
              </m:sSub>
            </m:den>
          </m:f>
          <m:d>
            <m:dPr>
              <m:ctrlPr>
                <w:ins w:id="7336" w:author="The Si Tran" w:date="2012-12-06T03:33:00Z">
                  <w:rPr>
                    <w:rFonts w:ascii="Cambria Math" w:hAnsi="Cambria Math"/>
                    <w:i/>
                    <w:sz w:val="26"/>
                    <w:szCs w:val="26"/>
                  </w:rPr>
                </w:ins>
              </m:ctrlPr>
            </m:dPr>
            <m:e>
              <w:ins w:id="7337" w:author="The Si Tran" w:date="2012-12-06T03:33:00Z">
                <m:r>
                  <w:rPr>
                    <w:rFonts w:ascii="Cambria Math" w:hAnsi="Cambria Math"/>
                    <w:sz w:val="26"/>
                    <w:szCs w:val="26"/>
                  </w:rPr>
                  <m:t>t</m:t>
                </m:r>
              </w:ins>
            </m:e>
          </m:d>
          <w:ins w:id="7338" w:author="The Si Tran" w:date="2012-12-06T03:33:00Z">
            <m:r>
              <w:rPr>
                <w:rFonts w:ascii="Cambria Math" w:hAnsi="Cambria Math"/>
                <w:sz w:val="26"/>
                <w:szCs w:val="26"/>
              </w:rPr>
              <m:t>+μ*∆</m:t>
            </m:r>
          </w:ins>
          <m:sSub>
            <m:sSubPr>
              <m:ctrlPr>
                <w:ins w:id="7339" w:author="The Si Tran" w:date="2012-12-06T03:34:00Z">
                  <w:rPr>
                    <w:rFonts w:ascii="Cambria Math" w:hAnsi="Cambria Math"/>
                    <w:i/>
                    <w:sz w:val="26"/>
                    <w:szCs w:val="26"/>
                  </w:rPr>
                </w:ins>
              </m:ctrlPr>
            </m:sSubPr>
            <m:e>
              <w:ins w:id="7340" w:author="The Si Tran" w:date="2012-12-06T03:34:00Z">
                <m:r>
                  <w:rPr>
                    <w:rFonts w:ascii="Cambria Math" w:hAnsi="Cambria Math"/>
                    <w:sz w:val="26"/>
                    <w:szCs w:val="26"/>
                  </w:rPr>
                  <m:t>w</m:t>
                </m:r>
              </w:ins>
            </m:e>
            <m:sub>
              <w:ins w:id="7341" w:author="The Si Tran" w:date="2012-12-06T03:34:00Z">
                <m:r>
                  <w:rPr>
                    <w:rFonts w:ascii="Cambria Math" w:hAnsi="Cambria Math"/>
                    <w:sz w:val="26"/>
                    <w:szCs w:val="26"/>
                  </w:rPr>
                  <m:t>ij</m:t>
                </m:r>
              </w:ins>
            </m:sub>
          </m:sSub>
          <m:d>
            <m:dPr>
              <m:ctrlPr>
                <w:ins w:id="7342" w:author="The Si Tran" w:date="2012-12-06T03:34:00Z">
                  <w:rPr>
                    <w:rFonts w:ascii="Cambria Math" w:hAnsi="Cambria Math"/>
                    <w:i/>
                    <w:sz w:val="26"/>
                    <w:szCs w:val="26"/>
                  </w:rPr>
                </w:ins>
              </m:ctrlPr>
            </m:dPr>
            <m:e>
              <w:ins w:id="7343" w:author="The Si Tran" w:date="2012-12-06T03:34:00Z">
                <m:r>
                  <w:rPr>
                    <w:rFonts w:ascii="Cambria Math" w:hAnsi="Cambria Math"/>
                    <w:sz w:val="26"/>
                    <w:szCs w:val="26"/>
                  </w:rPr>
                  <m:t>t-1</m:t>
                </m:r>
              </w:ins>
            </m:e>
          </m:d>
          <w:ins w:id="7344"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7345"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6" type="#_x0000_t75" style="width:14.05pt;height:14.05pt" o:ole="">
            <v:imagedata r:id="rId269" o:title=""/>
          </v:shape>
          <o:OLEObject Type="Embed" ProgID="Equation.DSMT4" ShapeID="_x0000_i1136" DrawAspect="Content" ObjectID="_1417235538" r:id="rId270"/>
        </w:object>
      </w:r>
      <w:r w:rsidRPr="0049233F">
        <w:t xml:space="preserve">có tác dụng điều chỉnh mức độ ảnh hưởng của giá trị </w:t>
      </w:r>
      <w:r w:rsidRPr="00AF1345">
        <w:rPr>
          <w:position w:val="-14"/>
        </w:rPr>
        <w:object w:dxaOrig="999" w:dyaOrig="380" w14:anchorId="1C554B0E">
          <v:shape id="_x0000_i1137" type="#_x0000_t75" style="width:50.5pt;height:14.05pt" o:ole="">
            <v:imagedata r:id="rId271" o:title=""/>
          </v:shape>
          <o:OLEObject Type="Embed" ProgID="Equation.DSMT4" ShapeID="_x0000_i1137" DrawAspect="Content" ObjectID="_1417235539" r:id="rId272"/>
        </w:object>
      </w:r>
      <w:r w:rsidRPr="0049233F">
        <w:t xml:space="preserve">ở bước lặp trước lên giá trị </w:t>
      </w:r>
      <w:r w:rsidRPr="00AF1345">
        <w:rPr>
          <w:position w:val="-14"/>
        </w:rPr>
        <w:object w:dxaOrig="720" w:dyaOrig="380" w14:anchorId="0F2D06B2">
          <v:shape id="_x0000_i1138" type="#_x0000_t75" style="width:36.45pt;height:14.05pt" o:ole="">
            <v:imagedata r:id="rId273" o:title=""/>
          </v:shape>
          <o:OLEObject Type="Embed" ProgID="Equation.DSMT4" ShapeID="_x0000_i1138" DrawAspect="Content" ObjectID="_1417235540" r:id="rId274"/>
        </w:object>
      </w:r>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3063E340" w:rsidR="0088753F" w:rsidRDefault="0088753F">
      <w:pPr>
        <w:pPrChange w:id="7346" w:author="The Si Tran" w:date="2012-12-16T08:27:00Z">
          <w:pPr>
            <w:pStyle w:val="ListParagraph"/>
            <w:spacing w:after="0" w:line="360" w:lineRule="auto"/>
            <w:ind w:left="0" w:firstLine="720"/>
          </w:pPr>
        </w:pPrChange>
      </w:pPr>
      <w:r w:rsidRPr="0049233F">
        <w:t>Sau đây là mã giả cho giải thuật lan truyền ngược theo phương pháp học trực tuyến có áp dụng hệ số quán tính:</w:t>
      </w:r>
    </w:p>
    <w:p w14:paraId="224AB813" w14:textId="77777777" w:rsidR="00695D90" w:rsidRPr="0049233F" w:rsidDel="005457E8" w:rsidRDefault="00695D90" w:rsidP="00695D90">
      <w:pPr>
        <w:ind w:firstLine="0"/>
        <w:rPr>
          <w:del w:id="7347" w:author="The Si Tran" w:date="2012-12-14T05:56:00Z"/>
        </w:rPr>
      </w:pPr>
    </w:p>
    <w:p w14:paraId="26DCD6A4" w14:textId="10B9DDE1" w:rsidR="0088753F" w:rsidRPr="0049233F" w:rsidDel="005457E8" w:rsidRDefault="0088753F">
      <w:pPr>
        <w:ind w:firstLine="0"/>
        <w:rPr>
          <w:del w:id="7348" w:author="The Si Tran" w:date="2012-12-14T05:56:00Z"/>
        </w:rPr>
        <w:pPrChange w:id="7349"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350" w:author="The Si Tran" w:date="2012-12-14T05:56:00Z"/>
        </w:rPr>
        <w:pPrChange w:id="7351"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352" w:author="The Si Tran" w:date="2012-12-14T05:56:00Z"/>
        </w:rPr>
        <w:pPrChange w:id="7353"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354"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355"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356"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357"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358"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359"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9" type="#_x0000_t75" style="width:21.5pt;height:36.45pt" o:ole="">
                  <v:imagedata r:id="rId275" o:title=""/>
                </v:shape>
                <o:OLEObject Type="Embed" ProgID="Equation.DSMT4" ShapeID="_x0000_i1139" DrawAspect="Content" ObjectID="_1417235541" r:id="rId276"/>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360" w:author="The Si Tran" w:date="2012-12-05T23:02:00Z">
                  <w:rPr>
                    <w:rFonts w:ascii="Times New Roman" w:hAnsi="Times New Roman"/>
                    <w:i/>
                    <w:position w:val="-32"/>
                    <w:sz w:val="26"/>
                    <w:szCs w:val="26"/>
                  </w:rPr>
                </w:rPrChange>
              </w:rPr>
              <w:object w:dxaOrig="520" w:dyaOrig="700" w14:anchorId="724B0E0A">
                <v:shape id="_x0000_i1140" type="#_x0000_t75" style="width:21.5pt;height:36.45pt" o:ole="">
                  <v:imagedata r:id="rId277" o:title=""/>
                </v:shape>
                <o:OLEObject Type="Embed" ProgID="Equation.DSMT4" ShapeID="_x0000_i1140" DrawAspect="Content" ObjectID="_1417235542" r:id="rId278"/>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361" w:author="The Si Tran" w:date="2012-12-05T23:02:00Z">
                  <w:rPr>
                    <w:rFonts w:ascii="Times New Roman" w:hAnsi="Times New Roman"/>
                    <w:i/>
                    <w:position w:val="-32"/>
                    <w:sz w:val="26"/>
                    <w:szCs w:val="26"/>
                  </w:rPr>
                </w:rPrChange>
              </w:rPr>
              <w:object w:dxaOrig="3400" w:dyaOrig="700" w14:anchorId="4466983C">
                <v:shape id="_x0000_i1141" type="#_x0000_t75" style="width:165.5pt;height:36.45pt" o:ole="">
                  <v:imagedata r:id="rId279" o:title=""/>
                </v:shape>
                <o:OLEObject Type="Embed" ProgID="Equation.DSMT4" ShapeID="_x0000_i1141" DrawAspect="Content" ObjectID="_1417235543" r:id="rId280"/>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362" w:author="The Si Tran" w:date="2012-12-05T23:02:00Z">
                  <w:rPr>
                    <w:rFonts w:ascii="Times New Roman" w:hAnsi="Times New Roman"/>
                    <w:i/>
                    <w:position w:val="-14"/>
                    <w:sz w:val="26"/>
                    <w:szCs w:val="26"/>
                  </w:rPr>
                </w:rPrChange>
              </w:rPr>
              <w:object w:dxaOrig="2480" w:dyaOrig="380" w14:anchorId="2EEB005A">
                <v:shape id="_x0000_i1142" type="#_x0000_t75" style="width:122.5pt;height:14.05pt" o:ole="">
                  <v:imagedata r:id="rId281" o:title=""/>
                </v:shape>
                <o:OLEObject Type="Embed" ProgID="Equation.DSMT4" ShapeID="_x0000_i1142" DrawAspect="Content" ObjectID="_1417235544" r:id="rId282"/>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363" w:name="_Toc327348217"/>
      <w:bookmarkStart w:id="7364" w:name="_Toc343029967"/>
      <w:bookmarkStart w:id="7365" w:name="_Toc343452756"/>
    </w:p>
    <w:p w14:paraId="0030D0D0" w14:textId="59355865" w:rsidR="0088753F" w:rsidRDefault="0088753F">
      <w:pPr>
        <w:pStyle w:val="Hinh"/>
        <w:rPr>
          <w:ins w:id="7366" w:author="The Si Tran" w:date="2012-12-11T23:37:00Z"/>
        </w:rPr>
        <w:pPrChange w:id="7367" w:author="The Si Tran" w:date="2012-12-16T10:10:00Z">
          <w:pPr>
            <w:pStyle w:val="Caption"/>
            <w:ind w:left="2160" w:firstLine="720"/>
          </w:pPr>
        </w:pPrChange>
      </w:pPr>
      <w:r w:rsidRPr="0049233F">
        <w:t>Hình</w:t>
      </w:r>
      <w:ins w:id="7368" w:author="The Si Tran" w:date="2012-12-11T23:36:00Z">
        <w:r w:rsidR="002400FD">
          <w:t xml:space="preserve"> 4.8</w:t>
        </w:r>
      </w:ins>
      <w:del w:id="7369"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370"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371"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2400FD">
        <w:rPr>
          <w:rPrChange w:id="7372" w:author="The Si Tran" w:date="2012-12-11T23:37:00Z">
            <w:rPr>
              <w:b w:val="0"/>
            </w:rPr>
          </w:rPrChange>
        </w:rPr>
        <w:t>ải thuật lan truyền ngược</w:t>
      </w:r>
      <w:bookmarkEnd w:id="7363"/>
      <w:bookmarkEnd w:id="7364"/>
      <w:bookmarkEnd w:id="7365"/>
    </w:p>
    <w:p w14:paraId="6BC77435" w14:textId="77777777" w:rsidR="002400FD" w:rsidRPr="00032D83" w:rsidRDefault="002400FD">
      <w:pPr>
        <w:pStyle w:val="Hinh"/>
        <w:pPrChange w:id="7373" w:author="The Si Tran" w:date="2012-12-16T10:10:00Z">
          <w:pPr>
            <w:pStyle w:val="Caption"/>
            <w:ind w:left="2160" w:firstLine="720"/>
          </w:pPr>
        </w:pPrChange>
      </w:pPr>
    </w:p>
    <w:p w14:paraId="5DC1FB62" w14:textId="77777777" w:rsidR="0088753F" w:rsidRPr="0049233F" w:rsidDel="00334CAD" w:rsidRDefault="0088753F">
      <w:pPr>
        <w:rPr>
          <w:del w:id="7374" w:author="The Si Tran" w:date="2012-12-16T08:28:00Z"/>
        </w:rPr>
        <w:pPrChange w:id="7375"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376" w:author="The Si Tran" w:date="2012-12-16T08:28:00Z">
          <w:pPr>
            <w:spacing w:before="0"/>
            <w:ind w:firstLine="720"/>
          </w:pPr>
        </w:pPrChange>
      </w:pPr>
    </w:p>
    <w:p w14:paraId="22CC9BD4" w14:textId="699F67BE" w:rsidR="0088753F" w:rsidRPr="0049233F" w:rsidRDefault="0088753F" w:rsidP="0088753F">
      <w:pPr>
        <w:pStyle w:val="Heading3"/>
      </w:pPr>
      <w:bookmarkStart w:id="7377" w:name="_Toc327348175"/>
      <w:bookmarkStart w:id="7378" w:name="_Toc343461272"/>
      <w:r w:rsidRPr="0049233F">
        <w:t>Giải thuật RPROP</w:t>
      </w:r>
      <w:bookmarkEnd w:id="7377"/>
      <w:bookmarkEnd w:id="7378"/>
    </w:p>
    <w:p w14:paraId="1E82DD5F" w14:textId="5AD4C077" w:rsidR="0088753F" w:rsidRPr="0049233F" w:rsidRDefault="0088753F">
      <w:pPr>
        <w:pPrChange w:id="7379" w:author="The Si Tran" w:date="2012-12-16T08:28:00Z">
          <w:pPr>
            <w:spacing w:before="0"/>
            <w:ind w:firstLine="720"/>
          </w:pPr>
        </w:pPrChange>
      </w:pPr>
      <w:r w:rsidRPr="0049233F">
        <w:t>Giải thuật lan truyền ngược gặp một vấn đề ở chỗ giá trị cập nhập trọng số (</w:t>
      </w:r>
      <m:oMath>
        <m:sSubSup>
          <m:sSubSupPr>
            <m:ctrlPr>
              <w:ins w:id="7380" w:author="The Si Tran" w:date="2012-12-06T03:47:00Z">
                <w:rPr>
                  <w:rFonts w:ascii="Cambria Math" w:hAnsi="Cambria Math"/>
                </w:rPr>
              </w:ins>
            </m:ctrlPr>
          </m:sSubSupPr>
          <m:e>
            <w:ins w:id="7381" w:author="The Si Tran" w:date="2012-12-06T03:47:00Z">
              <m:r>
                <m:rPr>
                  <m:sty m:val="p"/>
                </m:rPr>
                <w:rPr>
                  <w:rFonts w:ascii="Cambria Math" w:hAnsi="Cambria Math"/>
                </w:rPr>
                <m:t>∆</m:t>
              </m:r>
              <m:r>
                <w:rPr>
                  <w:rFonts w:ascii="Cambria Math" w:hAnsi="Cambria Math"/>
                </w:rPr>
                <m:t>w</m:t>
              </m:r>
            </w:ins>
          </m:e>
          <m:sub>
            <w:ins w:id="7382" w:author="The Si Tran" w:date="2012-12-06T03:47:00Z">
              <m:r>
                <w:rPr>
                  <w:rFonts w:ascii="Cambria Math" w:hAnsi="Cambria Math"/>
                </w:rPr>
                <m:t>ij</m:t>
              </m:r>
            </w:ins>
          </m:sub>
          <m:sup>
            <w:ins w:id="7383"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384"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385" w:author="The Si Tran" w:date="2012-12-06T03:35:00Z"/>
        </w:rPr>
        <w:pPrChange w:id="7386" w:author="The Si Tran" w:date="2012-12-16T08:28:00Z">
          <w:pPr>
            <w:spacing w:before="0"/>
            <w:ind w:firstLine="720"/>
          </w:pPr>
        </w:pPrChange>
      </w:pPr>
      <w:ins w:id="7387" w:author="The Si Tran" w:date="2012-12-14T05:57:00Z">
        <w:r w:rsidRPr="00032D83">
          <w:rPr>
            <w:noProof/>
          </w:rPr>
          <mc:AlternateContent>
            <mc:Choice Requires="wps">
              <w:drawing>
                <wp:anchor distT="0" distB="0" distL="114300" distR="114300" simplePos="0" relativeHeight="251673600" behindDoc="0" locked="0" layoutInCell="1" allowOverlap="1" wp14:anchorId="6AFED96D" wp14:editId="05BB9DC6">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4C2D67" w:rsidRDefault="004C2D67">
                              <w:pPr>
                                <w:pStyle w:val="EquationIndex"/>
                                <w:pPrChange w:id="7388" w:author="The Si Tran" w:date="2012-12-16T08:28:00Z">
                                  <w:pPr/>
                                </w:pPrChange>
                              </w:pPr>
                              <w:ins w:id="7389" w:author="The Si Tran" w:date="2012-12-06T02:41:00Z">
                                <w:r>
                                  <w:t>(4.</w:t>
                                </w:r>
                              </w:ins>
                              <w:ins w:id="7390" w:author="The Si Tran" w:date="2012-12-06T02:44:00Z">
                                <w:r>
                                  <w:t>15</w:t>
                                </w:r>
                              </w:ins>
                              <w:ins w:id="739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66" type="#_x0000_t202" style="position:absolute;left:0;text-align:left;margin-left:406.4pt;margin-top:188.6pt;width:46.85pt;height:2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" fillcolor="white [3201]" stroked="f" strokeweight=".5pt">
                  <v:textbox>
                    <w:txbxContent>
                      <w:p w14:paraId="62EA2D22" w14:textId="78855FD4" w:rsidR="004C2D67" w:rsidRDefault="004C2D67">
                        <w:pPr>
                          <w:pStyle w:val="EquationIndex"/>
                          <w:pPrChange w:id="7392" w:author="The Si Tran" w:date="2012-12-16T08:28:00Z">
                            <w:pPr/>
                          </w:pPrChange>
                        </w:pPr>
                        <w:ins w:id="7393" w:author="The Si Tran" w:date="2012-12-06T02:41:00Z">
                          <w:r>
                            <w:t>(4.</w:t>
                          </w:r>
                        </w:ins>
                        <w:ins w:id="7394" w:author="The Si Tran" w:date="2012-12-06T02:44:00Z">
                          <w:r>
                            <w:t>15</w:t>
                          </w:r>
                        </w:ins>
                        <w:ins w:id="7395"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0088753F" w:rsidRPr="00AF1345">
        <w:rPr>
          <w:position w:val="-14"/>
        </w:rPr>
        <w:object w:dxaOrig="320" w:dyaOrig="380" w14:anchorId="306FC929">
          <v:shape id="_x0000_i1143" type="#_x0000_t75" style="width:14.05pt;height:14.05pt" o:ole="">
            <v:imagedata r:id="rId283" o:title=""/>
          </v:shape>
          <o:OLEObject Type="Embed" ProgID="Equation.DSMT4" ShapeID="_x0000_i1143" DrawAspect="Content" ObjectID="_1417235545" r:id="rId284"/>
        </w:object>
      </w:r>
      <w:r w:rsidR="0088753F" w:rsidRPr="0049233F">
        <w:t xml:space="preserve">chỉ phụ thuộc vào dấu của </w:t>
      </w:r>
      <w:r w:rsidR="0088753F" w:rsidRPr="00AF1345">
        <w:rPr>
          <w:position w:val="-32"/>
        </w:rPr>
        <w:object w:dxaOrig="480" w:dyaOrig="700" w14:anchorId="4B84F86B">
          <v:shape id="_x0000_i1144" type="#_x0000_t75" style="width:21.5pt;height:36.45pt" o:ole="">
            <v:imagedata r:id="rId285" o:title=""/>
          </v:shape>
          <o:OLEObject Type="Embed" ProgID="Equation.DSMT4" ShapeID="_x0000_i1144" DrawAspect="Content" ObjectID="_1417235546" r:id="rId286"/>
        </w:object>
      </w:r>
      <w:r w:rsidR="0088753F" w:rsidRPr="0049233F">
        <w:t>. Giá trị này được cập nhập trong quá trình học theo quy luật sau:</w:t>
      </w:r>
    </w:p>
    <w:p w14:paraId="327B0C45" w14:textId="0C2BE980" w:rsidR="003B3962" w:rsidRPr="00032D83" w:rsidDel="00E40F7B" w:rsidRDefault="004C2D67">
      <w:pPr>
        <w:pStyle w:val="Canhgiua"/>
        <w:rPr>
          <w:del w:id="7396" w:author="The Si Tran" w:date="2012-12-06T03:40:00Z"/>
        </w:rPr>
        <w:pPrChange w:id="7397" w:author="The Si Tran" w:date="2012-12-16T17:32:00Z">
          <w:pPr>
            <w:spacing w:before="0"/>
            <w:ind w:firstLine="720"/>
          </w:pPr>
        </w:pPrChange>
      </w:pPr>
      <m:oMathPara>
        <m:oMathParaPr>
          <m:jc m:val="center"/>
        </m:oMathParaPr>
        <m:oMath>
          <m:sSubSup>
            <m:sSubSupPr>
              <m:ctrlPr>
                <w:ins w:id="7398" w:author="The Si Tran" w:date="2012-12-06T03:36:00Z">
                  <w:rPr>
                    <w:rFonts w:ascii="Cambria Math" w:hAnsi="Cambria Math"/>
                  </w:rPr>
                </w:ins>
              </m:ctrlPr>
            </m:sSubSupPr>
            <m:e>
              <w:ins w:id="7399" w:author="The Si Tran" w:date="2012-12-06T03:36:00Z">
                <m:r>
                  <m:rPr>
                    <m:sty m:val="p"/>
                  </m:rPr>
                  <w:rPr>
                    <w:rFonts w:ascii="Cambria Math" w:hAnsi="Cambria Math"/>
                  </w:rPr>
                  <m:t>∆</m:t>
                </m:r>
              </w:ins>
            </m:e>
            <m:sub>
              <w:ins w:id="7400" w:author="The Si Tran" w:date="2012-12-06T03:36:00Z">
                <m:r>
                  <w:rPr>
                    <w:rFonts w:ascii="Cambria Math" w:hAnsi="Cambria Math"/>
                  </w:rPr>
                  <m:t>ij</m:t>
                </m:r>
              </w:ins>
            </m:sub>
            <m:sup>
              <w:ins w:id="7401"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402" w:author="The Si Tran" w:date="2012-12-06T03:36:00Z">
            <m:r>
              <m:rPr>
                <m:sty m:val="p"/>
              </m:rPr>
              <w:rPr>
                <w:rFonts w:ascii="Cambria Math" w:hAnsi="Cambria Math"/>
              </w:rPr>
              <m:t>=</m:t>
            </m:r>
          </w:ins>
          <m:d>
            <m:dPr>
              <m:begChr m:val="{"/>
              <m:endChr m:val=""/>
              <m:ctrlPr>
                <w:ins w:id="7403" w:author="The Si Tran" w:date="2012-12-06T03:38:00Z">
                  <w:rPr>
                    <w:rFonts w:ascii="Cambria Math" w:hAnsi="Cambria Math"/>
                  </w:rPr>
                </w:ins>
              </m:ctrlPr>
            </m:dPr>
            <m:e>
              <m:eqArr>
                <m:eqArrPr>
                  <m:ctrlPr>
                    <w:ins w:id="7404" w:author="The Si Tran" w:date="2012-12-06T03:38:00Z">
                      <w:rPr>
                        <w:rFonts w:ascii="Cambria Math" w:hAnsi="Cambria Math"/>
                      </w:rPr>
                    </w:ins>
                  </m:ctrlPr>
                </m:eqArrPr>
                <m:e>
                  <m:sSup>
                    <m:sSupPr>
                      <m:ctrlPr>
                        <w:ins w:id="7405" w:author="The Si Tran" w:date="2012-12-06T03:38:00Z">
                          <w:rPr>
                            <w:rFonts w:ascii="Cambria Math" w:hAnsi="Cambria Math"/>
                          </w:rPr>
                        </w:ins>
                      </m:ctrlPr>
                    </m:sSupPr>
                    <m:e>
                      <w:ins w:id="7406" w:author="The Si Tran" w:date="2012-12-06T03:38:00Z">
                        <m:r>
                          <w:rPr>
                            <w:rFonts w:ascii="Cambria Math" w:hAnsi="Cambria Math"/>
                          </w:rPr>
                          <m:t>η</m:t>
                        </m:r>
                      </w:ins>
                    </m:e>
                    <m:sup>
                      <w:ins w:id="7407" w:author="The Si Tran" w:date="2012-12-06T03:38:00Z">
                        <m:r>
                          <m:rPr>
                            <m:sty m:val="p"/>
                          </m:rPr>
                          <w:rPr>
                            <w:rFonts w:ascii="Cambria Math" w:hAnsi="Cambria Math"/>
                          </w:rPr>
                          <m:t>+</m:t>
                        </m:r>
                      </w:ins>
                    </m:sup>
                  </m:sSup>
                  <w:ins w:id="7408" w:author="The Si Tran" w:date="2012-12-06T03:38:00Z">
                    <m:r>
                      <m:rPr>
                        <m:sty m:val="p"/>
                      </m:rPr>
                      <w:rPr>
                        <w:rFonts w:ascii="Cambria Math" w:hAnsi="Cambria Math"/>
                      </w:rPr>
                      <m:t>*</m:t>
                    </m:r>
                  </w:ins>
                  <m:sSubSup>
                    <m:sSubSupPr>
                      <m:ctrlPr>
                        <w:ins w:id="7409" w:author="The Si Tran" w:date="2012-12-06T03:38:00Z">
                          <w:rPr>
                            <w:rFonts w:ascii="Cambria Math" w:hAnsi="Cambria Math"/>
                          </w:rPr>
                        </w:ins>
                      </m:ctrlPr>
                    </m:sSubSupPr>
                    <m:e>
                      <w:ins w:id="7410" w:author="The Si Tran" w:date="2012-12-06T03:38:00Z">
                        <m:r>
                          <m:rPr>
                            <m:sty m:val="p"/>
                          </m:rPr>
                          <w:rPr>
                            <w:rFonts w:ascii="Cambria Math" w:hAnsi="Cambria Math"/>
                          </w:rPr>
                          <m:t>∆</m:t>
                        </m:r>
                      </w:ins>
                    </m:e>
                    <m:sub>
                      <w:ins w:id="7411" w:author="The Si Tran" w:date="2012-12-06T03:38:00Z">
                        <m:r>
                          <w:rPr>
                            <w:rFonts w:ascii="Cambria Math" w:hAnsi="Cambria Math"/>
                          </w:rPr>
                          <m:t>ij</m:t>
                        </m:r>
                      </w:ins>
                    </m:sub>
                    <m:sup>
                      <m:d>
                        <m:dPr>
                          <m:ctrlPr>
                            <w:ins w:id="7412" w:author="The Si Tran" w:date="2012-12-06T03:38:00Z">
                              <w:rPr>
                                <w:rFonts w:ascii="Cambria Math" w:hAnsi="Cambria Math"/>
                              </w:rPr>
                            </w:ins>
                          </m:ctrlPr>
                        </m:dPr>
                        <m:e>
                          <w:ins w:id="7413" w:author="The Si Tran" w:date="2012-12-06T03:38:00Z">
                            <m:r>
                              <w:rPr>
                                <w:rFonts w:ascii="Cambria Math" w:hAnsi="Cambria Math"/>
                              </w:rPr>
                              <m:t>t</m:t>
                            </m:r>
                          </w:ins>
                        </m:e>
                      </m:d>
                    </m:sup>
                  </m:sSubSup>
                  <w:ins w:id="7414" w:author="The Si Tran" w:date="2012-12-06T03:38:00Z">
                    <m:r>
                      <m:rPr>
                        <m:sty m:val="p"/>
                      </m:rPr>
                      <w:rPr>
                        <w:rFonts w:ascii="Cambria Math" w:hAnsi="Cambria Math"/>
                      </w:rPr>
                      <m:t xml:space="preserve">, </m:t>
                    </m:r>
                    <m:r>
                      <w:rPr>
                        <w:rFonts w:ascii="Cambria Math" w:hAnsi="Cambria Math"/>
                      </w:rPr>
                      <m:t>if</m:t>
                    </m:r>
                  </w:ins>
                  <w:ins w:id="7415" w:author="The Si Tran" w:date="2012-12-06T03:39:00Z">
                    <m:r>
                      <m:rPr>
                        <m:sty m:val="p"/>
                      </m:rPr>
                      <w:rPr>
                        <w:rFonts w:ascii="Cambria Math" w:hAnsi="Cambria Math"/>
                      </w:rPr>
                      <m:t xml:space="preserve"> </m:t>
                    </m:r>
                  </w:ins>
                  <m:f>
                    <m:fPr>
                      <m:ctrlPr>
                        <w:ins w:id="7416" w:author="The Si Tran" w:date="2012-12-06T03:39:00Z">
                          <w:rPr>
                            <w:rFonts w:ascii="Cambria Math" w:hAnsi="Cambria Math"/>
                          </w:rPr>
                        </w:ins>
                      </m:ctrlPr>
                    </m:fPr>
                    <m:num>
                      <w:ins w:id="7417" w:author="The Si Tran" w:date="2012-12-06T03:39:00Z">
                        <m:r>
                          <w:rPr>
                            <w:rFonts w:ascii="Cambria Math" w:hAnsi="Cambria Math"/>
                          </w:rPr>
                          <m:t>∂</m:t>
                        </m:r>
                      </w:ins>
                      <m:sSup>
                        <m:sSupPr>
                          <m:ctrlPr>
                            <w:ins w:id="7418" w:author="The Si Tran" w:date="2012-12-06T03:39:00Z">
                              <w:rPr>
                                <w:rFonts w:ascii="Cambria Math" w:hAnsi="Cambria Math"/>
                              </w:rPr>
                            </w:ins>
                          </m:ctrlPr>
                        </m:sSupPr>
                        <m:e>
                          <w:ins w:id="7419" w:author="The Si Tran" w:date="2012-12-06T03:39:00Z">
                            <m:r>
                              <w:rPr>
                                <w:rFonts w:ascii="Cambria Math" w:hAnsi="Cambria Math"/>
                              </w:rPr>
                              <m:t>E</m:t>
                            </m:r>
                          </w:ins>
                        </m:e>
                        <m:sup>
                          <m:d>
                            <m:dPr>
                              <m:ctrlPr>
                                <w:ins w:id="7420" w:author="The Si Tran" w:date="2012-12-06T03:39:00Z">
                                  <w:rPr>
                                    <w:rFonts w:ascii="Cambria Math" w:hAnsi="Cambria Math"/>
                                  </w:rPr>
                                </w:ins>
                              </m:ctrlPr>
                            </m:dPr>
                            <m:e>
                              <w:ins w:id="7421" w:author="The Si Tran" w:date="2012-12-06T03:39:00Z">
                                <m:r>
                                  <w:rPr>
                                    <w:rFonts w:ascii="Cambria Math" w:hAnsi="Cambria Math"/>
                                  </w:rPr>
                                  <m:t>t</m:t>
                                </m:r>
                                <m:r>
                                  <m:rPr>
                                    <m:sty m:val="p"/>
                                  </m:rPr>
                                  <w:rPr>
                                    <w:rFonts w:ascii="Cambria Math" w:hAnsi="Cambria Math"/>
                                  </w:rPr>
                                  <m:t>-1</m:t>
                                </m:r>
                              </w:ins>
                            </m:e>
                          </m:d>
                        </m:sup>
                      </m:sSup>
                    </m:num>
                    <m:den>
                      <w:ins w:id="7422" w:author="The Si Tran" w:date="2012-12-06T03:39:00Z">
                        <m:r>
                          <w:rPr>
                            <w:rFonts w:ascii="Cambria Math" w:hAnsi="Cambria Math"/>
                          </w:rPr>
                          <m:t>∂</m:t>
                        </m:r>
                      </w:ins>
                      <m:sSub>
                        <m:sSubPr>
                          <m:ctrlPr>
                            <w:ins w:id="7423" w:author="The Si Tran" w:date="2012-12-06T03:39:00Z">
                              <w:rPr>
                                <w:rFonts w:ascii="Cambria Math" w:hAnsi="Cambria Math"/>
                              </w:rPr>
                            </w:ins>
                          </m:ctrlPr>
                        </m:sSubPr>
                        <m:e>
                          <w:ins w:id="7424" w:author="The Si Tran" w:date="2012-12-06T03:39:00Z">
                            <m:r>
                              <w:rPr>
                                <w:rFonts w:ascii="Cambria Math" w:hAnsi="Cambria Math"/>
                              </w:rPr>
                              <m:t>w</m:t>
                            </m:r>
                          </w:ins>
                        </m:e>
                        <m:sub>
                          <w:ins w:id="7425" w:author="The Si Tran" w:date="2012-12-06T03:39:00Z">
                            <m:r>
                              <w:rPr>
                                <w:rFonts w:ascii="Cambria Math" w:hAnsi="Cambria Math"/>
                              </w:rPr>
                              <m:t>ij</m:t>
                            </m:r>
                          </w:ins>
                        </m:sub>
                      </m:sSub>
                    </m:den>
                  </m:f>
                  <w:ins w:id="7426" w:author="The Si Tran" w:date="2012-12-06T03:39:00Z">
                    <m:r>
                      <m:rPr>
                        <m:sty m:val="p"/>
                      </m:rPr>
                      <w:rPr>
                        <w:rFonts w:ascii="Cambria Math" w:hAnsi="Cambria Math"/>
                      </w:rPr>
                      <m:t>*</m:t>
                    </m:r>
                  </w:ins>
                  <m:f>
                    <m:fPr>
                      <m:ctrlPr>
                        <w:ins w:id="7427" w:author="The Si Tran" w:date="2012-12-06T03:39:00Z">
                          <w:rPr>
                            <w:rFonts w:ascii="Cambria Math" w:hAnsi="Cambria Math"/>
                          </w:rPr>
                        </w:ins>
                      </m:ctrlPr>
                    </m:fPr>
                    <m:num>
                      <w:ins w:id="7428" w:author="The Si Tran" w:date="2012-12-06T03:39:00Z">
                        <m:r>
                          <w:rPr>
                            <w:rFonts w:ascii="Cambria Math" w:hAnsi="Cambria Math"/>
                          </w:rPr>
                          <m:t>∂</m:t>
                        </m:r>
                      </w:ins>
                      <m:sSup>
                        <m:sSupPr>
                          <m:ctrlPr>
                            <w:ins w:id="7429" w:author="The Si Tran" w:date="2012-12-06T03:39:00Z">
                              <w:rPr>
                                <w:rFonts w:ascii="Cambria Math" w:hAnsi="Cambria Math"/>
                              </w:rPr>
                            </w:ins>
                          </m:ctrlPr>
                        </m:sSupPr>
                        <m:e>
                          <w:ins w:id="7430" w:author="The Si Tran" w:date="2012-12-06T03:39:00Z">
                            <m:r>
                              <w:rPr>
                                <w:rFonts w:ascii="Cambria Math" w:hAnsi="Cambria Math"/>
                              </w:rPr>
                              <m:t>E</m:t>
                            </m:r>
                          </w:ins>
                        </m:e>
                        <m:sup>
                          <m:d>
                            <m:dPr>
                              <m:ctrlPr>
                                <w:ins w:id="7431" w:author="The Si Tran" w:date="2012-12-06T03:39:00Z">
                                  <w:rPr>
                                    <w:rFonts w:ascii="Cambria Math" w:hAnsi="Cambria Math"/>
                                  </w:rPr>
                                </w:ins>
                              </m:ctrlPr>
                            </m:dPr>
                            <m:e>
                              <w:ins w:id="7432" w:author="The Si Tran" w:date="2012-12-06T03:39:00Z">
                                <m:r>
                                  <w:rPr>
                                    <w:rFonts w:ascii="Cambria Math" w:hAnsi="Cambria Math"/>
                                  </w:rPr>
                                  <m:t>t</m:t>
                                </m:r>
                              </w:ins>
                            </m:e>
                          </m:d>
                        </m:sup>
                      </m:sSup>
                    </m:num>
                    <m:den>
                      <w:ins w:id="7433" w:author="The Si Tran" w:date="2012-12-06T03:39:00Z">
                        <m:r>
                          <w:rPr>
                            <w:rFonts w:ascii="Cambria Math" w:hAnsi="Cambria Math"/>
                          </w:rPr>
                          <m:t>∂</m:t>
                        </m:r>
                      </w:ins>
                      <m:sSub>
                        <m:sSubPr>
                          <m:ctrlPr>
                            <w:ins w:id="7434" w:author="The Si Tran" w:date="2012-12-06T03:39:00Z">
                              <w:rPr>
                                <w:rFonts w:ascii="Cambria Math" w:hAnsi="Cambria Math"/>
                              </w:rPr>
                            </w:ins>
                          </m:ctrlPr>
                        </m:sSubPr>
                        <m:e>
                          <w:ins w:id="7435" w:author="The Si Tran" w:date="2012-12-06T03:39:00Z">
                            <m:r>
                              <w:rPr>
                                <w:rFonts w:ascii="Cambria Math" w:hAnsi="Cambria Math"/>
                              </w:rPr>
                              <m:t>w</m:t>
                            </m:r>
                          </w:ins>
                        </m:e>
                        <m:sub>
                          <w:ins w:id="7436" w:author="The Si Tran" w:date="2012-12-06T03:39:00Z">
                            <m:r>
                              <w:rPr>
                                <w:rFonts w:ascii="Cambria Math" w:hAnsi="Cambria Math"/>
                              </w:rPr>
                              <m:t>ij</m:t>
                            </m:r>
                          </w:ins>
                        </m:sub>
                      </m:sSub>
                    </m:den>
                  </m:f>
                  <w:ins w:id="7437" w:author="The Si Tran" w:date="2012-12-06T03:39:00Z">
                    <m:r>
                      <m:rPr>
                        <m:sty m:val="p"/>
                      </m:rPr>
                      <w:rPr>
                        <w:rFonts w:ascii="Cambria Math" w:hAnsi="Cambria Math"/>
                      </w:rPr>
                      <m:t>&gt;0</m:t>
                    </m:r>
                  </w:ins>
                </m:e>
                <m:e>
                  <m:sSup>
                    <m:sSupPr>
                      <m:ctrlPr>
                        <w:ins w:id="7438" w:author="The Si Tran" w:date="2012-12-06T03:39:00Z">
                          <w:rPr>
                            <w:rFonts w:ascii="Cambria Math" w:hAnsi="Cambria Math"/>
                          </w:rPr>
                        </w:ins>
                      </m:ctrlPr>
                    </m:sSupPr>
                    <m:e>
                      <w:ins w:id="7439" w:author="The Si Tran" w:date="2012-12-06T03:39:00Z">
                        <m:r>
                          <w:rPr>
                            <w:rFonts w:ascii="Cambria Math" w:hAnsi="Cambria Math"/>
                          </w:rPr>
                          <m:t>η</m:t>
                        </m:r>
                      </w:ins>
                    </m:e>
                    <m:sup>
                      <w:ins w:id="7440" w:author="The Si Tran" w:date="2012-12-06T03:39:00Z">
                        <m:r>
                          <m:rPr>
                            <m:sty m:val="p"/>
                          </m:rPr>
                          <w:rPr>
                            <w:rFonts w:ascii="Cambria Math" w:hAnsi="Cambria Math"/>
                          </w:rPr>
                          <m:t>-</m:t>
                        </m:r>
                      </w:ins>
                    </m:sup>
                  </m:sSup>
                  <w:ins w:id="7441" w:author="The Si Tran" w:date="2012-12-06T03:39:00Z">
                    <m:r>
                      <m:rPr>
                        <m:sty m:val="p"/>
                      </m:rPr>
                      <w:rPr>
                        <w:rFonts w:ascii="Cambria Math" w:hAnsi="Cambria Math"/>
                      </w:rPr>
                      <m:t>*</m:t>
                    </m:r>
                  </w:ins>
                  <m:sSubSup>
                    <m:sSubSupPr>
                      <m:ctrlPr>
                        <w:ins w:id="7442" w:author="The Si Tran" w:date="2012-12-06T03:39:00Z">
                          <w:rPr>
                            <w:rFonts w:ascii="Cambria Math" w:hAnsi="Cambria Math"/>
                          </w:rPr>
                        </w:ins>
                      </m:ctrlPr>
                    </m:sSubSupPr>
                    <m:e>
                      <w:ins w:id="7443" w:author="The Si Tran" w:date="2012-12-06T03:39:00Z">
                        <m:r>
                          <m:rPr>
                            <m:sty m:val="p"/>
                          </m:rPr>
                          <w:rPr>
                            <w:rFonts w:ascii="Cambria Math" w:hAnsi="Cambria Math"/>
                          </w:rPr>
                          <m:t>∆</m:t>
                        </m:r>
                      </w:ins>
                    </m:e>
                    <m:sub>
                      <w:ins w:id="7444" w:author="The Si Tran" w:date="2012-12-06T03:39:00Z">
                        <m:r>
                          <w:rPr>
                            <w:rFonts w:ascii="Cambria Math" w:hAnsi="Cambria Math"/>
                          </w:rPr>
                          <m:t>ij</m:t>
                        </m:r>
                      </w:ins>
                    </m:sub>
                    <m:sup>
                      <m:d>
                        <m:dPr>
                          <m:ctrlPr>
                            <w:ins w:id="7445" w:author="The Si Tran" w:date="2012-12-06T03:39:00Z">
                              <w:rPr>
                                <w:rFonts w:ascii="Cambria Math" w:hAnsi="Cambria Math"/>
                              </w:rPr>
                            </w:ins>
                          </m:ctrlPr>
                        </m:dPr>
                        <m:e>
                          <w:ins w:id="7446" w:author="The Si Tran" w:date="2012-12-06T03:39:00Z">
                            <m:r>
                              <w:rPr>
                                <w:rFonts w:ascii="Cambria Math" w:hAnsi="Cambria Math"/>
                              </w:rPr>
                              <m:t>t</m:t>
                            </m:r>
                          </w:ins>
                        </m:e>
                      </m:d>
                    </m:sup>
                  </m:sSubSup>
                  <w:ins w:id="7447"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448" w:author="The Si Tran" w:date="2012-12-06T03:39:00Z">
                          <w:rPr>
                            <w:rFonts w:ascii="Cambria Math" w:hAnsi="Cambria Math"/>
                          </w:rPr>
                        </w:ins>
                      </m:ctrlPr>
                    </m:fPr>
                    <m:num>
                      <w:ins w:id="7449" w:author="The Si Tran" w:date="2012-12-06T03:39:00Z">
                        <m:r>
                          <w:rPr>
                            <w:rFonts w:ascii="Cambria Math" w:hAnsi="Cambria Math"/>
                          </w:rPr>
                          <m:t>∂</m:t>
                        </m:r>
                      </w:ins>
                      <m:sSup>
                        <m:sSupPr>
                          <m:ctrlPr>
                            <w:ins w:id="7450" w:author="The Si Tran" w:date="2012-12-06T03:39:00Z">
                              <w:rPr>
                                <w:rFonts w:ascii="Cambria Math" w:hAnsi="Cambria Math"/>
                              </w:rPr>
                            </w:ins>
                          </m:ctrlPr>
                        </m:sSupPr>
                        <m:e>
                          <w:ins w:id="7451" w:author="The Si Tran" w:date="2012-12-06T03:39:00Z">
                            <m:r>
                              <w:rPr>
                                <w:rFonts w:ascii="Cambria Math" w:hAnsi="Cambria Math"/>
                              </w:rPr>
                              <m:t>E</m:t>
                            </m:r>
                          </w:ins>
                        </m:e>
                        <m:sup>
                          <m:d>
                            <m:dPr>
                              <m:ctrlPr>
                                <w:ins w:id="7452" w:author="The Si Tran" w:date="2012-12-06T03:39:00Z">
                                  <w:rPr>
                                    <w:rFonts w:ascii="Cambria Math" w:hAnsi="Cambria Math"/>
                                  </w:rPr>
                                </w:ins>
                              </m:ctrlPr>
                            </m:dPr>
                            <m:e>
                              <w:ins w:id="7453" w:author="The Si Tran" w:date="2012-12-06T03:39:00Z">
                                <m:r>
                                  <w:rPr>
                                    <w:rFonts w:ascii="Cambria Math" w:hAnsi="Cambria Math"/>
                                  </w:rPr>
                                  <m:t>t</m:t>
                                </m:r>
                                <m:r>
                                  <m:rPr>
                                    <m:sty m:val="p"/>
                                  </m:rPr>
                                  <w:rPr>
                                    <w:rFonts w:ascii="Cambria Math" w:hAnsi="Cambria Math"/>
                                  </w:rPr>
                                  <m:t>-1</m:t>
                                </m:r>
                              </w:ins>
                            </m:e>
                          </m:d>
                        </m:sup>
                      </m:sSup>
                    </m:num>
                    <m:den>
                      <w:ins w:id="7454" w:author="The Si Tran" w:date="2012-12-06T03:39:00Z">
                        <m:r>
                          <w:rPr>
                            <w:rFonts w:ascii="Cambria Math" w:hAnsi="Cambria Math"/>
                          </w:rPr>
                          <m:t>∂</m:t>
                        </m:r>
                      </w:ins>
                      <m:sSub>
                        <m:sSubPr>
                          <m:ctrlPr>
                            <w:ins w:id="7455" w:author="The Si Tran" w:date="2012-12-06T03:39:00Z">
                              <w:rPr>
                                <w:rFonts w:ascii="Cambria Math" w:hAnsi="Cambria Math"/>
                              </w:rPr>
                            </w:ins>
                          </m:ctrlPr>
                        </m:sSubPr>
                        <m:e>
                          <w:ins w:id="7456" w:author="The Si Tran" w:date="2012-12-06T03:39:00Z">
                            <m:r>
                              <w:rPr>
                                <w:rFonts w:ascii="Cambria Math" w:hAnsi="Cambria Math"/>
                              </w:rPr>
                              <m:t>w</m:t>
                            </m:r>
                          </w:ins>
                        </m:e>
                        <m:sub>
                          <w:ins w:id="7457" w:author="The Si Tran" w:date="2012-12-06T03:39:00Z">
                            <m:r>
                              <w:rPr>
                                <w:rFonts w:ascii="Cambria Math" w:hAnsi="Cambria Math"/>
                              </w:rPr>
                              <m:t>ij</m:t>
                            </m:r>
                          </w:ins>
                        </m:sub>
                      </m:sSub>
                    </m:den>
                  </m:f>
                  <w:ins w:id="7458" w:author="The Si Tran" w:date="2012-12-06T03:39:00Z">
                    <m:r>
                      <m:rPr>
                        <m:sty m:val="p"/>
                      </m:rPr>
                      <w:rPr>
                        <w:rFonts w:ascii="Cambria Math" w:hAnsi="Cambria Math"/>
                      </w:rPr>
                      <m:t>*</m:t>
                    </m:r>
                  </w:ins>
                  <m:f>
                    <m:fPr>
                      <m:ctrlPr>
                        <w:ins w:id="7459" w:author="The Si Tran" w:date="2012-12-06T03:39:00Z">
                          <w:rPr>
                            <w:rFonts w:ascii="Cambria Math" w:hAnsi="Cambria Math"/>
                          </w:rPr>
                        </w:ins>
                      </m:ctrlPr>
                    </m:fPr>
                    <m:num>
                      <w:ins w:id="7460" w:author="The Si Tran" w:date="2012-12-06T03:39:00Z">
                        <m:r>
                          <w:rPr>
                            <w:rFonts w:ascii="Cambria Math" w:hAnsi="Cambria Math"/>
                          </w:rPr>
                          <m:t>∂</m:t>
                        </m:r>
                      </w:ins>
                      <m:sSup>
                        <m:sSupPr>
                          <m:ctrlPr>
                            <w:ins w:id="7461" w:author="The Si Tran" w:date="2012-12-06T03:39:00Z">
                              <w:rPr>
                                <w:rFonts w:ascii="Cambria Math" w:hAnsi="Cambria Math"/>
                              </w:rPr>
                            </w:ins>
                          </m:ctrlPr>
                        </m:sSupPr>
                        <m:e>
                          <w:ins w:id="7462" w:author="The Si Tran" w:date="2012-12-06T03:39:00Z">
                            <m:r>
                              <w:rPr>
                                <w:rFonts w:ascii="Cambria Math" w:hAnsi="Cambria Math"/>
                              </w:rPr>
                              <m:t>E</m:t>
                            </m:r>
                          </w:ins>
                        </m:e>
                        <m:sup>
                          <m:d>
                            <m:dPr>
                              <m:ctrlPr>
                                <w:ins w:id="7463" w:author="The Si Tran" w:date="2012-12-06T03:39:00Z">
                                  <w:rPr>
                                    <w:rFonts w:ascii="Cambria Math" w:hAnsi="Cambria Math"/>
                                  </w:rPr>
                                </w:ins>
                              </m:ctrlPr>
                            </m:dPr>
                            <m:e>
                              <w:ins w:id="7464" w:author="The Si Tran" w:date="2012-12-06T03:39:00Z">
                                <m:r>
                                  <w:rPr>
                                    <w:rFonts w:ascii="Cambria Math" w:hAnsi="Cambria Math"/>
                                  </w:rPr>
                                  <m:t>t</m:t>
                                </m:r>
                              </w:ins>
                            </m:e>
                          </m:d>
                        </m:sup>
                      </m:sSup>
                    </m:num>
                    <m:den>
                      <w:ins w:id="7465" w:author="The Si Tran" w:date="2012-12-06T03:39:00Z">
                        <m:r>
                          <w:rPr>
                            <w:rFonts w:ascii="Cambria Math" w:hAnsi="Cambria Math"/>
                          </w:rPr>
                          <m:t>∂</m:t>
                        </m:r>
                      </w:ins>
                      <m:sSub>
                        <m:sSubPr>
                          <m:ctrlPr>
                            <w:ins w:id="7466" w:author="The Si Tran" w:date="2012-12-06T03:39:00Z">
                              <w:rPr>
                                <w:rFonts w:ascii="Cambria Math" w:hAnsi="Cambria Math"/>
                              </w:rPr>
                            </w:ins>
                          </m:ctrlPr>
                        </m:sSubPr>
                        <m:e>
                          <w:ins w:id="7467" w:author="The Si Tran" w:date="2012-12-06T03:39:00Z">
                            <m:r>
                              <w:rPr>
                                <w:rFonts w:ascii="Cambria Math" w:hAnsi="Cambria Math"/>
                              </w:rPr>
                              <m:t>w</m:t>
                            </m:r>
                          </w:ins>
                        </m:e>
                        <m:sub>
                          <w:ins w:id="7468" w:author="The Si Tran" w:date="2012-12-06T03:39:00Z">
                            <m:r>
                              <w:rPr>
                                <w:rFonts w:ascii="Cambria Math" w:hAnsi="Cambria Math"/>
                              </w:rPr>
                              <m:t>ij</m:t>
                            </m:r>
                          </w:ins>
                        </m:sub>
                      </m:sSub>
                    </m:den>
                  </m:f>
                  <w:ins w:id="7469" w:author="The Si Tran" w:date="2012-12-06T03:39:00Z">
                    <m:r>
                      <m:rPr>
                        <m:sty m:val="p"/>
                      </m:rPr>
                      <w:rPr>
                        <w:rFonts w:ascii="Cambria Math" w:hAnsi="Cambria Math"/>
                      </w:rPr>
                      <m:t>&lt;0</m:t>
                    </m:r>
                  </w:ins>
                </m:e>
                <m:e>
                  <m:sSubSup>
                    <m:sSubSupPr>
                      <m:ctrlPr>
                        <w:ins w:id="7470" w:author="The Si Tran" w:date="2012-12-06T03:40:00Z">
                          <w:rPr>
                            <w:rFonts w:ascii="Cambria Math" w:hAnsi="Cambria Math"/>
                          </w:rPr>
                        </w:ins>
                      </m:ctrlPr>
                    </m:sSubSupPr>
                    <m:e>
                      <w:ins w:id="7471" w:author="The Si Tran" w:date="2012-12-06T03:40:00Z">
                        <m:r>
                          <m:rPr>
                            <m:sty m:val="p"/>
                          </m:rPr>
                          <w:rPr>
                            <w:rFonts w:ascii="Cambria Math" w:hAnsi="Cambria Math"/>
                          </w:rPr>
                          <m:t>∆</m:t>
                        </m:r>
                      </w:ins>
                    </m:e>
                    <m:sub>
                      <w:ins w:id="7472" w:author="The Si Tran" w:date="2012-12-06T03:40:00Z">
                        <m:r>
                          <w:rPr>
                            <w:rFonts w:ascii="Cambria Math" w:hAnsi="Cambria Math"/>
                          </w:rPr>
                          <m:t>ij</m:t>
                        </m:r>
                      </w:ins>
                    </m:sub>
                    <m:sup>
                      <w:ins w:id="7473"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474"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475" w:author="The Si Tran" w:date="2012-12-16T17:32:00Z">
          <w:pPr>
            <w:spacing w:before="0"/>
            <w:ind w:firstLine="720"/>
          </w:pPr>
        </w:pPrChange>
      </w:pPr>
      <w:del w:id="7476" w:author="The Si Tran" w:date="2012-12-06T03:40:00Z">
        <w:r w:rsidRPr="00AF1345" w:rsidDel="00BA6E4C">
          <w:rPr>
            <w:position w:val="-108"/>
          </w:rPr>
          <w:object w:dxaOrig="4660" w:dyaOrig="2280" w14:anchorId="473B087F">
            <v:shape id="_x0000_i1145" type="#_x0000_t75" style="width:280.5pt;height:136.5pt" o:ole="">
              <v:imagedata r:id="rId287" o:title=""/>
            </v:shape>
            <o:OLEObject Type="Embed" ProgID="Equation.DSMT4" ShapeID="_x0000_i1145" DrawAspect="Content" ObjectID="_1417235547" r:id="rId288"/>
          </w:object>
        </w:r>
      </w:del>
    </w:p>
    <w:p w14:paraId="51377D55" w14:textId="77777777" w:rsidR="0088753F" w:rsidRPr="0049233F" w:rsidRDefault="0088753F">
      <w:pPr>
        <w:pPrChange w:id="7477" w:author="The Si Tran" w:date="2012-12-16T08:28:00Z">
          <w:pPr>
            <w:spacing w:before="0"/>
            <w:ind w:firstLine="720"/>
          </w:pPr>
        </w:pPrChange>
      </w:pPr>
      <w:r w:rsidRPr="0049233F">
        <w:t xml:space="preserve">Ở đây </w:t>
      </w:r>
      <w:ins w:id="7478"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479" w:author="The Si Tran" w:date="2012-12-06T03:41:00Z">
                <w:rPr>
                  <w:rFonts w:ascii="Cambria Math" w:hAnsi="Cambria Math"/>
                  <w:i/>
                </w:rPr>
              </w:ins>
            </m:ctrlPr>
          </m:sSupPr>
          <m:e>
            <w:ins w:id="7480" w:author="The Si Tran" w:date="2012-12-06T03:41:00Z">
              <m:r>
                <w:rPr>
                  <w:rFonts w:ascii="Cambria Math" w:hAnsi="Cambria Math"/>
                </w:rPr>
                <m:t>η</m:t>
              </m:r>
            </w:ins>
          </m:e>
          <m:sup>
            <w:ins w:id="7481" w:author="The Si Tran" w:date="2012-12-06T03:41:00Z">
              <m:r>
                <w:rPr>
                  <w:rFonts w:ascii="Cambria Math" w:hAnsi="Cambria Math"/>
                </w:rPr>
                <m:t>+</m:t>
              </m:r>
            </w:ins>
          </m:sup>
        </m:sSup>
      </m:oMath>
      <w:del w:id="7482" w:author="The Si Tran" w:date="2012-12-06T03:41:00Z">
        <w:r w:rsidRPr="00AF1345" w:rsidDel="00E40F7B">
          <w:rPr>
            <w:position w:val="-10"/>
          </w:rPr>
          <w:object w:dxaOrig="1440" w:dyaOrig="360" w14:anchorId="3EC1D1FE">
            <v:shape id="_x0000_i1146" type="#_x0000_t75" style="width:1in;height:14.05pt" o:ole="">
              <v:imagedata r:id="rId289" o:title=""/>
            </v:shape>
            <o:OLEObject Type="Embed" ProgID="Equation.DSMT4" ShapeID="_x0000_i1146" DrawAspect="Content" ObjectID="_1417235548" r:id="rId290"/>
          </w:object>
        </w:r>
      </w:del>
      <w:r w:rsidRPr="0049233F">
        <w:t xml:space="preserve"> là các hệ số cố định của quá trình học dùng để hiệu chỉnh các giá trị cập nhập cho từng trọng số tùy theo hình dạng của hàm lỗi. </w:t>
      </w:r>
    </w:p>
    <w:p w14:paraId="58D010A7" w14:textId="0DD2F192" w:rsidR="0088753F" w:rsidRDefault="00334CAD">
      <w:pPr>
        <w:rPr>
          <w:ins w:id="7483" w:author="The Si Tran" w:date="2012-12-06T03:41:00Z"/>
        </w:rPr>
        <w:pPrChange w:id="7484" w:author="The Si Tran" w:date="2012-12-16T08:28:00Z">
          <w:pPr>
            <w:spacing w:before="0"/>
            <w:ind w:firstLine="720"/>
          </w:pPr>
        </w:pPrChange>
      </w:pPr>
      <w:ins w:id="7485" w:author="The Si Tran" w:date="2012-12-14T05:57:00Z">
        <w:r w:rsidRPr="00032D83">
          <w:rPr>
            <w:noProof/>
          </w:rPr>
          <mc:AlternateContent>
            <mc:Choice Requires="wps">
              <w:drawing>
                <wp:anchor distT="0" distB="0" distL="114300" distR="114300" simplePos="0" relativeHeight="251676672" behindDoc="0" locked="0" layoutInCell="1" allowOverlap="1" wp14:anchorId="11D227F1" wp14:editId="09A061E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4C2D67" w:rsidRDefault="004C2D67">
                              <w:pPr>
                                <w:pStyle w:val="EquationIndex"/>
                                <w:pPrChange w:id="7486" w:author="The Si Tran" w:date="2012-12-16T08:28:00Z">
                                  <w:pPr/>
                                </w:pPrChange>
                              </w:pPr>
                              <w:ins w:id="7487" w:author="The Si Tran" w:date="2012-12-06T02:41:00Z">
                                <w:r>
                                  <w:t>(4.</w:t>
                                </w:r>
                              </w:ins>
                              <w:ins w:id="7488" w:author="The Si Tran" w:date="2012-12-06T02:44:00Z">
                                <w:r>
                                  <w:t>16</w:t>
                                </w:r>
                              </w:ins>
                              <w:ins w:id="748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67" type="#_x0000_t202" style="position:absolute;left:0;text-align:left;margin-left:406.4pt;margin-top:214.7pt;width:46.85pt;height:2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C6/EtT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4C2D67" w:rsidRDefault="004C2D67">
                        <w:pPr>
                          <w:pStyle w:val="EquationIndex"/>
                          <w:pPrChange w:id="7490" w:author="The Si Tran" w:date="2012-12-16T08:28:00Z">
                            <w:pPr/>
                          </w:pPrChange>
                        </w:pPr>
                        <w:ins w:id="7491" w:author="The Si Tran" w:date="2012-12-06T02:41:00Z">
                          <w:r>
                            <w:t>(4.</w:t>
                          </w:r>
                        </w:ins>
                        <w:ins w:id="7492" w:author="The Si Tran" w:date="2012-12-06T02:44:00Z">
                          <w:r>
                            <w:t>16</w:t>
                          </w:r>
                        </w:ins>
                        <w:ins w:id="7493"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47" type="#_x0000_t75" style="width:14.05pt;height:14.05pt" o:ole="">
            <v:imagedata r:id="rId291" o:title=""/>
          </v:shape>
          <o:OLEObject Type="Embed" ProgID="Equation.DSMT4" ShapeID="_x0000_i1147" DrawAspect="Content" ObjectID="_1417235549" r:id="rId292"/>
        </w:object>
      </w:r>
      <w:r w:rsidR="0088753F" w:rsidRPr="0049233F">
        <w:t xml:space="preserve">sẽ giảm đi theo một thừa số </w:t>
      </w:r>
      <w:r w:rsidR="0088753F" w:rsidRPr="00AF1345">
        <w:rPr>
          <w:position w:val="-10"/>
        </w:rPr>
        <w:object w:dxaOrig="300" w:dyaOrig="360" w14:anchorId="590DF676">
          <v:shape id="_x0000_i1148" type="#_x0000_t75" style="width:14.05pt;height:14.05pt" o:ole="">
            <v:imagedata r:id="rId293" o:title=""/>
          </v:shape>
          <o:OLEObject Type="Embed" ProgID="Equation.DSMT4" ShapeID="_x0000_i1148" DrawAspect="Content" ObjectID="_1417235550" r:id="rId294"/>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49" type="#_x0000_t75" style="width:14.05pt;height:14.05pt" o:ole="">
            <v:imagedata r:id="rId291" o:title=""/>
          </v:shape>
          <o:OLEObject Type="Embed" ProgID="Equation.DSMT4" ShapeID="_x0000_i1149" DrawAspect="Content" ObjectID="_1417235551" r:id="rId295"/>
        </w:objec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0" type="#_x0000_t75" style="width:14.05pt;height:14.05pt" o:ole="">
            <v:imagedata r:id="rId291" o:title=""/>
          </v:shape>
          <o:OLEObject Type="Embed" ProgID="Equation.DSMT4" ShapeID="_x0000_i1150" DrawAspect="Content" ObjectID="_1417235552" r:id="rId296"/>
        </w:object>
      </w:r>
      <w:r w:rsidR="0088753F" w:rsidRPr="0049233F">
        <w:t>), nếu đạo hàm riêng phần âm thì giá trị cập nhập được cộng thêm vào trọng số.</w:t>
      </w:r>
    </w:p>
    <w:p w14:paraId="411BAA4A" w14:textId="1B11615D" w:rsidR="00E40F7B" w:rsidRPr="00032D83" w:rsidRDefault="004C2D67">
      <w:pPr>
        <w:pStyle w:val="Canhgiua"/>
        <w:rPr>
          <w:ins w:id="7494" w:author="The Si Tran" w:date="2012-12-06T03:44:00Z"/>
        </w:rPr>
        <w:pPrChange w:id="7495" w:author="The Si Tran" w:date="2012-12-16T17:32:00Z">
          <w:pPr>
            <w:spacing w:before="0"/>
            <w:ind w:firstLine="720"/>
          </w:pPr>
        </w:pPrChange>
      </w:pPr>
      <m:oMathPara>
        <m:oMath>
          <m:sSubSup>
            <m:sSubSupPr>
              <m:ctrlPr>
                <w:ins w:id="7496" w:author="The Si Tran" w:date="2012-12-06T03:41:00Z">
                  <w:rPr>
                    <w:rFonts w:ascii="Cambria Math" w:hAnsi="Cambria Math"/>
                  </w:rPr>
                </w:ins>
              </m:ctrlPr>
            </m:sSubSupPr>
            <m:e>
              <w:ins w:id="7497" w:author="The Si Tran" w:date="2012-12-06T03:41:00Z">
                <m:r>
                  <m:rPr>
                    <m:sty m:val="p"/>
                  </m:rPr>
                  <w:rPr>
                    <w:rFonts w:ascii="Cambria Math" w:hAnsi="Cambria Math"/>
                  </w:rPr>
                  <m:t>∆</m:t>
                </m:r>
                <m:r>
                  <w:rPr>
                    <w:rFonts w:ascii="Cambria Math" w:hAnsi="Cambria Math"/>
                  </w:rPr>
                  <m:t>w</m:t>
                </m:r>
              </w:ins>
            </m:e>
            <m:sub>
              <w:ins w:id="7498" w:author="The Si Tran" w:date="2012-12-06T03:41:00Z">
                <m:r>
                  <w:rPr>
                    <w:rFonts w:ascii="Cambria Math" w:hAnsi="Cambria Math"/>
                  </w:rPr>
                  <m:t>ij</m:t>
                </m:r>
              </w:ins>
            </m:sub>
            <m:sup>
              <w:ins w:id="7499"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500" w:author="The Si Tran" w:date="2012-12-06T03:41:00Z">
            <m:r>
              <m:rPr>
                <m:sty m:val="p"/>
              </m:rPr>
              <w:rPr>
                <w:rFonts w:ascii="Cambria Math" w:hAnsi="Cambria Math"/>
              </w:rPr>
              <m:t>=</m:t>
            </m:r>
          </w:ins>
          <m:d>
            <m:dPr>
              <m:begChr m:val="{"/>
              <m:endChr m:val=""/>
              <m:ctrlPr>
                <w:ins w:id="7501" w:author="The Si Tran" w:date="2012-12-06T03:41:00Z">
                  <w:rPr>
                    <w:rFonts w:ascii="Cambria Math" w:hAnsi="Cambria Math"/>
                  </w:rPr>
                </w:ins>
              </m:ctrlPr>
            </m:dPr>
            <m:e>
              <m:eqArr>
                <m:eqArrPr>
                  <m:ctrlPr>
                    <w:ins w:id="7502" w:author="The Si Tran" w:date="2012-12-06T03:41:00Z">
                      <w:rPr>
                        <w:rFonts w:ascii="Cambria Math" w:hAnsi="Cambria Math"/>
                      </w:rPr>
                    </w:ins>
                  </m:ctrlPr>
                </m:eqArrPr>
                <m:e>
                  <w:ins w:id="7503" w:author="The Si Tran" w:date="2012-12-06T03:42:00Z">
                    <m:r>
                      <m:rPr>
                        <m:sty m:val="p"/>
                      </m:rPr>
                      <w:rPr>
                        <w:rFonts w:ascii="Cambria Math" w:hAnsi="Cambria Math"/>
                      </w:rPr>
                      <m:t>-</m:t>
                    </m:r>
                  </w:ins>
                  <m:sSubSup>
                    <m:sSubSupPr>
                      <m:ctrlPr>
                        <w:ins w:id="7504" w:author="The Si Tran" w:date="2012-12-06T03:41:00Z">
                          <w:rPr>
                            <w:rFonts w:ascii="Cambria Math" w:hAnsi="Cambria Math"/>
                          </w:rPr>
                        </w:ins>
                      </m:ctrlPr>
                    </m:sSubSupPr>
                    <m:e>
                      <w:ins w:id="7505" w:author="The Si Tran" w:date="2012-12-06T03:41:00Z">
                        <m:r>
                          <m:rPr>
                            <m:sty m:val="p"/>
                          </m:rPr>
                          <w:rPr>
                            <w:rFonts w:ascii="Cambria Math" w:hAnsi="Cambria Math"/>
                          </w:rPr>
                          <m:t>∆</m:t>
                        </m:r>
                      </w:ins>
                    </m:e>
                    <m:sub>
                      <w:ins w:id="7506" w:author="The Si Tran" w:date="2012-12-06T03:41:00Z">
                        <m:r>
                          <w:rPr>
                            <w:rFonts w:ascii="Cambria Math" w:hAnsi="Cambria Math"/>
                          </w:rPr>
                          <m:t>ij</m:t>
                        </m:r>
                      </w:ins>
                    </m:sub>
                    <m:sup>
                      <m:d>
                        <m:dPr>
                          <m:ctrlPr>
                            <w:ins w:id="7507" w:author="The Si Tran" w:date="2012-12-06T03:41:00Z">
                              <w:rPr>
                                <w:rFonts w:ascii="Cambria Math" w:hAnsi="Cambria Math"/>
                              </w:rPr>
                            </w:ins>
                          </m:ctrlPr>
                        </m:dPr>
                        <m:e>
                          <w:ins w:id="7508" w:author="The Si Tran" w:date="2012-12-06T03:41:00Z">
                            <m:r>
                              <w:rPr>
                                <w:rFonts w:ascii="Cambria Math" w:hAnsi="Cambria Math"/>
                              </w:rPr>
                              <m:t>t</m:t>
                            </m:r>
                          </w:ins>
                        </m:e>
                      </m:d>
                    </m:sup>
                  </m:sSubSup>
                  <w:ins w:id="7509"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510" w:author="The Si Tran" w:date="2012-12-06T03:41:00Z">
                          <w:rPr>
                            <w:rFonts w:ascii="Cambria Math" w:hAnsi="Cambria Math"/>
                          </w:rPr>
                        </w:ins>
                      </m:ctrlPr>
                    </m:fPr>
                    <m:num>
                      <w:ins w:id="7511" w:author="The Si Tran" w:date="2012-12-06T03:41:00Z">
                        <m:r>
                          <w:rPr>
                            <w:rFonts w:ascii="Cambria Math" w:hAnsi="Cambria Math"/>
                          </w:rPr>
                          <m:t>∂</m:t>
                        </m:r>
                      </w:ins>
                      <m:sSup>
                        <m:sSupPr>
                          <m:ctrlPr>
                            <w:ins w:id="7512" w:author="The Si Tran" w:date="2012-12-06T03:41:00Z">
                              <w:rPr>
                                <w:rFonts w:ascii="Cambria Math" w:hAnsi="Cambria Math"/>
                              </w:rPr>
                            </w:ins>
                          </m:ctrlPr>
                        </m:sSupPr>
                        <m:e>
                          <w:ins w:id="7513" w:author="The Si Tran" w:date="2012-12-06T03:41:00Z">
                            <m:r>
                              <w:rPr>
                                <w:rFonts w:ascii="Cambria Math" w:hAnsi="Cambria Math"/>
                              </w:rPr>
                              <m:t>E</m:t>
                            </m:r>
                          </w:ins>
                        </m:e>
                        <m:sup>
                          <m:d>
                            <m:dPr>
                              <m:ctrlPr>
                                <w:ins w:id="7514" w:author="The Si Tran" w:date="2012-12-06T03:41:00Z">
                                  <w:rPr>
                                    <w:rFonts w:ascii="Cambria Math" w:hAnsi="Cambria Math"/>
                                  </w:rPr>
                                </w:ins>
                              </m:ctrlPr>
                            </m:dPr>
                            <m:e>
                              <w:ins w:id="7515" w:author="The Si Tran" w:date="2012-12-06T03:41:00Z">
                                <m:r>
                                  <w:rPr>
                                    <w:rFonts w:ascii="Cambria Math" w:hAnsi="Cambria Math"/>
                                  </w:rPr>
                                  <m:t>t</m:t>
                                </m:r>
                              </w:ins>
                            </m:e>
                          </m:d>
                        </m:sup>
                      </m:sSup>
                    </m:num>
                    <m:den>
                      <w:ins w:id="7516" w:author="The Si Tran" w:date="2012-12-06T03:41:00Z">
                        <m:r>
                          <w:rPr>
                            <w:rFonts w:ascii="Cambria Math" w:hAnsi="Cambria Math"/>
                          </w:rPr>
                          <m:t>∂</m:t>
                        </m:r>
                      </w:ins>
                      <m:sSub>
                        <m:sSubPr>
                          <m:ctrlPr>
                            <w:ins w:id="7517" w:author="The Si Tran" w:date="2012-12-06T03:41:00Z">
                              <w:rPr>
                                <w:rFonts w:ascii="Cambria Math" w:hAnsi="Cambria Math"/>
                              </w:rPr>
                            </w:ins>
                          </m:ctrlPr>
                        </m:sSubPr>
                        <m:e>
                          <w:ins w:id="7518" w:author="The Si Tran" w:date="2012-12-06T03:41:00Z">
                            <m:r>
                              <w:rPr>
                                <w:rFonts w:ascii="Cambria Math" w:hAnsi="Cambria Math"/>
                              </w:rPr>
                              <m:t>w</m:t>
                            </m:r>
                          </w:ins>
                        </m:e>
                        <m:sub>
                          <w:ins w:id="7519" w:author="The Si Tran" w:date="2012-12-06T03:41:00Z">
                            <m:r>
                              <w:rPr>
                                <w:rFonts w:ascii="Cambria Math" w:hAnsi="Cambria Math"/>
                              </w:rPr>
                              <m:t>ij</m:t>
                            </m:r>
                          </w:ins>
                        </m:sub>
                      </m:sSub>
                    </m:den>
                  </m:f>
                  <w:ins w:id="7520" w:author="The Si Tran" w:date="2012-12-06T03:41:00Z">
                    <m:r>
                      <m:rPr>
                        <m:sty m:val="p"/>
                      </m:rPr>
                      <w:rPr>
                        <w:rFonts w:ascii="Cambria Math" w:hAnsi="Cambria Math"/>
                      </w:rPr>
                      <m:t>&gt;0</m:t>
                    </m:r>
                  </w:ins>
                </m:e>
                <m:e>
                  <w:ins w:id="7521" w:author="The Si Tran" w:date="2012-12-06T03:42:00Z">
                    <m:r>
                      <m:rPr>
                        <m:sty m:val="p"/>
                      </m:rPr>
                      <w:rPr>
                        <w:rFonts w:ascii="Cambria Math" w:hAnsi="Cambria Math"/>
                      </w:rPr>
                      <m:t>+</m:t>
                    </m:r>
                  </w:ins>
                  <m:sSubSup>
                    <m:sSubSupPr>
                      <m:ctrlPr>
                        <w:ins w:id="7522" w:author="The Si Tran" w:date="2012-12-06T03:43:00Z">
                          <w:rPr>
                            <w:rFonts w:ascii="Cambria Math" w:hAnsi="Cambria Math"/>
                          </w:rPr>
                        </w:ins>
                      </m:ctrlPr>
                    </m:sSubSupPr>
                    <m:e>
                      <w:ins w:id="7523" w:author="The Si Tran" w:date="2012-12-06T03:43:00Z">
                        <m:r>
                          <m:rPr>
                            <m:sty m:val="p"/>
                          </m:rPr>
                          <w:rPr>
                            <w:rFonts w:ascii="Cambria Math" w:hAnsi="Cambria Math"/>
                          </w:rPr>
                          <m:t>∆</m:t>
                        </m:r>
                      </w:ins>
                    </m:e>
                    <m:sub>
                      <w:ins w:id="7524" w:author="The Si Tran" w:date="2012-12-06T03:43:00Z">
                        <m:r>
                          <w:rPr>
                            <w:rFonts w:ascii="Cambria Math" w:hAnsi="Cambria Math"/>
                          </w:rPr>
                          <m:t>ij</m:t>
                        </m:r>
                      </w:ins>
                    </m:sub>
                    <m:sup>
                      <m:d>
                        <m:dPr>
                          <m:ctrlPr>
                            <w:ins w:id="7525" w:author="The Si Tran" w:date="2012-12-06T03:43:00Z">
                              <w:rPr>
                                <w:rFonts w:ascii="Cambria Math" w:hAnsi="Cambria Math"/>
                              </w:rPr>
                            </w:ins>
                          </m:ctrlPr>
                        </m:dPr>
                        <m:e>
                          <w:ins w:id="7526" w:author="The Si Tran" w:date="2012-12-06T03:43:00Z">
                            <m:r>
                              <w:rPr>
                                <w:rFonts w:ascii="Cambria Math" w:hAnsi="Cambria Math"/>
                              </w:rPr>
                              <m:t>t</m:t>
                            </m:r>
                          </w:ins>
                        </m:e>
                      </m:d>
                    </m:sup>
                  </m:sSubSup>
                  <w:ins w:id="7527"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528" w:author="The Si Tran" w:date="2012-12-06T03:42:00Z">
                          <w:rPr>
                            <w:rFonts w:ascii="Cambria Math" w:hAnsi="Cambria Math"/>
                          </w:rPr>
                        </w:ins>
                      </m:ctrlPr>
                    </m:fPr>
                    <m:num>
                      <w:ins w:id="7529" w:author="The Si Tran" w:date="2012-12-06T03:42:00Z">
                        <m:r>
                          <w:rPr>
                            <w:rFonts w:ascii="Cambria Math" w:hAnsi="Cambria Math"/>
                          </w:rPr>
                          <m:t>∂</m:t>
                        </m:r>
                      </w:ins>
                      <m:sSup>
                        <m:sSupPr>
                          <m:ctrlPr>
                            <w:ins w:id="7530" w:author="The Si Tran" w:date="2012-12-06T03:42:00Z">
                              <w:rPr>
                                <w:rFonts w:ascii="Cambria Math" w:hAnsi="Cambria Math"/>
                              </w:rPr>
                            </w:ins>
                          </m:ctrlPr>
                        </m:sSupPr>
                        <m:e>
                          <w:ins w:id="7531" w:author="The Si Tran" w:date="2012-12-06T03:42:00Z">
                            <m:r>
                              <w:rPr>
                                <w:rFonts w:ascii="Cambria Math" w:hAnsi="Cambria Math"/>
                              </w:rPr>
                              <m:t>E</m:t>
                            </m:r>
                          </w:ins>
                        </m:e>
                        <m:sup>
                          <m:d>
                            <m:dPr>
                              <m:ctrlPr>
                                <w:ins w:id="7532" w:author="The Si Tran" w:date="2012-12-06T03:42:00Z">
                                  <w:rPr>
                                    <w:rFonts w:ascii="Cambria Math" w:hAnsi="Cambria Math"/>
                                  </w:rPr>
                                </w:ins>
                              </m:ctrlPr>
                            </m:dPr>
                            <m:e>
                              <w:ins w:id="7533" w:author="The Si Tran" w:date="2012-12-06T03:42:00Z">
                                <m:r>
                                  <w:rPr>
                                    <w:rFonts w:ascii="Cambria Math" w:hAnsi="Cambria Math"/>
                                  </w:rPr>
                                  <m:t>t</m:t>
                                </m:r>
                              </w:ins>
                            </m:e>
                          </m:d>
                        </m:sup>
                      </m:sSup>
                    </m:num>
                    <m:den>
                      <w:ins w:id="7534" w:author="The Si Tran" w:date="2012-12-06T03:42:00Z">
                        <m:r>
                          <w:rPr>
                            <w:rFonts w:ascii="Cambria Math" w:hAnsi="Cambria Math"/>
                          </w:rPr>
                          <m:t>∂</m:t>
                        </m:r>
                      </w:ins>
                      <m:sSub>
                        <m:sSubPr>
                          <m:ctrlPr>
                            <w:ins w:id="7535" w:author="The Si Tran" w:date="2012-12-06T03:42:00Z">
                              <w:rPr>
                                <w:rFonts w:ascii="Cambria Math" w:hAnsi="Cambria Math"/>
                              </w:rPr>
                            </w:ins>
                          </m:ctrlPr>
                        </m:sSubPr>
                        <m:e>
                          <w:ins w:id="7536" w:author="The Si Tran" w:date="2012-12-06T03:42:00Z">
                            <m:r>
                              <w:rPr>
                                <w:rFonts w:ascii="Cambria Math" w:hAnsi="Cambria Math"/>
                              </w:rPr>
                              <m:t>w</m:t>
                            </m:r>
                          </w:ins>
                        </m:e>
                        <m:sub>
                          <w:ins w:id="7537" w:author="The Si Tran" w:date="2012-12-06T03:42:00Z">
                            <m:r>
                              <w:rPr>
                                <w:rFonts w:ascii="Cambria Math" w:hAnsi="Cambria Math"/>
                              </w:rPr>
                              <m:t>ij</m:t>
                            </m:r>
                          </w:ins>
                        </m:sub>
                      </m:sSub>
                    </m:den>
                  </m:f>
                  <w:ins w:id="7538" w:author="The Si Tran" w:date="2012-12-06T03:42:00Z">
                    <m:r>
                      <m:rPr>
                        <m:sty m:val="p"/>
                      </m:rPr>
                      <w:rPr>
                        <w:rFonts w:ascii="Cambria Math" w:hAnsi="Cambria Math"/>
                      </w:rPr>
                      <m:t>&lt;0</m:t>
                    </m:r>
                  </w:ins>
                </m:e>
                <m:e>
                  <w:ins w:id="7539" w:author="The Si Tran" w:date="2012-12-06T03:43:00Z">
                    <m:r>
                      <m:rPr>
                        <m:sty m:val="p"/>
                      </m:rPr>
                      <w:rPr>
                        <w:rFonts w:ascii="Cambria Math" w:hAnsi="Cambria Math"/>
                      </w:rPr>
                      <m:t>0</m:t>
                    </m:r>
                  </w:ins>
                  <w:ins w:id="7540" w:author="The Si Tran" w:date="2012-12-06T03:41:00Z">
                    <m:r>
                      <m:rPr>
                        <m:sty m:val="p"/>
                      </m:rPr>
                      <w:rPr>
                        <w:rFonts w:ascii="Cambria Math" w:hAnsi="Cambria Math"/>
                      </w:rPr>
                      <m:t xml:space="preserve">, </m:t>
                    </m:r>
                    <m:r>
                      <w:rPr>
                        <w:rFonts w:ascii="Cambria Math" w:hAnsi="Cambria Math"/>
                      </w:rPr>
                      <m:t>else</m:t>
                    </m:r>
                  </w:ins>
                </m:e>
              </m:eqArr>
            </m:e>
          </m:d>
          <w:ins w:id="7541"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542" w:author="The Si Tran" w:date="2012-12-14T06:18:00Z"/>
        </w:rPr>
        <w:pPrChange w:id="7543" w:author="The Si Tran" w:date="2012-12-16T08:29:00Z">
          <w:pPr>
            <w:spacing w:before="0"/>
            <w:ind w:firstLine="720"/>
          </w:pPr>
        </w:pPrChange>
      </w:pPr>
      <w:ins w:id="7544" w:author="The Si Tran" w:date="2012-12-14T05:57:00Z">
        <w:r w:rsidRPr="00032D83">
          <w:rPr>
            <w:noProof/>
            <w:rPrChange w:id="7545" w:author="Unknown">
              <w:rPr>
                <w:noProof/>
              </w:rPr>
            </w:rPrChange>
          </w:rPr>
          <mc:AlternateContent>
            <mc:Choice Requires="wps">
              <w:drawing>
                <wp:anchor distT="0" distB="0" distL="114300" distR="114300" simplePos="0" relativeHeight="251678720" behindDoc="0" locked="0" layoutInCell="1" allowOverlap="1" wp14:anchorId="599A3C3F" wp14:editId="68D81AB4">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4C2D67" w:rsidRDefault="004C2D67">
                              <w:pPr>
                                <w:pStyle w:val="EquationIndex"/>
                                <w:pPrChange w:id="7546" w:author="The Si Tran" w:date="2012-12-16T08:28:00Z">
                                  <w:pPr/>
                                </w:pPrChange>
                              </w:pPr>
                              <w:ins w:id="7547" w:author="The Si Tran" w:date="2012-12-06T02:41:00Z">
                                <w:r>
                                  <w:t>(4.</w:t>
                                </w:r>
                              </w:ins>
                              <w:ins w:id="7548" w:author="The Si Tran" w:date="2012-12-06T02:44:00Z">
                                <w:r>
                                  <w:t>17</w:t>
                                </w:r>
                              </w:ins>
                              <w:ins w:id="754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8" type="#_x0000_t202" style="position:absolute;left:0;text-align:left;margin-left:406.4pt;margin-top:1.5pt;width:46.85pt;height:28.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ix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cg6YsZ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4C2D67" w:rsidRDefault="004C2D67">
                        <w:pPr>
                          <w:pStyle w:val="EquationIndex"/>
                          <w:pPrChange w:id="7550" w:author="The Si Tran" w:date="2012-12-16T08:28:00Z">
                            <w:pPr/>
                          </w:pPrChange>
                        </w:pPr>
                        <w:ins w:id="7551" w:author="The Si Tran" w:date="2012-12-06T02:41:00Z">
                          <w:r>
                            <w:t>(4.</w:t>
                          </w:r>
                        </w:ins>
                        <w:ins w:id="7552" w:author="The Si Tran" w:date="2012-12-06T02:44:00Z">
                          <w:r>
                            <w:t>17</w:t>
                          </w:r>
                        </w:ins>
                        <w:ins w:id="7553" w:author="The Si Tran" w:date="2012-12-06T02:41:00Z">
                          <w:r>
                            <w:t>)</w:t>
                          </w:r>
                        </w:ins>
                      </w:p>
                    </w:txbxContent>
                  </v:textbox>
                </v:shape>
              </w:pict>
            </mc:Fallback>
          </mc:AlternateContent>
        </w:r>
      </w:ins>
    </w:p>
    <w:p w14:paraId="600BC804" w14:textId="091793C1" w:rsidR="0088753F" w:rsidRPr="0049233F" w:rsidRDefault="004C2D67">
      <w:pPr>
        <w:pStyle w:val="EquationIndex"/>
        <w:jc w:val="center"/>
        <w:pPrChange w:id="7554" w:author="The Si Tran" w:date="2012-12-16T08:29:00Z">
          <w:pPr>
            <w:spacing w:before="0"/>
            <w:ind w:firstLine="720"/>
          </w:pPr>
        </w:pPrChange>
      </w:pPr>
      <m:oMath>
        <m:sSubSup>
          <m:sSubSupPr>
            <m:ctrlPr>
              <w:ins w:id="7555" w:author="The Si Tran" w:date="2012-12-06T03:45:00Z">
                <w:rPr>
                  <w:rFonts w:ascii="Cambria Math" w:hAnsi="Cambria Math"/>
                </w:rPr>
              </w:ins>
            </m:ctrlPr>
          </m:sSubSupPr>
          <m:e>
            <w:ins w:id="7556" w:author="The Si Tran" w:date="2012-12-06T03:45:00Z">
              <m:r>
                <w:rPr>
                  <w:rFonts w:ascii="Cambria Math" w:hAnsi="Cambria Math"/>
                </w:rPr>
                <m:t>w</m:t>
              </m:r>
            </w:ins>
          </m:e>
          <m:sub>
            <w:ins w:id="7557" w:author="The Si Tran" w:date="2012-12-06T03:45:00Z">
              <m:r>
                <w:rPr>
                  <w:rFonts w:ascii="Cambria Math" w:hAnsi="Cambria Math"/>
                </w:rPr>
                <m:t>ij</m:t>
              </m:r>
            </w:ins>
          </m:sub>
          <m:sup>
            <w:ins w:id="755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559" w:author="The Si Tran" w:date="2012-12-06T03:45:00Z">
          <m:r>
            <m:rPr>
              <m:sty m:val="p"/>
            </m:rPr>
            <w:rPr>
              <w:rFonts w:ascii="Cambria Math" w:hAnsi="Cambria Math"/>
            </w:rPr>
            <m:t>=</m:t>
          </m:r>
        </w:ins>
        <m:sSubSup>
          <m:sSubSupPr>
            <m:ctrlPr>
              <w:ins w:id="7560" w:author="The Si Tran" w:date="2012-12-06T03:45:00Z">
                <w:rPr>
                  <w:rFonts w:ascii="Cambria Math" w:hAnsi="Cambria Math"/>
                </w:rPr>
              </w:ins>
            </m:ctrlPr>
          </m:sSubSupPr>
          <m:e>
            <w:ins w:id="7561" w:author="The Si Tran" w:date="2012-12-06T03:45:00Z">
              <m:r>
                <w:rPr>
                  <w:rFonts w:ascii="Cambria Math" w:hAnsi="Cambria Math"/>
                </w:rPr>
                <m:t>w</m:t>
              </m:r>
            </w:ins>
          </m:e>
          <m:sub>
            <w:ins w:id="7562" w:author="The Si Tran" w:date="2012-12-06T03:45:00Z">
              <m:r>
                <w:rPr>
                  <w:rFonts w:ascii="Cambria Math" w:hAnsi="Cambria Math"/>
                </w:rPr>
                <m:t>ij</m:t>
              </m:r>
            </w:ins>
          </m:sub>
          <m:sup>
            <w:ins w:id="756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564" w:author="The Si Tran" w:date="2012-12-06T03:45:00Z">
          <m:r>
            <m:rPr>
              <m:sty m:val="p"/>
            </m:rPr>
            <w:rPr>
              <w:rFonts w:ascii="Cambria Math" w:hAnsi="Cambria Math"/>
            </w:rPr>
            <m:t>+</m:t>
          </m:r>
        </w:ins>
        <m:sSubSup>
          <m:sSubSupPr>
            <m:ctrlPr>
              <w:ins w:id="7565" w:author="The Si Tran" w:date="2012-12-06T03:45:00Z">
                <w:rPr>
                  <w:rFonts w:ascii="Cambria Math" w:hAnsi="Cambria Math"/>
                </w:rPr>
              </w:ins>
            </m:ctrlPr>
          </m:sSubSupPr>
          <m:e>
            <w:ins w:id="7566" w:author="The Si Tran" w:date="2012-12-06T03:45:00Z">
              <m:r>
                <m:rPr>
                  <m:sty m:val="p"/>
                </m:rPr>
                <w:rPr>
                  <w:rFonts w:ascii="Cambria Math" w:hAnsi="Cambria Math"/>
                </w:rPr>
                <m:t>∆</m:t>
              </m:r>
              <m:r>
                <w:rPr>
                  <w:rFonts w:ascii="Cambria Math" w:hAnsi="Cambria Math"/>
                </w:rPr>
                <m:t>w</m:t>
              </m:r>
            </w:ins>
          </m:e>
          <m:sub>
            <w:ins w:id="7567" w:author="The Si Tran" w:date="2012-12-06T03:45:00Z">
              <m:r>
                <w:rPr>
                  <w:rFonts w:ascii="Cambria Math" w:hAnsi="Cambria Math"/>
                </w:rPr>
                <m:t>ij</m:t>
              </m:r>
            </w:ins>
          </m:sub>
          <m:sup>
            <w:ins w:id="756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569" w:author="The Si Tran" w:date="2012-12-06T03:45:00Z">
          <m:r>
            <m:rPr>
              <m:sty m:val="p"/>
            </m:rPr>
            <w:rPr>
              <w:rFonts w:ascii="Cambria Math" w:hAnsi="Cambria Math"/>
            </w:rPr>
            <m:t xml:space="preserve"> </m:t>
          </m:r>
        </w:ins>
      </m:oMath>
      <w:ins w:id="7570" w:author="The Si Tran" w:date="2012-12-06T03:45:00Z">
        <w:r w:rsidR="00A51995">
          <w:t xml:space="preserve"> </w:t>
        </w:r>
      </w:ins>
      <w:del w:id="7571" w:author="The Si Tran" w:date="2012-12-06T03:43:00Z">
        <w:r w:rsidR="0088753F" w:rsidRPr="00AF1345" w:rsidDel="001B4DDE">
          <w:rPr>
            <w:position w:val="-108"/>
          </w:rPr>
          <w:object w:dxaOrig="3879" w:dyaOrig="2280" w14:anchorId="4BC18070">
            <v:shape id="_x0000_i1151" type="#_x0000_t75" style="width:230.05pt;height:136.5pt" o:ole="">
              <v:imagedata r:id="rId297" o:title=""/>
            </v:shape>
            <o:OLEObject Type="Embed" ProgID="Equation.DSMT4" ShapeID="_x0000_i1151" DrawAspect="Content" ObjectID="_1417235553" r:id="rId298"/>
          </w:object>
        </w:r>
      </w:del>
    </w:p>
    <w:p w14:paraId="3F053D4F" w14:textId="77777777" w:rsidR="0088753F" w:rsidRPr="0049233F" w:rsidRDefault="0088753F" w:rsidP="0088753F">
      <w:pPr>
        <w:spacing w:before="0"/>
        <w:ind w:firstLine="720"/>
        <w:rPr>
          <w:szCs w:val="26"/>
        </w:rPr>
      </w:pPr>
      <w:del w:id="7572" w:author="The Si Tran" w:date="2012-12-06T03:46:00Z">
        <w:r w:rsidRPr="00AF1345" w:rsidDel="00477F6C">
          <w:rPr>
            <w:position w:val="-14"/>
            <w:szCs w:val="26"/>
          </w:rPr>
          <w:object w:dxaOrig="2840" w:dyaOrig="400" w14:anchorId="5969322F">
            <v:shape id="_x0000_i1152" type="#_x0000_t75" style="width:208.5pt;height:28.05pt" o:ole="">
              <v:imagedata r:id="rId299" o:title=""/>
            </v:shape>
            <o:OLEObject Type="Embed" ProgID="Equation.DSMT4" ShapeID="_x0000_i1152" DrawAspect="Content" ObjectID="_1417235554" r:id="rId300"/>
          </w:object>
        </w:r>
      </w:del>
    </w:p>
    <w:p w14:paraId="470DE334" w14:textId="77777777" w:rsidR="0088753F" w:rsidRDefault="0088753F">
      <w:pPr>
        <w:rPr>
          <w:ins w:id="7573" w:author="The Si Tran" w:date="2012-12-06T03:46:00Z"/>
        </w:rPr>
        <w:pPrChange w:id="7574" w:author="The Si Tran" w:date="2012-12-16T08:29:00Z">
          <w:pPr>
            <w:spacing w:before="0"/>
            <w:ind w:firstLine="720"/>
          </w:pPr>
        </w:pPrChange>
      </w:pPr>
      <w:r w:rsidRPr="0049233F">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rPr>
        <w:object w:dxaOrig="320" w:dyaOrig="380" w14:anchorId="33B72BB0">
          <v:shape id="_x0000_i1153" type="#_x0000_t75" style="width:14.05pt;height:14.05pt" o:ole="">
            <v:imagedata r:id="rId291" o:title=""/>
          </v:shape>
          <o:OLEObject Type="Embed" ProgID="Equation.DSMT4" ShapeID="_x0000_i1153" DrawAspect="Content" ObjectID="_1417235555" r:id="rId301"/>
        </w:object>
      </w:r>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4C2D67">
      <w:pPr>
        <w:pStyle w:val="EquationIndex"/>
        <w:pPrChange w:id="7575" w:author="The Si Tran" w:date="2012-12-15T08:05:00Z">
          <w:pPr>
            <w:spacing w:before="0"/>
            <w:ind w:firstLine="720"/>
          </w:pPr>
        </w:pPrChange>
      </w:pPr>
      <m:oMathPara>
        <m:oMathParaPr>
          <m:jc m:val="center"/>
        </m:oMathParaPr>
        <m:oMath>
          <m:sSubSup>
            <m:sSubSupPr>
              <m:ctrlPr>
                <w:ins w:id="7576" w:author="The Si Tran" w:date="2012-12-06T03:47:00Z">
                  <w:rPr>
                    <w:rFonts w:ascii="Cambria Math" w:hAnsi="Cambria Math"/>
                  </w:rPr>
                </w:ins>
              </m:ctrlPr>
            </m:sSubSupPr>
            <m:e>
              <w:ins w:id="7577" w:author="The Si Tran" w:date="2012-12-06T03:47:00Z">
                <m:r>
                  <m:rPr>
                    <m:sty m:val="p"/>
                  </m:rPr>
                  <w:rPr>
                    <w:rFonts w:ascii="Cambria Math" w:hAnsi="Cambria Math"/>
                  </w:rPr>
                  <m:t>∆</m:t>
                </m:r>
                <m:r>
                  <w:rPr>
                    <w:rFonts w:ascii="Cambria Math" w:hAnsi="Cambria Math"/>
                  </w:rPr>
                  <m:t>w</m:t>
                </m:r>
              </w:ins>
            </m:e>
            <m:sub>
              <w:ins w:id="7578" w:author="The Si Tran" w:date="2012-12-06T03:47:00Z">
                <m:r>
                  <w:rPr>
                    <w:rFonts w:ascii="Cambria Math" w:hAnsi="Cambria Math"/>
                  </w:rPr>
                  <m:t>ij</m:t>
                </m:r>
              </w:ins>
            </m:sub>
            <m:sup>
              <w:ins w:id="7579"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580" w:author="The Si Tran" w:date="2012-12-06T03:47:00Z">
            <m:r>
              <m:rPr>
                <m:sty m:val="p"/>
              </m:rPr>
              <w:rPr>
                <w:rFonts w:ascii="Cambria Math" w:hAnsi="Cambria Math"/>
              </w:rPr>
              <m:t>=</m:t>
            </m:r>
          </w:ins>
          <m:sSubSup>
            <m:sSubSupPr>
              <m:ctrlPr>
                <w:ins w:id="7581" w:author="The Si Tran" w:date="2012-12-06T03:47:00Z">
                  <w:rPr>
                    <w:rFonts w:ascii="Cambria Math" w:hAnsi="Cambria Math"/>
                  </w:rPr>
                </w:ins>
              </m:ctrlPr>
            </m:sSubSupPr>
            <m:e>
              <w:ins w:id="7582" w:author="The Si Tran" w:date="2012-12-06T03:47:00Z">
                <m:r>
                  <m:rPr>
                    <m:sty m:val="p"/>
                  </m:rPr>
                  <w:rPr>
                    <w:rFonts w:ascii="Cambria Math" w:hAnsi="Cambria Math"/>
                  </w:rPr>
                  <m:t>-∆</m:t>
                </m:r>
                <m:r>
                  <w:rPr>
                    <w:rFonts w:ascii="Cambria Math" w:hAnsi="Cambria Math"/>
                  </w:rPr>
                  <m:t>w</m:t>
                </m:r>
              </w:ins>
            </m:e>
            <m:sub>
              <w:ins w:id="7583" w:author="The Si Tran" w:date="2012-12-06T03:47:00Z">
                <m:r>
                  <w:rPr>
                    <w:rFonts w:ascii="Cambria Math" w:hAnsi="Cambria Math"/>
                  </w:rPr>
                  <m:t>ij</m:t>
                </m:r>
              </w:ins>
            </m:sub>
            <m:sup>
              <w:ins w:id="7584"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585" w:author="The Si Tran" w:date="2012-12-06T03:46:00Z">
            <m:r>
              <m:rPr>
                <m:sty m:val="p"/>
              </m:rPr>
              <w:rPr>
                <w:rFonts w:ascii="Cambria Math" w:hAnsi="Cambria Math"/>
              </w:rPr>
              <m:t xml:space="preserve"> </m:t>
            </m:r>
            <m:r>
              <w:rPr>
                <w:rFonts w:ascii="Cambria Math" w:hAnsi="Cambria Math"/>
              </w:rPr>
              <m:t>v</m:t>
            </m:r>
          </w:ins>
          <w:ins w:id="7586" w:author="The Si Tran" w:date="2012-12-06T03:47:00Z">
            <m:r>
              <m:rPr>
                <m:sty m:val="p"/>
              </m:rPr>
              <w:rPr>
                <w:rFonts w:ascii="Cambria Math" w:hAnsi="Cambria Math"/>
              </w:rPr>
              <m:t xml:space="preserve">à </m:t>
            </m:r>
          </w:ins>
          <m:f>
            <m:fPr>
              <m:ctrlPr>
                <w:ins w:id="7587" w:author="The Si Tran" w:date="2012-12-06T03:47:00Z">
                  <w:rPr>
                    <w:rFonts w:ascii="Cambria Math" w:hAnsi="Cambria Math"/>
                  </w:rPr>
                </w:ins>
              </m:ctrlPr>
            </m:fPr>
            <m:num>
              <w:ins w:id="7588" w:author="The Si Tran" w:date="2012-12-06T03:47:00Z">
                <m:r>
                  <w:rPr>
                    <w:rFonts w:ascii="Cambria Math" w:hAnsi="Cambria Math"/>
                  </w:rPr>
                  <m:t>∂</m:t>
                </m:r>
              </w:ins>
              <m:sSup>
                <m:sSupPr>
                  <m:ctrlPr>
                    <w:ins w:id="7589" w:author="The Si Tran" w:date="2012-12-06T03:47:00Z">
                      <w:rPr>
                        <w:rFonts w:ascii="Cambria Math" w:hAnsi="Cambria Math"/>
                      </w:rPr>
                    </w:ins>
                  </m:ctrlPr>
                </m:sSupPr>
                <m:e>
                  <w:ins w:id="7590" w:author="The Si Tran" w:date="2012-12-06T03:47:00Z">
                    <m:r>
                      <w:rPr>
                        <w:rFonts w:ascii="Cambria Math" w:hAnsi="Cambria Math"/>
                      </w:rPr>
                      <m:t>E</m:t>
                    </m:r>
                  </w:ins>
                </m:e>
                <m:sup>
                  <m:d>
                    <m:dPr>
                      <m:ctrlPr>
                        <w:ins w:id="7591" w:author="The Si Tran" w:date="2012-12-06T03:47:00Z">
                          <w:rPr>
                            <w:rFonts w:ascii="Cambria Math" w:hAnsi="Cambria Math"/>
                          </w:rPr>
                        </w:ins>
                      </m:ctrlPr>
                    </m:dPr>
                    <m:e>
                      <w:ins w:id="7592" w:author="The Si Tran" w:date="2012-12-06T03:47:00Z">
                        <m:r>
                          <w:rPr>
                            <w:rFonts w:ascii="Cambria Math" w:hAnsi="Cambria Math"/>
                          </w:rPr>
                          <m:t>t</m:t>
                        </m:r>
                      </w:ins>
                    </m:e>
                  </m:d>
                </m:sup>
              </m:sSup>
            </m:num>
            <m:den>
              <w:ins w:id="7593" w:author="The Si Tran" w:date="2012-12-06T03:47:00Z">
                <m:r>
                  <w:rPr>
                    <w:rFonts w:ascii="Cambria Math" w:hAnsi="Cambria Math"/>
                  </w:rPr>
                  <m:t>∂</m:t>
                </m:r>
              </w:ins>
              <m:sSub>
                <m:sSubPr>
                  <m:ctrlPr>
                    <w:ins w:id="7594" w:author="The Si Tran" w:date="2012-12-06T03:47:00Z">
                      <w:rPr>
                        <w:rFonts w:ascii="Cambria Math" w:hAnsi="Cambria Math"/>
                      </w:rPr>
                    </w:ins>
                  </m:ctrlPr>
                </m:sSubPr>
                <m:e>
                  <w:ins w:id="7595" w:author="The Si Tran" w:date="2012-12-06T03:47:00Z">
                    <m:r>
                      <w:rPr>
                        <w:rFonts w:ascii="Cambria Math" w:hAnsi="Cambria Math"/>
                      </w:rPr>
                      <m:t>w</m:t>
                    </m:r>
                  </w:ins>
                </m:e>
                <m:sub>
                  <w:ins w:id="7596"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597" w:author="The Si Tran" w:date="2012-12-06T03:47:00Z"/>
          <w:szCs w:val="26"/>
        </w:rPr>
      </w:pPr>
      <w:r w:rsidRPr="0049233F">
        <w:rPr>
          <w:szCs w:val="26"/>
        </w:rPr>
        <w:t xml:space="preserve"> </w:t>
      </w:r>
      <w:del w:id="7598" w:author="The Si Tran" w:date="2012-12-06T03:47:00Z">
        <w:r w:rsidRPr="00AF1345" w:rsidDel="00B63318">
          <w:rPr>
            <w:position w:val="-14"/>
            <w:szCs w:val="26"/>
          </w:rPr>
          <w:object w:dxaOrig="1540" w:dyaOrig="400" w14:anchorId="1513C705">
            <v:shape id="_x0000_i1154" type="#_x0000_t75" style="width:86.05pt;height:21.5pt" o:ole="">
              <v:imagedata r:id="rId302" o:title=""/>
            </v:shape>
            <o:OLEObject Type="Embed" ProgID="Equation.DSMT4" ShapeID="_x0000_i1154" DrawAspect="Content" ObjectID="_1417235556" r:id="rId303"/>
          </w:object>
        </w:r>
        <w:r w:rsidRPr="0049233F" w:rsidDel="00B63318">
          <w:rPr>
            <w:szCs w:val="26"/>
          </w:rPr>
          <w:delText xml:space="preserve"> và </w:delText>
        </w:r>
        <w:r w:rsidRPr="00AF1345" w:rsidDel="00B63318">
          <w:rPr>
            <w:position w:val="-32"/>
            <w:szCs w:val="26"/>
          </w:rPr>
          <w:object w:dxaOrig="920" w:dyaOrig="740" w14:anchorId="32C6DA9E">
            <v:shape id="_x0000_i1155" type="#_x0000_t75" style="width:57.95pt;height:50.5pt" o:ole="">
              <v:imagedata r:id="rId304" o:title=""/>
            </v:shape>
            <o:OLEObject Type="Embed" ProgID="Equation.DSMT4" ShapeID="_x0000_i1155" DrawAspect="Content" ObjectID="_1417235557" r:id="rId305"/>
          </w:object>
        </w:r>
      </w:del>
    </w:p>
    <w:p w14:paraId="7998B599" w14:textId="77777777" w:rsidR="0088753F" w:rsidRPr="0049233F" w:rsidRDefault="0088753F">
      <w:pPr>
        <w:pPrChange w:id="7599" w:author="The Si Tran" w:date="2012-12-16T08:29:00Z">
          <w:pPr>
            <w:spacing w:before="0"/>
            <w:ind w:firstLine="720"/>
          </w:pPr>
        </w:pPrChange>
      </w:pPr>
      <w:r w:rsidRPr="0049233F">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600"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77777777" w:rsidR="0088753F" w:rsidRPr="0049233F" w:rsidDel="00334CAD" w:rsidRDefault="0088753F">
      <w:pPr>
        <w:rPr>
          <w:del w:id="7601" w:author="The Si Tran" w:date="2012-12-16T08:29:00Z"/>
        </w:rPr>
        <w:pPrChange w:id="7602"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603" w:author="The Si Tran" w:date="2012-12-06T03:49:00Z"/>
          <w:szCs w:val="26"/>
        </w:rPr>
      </w:pPr>
    </w:p>
    <w:p w14:paraId="0FEC2133" w14:textId="77777777" w:rsidR="0088753F" w:rsidRPr="0049233F" w:rsidRDefault="0088753F">
      <w:pPr>
        <w:rPr>
          <w:szCs w:val="26"/>
        </w:rPr>
        <w:pPrChange w:id="7604"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605"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6" type="#_x0000_t75" style="width:79.5pt;height:36.45pt" o:ole="">
                  <v:imagedata r:id="rId306" o:title=""/>
                </v:shape>
                <o:OLEObject Type="Embed" ProgID="Equation.DSMT4" ShapeID="_x0000_i1156" DrawAspect="Content" ObjectID="_1417235558" r:id="rId307"/>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606"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57" type="#_x0000_t75" style="width:21.5pt;height:21.5pt" o:ole="">
                  <v:imagedata r:id="rId308" o:title=""/>
                </v:shape>
                <o:OLEObject Type="Embed" ProgID="Equation.DSMT4" ShapeID="_x0000_i1157" DrawAspect="Content" ObjectID="_1417235559" r:id="rId309"/>
              </w:object>
            </w:r>
            <w:r w:rsidRPr="0049233F">
              <w:rPr>
                <w:i/>
                <w:szCs w:val="26"/>
              </w:rPr>
              <w:t xml:space="preserve"> = minimum (</w:t>
            </w:r>
            <w:r w:rsidRPr="00AF1345">
              <w:rPr>
                <w:i/>
                <w:position w:val="-14"/>
                <w:szCs w:val="26"/>
              </w:rPr>
              <w:object w:dxaOrig="1460" w:dyaOrig="400" w14:anchorId="5338F7B6">
                <v:shape id="_x0000_i1158" type="#_x0000_t75" style="width:1in;height:21.5pt" o:ole="">
                  <v:imagedata r:id="rId310" o:title=""/>
                </v:shape>
                <o:OLEObject Type="Embed" ProgID="Equation.DSMT4" ShapeID="_x0000_i1158" DrawAspect="Content" ObjectID="_1417235560" r:id="rId311"/>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60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59" type="#_x0000_t75" style="width:28.05pt;height:21.5pt" o:ole="">
                  <v:imagedata r:id="rId312" o:title=""/>
                </v:shape>
                <o:OLEObject Type="Embed" ProgID="Equation.DSMT4" ShapeID="_x0000_i1159" DrawAspect="Content" ObjectID="_1417235561" r:id="rId313"/>
              </w:object>
            </w:r>
            <w:r w:rsidRPr="0049233F">
              <w:rPr>
                <w:i/>
                <w:szCs w:val="26"/>
              </w:rPr>
              <w:t xml:space="preserve"> = - sign (</w:t>
            </w:r>
            <w:r w:rsidRPr="00AF1345">
              <w:rPr>
                <w:i/>
                <w:position w:val="-32"/>
                <w:szCs w:val="26"/>
              </w:rPr>
              <w:object w:dxaOrig="580" w:dyaOrig="740" w14:anchorId="1C11FF13">
                <v:shape id="_x0000_i1160" type="#_x0000_t75" style="width:28.05pt;height:36.45pt" o:ole="">
                  <v:imagedata r:id="rId314" o:title=""/>
                </v:shape>
                <o:OLEObject Type="Embed" ProgID="Equation.DSMT4" ShapeID="_x0000_i1160" DrawAspect="Content" ObjectID="_1417235562" r:id="rId315"/>
              </w:object>
            </w:r>
            <w:r w:rsidRPr="0049233F">
              <w:rPr>
                <w:i/>
                <w:szCs w:val="26"/>
              </w:rPr>
              <w:t>)*</w:t>
            </w:r>
            <w:r w:rsidRPr="00AF1345">
              <w:rPr>
                <w:i/>
                <w:position w:val="-14"/>
                <w:szCs w:val="26"/>
              </w:rPr>
              <w:object w:dxaOrig="400" w:dyaOrig="400" w14:anchorId="797347F4">
                <v:shape id="_x0000_i1161" type="#_x0000_t75" style="width:21.5pt;height:21.5pt" o:ole="">
                  <v:imagedata r:id="rId308" o:title=""/>
                </v:shape>
                <o:OLEObject Type="Embed" ProgID="Equation.DSMT4" ShapeID="_x0000_i1161" DrawAspect="Content" ObjectID="_1417235563" r:id="rId316"/>
              </w:object>
            </w:r>
          </w:p>
          <w:p w14:paraId="7A102CBB" w14:textId="77777777" w:rsidR="0088753F" w:rsidRPr="0049233F" w:rsidRDefault="0088753F">
            <w:pPr>
              <w:spacing w:before="0" w:line="240" w:lineRule="auto"/>
              <w:ind w:firstLine="720"/>
              <w:rPr>
                <w:i/>
                <w:szCs w:val="26"/>
              </w:rPr>
              <w:pPrChange w:id="760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2" type="#_x0000_t75" style="width:28.05pt;height:21.5pt" o:ole="">
                  <v:imagedata r:id="rId317" o:title=""/>
                </v:shape>
                <o:OLEObject Type="Embed" ProgID="Equation.DSMT4" ShapeID="_x0000_i1162" DrawAspect="Content" ObjectID="_1417235564" r:id="rId318"/>
              </w:object>
            </w:r>
            <w:r w:rsidRPr="0049233F">
              <w:rPr>
                <w:i/>
                <w:szCs w:val="26"/>
              </w:rPr>
              <w:t xml:space="preserve">  = </w:t>
            </w:r>
            <w:r w:rsidRPr="00AF1345">
              <w:rPr>
                <w:i/>
                <w:position w:val="-14"/>
                <w:szCs w:val="26"/>
              </w:rPr>
              <w:object w:dxaOrig="400" w:dyaOrig="400" w14:anchorId="43D60952">
                <v:shape id="_x0000_i1163" type="#_x0000_t75" style="width:21.5pt;height:21.5pt" o:ole="">
                  <v:imagedata r:id="rId319" o:title=""/>
                </v:shape>
                <o:OLEObject Type="Embed" ProgID="Equation.DSMT4" ShapeID="_x0000_i1163" DrawAspect="Content" ObjectID="_1417235565" r:id="rId320"/>
              </w:object>
            </w:r>
            <w:r w:rsidRPr="0049233F">
              <w:rPr>
                <w:i/>
                <w:szCs w:val="26"/>
              </w:rPr>
              <w:t xml:space="preserve">+  </w:t>
            </w:r>
            <w:r w:rsidRPr="00AF1345">
              <w:rPr>
                <w:i/>
                <w:position w:val="-14"/>
                <w:szCs w:val="26"/>
              </w:rPr>
              <w:object w:dxaOrig="540" w:dyaOrig="400" w14:anchorId="053072BF">
                <v:shape id="_x0000_i1164" type="#_x0000_t75" style="width:28.05pt;height:21.5pt" o:ole="">
                  <v:imagedata r:id="rId312" o:title=""/>
                </v:shape>
                <o:OLEObject Type="Embed" ProgID="Equation.DSMT4" ShapeID="_x0000_i1164" DrawAspect="Content" ObjectID="_1417235566" r:id="rId321"/>
              </w:object>
            </w:r>
          </w:p>
          <w:p w14:paraId="599100C9" w14:textId="77777777" w:rsidR="0088753F" w:rsidRPr="0049233F" w:rsidRDefault="0088753F">
            <w:pPr>
              <w:spacing w:before="0" w:line="240" w:lineRule="auto"/>
              <w:ind w:firstLine="720"/>
              <w:rPr>
                <w:i/>
                <w:szCs w:val="26"/>
              </w:rPr>
              <w:pPrChange w:id="7609"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5" type="#_x0000_t75" style="width:79.5pt;height:36.45pt" o:ole="">
                  <v:imagedata r:id="rId322" o:title=""/>
                </v:shape>
                <o:OLEObject Type="Embed" ProgID="Equation.DSMT4" ShapeID="_x0000_i1165" DrawAspect="Content" ObjectID="_1417235567" r:id="rId323"/>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610"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6" type="#_x0000_t75" style="width:21.5pt;height:21.5pt" o:ole="">
                  <v:imagedata r:id="rId308" o:title=""/>
                </v:shape>
                <o:OLEObject Type="Embed" ProgID="Equation.DSMT4" ShapeID="_x0000_i1166" DrawAspect="Content" ObjectID="_1417235568" r:id="rId324"/>
              </w:object>
            </w:r>
            <w:r w:rsidRPr="0049233F">
              <w:rPr>
                <w:i/>
                <w:szCs w:val="26"/>
              </w:rPr>
              <w:t xml:space="preserve"> = maximum (</w:t>
            </w:r>
            <w:r w:rsidRPr="00AF1345">
              <w:rPr>
                <w:i/>
                <w:position w:val="-14"/>
                <w:szCs w:val="26"/>
              </w:rPr>
              <w:object w:dxaOrig="1440" w:dyaOrig="400" w14:anchorId="47CE5A1E">
                <v:shape id="_x0000_i1167" type="#_x0000_t75" style="width:1in;height:21.5pt" o:ole="">
                  <v:imagedata r:id="rId325" o:title=""/>
                </v:shape>
                <o:OLEObject Type="Embed" ProgID="Equation.DSMT4" ShapeID="_x0000_i1167" DrawAspect="Content" ObjectID="_1417235569" r:id="rId326"/>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61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68" type="#_x0000_t75" style="width:28.05pt;height:21.5pt" o:ole="">
                  <v:imagedata r:id="rId317" o:title=""/>
                </v:shape>
                <o:OLEObject Type="Embed" ProgID="Equation.DSMT4" ShapeID="_x0000_i1168" DrawAspect="Content" ObjectID="_1417235570" r:id="rId327"/>
              </w:object>
            </w:r>
            <w:r w:rsidRPr="0049233F">
              <w:rPr>
                <w:i/>
                <w:szCs w:val="26"/>
              </w:rPr>
              <w:t xml:space="preserve">  = </w:t>
            </w:r>
            <w:r w:rsidRPr="00AF1345">
              <w:rPr>
                <w:i/>
                <w:position w:val="-14"/>
                <w:szCs w:val="26"/>
              </w:rPr>
              <w:object w:dxaOrig="400" w:dyaOrig="400" w14:anchorId="645E6D6D">
                <v:shape id="_x0000_i1169" type="#_x0000_t75" style="width:21.5pt;height:21.5pt" o:ole="">
                  <v:imagedata r:id="rId319" o:title=""/>
                </v:shape>
                <o:OLEObject Type="Embed" ProgID="Equation.DSMT4" ShapeID="_x0000_i1169" DrawAspect="Content" ObjectID="_1417235571" r:id="rId328"/>
              </w:object>
            </w:r>
            <w:r w:rsidRPr="0049233F">
              <w:rPr>
                <w:i/>
                <w:szCs w:val="26"/>
              </w:rPr>
              <w:t xml:space="preserve">- </w:t>
            </w:r>
            <w:r w:rsidRPr="00AF1345">
              <w:rPr>
                <w:i/>
                <w:position w:val="-14"/>
                <w:szCs w:val="26"/>
              </w:rPr>
              <w:object w:dxaOrig="680" w:dyaOrig="400" w14:anchorId="1598DD1F">
                <v:shape id="_x0000_i1170" type="#_x0000_t75" style="width:36.45pt;height:21.5pt" o:ole="">
                  <v:imagedata r:id="rId329" o:title=""/>
                </v:shape>
                <o:OLEObject Type="Embed" ProgID="Equation.DSMT4" ShapeID="_x0000_i1170" DrawAspect="Content" ObjectID="_1417235572" r:id="rId330"/>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612" w:author="The Si Tran" w:date="2012-12-14T06:19:00Z">
                <w:pPr>
                  <w:spacing w:before="0"/>
                  <w:ind w:firstLine="720"/>
                </w:pPr>
              </w:pPrChange>
            </w:pPr>
            <w:r w:rsidRPr="0049233F">
              <w:rPr>
                <w:i/>
                <w:szCs w:val="26"/>
              </w:rPr>
              <w:lastRenderedPageBreak/>
              <w:t xml:space="preserve">           </w:t>
            </w:r>
            <w:r w:rsidRPr="00AF1345">
              <w:rPr>
                <w:i/>
                <w:position w:val="-32"/>
                <w:szCs w:val="26"/>
              </w:rPr>
              <w:object w:dxaOrig="920" w:dyaOrig="740" w14:anchorId="24679EAB">
                <v:shape id="_x0000_i1171" type="#_x0000_t75" style="width:50.5pt;height:36.45pt" o:ole="">
                  <v:imagedata r:id="rId304" o:title=""/>
                </v:shape>
                <o:OLEObject Type="Embed" ProgID="Equation.DSMT4" ShapeID="_x0000_i1171" DrawAspect="Content" ObjectID="_1417235573" r:id="rId331"/>
              </w:object>
            </w:r>
          </w:p>
          <w:p w14:paraId="41704DD5" w14:textId="77777777" w:rsidR="0088753F" w:rsidRPr="0049233F" w:rsidRDefault="0088753F">
            <w:pPr>
              <w:spacing w:before="0" w:line="240" w:lineRule="auto"/>
              <w:ind w:firstLine="720"/>
              <w:rPr>
                <w:i/>
                <w:szCs w:val="26"/>
              </w:rPr>
              <w:pPrChange w:id="7613"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7614"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2" type="#_x0000_t75" style="width:79.5pt;height:36.45pt" o:ole="">
                  <v:imagedata r:id="rId332" o:title=""/>
                </v:shape>
                <o:OLEObject Type="Embed" ProgID="Equation.DSMT4" ShapeID="_x0000_i1172" DrawAspect="Content" ObjectID="_1417235574" r:id="rId333"/>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61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3" type="#_x0000_t75" style="width:28.05pt;height:21.5pt" o:ole="">
                  <v:imagedata r:id="rId312" o:title=""/>
                </v:shape>
                <o:OLEObject Type="Embed" ProgID="Equation.DSMT4" ShapeID="_x0000_i1173" DrawAspect="Content" ObjectID="_1417235575" r:id="rId334"/>
              </w:object>
            </w:r>
            <w:r w:rsidRPr="0049233F">
              <w:rPr>
                <w:i/>
                <w:szCs w:val="26"/>
              </w:rPr>
              <w:t xml:space="preserve"> = - sign (</w:t>
            </w:r>
            <w:r w:rsidRPr="00AF1345">
              <w:rPr>
                <w:i/>
                <w:position w:val="-32"/>
                <w:szCs w:val="26"/>
              </w:rPr>
              <w:object w:dxaOrig="580" w:dyaOrig="740" w14:anchorId="261D33FB">
                <v:shape id="_x0000_i1174" type="#_x0000_t75" style="width:28.05pt;height:36.45pt" o:ole="">
                  <v:imagedata r:id="rId314" o:title=""/>
                </v:shape>
                <o:OLEObject Type="Embed" ProgID="Equation.DSMT4" ShapeID="_x0000_i1174" DrawAspect="Content" ObjectID="_1417235576" r:id="rId335"/>
              </w:object>
            </w:r>
            <w:r w:rsidRPr="0049233F">
              <w:rPr>
                <w:i/>
                <w:szCs w:val="26"/>
              </w:rPr>
              <w:t>)*</w:t>
            </w:r>
            <w:r w:rsidRPr="00AF1345">
              <w:rPr>
                <w:i/>
                <w:position w:val="-14"/>
                <w:szCs w:val="26"/>
              </w:rPr>
              <w:object w:dxaOrig="400" w:dyaOrig="400" w14:anchorId="495FE6DF">
                <v:shape id="_x0000_i1175" type="#_x0000_t75" style="width:21.5pt;height:21.5pt" o:ole="">
                  <v:imagedata r:id="rId308" o:title=""/>
                </v:shape>
                <o:OLEObject Type="Embed" ProgID="Equation.DSMT4" ShapeID="_x0000_i1175" DrawAspect="Content" ObjectID="_1417235577" r:id="rId336"/>
              </w:object>
            </w:r>
          </w:p>
          <w:p w14:paraId="2F859299" w14:textId="77777777" w:rsidR="0088753F" w:rsidRPr="0049233F" w:rsidRDefault="0088753F">
            <w:pPr>
              <w:spacing w:before="0" w:line="240" w:lineRule="auto"/>
              <w:ind w:firstLine="720"/>
              <w:rPr>
                <w:i/>
                <w:szCs w:val="26"/>
              </w:rPr>
              <w:pPrChange w:id="761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6" type="#_x0000_t75" style="width:28.05pt;height:21.5pt" o:ole="">
                  <v:imagedata r:id="rId317" o:title=""/>
                </v:shape>
                <o:OLEObject Type="Embed" ProgID="Equation.DSMT4" ShapeID="_x0000_i1176" DrawAspect="Content" ObjectID="_1417235578" r:id="rId337"/>
              </w:object>
            </w:r>
            <w:r w:rsidRPr="0049233F">
              <w:rPr>
                <w:i/>
                <w:szCs w:val="26"/>
              </w:rPr>
              <w:t xml:space="preserve">  = </w:t>
            </w:r>
            <w:r w:rsidRPr="00AF1345">
              <w:rPr>
                <w:i/>
                <w:position w:val="-14"/>
                <w:szCs w:val="26"/>
              </w:rPr>
              <w:object w:dxaOrig="400" w:dyaOrig="400" w14:anchorId="5A399D5E">
                <v:shape id="_x0000_i1177" type="#_x0000_t75" style="width:21.5pt;height:21.5pt" o:ole="">
                  <v:imagedata r:id="rId319" o:title=""/>
                </v:shape>
                <o:OLEObject Type="Embed" ProgID="Equation.DSMT4" ShapeID="_x0000_i1177" DrawAspect="Content" ObjectID="_1417235579" r:id="rId338"/>
              </w:object>
            </w:r>
            <w:r w:rsidRPr="0049233F">
              <w:rPr>
                <w:i/>
                <w:szCs w:val="26"/>
              </w:rPr>
              <w:t xml:space="preserve">+  </w:t>
            </w:r>
            <w:r w:rsidRPr="00AF1345">
              <w:rPr>
                <w:i/>
                <w:position w:val="-14"/>
                <w:szCs w:val="26"/>
              </w:rPr>
              <w:object w:dxaOrig="540" w:dyaOrig="400" w14:anchorId="6F57130F">
                <v:shape id="_x0000_i1178" type="#_x0000_t75" style="width:28.05pt;height:21.5pt" o:ole="">
                  <v:imagedata r:id="rId312" o:title=""/>
                </v:shape>
                <o:OLEObject Type="Embed" ProgID="Equation.DSMT4" ShapeID="_x0000_i1178" DrawAspect="Content" ObjectID="_1417235580" r:id="rId339"/>
              </w:object>
            </w:r>
          </w:p>
          <w:p w14:paraId="3255C968" w14:textId="77777777" w:rsidR="0088753F" w:rsidRPr="0049233F" w:rsidRDefault="0088753F">
            <w:pPr>
              <w:spacing w:before="0" w:line="240" w:lineRule="auto"/>
              <w:ind w:firstLine="720"/>
              <w:rPr>
                <w:i/>
                <w:szCs w:val="26"/>
              </w:rPr>
              <w:pPrChange w:id="7617"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618"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7619" w:name="_Toc327348218"/>
      <w:bookmarkStart w:id="7620" w:name="_Toc343029968"/>
      <w:bookmarkStart w:id="7621" w:name="_Toc343452757"/>
    </w:p>
    <w:p w14:paraId="7DECB775" w14:textId="3F70D2D7" w:rsidR="0015202E" w:rsidRDefault="0088753F">
      <w:pPr>
        <w:pStyle w:val="Hinh"/>
        <w:pPrChange w:id="7622" w:author="The Si Tran" w:date="2012-12-16T17:32:00Z">
          <w:pPr>
            <w:pStyle w:val="Caption"/>
            <w:ind w:left="2160" w:firstLine="720"/>
          </w:pPr>
        </w:pPrChange>
      </w:pPr>
      <w:r w:rsidRPr="00032D83">
        <w:t>Hình</w:t>
      </w:r>
      <w:ins w:id="7623" w:author="The Si Tran" w:date="2012-12-11T23:37:00Z">
        <w:r w:rsidR="0015202E" w:rsidRPr="001A48D1">
          <w:rPr>
            <w:rPrChange w:id="7624" w:author="The Si Tran" w:date="2012-12-16T17:32:00Z">
              <w:rPr>
                <w:b w:val="0"/>
              </w:rPr>
            </w:rPrChange>
          </w:rPr>
          <w:t xml:space="preserve"> 4.9</w:t>
        </w:r>
      </w:ins>
      <w:del w:id="7625" w:author="The Si Tran" w:date="2012-12-11T23:37:00Z">
        <w:r w:rsidRPr="001A48D1" w:rsidDel="0015202E">
          <w:rPr>
            <w:rPrChange w:id="7626" w:author="The Si Tran" w:date="2012-12-16T17:32:00Z">
              <w:rPr>
                <w:b w:val="0"/>
              </w:rPr>
            </w:rPrChange>
          </w:rPr>
          <w:delText xml:space="preserve"> </w:delText>
        </w:r>
        <w:r w:rsidRPr="001A48D1" w:rsidDel="0015202E">
          <w:rPr>
            <w:rPrChange w:id="7627" w:author="The Si Tran" w:date="2012-12-16T17:32:00Z">
              <w:rPr>
                <w:b w:val="0"/>
              </w:rPr>
            </w:rPrChange>
          </w:rPr>
          <w:fldChar w:fldCharType="begin"/>
        </w:r>
        <w:r w:rsidRPr="001A48D1" w:rsidDel="0015202E">
          <w:rPr>
            <w:rPrChange w:id="7628" w:author="The Si Tran" w:date="2012-12-16T17:32:00Z">
              <w:rPr>
                <w:b w:val="0"/>
              </w:rPr>
            </w:rPrChange>
          </w:rPr>
          <w:delInstrText xml:space="preserve"> STYLEREF 1 \s </w:delInstrText>
        </w:r>
        <w:r w:rsidRPr="001A48D1" w:rsidDel="0015202E">
          <w:rPr>
            <w:rPrChange w:id="7629" w:author="The Si Tran" w:date="2012-12-16T17:32:00Z">
              <w:rPr>
                <w:b w:val="0"/>
              </w:rPr>
            </w:rPrChange>
          </w:rPr>
          <w:fldChar w:fldCharType="separate"/>
        </w:r>
        <w:r w:rsidRPr="001A48D1" w:rsidDel="0015202E">
          <w:rPr>
            <w:rPrChange w:id="7630" w:author="The Si Tran" w:date="2012-12-16T17:32:00Z">
              <w:rPr>
                <w:b w:val="0"/>
                <w:noProof/>
              </w:rPr>
            </w:rPrChange>
          </w:rPr>
          <w:delText>2</w:delText>
        </w:r>
        <w:r w:rsidRPr="001A48D1" w:rsidDel="0015202E">
          <w:rPr>
            <w:rPrChange w:id="7631" w:author="The Si Tran" w:date="2012-12-16T17:32:00Z">
              <w:rPr>
                <w:b w:val="0"/>
              </w:rPr>
            </w:rPrChange>
          </w:rPr>
          <w:fldChar w:fldCharType="end"/>
        </w:r>
        <w:r w:rsidRPr="001A48D1" w:rsidDel="0015202E">
          <w:rPr>
            <w:rPrChange w:id="7632" w:author="The Si Tran" w:date="2012-12-16T17:32:00Z">
              <w:rPr>
                <w:b w:val="0"/>
              </w:rPr>
            </w:rPrChange>
          </w:rPr>
          <w:delText>.</w:delText>
        </w:r>
        <w:r w:rsidRPr="001A48D1" w:rsidDel="0015202E">
          <w:rPr>
            <w:rPrChange w:id="7633" w:author="The Si Tran" w:date="2012-12-16T17:32:00Z">
              <w:rPr>
                <w:b w:val="0"/>
              </w:rPr>
            </w:rPrChange>
          </w:rPr>
          <w:fldChar w:fldCharType="begin"/>
        </w:r>
        <w:r w:rsidRPr="001A48D1" w:rsidDel="0015202E">
          <w:rPr>
            <w:rPrChange w:id="7634" w:author="The Si Tran" w:date="2012-12-16T17:32:00Z">
              <w:rPr>
                <w:b w:val="0"/>
              </w:rPr>
            </w:rPrChange>
          </w:rPr>
          <w:delInstrText xml:space="preserve"> SEQ Hình \* ARABIC \s 1 </w:delInstrText>
        </w:r>
        <w:r w:rsidRPr="001A48D1" w:rsidDel="0015202E">
          <w:rPr>
            <w:rPrChange w:id="7635" w:author="The Si Tran" w:date="2012-12-16T17:32:00Z">
              <w:rPr>
                <w:b w:val="0"/>
              </w:rPr>
            </w:rPrChange>
          </w:rPr>
          <w:fldChar w:fldCharType="separate"/>
        </w:r>
        <w:r w:rsidRPr="001A48D1" w:rsidDel="0015202E">
          <w:rPr>
            <w:rPrChange w:id="7636" w:author="The Si Tran" w:date="2012-12-16T17:32:00Z">
              <w:rPr>
                <w:b w:val="0"/>
                <w:noProof/>
              </w:rPr>
            </w:rPrChange>
          </w:rPr>
          <w:delText>10</w:delText>
        </w:r>
        <w:r w:rsidRPr="001A48D1" w:rsidDel="0015202E">
          <w:rPr>
            <w:rPrChange w:id="7637" w:author="The Si Tran" w:date="2012-12-16T17:32:00Z">
              <w:rPr>
                <w:b w:val="0"/>
              </w:rPr>
            </w:rPrChange>
          </w:rPr>
          <w:fldChar w:fldCharType="end"/>
        </w:r>
      </w:del>
      <w:r w:rsidRPr="001A48D1">
        <w:rPr>
          <w:rPrChange w:id="7638" w:author="The Si Tran" w:date="2012-12-16T17:32:00Z">
            <w:rPr>
              <w:b w:val="0"/>
            </w:rPr>
          </w:rPrChange>
        </w:rPr>
        <w:t>: Giải thuật RPROP</w:t>
      </w:r>
      <w:bookmarkEnd w:id="7619"/>
      <w:bookmarkEnd w:id="7620"/>
      <w:bookmarkEnd w:id="7621"/>
    </w:p>
    <w:p w14:paraId="74FAFEBA" w14:textId="77777777" w:rsidR="003549D0" w:rsidRPr="001A48D1" w:rsidRDefault="003549D0" w:rsidP="003549D0">
      <w:pPr>
        <w:pStyle w:val="Hinh"/>
      </w:pPr>
    </w:p>
    <w:p w14:paraId="7D470EDE" w14:textId="77777777" w:rsidR="0088753F" w:rsidRPr="0049233F" w:rsidRDefault="0088753F">
      <w:pPr>
        <w:pPrChange w:id="7639"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640"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79" type="#_x0000_t75" style="width:14.05pt;height:14.05pt" o:ole="">
            <v:imagedata r:id="rId291" o:title=""/>
          </v:shape>
          <o:OLEObject Type="Embed" ProgID="Equation.DSMT4" ShapeID="_x0000_i1179" DrawAspect="Content" ObjectID="_1417235581" r:id="rId340"/>
        </w:object>
      </w:r>
      <w:r w:rsidRPr="0049233F">
        <w:t xml:space="preserve"> sẽ được khởi tạo một giá trị dương ban đầu </w:t>
      </w:r>
      <w:r w:rsidRPr="00AF1345">
        <w:rPr>
          <w:position w:val="-12"/>
        </w:rPr>
        <w:object w:dxaOrig="300" w:dyaOrig="360" w14:anchorId="146BC69F">
          <v:shape id="_x0000_i1180" type="#_x0000_t75" style="width:14.05pt;height:14.05pt" o:ole="">
            <v:imagedata r:id="rId341" o:title=""/>
          </v:shape>
          <o:OLEObject Type="Embed" ProgID="Equation.DSMT4" ShapeID="_x0000_i1180" DrawAspect="Content" ObjectID="_1417235582" r:id="rId342"/>
        </w:object>
      </w:r>
      <w:r w:rsidRPr="0049233F">
        <w:t xml:space="preserve">. Lựa chọn tốt cho </w:t>
      </w:r>
      <w:r w:rsidRPr="00AF1345">
        <w:rPr>
          <w:position w:val="-12"/>
        </w:rPr>
        <w:object w:dxaOrig="300" w:dyaOrig="360" w14:anchorId="05AF86ED">
          <v:shape id="_x0000_i1181" type="#_x0000_t75" style="width:14.05pt;height:14.05pt" o:ole="">
            <v:imagedata r:id="rId341" o:title=""/>
          </v:shape>
          <o:OLEObject Type="Embed" ProgID="Equation.DSMT4" ShapeID="_x0000_i1181" DrawAspect="Content" ObjectID="_1417235583" r:id="rId343"/>
        </w:object>
      </w:r>
      <w:r w:rsidRPr="0049233F">
        <w:t xml:space="preserve"> là 0.1 nhưng theo các nghiên cứu thì việc lựa chọn tham số này không ảnh hưởng nhiều đến tốc độ hội tụ của giải thuật [4]. Các thông số về </w:t>
      </w:r>
      <w:r w:rsidRPr="00AF1345">
        <w:rPr>
          <w:position w:val="-12"/>
        </w:rPr>
        <w:object w:dxaOrig="460" w:dyaOrig="360" w14:anchorId="39D7D850">
          <v:shape id="_x0000_i1182" type="#_x0000_t75" style="width:21.5pt;height:14.05pt" o:ole="">
            <v:imagedata r:id="rId344" o:title=""/>
          </v:shape>
          <o:OLEObject Type="Embed" ProgID="Equation.DSMT4" ShapeID="_x0000_i1182" DrawAspect="Content" ObjectID="_1417235584" r:id="rId345"/>
        </w:object>
      </w:r>
      <w:r w:rsidRPr="0049233F">
        <w:t xml:space="preserve"> và </w:t>
      </w:r>
      <w:r w:rsidRPr="00AF1345">
        <w:rPr>
          <w:position w:val="-12"/>
        </w:rPr>
        <w:object w:dxaOrig="480" w:dyaOrig="360" w14:anchorId="289240F7">
          <v:shape id="_x0000_i1183" type="#_x0000_t75" style="width:21.5pt;height:14.05pt" o:ole="">
            <v:imagedata r:id="rId346" o:title=""/>
          </v:shape>
          <o:OLEObject Type="Embed" ProgID="Equation.DSMT4" ShapeID="_x0000_i1183" DrawAspect="Content" ObjectID="_1417235585" r:id="rId347"/>
        </w:object>
      </w:r>
      <w:r w:rsidRPr="0049233F">
        <w:t xml:space="preserve">để tránh vấn đề tràn số của các biến thực. Giá trị </w:t>
      </w:r>
      <w:r w:rsidRPr="00AF1345">
        <w:rPr>
          <w:position w:val="-12"/>
        </w:rPr>
        <w:object w:dxaOrig="460" w:dyaOrig="360" w14:anchorId="0DD31DA6">
          <v:shape id="_x0000_i1184" type="#_x0000_t75" style="width:21.5pt;height:14.05pt" o:ole="">
            <v:imagedata r:id="rId344" o:title=""/>
          </v:shape>
          <o:OLEObject Type="Embed" ProgID="Equation.DSMT4" ShapeID="_x0000_i1184" DrawAspect="Content" ObjectID="_1417235586" r:id="rId348"/>
        </w:object>
      </w:r>
      <w:r w:rsidRPr="0049233F">
        <w:t xml:space="preserve"> được thiết lập thường là 1.0e-6, còn giá trị </w:t>
      </w:r>
      <w:r w:rsidRPr="00AF1345">
        <w:rPr>
          <w:position w:val="-12"/>
        </w:rPr>
        <w:object w:dxaOrig="480" w:dyaOrig="360" w14:anchorId="77251B94">
          <v:shape id="_x0000_i1185" type="#_x0000_t75" style="width:21.5pt;height:14.05pt" o:ole="">
            <v:imagedata r:id="rId346" o:title=""/>
          </v:shape>
          <o:OLEObject Type="Embed" ProgID="Equation.DSMT4" ShapeID="_x0000_i1185" DrawAspect="Content" ObjectID="_1417235587" r:id="rId349"/>
        </w:object>
      </w:r>
      <w:r w:rsidRPr="0049233F">
        <w:t xml:space="preserve"> là 50.0.  Thông thường độ hội tụ của giải thuật không bị ảnh hưởng bởi các thông số này nhưng đôi khi thông số </w:t>
      </w:r>
      <w:r w:rsidRPr="00AF1345">
        <w:rPr>
          <w:position w:val="-12"/>
        </w:rPr>
        <w:object w:dxaOrig="480" w:dyaOrig="360" w14:anchorId="659FF865">
          <v:shape id="_x0000_i1186" type="#_x0000_t75" style="width:21.5pt;height:14.05pt" o:ole="">
            <v:imagedata r:id="rId350" o:title=""/>
          </v:shape>
          <o:OLEObject Type="Embed" ProgID="Equation.DSMT4" ShapeID="_x0000_i1186" DrawAspect="Content" ObjectID="_1417235588" r:id="rId351"/>
        </w:object>
      </w:r>
      <w:r w:rsidRPr="0049233F">
        <w:t xml:space="preserve"> được chọn là một giá trị nhỏ (ví dụ 1.0) để ngăn giải thuật không rơi quá nhanh vào một cực tiểu cục bộ [4]. Hai thông số </w:t>
      </w:r>
      <w:r w:rsidRPr="00AF1345">
        <w:rPr>
          <w:position w:val="-10"/>
        </w:rPr>
        <w:object w:dxaOrig="300" w:dyaOrig="360" w14:anchorId="45092FCE">
          <v:shape id="_x0000_i1187" type="#_x0000_t75" style="width:14.05pt;height:14.05pt" o:ole="">
            <v:imagedata r:id="rId352" o:title=""/>
          </v:shape>
          <o:OLEObject Type="Embed" ProgID="Equation.DSMT4" ShapeID="_x0000_i1187" DrawAspect="Content" ObjectID="_1417235589" r:id="rId353"/>
        </w:object>
      </w:r>
      <w:r w:rsidRPr="0049233F">
        <w:t xml:space="preserve"> và </w:t>
      </w:r>
      <w:r w:rsidRPr="00AF1345">
        <w:rPr>
          <w:position w:val="-10"/>
        </w:rPr>
        <w:object w:dxaOrig="300" w:dyaOrig="360" w14:anchorId="0C7BC802">
          <v:shape id="_x0000_i1188" type="#_x0000_t75" style="width:14.05pt;height:14.05pt" o:ole="">
            <v:imagedata r:id="rId354" o:title=""/>
          </v:shape>
          <o:OLEObject Type="Embed" ProgID="Equation.DSMT4" ShapeID="_x0000_i1188" DrawAspect="Content" ObjectID="_1417235590" r:id="rId355"/>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89" type="#_x0000_t75" style="width:14.05pt;height:14.05pt" o:ole="">
            <v:imagedata r:id="rId341" o:title=""/>
          </v:shape>
          <o:OLEObject Type="Embed" ProgID="Equation.DSMT4" ShapeID="_x0000_i1189" DrawAspect="Content" ObjectID="_1417235591" r:id="rId356"/>
        </w:object>
      </w:r>
      <w:r w:rsidRPr="0049233F">
        <w:t xml:space="preserve"> và </w:t>
      </w:r>
      <w:r w:rsidRPr="00AF1345">
        <w:rPr>
          <w:position w:val="-12"/>
        </w:rPr>
        <w:object w:dxaOrig="480" w:dyaOrig="360" w14:anchorId="43FEEC10">
          <v:shape id="_x0000_i1190" type="#_x0000_t75" style="width:21.5pt;height:14.05pt" o:ole="">
            <v:imagedata r:id="rId346" o:title=""/>
          </v:shape>
          <o:OLEObject Type="Embed" ProgID="Equation.DSMT4" ShapeID="_x0000_i1190" DrawAspect="Content" ObjectID="_1417235592" r:id="rId357"/>
        </w:object>
      </w:r>
      <w:r w:rsidRPr="0049233F">
        <w:t>.</w:t>
      </w:r>
    </w:p>
    <w:p w14:paraId="1C59B8C6" w14:textId="77777777" w:rsidR="0088753F" w:rsidRPr="0049233F" w:rsidRDefault="0088753F">
      <w:pPr>
        <w:pPrChange w:id="7641"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642"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w:t>
      </w:r>
      <w:r w:rsidRPr="0049233F">
        <w:lastRenderedPageBreak/>
        <w:t>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14:paraId="0CCFEC58" w14:textId="6190C5EB" w:rsidR="0088753F" w:rsidRPr="0049233F" w:rsidRDefault="0088753F" w:rsidP="0088753F">
      <w:pPr>
        <w:pStyle w:val="Heading3"/>
      </w:pPr>
      <w:bookmarkStart w:id="7643" w:name="_Toc327348176"/>
      <w:bookmarkStart w:id="7644" w:name="_Toc343461273"/>
      <w:r w:rsidRPr="0049233F">
        <w:t>Hiện tượng quá khớp</w:t>
      </w:r>
      <w:bookmarkEnd w:id="7643"/>
      <w:bookmarkEnd w:id="7644"/>
    </w:p>
    <w:p w14:paraId="1FAA90D6" w14:textId="03E46DAC" w:rsidR="0088753F" w:rsidRPr="0049233F" w:rsidRDefault="0088753F">
      <w:pPr>
        <w:pPrChange w:id="7645"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7646"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647" w:author="The Si Tran" w:date="2012-12-14T05:59:00Z"/>
          <w:szCs w:val="26"/>
        </w:rPr>
      </w:pPr>
      <w:del w:id="7648" w:author="The Si Tran" w:date="2012-12-14T05:59:00Z">
        <w:r w:rsidRPr="0049233F" w:rsidDel="005457E8">
          <w:rPr>
            <w:szCs w:val="26"/>
          </w:rPr>
          <w:br w:type="page"/>
        </w:r>
      </w:del>
    </w:p>
    <w:p w14:paraId="5AEE3EB3" w14:textId="1282A489" w:rsidR="00BE27EE" w:rsidRPr="002B1464" w:rsidDel="005457E8" w:rsidRDefault="00BE27EE" w:rsidP="00BE27EE">
      <w:pPr>
        <w:rPr>
          <w:del w:id="7649" w:author="The Si Tran" w:date="2012-12-14T05:59:00Z"/>
          <w:szCs w:val="26"/>
        </w:rPr>
      </w:pPr>
      <w:bookmarkStart w:id="7650" w:name="_Toc343232326"/>
      <w:bookmarkStart w:id="7651" w:name="_Toc343232739"/>
      <w:bookmarkStart w:id="7652" w:name="_Toc343233024"/>
      <w:bookmarkStart w:id="7653" w:name="_Toc343415529"/>
      <w:bookmarkStart w:id="7654" w:name="_Toc343415825"/>
      <w:bookmarkStart w:id="7655" w:name="_Toc343452484"/>
      <w:bookmarkStart w:id="7656" w:name="_Toc343461274"/>
      <w:bookmarkEnd w:id="7650"/>
      <w:bookmarkEnd w:id="7651"/>
      <w:bookmarkEnd w:id="7652"/>
      <w:bookmarkEnd w:id="7653"/>
      <w:bookmarkEnd w:id="7654"/>
      <w:bookmarkEnd w:id="7655"/>
      <w:bookmarkEnd w:id="7656"/>
    </w:p>
    <w:p w14:paraId="00E85171" w14:textId="341F571A" w:rsidR="00A02652" w:rsidRPr="0049233F" w:rsidRDefault="00A02652" w:rsidP="00A02652">
      <w:pPr>
        <w:pStyle w:val="Heading2"/>
        <w:rPr>
          <w:sz w:val="26"/>
          <w:szCs w:val="26"/>
          <w:rPrChange w:id="7657" w:author="The Si Tran" w:date="2012-12-05T23:02:00Z">
            <w:rPr/>
          </w:rPrChange>
        </w:rPr>
      </w:pPr>
      <w:bookmarkStart w:id="7658" w:name="_Toc326315155"/>
      <w:bookmarkStart w:id="7659" w:name="_Toc327348181"/>
      <w:bookmarkStart w:id="7660" w:name="_Toc343461275"/>
      <w:r w:rsidRPr="0049233F">
        <w:rPr>
          <w:sz w:val="26"/>
          <w:szCs w:val="26"/>
          <w:rPrChange w:id="7661"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7662" w:author="The Si Tran" w:date="2012-12-05T23:02:00Z">
            <w:rPr>
              <w:rFonts w:cs="Times New Roman"/>
              <w:b w:val="0"/>
              <w:bCs w:val="0"/>
              <w:iCs w:val="0"/>
              <w:sz w:val="20"/>
              <w:szCs w:val="20"/>
            </w:rPr>
          </w:rPrChange>
        </w:rPr>
        <w:t xml:space="preserve"> vào dự báo dữ liệu chuỗi thời gian</w:t>
      </w:r>
      <w:bookmarkEnd w:id="7658"/>
      <w:bookmarkEnd w:id="7659"/>
      <w:bookmarkEnd w:id="7660"/>
    </w:p>
    <w:p w14:paraId="7731F271" w14:textId="383600D4" w:rsidR="0015202E" w:rsidRPr="0049233F" w:rsidRDefault="00A02652">
      <w:pPr>
        <w:pPrChange w:id="7663"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52EAAA19" w:rsidR="00A02652" w:rsidRPr="0049233F" w:rsidRDefault="00A02652">
      <w:pPr>
        <w:pPrChange w:id="7664"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 X</w:t>
      </w:r>
      <w:r w:rsidRPr="0049233F">
        <w:rPr>
          <w:vertAlign w:val="subscript"/>
        </w:rPr>
        <w:t>1</w:t>
      </w:r>
      <w:r w:rsidRPr="0049233F">
        <w:t>, X</w:t>
      </w:r>
      <w:r w:rsidRPr="0049233F">
        <w:rPr>
          <w:vertAlign w:val="subscript"/>
        </w:rPr>
        <w:t>2</w:t>
      </w:r>
      <w:r w:rsidR="0018627D" w:rsidRPr="0049233F">
        <w:t>…</w:t>
      </w:r>
      <w:r w:rsidRPr="0049233F">
        <w:t xml:space="preserve"> X</w:t>
      </w:r>
      <w:r w:rsidRPr="0049233F">
        <w:rPr>
          <w:vertAlign w:val="subscript"/>
        </w:rPr>
        <w:t>n</w:t>
      </w:r>
      <w:r w:rsidRPr="0049233F">
        <w:t>.</w:t>
      </w:r>
    </w:p>
    <w:p w14:paraId="69712E72" w14:textId="199650BC" w:rsidR="00A02652" w:rsidRPr="0049233F" w:rsidRDefault="00A02652">
      <w:pPr>
        <w:pPrChange w:id="7665"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000F27A6" w:rsidRPr="0049233F">
        <w:t>…</w:t>
      </w:r>
      <w:r w:rsidRPr="0049233F">
        <w:t xml:space="preserve"> X</w:t>
      </w:r>
      <w:r w:rsidRPr="0049233F">
        <w:rPr>
          <w:vertAlign w:val="subscript"/>
        </w:rPr>
        <w:t>t</w:t>
      </w:r>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w:t>
      </w:r>
      <w:r w:rsidRPr="0049233F">
        <w:lastRenderedPageBreak/>
        <w:t>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7666"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667" w:author="The Si Tran" w:date="2012-12-14T05:59:00Z">
        <w:r w:rsidR="005457E8">
          <w:tab/>
        </w:r>
      </w:ins>
    </w:p>
    <w:p w14:paraId="308D2AF9" w14:textId="77777777" w:rsidR="00642B1B" w:rsidRPr="0049233F" w:rsidRDefault="00642B1B">
      <w:pPr>
        <w:pStyle w:val="Canhgiua"/>
        <w:rPr>
          <w:noProof/>
        </w:rPr>
        <w:pPrChange w:id="7668" w:author="The Si Tran" w:date="2012-12-16T17:32:00Z">
          <w:pPr>
            <w:pStyle w:val="ListParagraph"/>
            <w:spacing w:after="0" w:line="360" w:lineRule="auto"/>
            <w:ind w:firstLine="720"/>
          </w:pPr>
        </w:pPrChange>
      </w:pPr>
      <w:r w:rsidRPr="002B1464">
        <w:rPr>
          <w:noProof/>
        </w:rPr>
        <w:drawing>
          <wp:inline distT="0" distB="0" distL="0" distR="0" wp14:anchorId="1C1A8923" wp14:editId="00987EA0">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32B67105" w14:textId="77777777" w:rsidR="00642B1B" w:rsidRDefault="00642B1B">
      <w:pPr>
        <w:pStyle w:val="Hinh"/>
        <w:rPr>
          <w:ins w:id="7669" w:author="The Si Tran" w:date="2012-12-11T23:38:00Z"/>
        </w:rPr>
        <w:pPrChange w:id="7670" w:author="The Si Tran" w:date="2012-12-16T10:10:00Z">
          <w:pPr>
            <w:pStyle w:val="Caption"/>
            <w:ind w:left="1440" w:firstLine="720"/>
          </w:pPr>
        </w:pPrChange>
      </w:pPr>
      <w:bookmarkStart w:id="7671" w:name="_Toc326299578"/>
      <w:bookmarkStart w:id="7672" w:name="_Toc327348223"/>
      <w:bookmarkStart w:id="7673" w:name="_Toc343029969"/>
      <w:bookmarkStart w:id="7674" w:name="_Toc343452758"/>
      <w:r w:rsidRPr="0049233F">
        <w:t>Hình</w:t>
      </w:r>
      <w:ins w:id="7675" w:author="The Si Tran" w:date="2012-12-11T23:38:00Z">
        <w:r>
          <w:t xml:space="preserve"> 4.10</w:t>
        </w:r>
      </w:ins>
      <w:del w:id="7676"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677"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678"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15202E">
        <w:rPr>
          <w:rPrChange w:id="7679" w:author="The Si Tran" w:date="2012-12-11T23:38:00Z">
            <w:rPr>
              <w:b w:val="0"/>
            </w:rPr>
          </w:rPrChange>
        </w:rPr>
        <w:t>ọc với chuỗi thời gian</w:t>
      </w:r>
      <w:bookmarkEnd w:id="7671"/>
      <w:bookmarkEnd w:id="7672"/>
      <w:bookmarkEnd w:id="7673"/>
      <w:bookmarkEnd w:id="7674"/>
    </w:p>
    <w:p w14:paraId="4EE7E01A" w14:textId="77777777" w:rsidR="00642B1B" w:rsidRPr="00097101" w:rsidRDefault="00642B1B" w:rsidP="00642B1B"/>
    <w:p w14:paraId="146B3BF3" w14:textId="4B74421E" w:rsidR="00A02652" w:rsidRPr="0049233F" w:rsidRDefault="00A02652" w:rsidP="00A02652">
      <w:pPr>
        <w:pStyle w:val="Heading2"/>
        <w:rPr>
          <w:sz w:val="26"/>
          <w:szCs w:val="26"/>
          <w:rPrChange w:id="7680" w:author="The Si Tran" w:date="2012-12-05T23:02:00Z">
            <w:rPr/>
          </w:rPrChange>
        </w:rPr>
      </w:pPr>
      <w:bookmarkStart w:id="7681" w:name="_Toc327348182"/>
      <w:bookmarkStart w:id="7682" w:name="_Toc343461276"/>
      <w:r w:rsidRPr="0049233F">
        <w:rPr>
          <w:sz w:val="26"/>
          <w:szCs w:val="26"/>
          <w:rPrChange w:id="7683"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7684"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7681"/>
      <w:bookmarkEnd w:id="7682"/>
    </w:p>
    <w:p w14:paraId="70E7852F" w14:textId="1BEE294F" w:rsidR="00A02652" w:rsidRPr="0049233F" w:rsidRDefault="00A02652">
      <w:pPr>
        <w:pPrChange w:id="7685"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lastRenderedPageBreak/>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686"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687" w:name="_Toc327348183"/>
      <w:bookmarkStart w:id="7688" w:name="_Toc343461277"/>
      <w:r w:rsidRPr="0049233F">
        <w:t>Lựa chọn các biến</w:t>
      </w:r>
      <w:bookmarkEnd w:id="7687"/>
      <w:bookmarkEnd w:id="7688"/>
    </w:p>
    <w:p w14:paraId="71DA7A36" w14:textId="708085BC" w:rsidR="00A02652" w:rsidRPr="0049233F" w:rsidRDefault="00A02652">
      <w:pPr>
        <w:pStyle w:val="BuletL1"/>
        <w:pPrChange w:id="7689"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690"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035DFB3A" w:rsidR="00A02652" w:rsidRPr="0049233F" w:rsidRDefault="00A02652">
      <w:pPr>
        <w:pStyle w:val="BuletL1"/>
        <w:pPrChange w:id="7691"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7692"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7693" w:name="_Toc327348184"/>
      <w:bookmarkStart w:id="7694" w:name="_Toc343461278"/>
      <w:r w:rsidRPr="0049233F">
        <w:rPr>
          <w:lang w:val="fr-FR"/>
        </w:rPr>
        <w:lastRenderedPageBreak/>
        <w:t>Thu thập dữ liệu</w:t>
      </w:r>
      <w:bookmarkEnd w:id="7693"/>
      <w:bookmarkEnd w:id="7694"/>
    </w:p>
    <w:p w14:paraId="16759051" w14:textId="0D2DFFB7" w:rsidR="00A02652" w:rsidRPr="0049233F" w:rsidRDefault="00A02652">
      <w:pPr>
        <w:pStyle w:val="BuletL1"/>
        <w:rPr>
          <w:u w:val="single"/>
        </w:rPr>
        <w:pPrChange w:id="7695"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696"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697" w:name="_Toc327348185"/>
      <w:bookmarkStart w:id="7698" w:name="_Toc343461279"/>
      <w:r w:rsidRPr="0049233F">
        <w:t>Tiền xử lý dữ liệu</w:t>
      </w:r>
      <w:bookmarkEnd w:id="7697"/>
      <w:bookmarkEnd w:id="7698"/>
    </w:p>
    <w:p w14:paraId="4A5ADB02" w14:textId="12D48032" w:rsidR="00A02652" w:rsidRPr="0049233F" w:rsidRDefault="00A02652">
      <w:pPr>
        <w:pStyle w:val="BuletL1"/>
        <w:pPrChange w:id="7699"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334CAD">
        <w:rPr>
          <w:rPrChange w:id="7700" w:author="The Si Tran" w:date="2012-12-16T08:32:00Z">
            <w:rPr/>
          </w:rPrChange>
        </w:rPr>
        <w:t>ến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334CAD">
        <w:rPr>
          <w:rPrChange w:id="7701" w:author="The Si Tran" w:date="2012-12-16T08:32:00Z">
            <w:rPr/>
          </w:rPrChange>
        </w:rPr>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702"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703" w:name="OLE_LINK5"/>
      <w:bookmarkStart w:id="7704" w:name="OLE_LINK6"/>
      <w:r w:rsidRPr="0049233F">
        <w:t xml:space="preserve">Việc lấy logarit tự nhiên </w:t>
      </w:r>
      <w:bookmarkEnd w:id="7703"/>
      <w:bookmarkEnd w:id="7704"/>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705" w:author="The Si Tran" w:date="2012-12-16T08:34:00Z">
            <w:rPr/>
          </w:rPrChange>
        </w:rPr>
        <w:pPrChange w:id="7706" w:author="The Si Tran" w:date="2012-12-16T08:35:00Z">
          <w:pPr>
            <w:pStyle w:val="ListParagraph"/>
            <w:numPr>
              <w:numId w:val="11"/>
            </w:numPr>
            <w:spacing w:after="0" w:line="360" w:lineRule="auto"/>
            <w:ind w:left="360" w:hanging="360"/>
            <w:jc w:val="both"/>
          </w:pPr>
        </w:pPrChange>
      </w:pPr>
      <w:r w:rsidRPr="00032D83">
        <w:t>Ngoài phư</w:t>
      </w:r>
      <w:r w:rsidRPr="00BB4B46">
        <w:rPr>
          <w:rPrChange w:id="7707" w:author="The Si Tran" w:date="2012-12-16T08:34:00Z">
            <w:rPr/>
          </w:rPrChange>
        </w:rPr>
        <w:t>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708" w:name="_Toc327348186"/>
      <w:bookmarkStart w:id="7709" w:name="_Toc343461280"/>
      <w:r w:rsidRPr="0049233F">
        <w:lastRenderedPageBreak/>
        <w:t>Phân chia tập dữ liệu</w:t>
      </w:r>
      <w:bookmarkEnd w:id="7708"/>
      <w:bookmarkEnd w:id="7709"/>
    </w:p>
    <w:p w14:paraId="150E077C" w14:textId="29F5C1BC" w:rsidR="00BB4B46" w:rsidRPr="00BB4B46" w:rsidRDefault="00A02652">
      <w:pPr>
        <w:pStyle w:val="BuletL1"/>
        <w:rPr>
          <w:u w:val="single"/>
          <w:rPrChange w:id="7710" w:author="The Si Tran" w:date="2012-12-16T08:35:00Z">
            <w:rPr>
              <w:u w:val="single"/>
            </w:rPr>
          </w:rPrChange>
        </w:rPr>
        <w:pPrChange w:id="7711" w:author="The Si Tran" w:date="2012-12-16T08:35:00Z">
          <w:pPr>
            <w:pStyle w:val="ListParagraph"/>
            <w:numPr>
              <w:numId w:val="11"/>
            </w:numPr>
            <w:spacing w:after="0" w:line="360" w:lineRule="auto"/>
            <w:ind w:left="634" w:hanging="360"/>
            <w:jc w:val="both"/>
          </w:pPr>
        </w:pPrChange>
      </w:pPr>
      <w:r w:rsidRPr="00032D83">
        <w:t>Trong th</w:t>
      </w:r>
      <w:r w:rsidRPr="007E3E87">
        <w:rPr>
          <w:rPrChange w:id="7712" w:author="The Si Tran" w:date="2012-12-14T06:20:00Z">
            <w:rPr/>
          </w:rPrChange>
        </w:rPr>
        <w:t>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713" w:author="The Si Tran" w:date="2012-12-14T06:20:00Z">
            <w:rPr>
              <w:u w:val="single"/>
            </w:rPr>
          </w:rPrChange>
        </w:rPr>
        <w:pPrChange w:id="7714" w:author="The Si Tran" w:date="2012-12-16T08:35:00Z">
          <w:pPr>
            <w:pStyle w:val="ListParagraph"/>
            <w:numPr>
              <w:numId w:val="11"/>
            </w:numPr>
            <w:spacing w:after="0" w:line="360" w:lineRule="auto"/>
            <w:ind w:left="634" w:hanging="360"/>
            <w:jc w:val="both"/>
          </w:pPr>
        </w:pPrChange>
      </w:pPr>
      <w:r w:rsidRPr="007E3E87">
        <w:rPr>
          <w:rPrChange w:id="7715" w:author="The Si Tran" w:date="2012-12-14T06:20:00Z">
            <w:rPr/>
          </w:rPrChange>
        </w:rPr>
        <w:t>Có hai cách thực h</w:t>
      </w:r>
      <w:r w:rsidRPr="00BB4B46">
        <w:rPr>
          <w:rStyle w:val="BuletL1Char"/>
          <w:rPrChange w:id="7716" w:author="The Si Tran" w:date="2012-12-16T08:35:00Z">
            <w:rPr/>
          </w:rPrChange>
        </w:rPr>
        <w:t>i</w:t>
      </w:r>
      <w:r w:rsidRPr="00032D83">
        <w:t>ệ</w:t>
      </w:r>
      <w:r w:rsidRPr="007E3E87">
        <w:rPr>
          <w:rPrChange w:id="7717" w:author="The Si Tran" w:date="2012-12-14T06:20:00Z">
            <w:rPr/>
          </w:rPrChange>
        </w:rPr>
        <w:t>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7718" w:author="The Si Tran" w:date="2012-12-14T06:20:00Z">
            <w:rPr>
              <w:u w:val="single"/>
            </w:rPr>
          </w:rPrChange>
        </w:rPr>
        <w:pPrChange w:id="7719" w:author="The Si Tran" w:date="2012-12-16T08:35:00Z">
          <w:pPr>
            <w:pStyle w:val="ListParagraph"/>
            <w:numPr>
              <w:numId w:val="11"/>
            </w:numPr>
            <w:spacing w:after="0" w:line="360" w:lineRule="auto"/>
            <w:ind w:left="634" w:hanging="360"/>
            <w:jc w:val="both"/>
          </w:pPr>
        </w:pPrChange>
      </w:pPr>
      <w:r w:rsidRPr="007E3E87">
        <w:rPr>
          <w:rPrChange w:id="7720"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7E3E87">
        <w:rPr>
          <w:rPrChange w:id="7721" w:author="The Si Tran" w:date="2012-12-14T06:20:00Z">
            <w:rPr/>
          </w:rPrChange>
        </w:rPr>
        <w:t>,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916DF0">
      <w:pPr>
        <w:pStyle w:val="BuletL1"/>
        <w:rPr>
          <w:u w:val="single"/>
        </w:rPr>
      </w:pPr>
      <w:r w:rsidRPr="007E3E87">
        <w:rPr>
          <w:rPrChange w:id="7722"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7723"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7724" w:name="_Toc327348187"/>
      <w:bookmarkStart w:id="7725" w:name="_Toc343461281"/>
      <w:r w:rsidRPr="0049233F">
        <w:t>Xây dựng cấu trúc mạng</w:t>
      </w:r>
      <w:bookmarkEnd w:id="7724"/>
      <w:bookmarkEnd w:id="7725"/>
    </w:p>
    <w:p w14:paraId="44FC4DD0" w14:textId="619055D4" w:rsidR="00A02652" w:rsidRPr="0049233F" w:rsidRDefault="00A02652">
      <w:pPr>
        <w:pStyle w:val="BuletL1"/>
        <w:pPrChange w:id="7726"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w:t>
      </w:r>
      <w:r w:rsidRPr="0049233F">
        <w:lastRenderedPageBreak/>
        <w:t xml:space="preserve">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7727"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7728"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BB4B46" w:rsidRDefault="00A02652">
      <w:pPr>
        <w:pStyle w:val="BuletL1"/>
        <w:rPr>
          <w:rPrChange w:id="7729" w:author="The Si Tran" w:date="2012-12-16T08:36:00Z">
            <w:rPr/>
          </w:rPrChange>
        </w:rPr>
        <w:pPrChange w:id="7730" w:author="The Si Tran" w:date="2012-12-16T08:36:00Z">
          <w:pPr>
            <w:pStyle w:val="ListParagraph"/>
            <w:numPr>
              <w:numId w:val="11"/>
            </w:numPr>
            <w:spacing w:after="0" w:line="360" w:lineRule="auto"/>
            <w:ind w:left="634" w:hanging="360"/>
            <w:jc w:val="both"/>
          </w:pPr>
        </w:pPrChange>
      </w:pPr>
      <w:r w:rsidRPr="00032D83">
        <w:t>S</w:t>
      </w:r>
      <w:r w:rsidRPr="00BB4B46">
        <w:rPr>
          <w:rPrChange w:id="7731" w:author="The Si Tran" w:date="2012-12-16T08:36:00Z">
            <w:rPr/>
          </w:rPrChange>
        </w:rPr>
        <w:t xml:space="preserve">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BB4B46">
        <w:rPr>
          <w:rPrChange w:id="7732" w:author="The Si Tran" w:date="2012-12-16T08:36:00Z">
            <w:rPr/>
          </w:rPrChange>
        </w:rPr>
        <w:t xml:space="preserve"> chỉ khác nhau số đơn vị ở lớp ẩn (số lượng đơn vị có thể tăng dần theo một, </w:t>
      </w:r>
      <w:r w:rsidRPr="00BB4B46">
        <w:rPr>
          <w:rPrChange w:id="7733" w:author="The Si Tran" w:date="2012-12-16T08:36:00Z">
            <w:rPr/>
          </w:rPrChange>
        </w:rPr>
        <w:lastRenderedPageBreak/>
        <w:t xml:space="preserve">hai hoặc ba), sau đó ta thực hiện huấn luyện và kiểm tra các mạng này trên tập dữ liệu đã chuẩn bị. Mạng </w:t>
      </w:r>
      <w:r w:rsidR="00976130">
        <w:t>nơron</w:t>
      </w:r>
      <w:r w:rsidRPr="00BB4B46">
        <w:rPr>
          <w:rPrChange w:id="7734" w:author="The Si Tran" w:date="2012-12-16T08:36:00Z">
            <w:rPr/>
          </w:rPrChange>
        </w:rPr>
        <w:t xml:space="preserve">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w:t>
      </w:r>
      <w:r w:rsidR="00976130">
        <w:t>nơron</w:t>
      </w:r>
      <w:r w:rsidRPr="00BB4B46">
        <w:rPr>
          <w:rPrChange w:id="7735" w:author="The Si Tran" w:date="2012-12-16T08:36:00Z">
            <w:rPr/>
          </w:rPrChange>
        </w:rPr>
        <w:t xml:space="preserve"> riêng biệt nhưng lại rất phức tạp. Rất ít các hệ thống thương mại cho phép việc thay đổi số đơn vị trong quá trình huấn luyện</w:t>
      </w:r>
      <w:r w:rsidR="00CB5534">
        <w:t xml:space="preserve"> </w:t>
      </w:r>
      <w:r w:rsidRPr="00BB4B46">
        <w:rPr>
          <w:rPrChange w:id="7736" w:author="The Si Tran" w:date="2012-12-16T08:36:00Z">
            <w:rPr/>
          </w:rPrChange>
        </w:rPr>
        <w:t xml:space="preserve">[7]. </w:t>
      </w:r>
    </w:p>
    <w:p w14:paraId="7DDC3BCB" w14:textId="3BA87F59" w:rsidR="00A02652" w:rsidRDefault="00A02652">
      <w:pPr>
        <w:pStyle w:val="BuletL1"/>
        <w:pPrChange w:id="7737"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7738" w:author="The Si Tran" w:date="2012-12-16T17:32:00Z">
          <w:pPr>
            <w:pStyle w:val="ListParagraph"/>
            <w:spacing w:after="0" w:line="360" w:lineRule="auto"/>
            <w:ind w:left="630"/>
          </w:pPr>
        </w:pPrChange>
      </w:pPr>
      <w:r w:rsidRPr="002B1464">
        <w:rPr>
          <w:noProof/>
          <w:lang w:val="en-US"/>
        </w:rPr>
        <w:drawing>
          <wp:inline distT="0" distB="0" distL="0" distR="0" wp14:anchorId="363508A5" wp14:editId="2B99623B">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jc w:val="center"/>
        <w:pPrChange w:id="7739" w:author="The Si Tran" w:date="2012-12-16T17:33:00Z">
          <w:pPr>
            <w:pStyle w:val="Caption"/>
            <w:ind w:left="360" w:firstLine="720"/>
          </w:pPr>
        </w:pPrChange>
      </w:pPr>
      <w:bookmarkStart w:id="7740" w:name="_Toc327348224"/>
      <w:bookmarkStart w:id="7741" w:name="_Toc343029970"/>
      <w:bookmarkStart w:id="7742" w:name="_Toc343452759"/>
      <w:r w:rsidRPr="0049233F">
        <w:t>Hình</w:t>
      </w:r>
      <w:ins w:id="7743" w:author="The Si Tran" w:date="2012-12-11T23:38:00Z">
        <w:r>
          <w:t xml:space="preserve"> 4.11</w:t>
        </w:r>
      </w:ins>
      <w:del w:id="7744"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745"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746"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BD0062">
        <w:rPr>
          <w:rPrChange w:id="7747" w:author="The Si Tran" w:date="2012-12-11T23:39:00Z">
            <w:rPr>
              <w:b w:val="0"/>
              <w:bCs w:val="0"/>
            </w:rPr>
          </w:rPrChange>
        </w:rPr>
        <w:t>ủ tục sử dụng phương pháp walk-forward chia tập dữ liệu</w:t>
      </w:r>
      <w:bookmarkEnd w:id="7740"/>
      <w:bookmarkEnd w:id="7741"/>
      <w:bookmarkEnd w:id="7742"/>
    </w:p>
    <w:p w14:paraId="1FB4F680" w14:textId="77777777" w:rsidR="00916DF0" w:rsidRPr="0049233F" w:rsidRDefault="00916DF0" w:rsidP="00916DF0">
      <w:pPr>
        <w:pStyle w:val="BuletL1"/>
        <w:numPr>
          <w:ilvl w:val="0"/>
          <w:numId w:val="0"/>
        </w:numPr>
      </w:pPr>
    </w:p>
    <w:p w14:paraId="04EED303" w14:textId="76A12D83" w:rsidR="00A02652" w:rsidRPr="0049233F" w:rsidRDefault="00A02652" w:rsidP="00A02652">
      <w:pPr>
        <w:pStyle w:val="Heading3"/>
      </w:pPr>
      <w:bookmarkStart w:id="7748" w:name="_Toc327348188"/>
      <w:bookmarkStart w:id="7749" w:name="_Toc343461282"/>
      <w:r w:rsidRPr="0049233F">
        <w:t>Xác định tiêu chuẩn đánh giá</w:t>
      </w:r>
      <w:bookmarkEnd w:id="7748"/>
      <w:bookmarkEnd w:id="7749"/>
    </w:p>
    <w:p w14:paraId="5921BBBB" w14:textId="55A5C691" w:rsidR="00A02652" w:rsidRPr="0049233F" w:rsidRDefault="00A02652">
      <w:pPr>
        <w:pPrChange w:id="7750"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751" w:author="The Si Tran" w:date="2012-12-16T08:36:00Z">
          <w:pPr/>
        </w:pPrChange>
      </w:pPr>
      <w:ins w:id="7752" w:author="The Si Tran" w:date="2012-12-14T06:23:00Z">
        <w:r w:rsidRPr="00032D83">
          <w:rPr>
            <w:noProof/>
            <w:rPrChange w:id="7753" w:author="Unknown">
              <w:rPr>
                <w:noProof/>
              </w:rPr>
            </w:rPrChange>
          </w:rPr>
          <mc:AlternateContent>
            <mc:Choice Requires="wps">
              <w:drawing>
                <wp:anchor distT="0" distB="0" distL="114300" distR="114300" simplePos="0" relativeHeight="251680768" behindDoc="0" locked="0" layoutInCell="1" allowOverlap="1" wp14:anchorId="4F57F08A" wp14:editId="46A23280">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4C2D67" w:rsidRDefault="004C2D67">
                              <w:pPr>
                                <w:pStyle w:val="EquationIndex"/>
                                <w:pPrChange w:id="7754" w:author="The Si Tran" w:date="2012-12-16T08:36:00Z">
                                  <w:pPr/>
                                </w:pPrChange>
                              </w:pPr>
                              <w:ins w:id="7755" w:author="The Si Tran" w:date="2012-12-06T02:41:00Z">
                                <w:r>
                                  <w:t>(4.</w:t>
                                </w:r>
                              </w:ins>
                              <w:ins w:id="7756" w:author="The Si Tran" w:date="2012-12-06T02:44:00Z">
                                <w:r>
                                  <w:t>18</w:t>
                                </w:r>
                              </w:ins>
                              <w:ins w:id="775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9" type="#_x0000_t202" style="position:absolute;left:0;text-align:left;margin-left:406.9pt;margin-top:11.15pt;width:46.85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9jw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fDHQHmVG3AC0/dbAUnb2p071aE&#10;+CA8hgkNx4KI9/hoQ6g+bU+cLcj/ek2e8OA4tJytMZwlDz+XwivOzFcL9o/6Z2dwG/PlbPgxUdcf&#10;a+bHGrtsrgiU6GMVOZmPCR/N7qg9NU/YI9MUFSphJWKXPO6OV7FbGdhDUk2nGYT5dSLe2pmTyXUq&#10;c+LmY/skvNsSOIL5d7QbYzF+weMOmywtTZeRdJ1JngrdVXXbAMx+5v52T6XlcnzPqMM2nfwG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f/pt/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4C2D67" w:rsidRDefault="004C2D67">
                        <w:pPr>
                          <w:pStyle w:val="EquationIndex"/>
                          <w:pPrChange w:id="7758" w:author="The Si Tran" w:date="2012-12-16T08:36:00Z">
                            <w:pPr/>
                          </w:pPrChange>
                        </w:pPr>
                        <w:ins w:id="7759" w:author="The Si Tran" w:date="2012-12-06T02:41:00Z">
                          <w:r>
                            <w:t>(4.</w:t>
                          </w:r>
                        </w:ins>
                        <w:ins w:id="7760" w:author="The Si Tran" w:date="2012-12-06T02:44:00Z">
                          <w:r>
                            <w:t>18</w:t>
                          </w:r>
                        </w:ins>
                        <w:ins w:id="7761" w:author="The Si Tran" w:date="2012-12-06T02:41:00Z">
                          <w:r>
                            <w:t>)</w:t>
                          </w:r>
                        </w:ins>
                      </w:p>
                    </w:txbxContent>
                  </v:textbox>
                </v:shape>
              </w:pict>
            </mc:Fallback>
          </mc:AlternateContent>
        </w:r>
      </w:ins>
      <w:r w:rsidRPr="00BB4B46">
        <w:rPr>
          <w:rPrChange w:id="7762" w:author="The Si Tran" w:date="2012-12-16T08:36:00Z">
            <w:rPr/>
          </w:rPrChange>
        </w:rPr>
        <w:object w:dxaOrig="1900" w:dyaOrig="680" w14:anchorId="41722C5E">
          <v:shape id="_x0000_i1191" type="#_x0000_t75" style="width:129.95pt;height:50.5pt" o:ole="">
            <v:imagedata r:id="rId360" o:title=""/>
          </v:shape>
          <o:OLEObject Type="Embed" ProgID="Equation.DSMT4" ShapeID="_x0000_i1191" DrawAspect="Content" ObjectID="_1417235593" r:id="rId361"/>
        </w:object>
      </w:r>
    </w:p>
    <w:p w14:paraId="74DB8EBE" w14:textId="5EAFA784" w:rsidR="00A02652" w:rsidRPr="0049233F" w:rsidRDefault="00A02652">
      <w:pPr>
        <w:pPrChange w:id="7763"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7764" w:author="The Si Tran" w:date="2012-12-14T06:21:00Z">
          <w:pPr>
            <w:pStyle w:val="ListParagraph"/>
            <w:spacing w:after="0" w:line="360" w:lineRule="auto"/>
            <w:ind w:left="630"/>
            <w:jc w:val="both"/>
          </w:pPr>
        </w:pPrChange>
      </w:pPr>
      <w:r w:rsidRPr="0049233F">
        <w:lastRenderedPageBreak/>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765" w:name="_Toc327348189"/>
      <w:bookmarkStart w:id="7766" w:name="_Toc343461283"/>
      <w:r w:rsidRPr="0049233F">
        <w:rPr>
          <w:lang w:val="fr-FR"/>
        </w:rPr>
        <w:t>Huấn luyện mạng</w:t>
      </w:r>
      <w:bookmarkEnd w:id="7765"/>
      <w:bookmarkEnd w:id="7766"/>
    </w:p>
    <w:p w14:paraId="5D62D645" w14:textId="77777777" w:rsidR="00A02652" w:rsidRPr="0049233F" w:rsidRDefault="00A02652">
      <w:pPr>
        <w:pStyle w:val="BuletL1"/>
        <w:pPrChange w:id="7767"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35A1C91E" w:rsidR="00A02652" w:rsidRPr="0049233F" w:rsidRDefault="00A02652">
      <w:pPr>
        <w:pStyle w:val="BuletL1"/>
        <w:pPrChange w:id="7768"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769" w:name="_Toc327348190"/>
      <w:bookmarkStart w:id="7770" w:name="_Toc343461284"/>
      <w:r w:rsidRPr="0049233F">
        <w:rPr>
          <w:lang w:val="fr-FR"/>
        </w:rPr>
        <w:t>Dự đoán và cải tiến</w:t>
      </w:r>
      <w:bookmarkEnd w:id="7769"/>
      <w:bookmarkEnd w:id="7770"/>
    </w:p>
    <w:p w14:paraId="30D1DB02" w14:textId="3BA13553" w:rsidR="00A02652" w:rsidRPr="0049233F" w:rsidRDefault="00A02652">
      <w:pPr>
        <w:rPr>
          <w:lang w:val="fr-FR"/>
        </w:rPr>
        <w:pPrChange w:id="7771"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772" w:author="The Si Tran" w:date="2012-12-06T21:13:00Z"/>
          <w:sz w:val="26"/>
          <w:szCs w:val="26"/>
          <w:rPrChange w:id="7773" w:author="The Si Tran" w:date="2012-12-05T23:02:00Z">
            <w:rPr>
              <w:del w:id="7774" w:author="The Si Tran" w:date="2012-12-06T21:13:00Z"/>
            </w:rPr>
          </w:rPrChange>
        </w:rPr>
      </w:pPr>
      <w:del w:id="7775" w:author="The Si Tran" w:date="2012-12-06T21:13:00Z">
        <w:r w:rsidRPr="0049233F" w:rsidDel="00AF1345">
          <w:rPr>
            <w:b w:val="0"/>
            <w:bCs w:val="0"/>
            <w:iCs w:val="0"/>
            <w:sz w:val="26"/>
            <w:szCs w:val="26"/>
            <w:rPrChange w:id="7776" w:author="The Si Tran" w:date="2012-12-05T23:02:00Z">
              <w:rPr>
                <w:rFonts w:ascii="Calibri" w:eastAsia="Calibri" w:hAnsi="Calibri"/>
                <w:b w:val="0"/>
                <w:bCs w:val="0"/>
                <w:iCs w:val="0"/>
                <w:sz w:val="20"/>
                <w:szCs w:val="20"/>
              </w:rPr>
            </w:rPrChange>
          </w:rPr>
          <w:lastRenderedPageBreak/>
          <w:delText>Kết quả thực nghiệm</w:delText>
        </w:r>
        <w:bookmarkStart w:id="7777" w:name="_Toc343083648"/>
        <w:bookmarkStart w:id="7778" w:name="_Toc343083862"/>
        <w:bookmarkStart w:id="7779" w:name="_Toc343084073"/>
        <w:bookmarkStart w:id="7780" w:name="_Toc343220832"/>
        <w:bookmarkStart w:id="7781" w:name="_Toc343232337"/>
        <w:bookmarkStart w:id="7782" w:name="_Toc343232750"/>
        <w:bookmarkStart w:id="7783" w:name="_Toc343233035"/>
        <w:bookmarkStart w:id="7784" w:name="_Toc343415540"/>
        <w:bookmarkStart w:id="7785" w:name="_Toc343415836"/>
        <w:bookmarkStart w:id="7786" w:name="_Toc343452495"/>
        <w:bookmarkStart w:id="7787" w:name="_Toc343461285"/>
        <w:bookmarkEnd w:id="7777"/>
        <w:bookmarkEnd w:id="7778"/>
        <w:bookmarkEnd w:id="7779"/>
        <w:bookmarkEnd w:id="7780"/>
        <w:bookmarkEnd w:id="7781"/>
        <w:bookmarkEnd w:id="7782"/>
        <w:bookmarkEnd w:id="7783"/>
        <w:bookmarkEnd w:id="7784"/>
        <w:bookmarkEnd w:id="7785"/>
        <w:bookmarkEnd w:id="7786"/>
        <w:bookmarkEnd w:id="7787"/>
      </w:del>
    </w:p>
    <w:p w14:paraId="0B20EBEE" w14:textId="77777777" w:rsidR="00393709" w:rsidRPr="0049233F" w:rsidDel="00AF1345" w:rsidRDefault="00393709" w:rsidP="00393709">
      <w:pPr>
        <w:ind w:left="144"/>
        <w:rPr>
          <w:del w:id="7788" w:author="The Si Tran" w:date="2012-12-06T21:13:00Z"/>
          <w:color w:val="FF0000"/>
          <w:szCs w:val="26"/>
          <w:rPrChange w:id="7789" w:author="The Si Tran" w:date="2012-12-05T23:02:00Z">
            <w:rPr>
              <w:del w:id="7790" w:author="The Si Tran" w:date="2012-12-06T21:13:00Z"/>
              <w:color w:val="FF0000"/>
              <w:sz w:val="32"/>
            </w:rPr>
          </w:rPrChange>
        </w:rPr>
      </w:pPr>
      <w:del w:id="7791" w:author="The Si Tran" w:date="2012-12-06T21:13:00Z">
        <w:r w:rsidRPr="0049233F" w:rsidDel="00AF1345">
          <w:rPr>
            <w:color w:val="FF0000"/>
            <w:szCs w:val="26"/>
            <w:rPrChange w:id="7792" w:author="The Si Tran" w:date="2012-12-05T23:02:00Z">
              <w:rPr>
                <w:rFonts w:ascii="Calibri" w:eastAsia="Calibri" w:hAnsi="Calibri"/>
                <w:b/>
                <w:bCs/>
                <w:color w:val="FF0000"/>
                <w:sz w:val="32"/>
                <w:szCs w:val="20"/>
              </w:rPr>
            </w:rPrChange>
          </w:rPr>
          <w:delText>Bổ sung</w:delText>
        </w:r>
        <w:bookmarkStart w:id="7793" w:name="_Toc343083649"/>
        <w:bookmarkStart w:id="7794" w:name="_Toc343083863"/>
        <w:bookmarkStart w:id="7795" w:name="_Toc343084074"/>
        <w:bookmarkStart w:id="7796" w:name="_Toc343220833"/>
        <w:bookmarkStart w:id="7797" w:name="_Toc343232338"/>
        <w:bookmarkStart w:id="7798" w:name="_Toc343232751"/>
        <w:bookmarkStart w:id="7799" w:name="_Toc343233036"/>
        <w:bookmarkStart w:id="7800" w:name="_Toc343415541"/>
        <w:bookmarkStart w:id="7801" w:name="_Toc343415837"/>
        <w:bookmarkStart w:id="7802" w:name="_Toc343452496"/>
        <w:bookmarkStart w:id="7803" w:name="_Toc343461286"/>
        <w:bookmarkEnd w:id="7793"/>
        <w:bookmarkEnd w:id="7794"/>
        <w:bookmarkEnd w:id="7795"/>
        <w:bookmarkEnd w:id="7796"/>
        <w:bookmarkEnd w:id="7797"/>
        <w:bookmarkEnd w:id="7798"/>
        <w:bookmarkEnd w:id="7799"/>
        <w:bookmarkEnd w:id="7800"/>
        <w:bookmarkEnd w:id="7801"/>
        <w:bookmarkEnd w:id="7802"/>
        <w:bookmarkEnd w:id="7803"/>
      </w:del>
    </w:p>
    <w:p w14:paraId="0907B599" w14:textId="77777777" w:rsidR="00393709" w:rsidRPr="0049233F" w:rsidRDefault="00001A0C" w:rsidP="00001A0C">
      <w:pPr>
        <w:pStyle w:val="Heading2"/>
        <w:rPr>
          <w:sz w:val="26"/>
          <w:szCs w:val="26"/>
          <w:rPrChange w:id="7804" w:author="The Si Tran" w:date="2012-12-05T23:02:00Z">
            <w:rPr/>
          </w:rPrChange>
        </w:rPr>
      </w:pPr>
      <w:bookmarkStart w:id="7805" w:name="_Toc343461287"/>
      <w:r w:rsidRPr="0049233F">
        <w:rPr>
          <w:sz w:val="26"/>
          <w:szCs w:val="26"/>
          <w:rPrChange w:id="7806" w:author="The Si Tran" w:date="2012-12-05T23:02:00Z">
            <w:rPr>
              <w:rFonts w:ascii="Calibri" w:eastAsia="Calibri" w:hAnsi="Calibri" w:cs="Times New Roman"/>
              <w:b w:val="0"/>
              <w:bCs w:val="0"/>
              <w:iCs w:val="0"/>
              <w:sz w:val="20"/>
              <w:szCs w:val="20"/>
            </w:rPr>
          </w:rPrChange>
        </w:rPr>
        <w:t>Kết luận</w:t>
      </w:r>
      <w:bookmarkEnd w:id="7805"/>
    </w:p>
    <w:p w14:paraId="07CE6189" w14:textId="14454B73" w:rsidR="006625BC" w:rsidRPr="0049233F" w:rsidRDefault="006625BC">
      <w:pPr>
        <w:pPrChange w:id="7807"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7808"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01156672" w:rsidR="006625BC" w:rsidRPr="0049233F" w:rsidRDefault="006625BC">
      <w:pPr>
        <w:pPrChange w:id="7809"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77777777" w:rsidR="006625BC" w:rsidRPr="0049233F" w:rsidRDefault="006625BC">
      <w:pPr>
        <w:pPrChange w:id="7810"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811" w:author="The Si Tran" w:date="2012-12-12T07:57:00Z"/>
          <w:szCs w:val="26"/>
        </w:rPr>
      </w:pPr>
      <w:ins w:id="7812" w:author="The Si Tran" w:date="2012-12-12T07:57:00Z">
        <w:r>
          <w:rPr>
            <w:szCs w:val="26"/>
          </w:rPr>
          <w:br w:type="page"/>
        </w:r>
      </w:ins>
    </w:p>
    <w:p w14:paraId="21D5EC8C" w14:textId="77777777" w:rsidR="006625BC" w:rsidRPr="002B1464" w:rsidDel="00D139B5" w:rsidRDefault="006625BC" w:rsidP="006625BC">
      <w:pPr>
        <w:rPr>
          <w:del w:id="7813" w:author="The Si Tran" w:date="2012-12-12T07:57:00Z"/>
          <w:szCs w:val="26"/>
        </w:rPr>
      </w:pPr>
      <w:bookmarkStart w:id="7814" w:name="_Toc343083651"/>
      <w:bookmarkStart w:id="7815" w:name="_Toc343083865"/>
      <w:bookmarkStart w:id="7816" w:name="_Toc343084076"/>
      <w:bookmarkStart w:id="7817" w:name="_Toc343220835"/>
      <w:bookmarkStart w:id="7818" w:name="_Toc343232340"/>
      <w:bookmarkStart w:id="7819" w:name="_Toc343232753"/>
      <w:bookmarkStart w:id="7820" w:name="_Toc343233038"/>
      <w:bookmarkStart w:id="7821" w:name="_Toc343415543"/>
      <w:bookmarkStart w:id="7822" w:name="_Toc343415839"/>
      <w:bookmarkStart w:id="7823" w:name="_Toc343452498"/>
      <w:bookmarkStart w:id="7824" w:name="_Toc343461288"/>
      <w:bookmarkEnd w:id="7814"/>
      <w:bookmarkEnd w:id="7815"/>
      <w:bookmarkEnd w:id="7816"/>
      <w:bookmarkEnd w:id="7817"/>
      <w:bookmarkEnd w:id="7818"/>
      <w:bookmarkEnd w:id="7819"/>
      <w:bookmarkEnd w:id="7820"/>
      <w:bookmarkEnd w:id="7821"/>
      <w:bookmarkEnd w:id="7822"/>
      <w:bookmarkEnd w:id="7823"/>
      <w:bookmarkEnd w:id="7824"/>
    </w:p>
    <w:p w14:paraId="26E08AA2" w14:textId="352EFC97" w:rsidR="006A21F7" w:rsidRPr="0049233F" w:rsidRDefault="00266E2E" w:rsidP="00097101">
      <w:pPr>
        <w:pStyle w:val="Heading1"/>
        <w:rPr>
          <w:sz w:val="26"/>
          <w:szCs w:val="26"/>
          <w:rPrChange w:id="7825" w:author="The Si Tran" w:date="2012-12-05T23:02:00Z">
            <w:rPr/>
          </w:rPrChange>
        </w:rPr>
      </w:pPr>
      <w:ins w:id="7826" w:author="superchickend" w:date="2012-12-16T14:59:00Z">
        <w:r>
          <w:rPr>
            <w:sz w:val="26"/>
            <w:szCs w:val="26"/>
          </w:rPr>
          <w:t xml:space="preserve">    </w:t>
        </w:r>
      </w:ins>
      <w:del w:id="7827" w:author="The Si Tran" w:date="2012-12-12T13:57:00Z">
        <w:r w:rsidR="00FD0937" w:rsidRPr="0049233F" w:rsidDel="0050316D">
          <w:rPr>
            <w:sz w:val="26"/>
            <w:szCs w:val="26"/>
            <w:rPrChange w:id="7828" w:author="The Si Tran" w:date="2012-12-05T23:02:00Z">
              <w:rPr>
                <w:rFonts w:cs="Times New Roman"/>
                <w:b w:val="0"/>
                <w:bCs w:val="0"/>
                <w:kern w:val="0"/>
                <w:sz w:val="20"/>
                <w:szCs w:val="20"/>
              </w:rPr>
            </w:rPrChange>
          </w:rPr>
          <w:delText>Mô hình kết hợp giữa</w:delText>
        </w:r>
      </w:del>
      <w:bookmarkStart w:id="7829" w:name="_Toc343461289"/>
      <w:ins w:id="7830" w:author="The Si Tran" w:date="2012-12-12T13:57:00Z">
        <w:r w:rsidR="0050316D">
          <w:rPr>
            <w:sz w:val="26"/>
            <w:szCs w:val="26"/>
          </w:rPr>
          <w:t>MÔ HÌNH KẾT HỢP</w:t>
        </w:r>
      </w:ins>
      <w:r w:rsidR="00FD0937" w:rsidRPr="0049233F">
        <w:rPr>
          <w:sz w:val="26"/>
          <w:szCs w:val="26"/>
          <w:rPrChange w:id="7831" w:author="The Si Tran" w:date="2012-12-05T23:02:00Z">
            <w:rPr>
              <w:rFonts w:cs="Times New Roman"/>
              <w:b w:val="0"/>
              <w:bCs w:val="0"/>
              <w:kern w:val="0"/>
              <w:sz w:val="20"/>
              <w:szCs w:val="20"/>
            </w:rPr>
          </w:rPrChange>
        </w:rPr>
        <w:t xml:space="preserve"> ARIMA </w:t>
      </w:r>
      <w:ins w:id="7832" w:author="The Si Tran" w:date="2012-12-12T13:57:00Z">
        <w:r w:rsidR="00EE73AD">
          <w:rPr>
            <w:sz w:val="26"/>
            <w:szCs w:val="26"/>
          </w:rPr>
          <w:t>VÀ</w:t>
        </w:r>
      </w:ins>
      <w:del w:id="7833" w:author="The Si Tran" w:date="2012-12-12T13:57:00Z">
        <w:r w:rsidR="00FD0937" w:rsidRPr="0049233F" w:rsidDel="00EE73AD">
          <w:rPr>
            <w:sz w:val="26"/>
            <w:szCs w:val="26"/>
            <w:rPrChange w:id="7834" w:author="The Si Tran" w:date="2012-12-05T23:02:00Z">
              <w:rPr>
                <w:rFonts w:cs="Times New Roman"/>
                <w:b w:val="0"/>
                <w:bCs w:val="0"/>
                <w:kern w:val="0"/>
                <w:sz w:val="20"/>
                <w:szCs w:val="20"/>
              </w:rPr>
            </w:rPrChange>
          </w:rPr>
          <w:delText>và</w:delText>
        </w:r>
      </w:del>
      <w:r w:rsidR="00FD0937" w:rsidRPr="0049233F">
        <w:rPr>
          <w:sz w:val="26"/>
          <w:szCs w:val="26"/>
          <w:rPrChange w:id="7835" w:author="The Si Tran" w:date="2012-12-05T23:02:00Z">
            <w:rPr>
              <w:rFonts w:cs="Times New Roman"/>
              <w:b w:val="0"/>
              <w:bCs w:val="0"/>
              <w:kern w:val="0"/>
              <w:sz w:val="20"/>
              <w:szCs w:val="20"/>
            </w:rPr>
          </w:rPrChange>
        </w:rPr>
        <w:t xml:space="preserve"> ANN</w:t>
      </w:r>
      <w:bookmarkEnd w:id="7829"/>
    </w:p>
    <w:p w14:paraId="0F331F2E" w14:textId="77777777" w:rsidR="006A21F7" w:rsidRPr="00805B17" w:rsidRDefault="00CA12FA">
      <w:pPr>
        <w:pPrChange w:id="7836"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7837"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7838" w:author="The Si Tran" w:date="2012-12-05T23:02:00Z">
            <w:rPr>
              <w:b/>
              <w:bCs/>
              <w:sz w:val="20"/>
              <w:szCs w:val="20"/>
            </w:rPr>
          </w:rPrChange>
        </w:rPr>
        <w:t>n đề trên, người ta xấp xỉ chuỗi thời gian về dạng tuyến</w:t>
      </w:r>
      <w:r w:rsidR="00711ADB" w:rsidRPr="0049233F">
        <w:rPr>
          <w:rPrChange w:id="7839" w:author="The Si Tran" w:date="2012-12-05T23:02:00Z">
            <w:rPr>
              <w:b/>
              <w:bCs/>
              <w:sz w:val="20"/>
              <w:szCs w:val="20"/>
            </w:rPr>
          </w:rPrChange>
        </w:rPr>
        <w:t xml:space="preserve"> tính</w:t>
      </w:r>
      <w:r w:rsidRPr="0049233F">
        <w:rPr>
          <w:rPrChange w:id="7840"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7841" w:author="The Si Tran" w:date="2012-12-05T23:02:00Z">
            <w:rPr>
              <w:b/>
              <w:bCs/>
              <w:sz w:val="20"/>
              <w:szCs w:val="20"/>
            </w:rPr>
          </w:rPrChange>
        </w:rPr>
        <w:t xml:space="preserve">an tổng quát về chuỗi thuần </w:t>
      </w:r>
      <w:r w:rsidRPr="0049233F">
        <w:rPr>
          <w:rPrChange w:id="7842" w:author="The Si Tran" w:date="2012-12-05T23:02:00Z">
            <w:rPr>
              <w:b/>
              <w:bCs/>
              <w:sz w:val="20"/>
              <w:szCs w:val="20"/>
            </w:rPr>
          </w:rPrChange>
        </w:rPr>
        <w:t xml:space="preserve">tuyến </w:t>
      </w:r>
      <w:r w:rsidR="00711ADB" w:rsidRPr="0049233F">
        <w:rPr>
          <w:rPrChange w:id="7843" w:author="The Si Tran" w:date="2012-12-05T23:02:00Z">
            <w:rPr>
              <w:b/>
              <w:bCs/>
              <w:sz w:val="20"/>
              <w:szCs w:val="20"/>
            </w:rPr>
          </w:rPrChange>
        </w:rPr>
        <w:t xml:space="preserve">tính </w:t>
      </w:r>
      <w:r w:rsidRPr="0049233F">
        <w:rPr>
          <w:rPrChange w:id="7844" w:author="The Si Tran" w:date="2012-12-05T23:02:00Z">
            <w:rPr>
              <w:b/>
              <w:bCs/>
              <w:sz w:val="20"/>
              <w:szCs w:val="20"/>
            </w:rPr>
          </w:rPrChange>
        </w:rPr>
        <w:t xml:space="preserve">sẽ làm mất đi tính </w:t>
      </w:r>
      <w:r w:rsidR="00711ADB" w:rsidRPr="0049233F">
        <w:rPr>
          <w:rPrChange w:id="7845" w:author="The Si Tran" w:date="2012-12-05T23:02:00Z">
            <w:rPr>
              <w:b/>
              <w:bCs/>
              <w:sz w:val="20"/>
              <w:szCs w:val="20"/>
            </w:rPr>
          </w:rPrChange>
        </w:rPr>
        <w:t xml:space="preserve">phi </w:t>
      </w:r>
      <w:r w:rsidRPr="0049233F">
        <w:rPr>
          <w:rPrChange w:id="7846"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7847" w:author="The Si Tran" w:date="2012-12-16T08:37:00Z">
          <w:pPr>
            <w:ind w:firstLine="720"/>
          </w:pPr>
        </w:pPrChange>
      </w:pPr>
      <w:r w:rsidRPr="0049233F">
        <w:rPr>
          <w:rPrChange w:id="7848"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7849" w:author="The Si Tran" w:date="2012-12-05T23:02:00Z">
            <w:rPr>
              <w:b/>
              <w:bCs/>
              <w:sz w:val="20"/>
              <w:szCs w:val="20"/>
            </w:rPr>
          </w:rPrChange>
        </w:rPr>
        <w:t>áo được hoàn toàn thành phần</w:t>
      </w:r>
      <w:r w:rsidRPr="0049233F">
        <w:rPr>
          <w:rPrChange w:id="7850" w:author="The Si Tran" w:date="2012-12-05T23:02:00Z">
            <w:rPr>
              <w:b/>
              <w:bCs/>
              <w:sz w:val="20"/>
              <w:szCs w:val="20"/>
            </w:rPr>
          </w:rPrChange>
        </w:rPr>
        <w:t xml:space="preserve"> tuyến </w:t>
      </w:r>
      <w:r w:rsidR="00711ADB" w:rsidRPr="0049233F">
        <w:rPr>
          <w:rPrChange w:id="7851" w:author="The Si Tran" w:date="2012-12-05T23:02:00Z">
            <w:rPr>
              <w:b/>
              <w:bCs/>
              <w:sz w:val="20"/>
              <w:szCs w:val="20"/>
            </w:rPr>
          </w:rPrChange>
        </w:rPr>
        <w:t xml:space="preserve">tính </w:t>
      </w:r>
      <w:r w:rsidRPr="0049233F">
        <w:rPr>
          <w:rPrChange w:id="7852" w:author="The Si Tran" w:date="2012-12-05T23:02:00Z">
            <w:rPr>
              <w:b/>
              <w:bCs/>
              <w:sz w:val="20"/>
              <w:szCs w:val="20"/>
            </w:rPr>
          </w:rPrChange>
        </w:rPr>
        <w:t>của chuỗi thời gian.</w:t>
      </w:r>
    </w:p>
    <w:p w14:paraId="56DE50F2" w14:textId="4FD6AF0B" w:rsidR="00D1749C" w:rsidRPr="007C782C" w:rsidDel="006F57E5" w:rsidRDefault="00B02B7B">
      <w:pPr>
        <w:rPr>
          <w:del w:id="7853" w:author="The Si Tran" w:date="2012-12-06T21:17:00Z"/>
        </w:rPr>
        <w:pPrChange w:id="7854" w:author="The Si Tran" w:date="2012-12-16T08:51:00Z">
          <w:pPr>
            <w:ind w:firstLine="720"/>
          </w:pPr>
        </w:pPrChange>
      </w:pPr>
      <w:ins w:id="7855" w:author="The Si Tran" w:date="2012-12-14T06:24:00Z">
        <w:r>
          <w:t>Một</w:t>
        </w:r>
      </w:ins>
      <w:del w:id="7856" w:author="The Si Tran" w:date="2012-12-14T06:24:00Z">
        <w:r w:rsidR="00D1749C" w:rsidRPr="0049233F" w:rsidDel="00B02B7B">
          <w:rPr>
            <w:rPrChange w:id="7857" w:author="The Si Tran" w:date="2012-12-05T23:02:00Z">
              <w:rPr>
                <w:b/>
                <w:bCs/>
                <w:sz w:val="20"/>
                <w:szCs w:val="20"/>
              </w:rPr>
            </w:rPrChange>
          </w:rPr>
          <w:delText>1</w:delText>
        </w:r>
      </w:del>
      <w:r w:rsidR="00D1749C" w:rsidRPr="0049233F">
        <w:rPr>
          <w:rPrChange w:id="7858"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7859" w:author="The Si Tran" w:date="2012-12-06T21:17:00Z"/>
        </w:rPr>
        <w:pPrChange w:id="7860" w:author="The Si Tran" w:date="2012-12-16T08:51:00Z">
          <w:pPr>
            <w:ind w:firstLine="720"/>
          </w:pPr>
        </w:pPrChange>
      </w:pPr>
    </w:p>
    <w:p w14:paraId="4CC0CD37" w14:textId="77777777" w:rsidR="00B144CE" w:rsidRPr="0049233F" w:rsidRDefault="00B144CE">
      <w:pPr>
        <w:rPr>
          <w:rPrChange w:id="7861" w:author="The Si Tran" w:date="2012-12-05T23:02:00Z">
            <w:rPr/>
          </w:rPrChange>
        </w:rPr>
        <w:pPrChange w:id="7862" w:author="The Si Tran" w:date="2012-12-16T08:51:00Z">
          <w:pPr>
            <w:pStyle w:val="Heading2"/>
          </w:pPr>
        </w:pPrChange>
      </w:pPr>
      <w:del w:id="7863" w:author="The Si Tran" w:date="2012-12-06T21:17:00Z">
        <w:r w:rsidRPr="00032D83" w:rsidDel="00AF1345">
          <w:delText>Tông k</w:delText>
        </w:r>
        <w:r w:rsidRPr="0049233F" w:rsidDel="00AF1345">
          <w:rPr>
            <w:rPrChange w:id="7864" w:author="The Si Tran" w:date="2012-12-05T23:02:00Z">
              <w:rPr/>
            </w:rPrChange>
          </w:rPr>
          <w:delText xml:space="preserve">ết về mô hình ARIMA </w:delText>
        </w:r>
      </w:del>
    </w:p>
    <w:p w14:paraId="1B8D9252" w14:textId="77777777" w:rsidR="00B144CE" w:rsidRPr="0049233F" w:rsidDel="00AF1345" w:rsidRDefault="00B144CE" w:rsidP="00B144CE">
      <w:pPr>
        <w:pStyle w:val="Heading3"/>
        <w:rPr>
          <w:del w:id="7865" w:author="The Si Tran" w:date="2012-12-06T21:14:00Z"/>
        </w:rPr>
      </w:pPr>
      <w:del w:id="7866" w:author="The Si Tran" w:date="2012-12-06T21:14:00Z">
        <w:r w:rsidRPr="0049233F" w:rsidDel="00AF1345">
          <w:delText>Ưu điểm</w:delText>
        </w:r>
        <w:bookmarkStart w:id="7867" w:name="_Toc343083653"/>
        <w:bookmarkStart w:id="7868" w:name="_Toc343083867"/>
        <w:bookmarkStart w:id="7869" w:name="_Toc343084078"/>
        <w:bookmarkStart w:id="7870" w:name="_Toc343220837"/>
        <w:bookmarkStart w:id="7871" w:name="_Toc343232342"/>
        <w:bookmarkStart w:id="7872" w:name="_Toc343232755"/>
        <w:bookmarkStart w:id="7873" w:name="_Toc343233040"/>
        <w:bookmarkStart w:id="7874" w:name="_Toc343415545"/>
        <w:bookmarkStart w:id="7875" w:name="_Toc343415841"/>
        <w:bookmarkStart w:id="7876" w:name="_Toc343452500"/>
        <w:bookmarkStart w:id="7877" w:name="_Toc343461290"/>
        <w:bookmarkEnd w:id="7867"/>
        <w:bookmarkEnd w:id="7868"/>
        <w:bookmarkEnd w:id="7869"/>
        <w:bookmarkEnd w:id="7870"/>
        <w:bookmarkEnd w:id="7871"/>
        <w:bookmarkEnd w:id="7872"/>
        <w:bookmarkEnd w:id="7873"/>
        <w:bookmarkEnd w:id="7874"/>
        <w:bookmarkEnd w:id="7875"/>
        <w:bookmarkEnd w:id="7876"/>
        <w:bookmarkEnd w:id="7877"/>
      </w:del>
    </w:p>
    <w:p w14:paraId="21331760" w14:textId="77777777" w:rsidR="00B144CE" w:rsidRPr="0049233F" w:rsidDel="00AF1345" w:rsidRDefault="00B144CE" w:rsidP="00B144CE">
      <w:pPr>
        <w:pStyle w:val="Heading3"/>
        <w:rPr>
          <w:del w:id="7878" w:author="The Si Tran" w:date="2012-12-06T21:14:00Z"/>
        </w:rPr>
      </w:pPr>
      <w:del w:id="7879" w:author="The Si Tran" w:date="2012-12-06T21:14:00Z">
        <w:r w:rsidRPr="0049233F" w:rsidDel="00AF1345">
          <w:delText>Nhược điểm</w:delText>
        </w:r>
        <w:bookmarkStart w:id="7880" w:name="_Toc343083654"/>
        <w:bookmarkStart w:id="7881" w:name="_Toc343083868"/>
        <w:bookmarkStart w:id="7882" w:name="_Toc343084079"/>
        <w:bookmarkStart w:id="7883" w:name="_Toc343220838"/>
        <w:bookmarkStart w:id="7884" w:name="_Toc343232343"/>
        <w:bookmarkStart w:id="7885" w:name="_Toc343232756"/>
        <w:bookmarkStart w:id="7886" w:name="_Toc343233041"/>
        <w:bookmarkStart w:id="7887" w:name="_Toc343415546"/>
        <w:bookmarkStart w:id="7888" w:name="_Toc343415842"/>
        <w:bookmarkStart w:id="7889" w:name="_Toc343452501"/>
        <w:bookmarkStart w:id="7890" w:name="_Toc343461291"/>
        <w:bookmarkEnd w:id="7880"/>
        <w:bookmarkEnd w:id="7881"/>
        <w:bookmarkEnd w:id="7882"/>
        <w:bookmarkEnd w:id="7883"/>
        <w:bookmarkEnd w:id="7884"/>
        <w:bookmarkEnd w:id="7885"/>
        <w:bookmarkEnd w:id="7886"/>
        <w:bookmarkEnd w:id="7887"/>
        <w:bookmarkEnd w:id="7888"/>
        <w:bookmarkEnd w:id="7889"/>
        <w:bookmarkEnd w:id="7890"/>
      </w:del>
    </w:p>
    <w:p w14:paraId="40149192" w14:textId="77777777" w:rsidR="00B144CE" w:rsidRPr="0049233F" w:rsidDel="00AF1345" w:rsidRDefault="00B144CE" w:rsidP="00B144CE">
      <w:pPr>
        <w:pStyle w:val="Heading2"/>
        <w:rPr>
          <w:del w:id="7891" w:author="The Si Tran" w:date="2012-12-06T21:14:00Z"/>
          <w:sz w:val="26"/>
          <w:szCs w:val="26"/>
          <w:rPrChange w:id="7892" w:author="The Si Tran" w:date="2012-12-05T23:02:00Z">
            <w:rPr>
              <w:del w:id="7893" w:author="The Si Tran" w:date="2012-12-06T21:14:00Z"/>
            </w:rPr>
          </w:rPrChange>
        </w:rPr>
      </w:pPr>
      <w:del w:id="7894" w:author="The Si Tran" w:date="2012-12-06T21:14:00Z">
        <w:r w:rsidRPr="0049233F" w:rsidDel="00AF1345">
          <w:rPr>
            <w:sz w:val="26"/>
            <w:szCs w:val="26"/>
            <w:rPrChange w:id="7895" w:author="The Si Tran" w:date="2012-12-05T23:02:00Z">
              <w:rPr/>
            </w:rPrChange>
          </w:rPr>
          <w:delText xml:space="preserve">Tồng kết về mô hình mạng Neuron </w:delText>
        </w:r>
        <w:bookmarkStart w:id="7896" w:name="_Toc343083655"/>
        <w:bookmarkStart w:id="7897" w:name="_Toc343083869"/>
        <w:bookmarkStart w:id="7898" w:name="_Toc343084080"/>
        <w:bookmarkStart w:id="7899" w:name="_Toc343220839"/>
        <w:bookmarkStart w:id="7900" w:name="_Toc343232344"/>
        <w:bookmarkStart w:id="7901" w:name="_Toc343232757"/>
        <w:bookmarkStart w:id="7902" w:name="_Toc343233042"/>
        <w:bookmarkStart w:id="7903" w:name="_Toc343415547"/>
        <w:bookmarkStart w:id="7904" w:name="_Toc343415843"/>
        <w:bookmarkStart w:id="7905" w:name="_Toc343452502"/>
        <w:bookmarkStart w:id="7906" w:name="_Toc343461292"/>
        <w:bookmarkEnd w:id="7896"/>
        <w:bookmarkEnd w:id="7897"/>
        <w:bookmarkEnd w:id="7898"/>
        <w:bookmarkEnd w:id="7899"/>
        <w:bookmarkEnd w:id="7900"/>
        <w:bookmarkEnd w:id="7901"/>
        <w:bookmarkEnd w:id="7902"/>
        <w:bookmarkEnd w:id="7903"/>
        <w:bookmarkEnd w:id="7904"/>
        <w:bookmarkEnd w:id="7905"/>
        <w:bookmarkEnd w:id="7906"/>
      </w:del>
    </w:p>
    <w:p w14:paraId="702163C1" w14:textId="77777777" w:rsidR="00B144CE" w:rsidRPr="0049233F" w:rsidDel="00AF1345" w:rsidRDefault="00B144CE" w:rsidP="00B144CE">
      <w:pPr>
        <w:pStyle w:val="Heading3"/>
        <w:rPr>
          <w:del w:id="7907" w:author="The Si Tran" w:date="2012-12-06T21:14:00Z"/>
        </w:rPr>
      </w:pPr>
      <w:del w:id="7908" w:author="The Si Tran" w:date="2012-12-06T21:14:00Z">
        <w:r w:rsidRPr="0049233F" w:rsidDel="00AF1345">
          <w:delText>Ưu điểm</w:delText>
        </w:r>
        <w:bookmarkStart w:id="7909" w:name="_Toc343083656"/>
        <w:bookmarkStart w:id="7910" w:name="_Toc343083870"/>
        <w:bookmarkStart w:id="7911" w:name="_Toc343084081"/>
        <w:bookmarkStart w:id="7912" w:name="_Toc343220840"/>
        <w:bookmarkStart w:id="7913" w:name="_Toc343232345"/>
        <w:bookmarkStart w:id="7914" w:name="_Toc343232758"/>
        <w:bookmarkStart w:id="7915" w:name="_Toc343233043"/>
        <w:bookmarkStart w:id="7916" w:name="_Toc343415548"/>
        <w:bookmarkStart w:id="7917" w:name="_Toc343415844"/>
        <w:bookmarkStart w:id="7918" w:name="_Toc343452503"/>
        <w:bookmarkStart w:id="7919" w:name="_Toc343461293"/>
        <w:bookmarkEnd w:id="7909"/>
        <w:bookmarkEnd w:id="7910"/>
        <w:bookmarkEnd w:id="7911"/>
        <w:bookmarkEnd w:id="7912"/>
        <w:bookmarkEnd w:id="7913"/>
        <w:bookmarkEnd w:id="7914"/>
        <w:bookmarkEnd w:id="7915"/>
        <w:bookmarkEnd w:id="7916"/>
        <w:bookmarkEnd w:id="7917"/>
        <w:bookmarkEnd w:id="7918"/>
        <w:bookmarkEnd w:id="7919"/>
      </w:del>
    </w:p>
    <w:p w14:paraId="4BFCDB86" w14:textId="77777777" w:rsidR="00B144CE" w:rsidRPr="0049233F" w:rsidDel="00AF1345" w:rsidRDefault="00B144CE" w:rsidP="00B144CE">
      <w:pPr>
        <w:pStyle w:val="Heading3"/>
        <w:rPr>
          <w:del w:id="7920" w:author="The Si Tran" w:date="2012-12-06T21:14:00Z"/>
        </w:rPr>
      </w:pPr>
      <w:del w:id="7921" w:author="The Si Tran" w:date="2012-12-06T21:14:00Z">
        <w:r w:rsidRPr="0049233F" w:rsidDel="00AF1345">
          <w:delText>Nhược điểm</w:delText>
        </w:r>
        <w:bookmarkStart w:id="7922" w:name="_Toc343083657"/>
        <w:bookmarkStart w:id="7923" w:name="_Toc343083871"/>
        <w:bookmarkStart w:id="7924" w:name="_Toc343084082"/>
        <w:bookmarkStart w:id="7925" w:name="_Toc343220841"/>
        <w:bookmarkStart w:id="7926" w:name="_Toc343232346"/>
        <w:bookmarkStart w:id="7927" w:name="_Toc343232759"/>
        <w:bookmarkStart w:id="7928" w:name="_Toc343233044"/>
        <w:bookmarkStart w:id="7929" w:name="_Toc343415549"/>
        <w:bookmarkStart w:id="7930" w:name="_Toc343415845"/>
        <w:bookmarkStart w:id="7931" w:name="_Toc343452504"/>
        <w:bookmarkStart w:id="7932" w:name="_Toc343461294"/>
        <w:bookmarkEnd w:id="7922"/>
        <w:bookmarkEnd w:id="7923"/>
        <w:bookmarkEnd w:id="7924"/>
        <w:bookmarkEnd w:id="7925"/>
        <w:bookmarkEnd w:id="7926"/>
        <w:bookmarkEnd w:id="7927"/>
        <w:bookmarkEnd w:id="7928"/>
        <w:bookmarkEnd w:id="7929"/>
        <w:bookmarkEnd w:id="7930"/>
        <w:bookmarkEnd w:id="7931"/>
        <w:bookmarkEnd w:id="7932"/>
      </w:del>
    </w:p>
    <w:p w14:paraId="3E7E799F" w14:textId="77777777" w:rsidR="00231125" w:rsidRDefault="00231125" w:rsidP="00231125">
      <w:pPr>
        <w:pStyle w:val="Heading2"/>
        <w:rPr>
          <w:ins w:id="7933" w:author="The Si Tran" w:date="2012-12-06T21:18:00Z"/>
        </w:rPr>
      </w:pPr>
      <w:del w:id="7934" w:author="The Si Tran" w:date="2012-12-06T21:18:00Z">
        <w:r w:rsidRPr="0049233F" w:rsidDel="006C50E8">
          <w:rPr>
            <w:sz w:val="26"/>
            <w:szCs w:val="26"/>
            <w:rPrChange w:id="7935" w:author="The Si Tran" w:date="2012-12-05T23:02:00Z">
              <w:rPr/>
            </w:rPrChange>
          </w:rPr>
          <w:delText xml:space="preserve">Mô hình kết hợp ARIMA và Neuron </w:delText>
        </w:r>
      </w:del>
      <w:bookmarkStart w:id="7936" w:name="_Toc343461295"/>
      <w:ins w:id="7937" w:author="The Si Tran" w:date="2012-12-06T21:18:00Z">
        <w:r w:rsidR="006C50E8">
          <w:t>Nguyên nhân</w:t>
        </w:r>
        <w:bookmarkEnd w:id="7936"/>
        <w:r w:rsidR="006C50E8">
          <w:t xml:space="preserve"> </w:t>
        </w:r>
      </w:ins>
    </w:p>
    <w:p w14:paraId="150CAFB7" w14:textId="77777777" w:rsidR="00AC3890" w:rsidRPr="0049233F" w:rsidRDefault="00AC3890">
      <w:pPr>
        <w:rPr>
          <w:ins w:id="7938" w:author="The Si Tran" w:date="2012-12-06T21:18:00Z"/>
        </w:rPr>
      </w:pPr>
      <w:ins w:id="7939"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7940" w:author="The Si Tran" w:date="2012-12-06T21:18:00Z"/>
          <w:szCs w:val="26"/>
        </w:rPr>
      </w:pPr>
      <w:ins w:id="7941"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7942" w:author="The Si Tran" w:date="2012-12-06T21:18:00Z"/>
        </w:rPr>
      </w:pPr>
      <w:ins w:id="7943"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7944" w:author="The Si Tran" w:date="2012-12-06T21:18:00Z"/>
        </w:rPr>
        <w:pPrChange w:id="7945" w:author="The Si Tran" w:date="2012-12-16T08:37:00Z">
          <w:pPr>
            <w:pStyle w:val="ListParagraph"/>
            <w:numPr>
              <w:numId w:val="14"/>
            </w:numPr>
            <w:spacing w:after="0" w:line="259" w:lineRule="auto"/>
            <w:ind w:hanging="360"/>
          </w:pPr>
        </w:pPrChange>
      </w:pPr>
      <w:ins w:id="7946"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7947" w:author="The Si Tran" w:date="2012-12-06T21:18:00Z"/>
        </w:rPr>
        <w:pPrChange w:id="7948" w:author="The Si Tran" w:date="2012-12-16T08:38:00Z">
          <w:pPr>
            <w:pStyle w:val="ListParagraph"/>
            <w:numPr>
              <w:numId w:val="14"/>
            </w:numPr>
            <w:spacing w:after="0" w:line="259" w:lineRule="auto"/>
            <w:ind w:hanging="360"/>
          </w:pPr>
        </w:pPrChange>
      </w:pPr>
      <w:ins w:id="7949"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7950" w:author="The Si Tran" w:date="2012-12-16T08:38:00Z">
          <w:pPr>
            <w:pStyle w:val="Heading2"/>
          </w:pPr>
        </w:pPrChange>
      </w:pPr>
      <w:ins w:id="7951"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7952" w:author="The Si Tran" w:date="2012-12-05T22:38:00Z"/>
          <w:szCs w:val="26"/>
        </w:rPr>
        <w:pPrChange w:id="7953" w:author="The Si Tran" w:date="2012-12-06T21:18:00Z">
          <w:pPr/>
        </w:pPrChange>
      </w:pPr>
      <w:bookmarkStart w:id="7954" w:name="_Toc343461296"/>
      <w:ins w:id="7955" w:author="The Si Tran" w:date="2012-12-06T21:18:00Z">
        <w:r w:rsidRPr="00911BBF">
          <w:rPr>
            <w:sz w:val="26"/>
            <w:szCs w:val="26"/>
          </w:rPr>
          <w:t xml:space="preserve">Mô hình kết hợp ARIMA và </w:t>
        </w:r>
      </w:ins>
      <w:ins w:id="7956" w:author="The Si Tran" w:date="2012-12-09T10:14:00Z">
        <w:r w:rsidR="00385B37">
          <w:rPr>
            <w:sz w:val="26"/>
            <w:szCs w:val="26"/>
          </w:rPr>
          <w:t>Nơron</w:t>
        </w:r>
      </w:ins>
      <w:bookmarkEnd w:id="7954"/>
      <w:ins w:id="7957" w:author="The Si Tran" w:date="2012-12-06T21:18:00Z">
        <w:r w:rsidRPr="0049233F" w:rsidDel="006C50E8">
          <w:rPr>
            <w:sz w:val="26"/>
            <w:szCs w:val="26"/>
            <w:rPrChange w:id="7958" w:author="The Si Tran" w:date="2012-12-05T23:02:00Z">
              <w:rPr>
                <w:szCs w:val="26"/>
              </w:rPr>
            </w:rPrChange>
          </w:rPr>
          <w:t xml:space="preserve"> </w:t>
        </w:r>
      </w:ins>
      <w:del w:id="7959" w:author="The Si Tran" w:date="2012-12-06T21:18:00Z">
        <w:r w:rsidR="00BE62E1" w:rsidRPr="0049233F" w:rsidDel="006C50E8">
          <w:rPr>
            <w:sz w:val="26"/>
            <w:szCs w:val="26"/>
            <w:rPrChange w:id="7960" w:author="The Si Tran" w:date="2012-12-05T23:02:00Z">
              <w:rPr/>
            </w:rPrChange>
          </w:rPr>
          <w:delText>Phương thức kết hợp</w:delText>
        </w:r>
      </w:del>
      <w:del w:id="7961" w:author="The Si Tran" w:date="2012-12-11T23:40:00Z">
        <w:r w:rsidR="00BE62E1" w:rsidRPr="0049233F" w:rsidDel="00BD0062">
          <w:rPr>
            <w:sz w:val="26"/>
            <w:szCs w:val="26"/>
            <w:rPrChange w:id="7962" w:author="The Si Tran" w:date="2012-12-05T23:02:00Z">
              <w:rPr/>
            </w:rPrChange>
          </w:rPr>
          <w:delText>:</w:delText>
        </w:r>
      </w:del>
    </w:p>
    <w:p w14:paraId="178077CA" w14:textId="77777777" w:rsidR="00EB028F" w:rsidRPr="0049233F" w:rsidRDefault="00EB028F">
      <w:pPr>
        <w:rPr>
          <w:ins w:id="7963" w:author="The Si Tran" w:date="2012-12-05T22:38:00Z"/>
        </w:rPr>
      </w:pPr>
      <w:ins w:id="7964" w:author="The Si Tran" w:date="2012-12-05T22:38:00Z">
        <w:r w:rsidRPr="0049233F">
          <w:t>Ta giả sử rằng mỗi chuỗi thời gian gồm cả thành phần tuyến tính và thành phần phi tuyến:</w:t>
        </w:r>
      </w:ins>
    </w:p>
    <w:p w14:paraId="36804146" w14:textId="77777777" w:rsidR="00EB028F" w:rsidRPr="00BB4B46" w:rsidRDefault="004C2D67" w:rsidP="00EB028F">
      <w:pPr>
        <w:ind w:left="720" w:firstLine="720"/>
        <w:rPr>
          <w:ins w:id="7965" w:author="The Si Tran" w:date="2012-12-05T22:38:00Z"/>
          <w:szCs w:val="26"/>
        </w:rPr>
      </w:pPr>
      <m:oMathPara>
        <m:oMathParaPr>
          <m:jc m:val="center"/>
        </m:oMathParaPr>
        <m:oMath>
          <m:sSub>
            <m:sSubPr>
              <m:ctrlPr>
                <w:ins w:id="7966" w:author="The Si Tran" w:date="2012-12-05T22:38:00Z">
                  <w:rPr>
                    <w:rFonts w:ascii="Cambria Math" w:hAnsi="Cambria Math"/>
                    <w:i/>
                    <w:szCs w:val="26"/>
                  </w:rPr>
                </w:ins>
              </m:ctrlPr>
            </m:sSubPr>
            <m:e>
              <w:ins w:id="7967" w:author="The Si Tran" w:date="2012-12-05T22:38:00Z">
                <m:r>
                  <w:rPr>
                    <w:rFonts w:ascii="Cambria Math" w:hAnsi="Cambria Math"/>
                    <w:szCs w:val="26"/>
                  </w:rPr>
                  <m:t>Y</m:t>
                </m:r>
              </w:ins>
            </m:e>
            <m:sub>
              <w:ins w:id="7968" w:author="The Si Tran" w:date="2012-12-05T22:38:00Z">
                <m:r>
                  <w:rPr>
                    <w:rFonts w:ascii="Cambria Math" w:hAnsi="Cambria Math"/>
                    <w:szCs w:val="26"/>
                  </w:rPr>
                  <m:t>t</m:t>
                </m:r>
              </w:ins>
            </m:sub>
          </m:sSub>
          <w:ins w:id="7969" w:author="The Si Tran" w:date="2012-12-05T22:38:00Z">
            <m:r>
              <w:rPr>
                <w:rFonts w:ascii="Cambria Math" w:hAnsi="Cambria Math"/>
                <w:szCs w:val="26"/>
              </w:rPr>
              <m:t>=</m:t>
            </m:r>
          </w:ins>
          <m:sSub>
            <m:sSubPr>
              <m:ctrlPr>
                <w:ins w:id="7970" w:author="The Si Tran" w:date="2012-12-05T22:38:00Z">
                  <w:rPr>
                    <w:rFonts w:ascii="Cambria Math" w:hAnsi="Cambria Math"/>
                    <w:i/>
                    <w:szCs w:val="26"/>
                  </w:rPr>
                </w:ins>
              </m:ctrlPr>
            </m:sSubPr>
            <m:e>
              <w:ins w:id="7971" w:author="The Si Tran" w:date="2012-12-05T22:38:00Z">
                <m:r>
                  <w:rPr>
                    <w:rFonts w:ascii="Cambria Math" w:hAnsi="Cambria Math"/>
                    <w:szCs w:val="26"/>
                  </w:rPr>
                  <m:t>L</m:t>
                </m:r>
              </w:ins>
            </m:e>
            <m:sub>
              <w:ins w:id="7972" w:author="The Si Tran" w:date="2012-12-05T22:38:00Z">
                <m:r>
                  <w:rPr>
                    <w:rFonts w:ascii="Cambria Math" w:hAnsi="Cambria Math"/>
                    <w:szCs w:val="26"/>
                  </w:rPr>
                  <m:t>t</m:t>
                </m:r>
              </w:ins>
            </m:sub>
          </m:sSub>
          <w:ins w:id="7973" w:author="The Si Tran" w:date="2012-12-05T22:38:00Z">
            <m:r>
              <w:rPr>
                <w:rFonts w:ascii="Cambria Math" w:hAnsi="Cambria Math"/>
                <w:szCs w:val="26"/>
              </w:rPr>
              <m:t>+</m:t>
            </m:r>
          </w:ins>
          <m:sSub>
            <m:sSubPr>
              <m:ctrlPr>
                <w:ins w:id="7974" w:author="The Si Tran" w:date="2012-12-05T22:38:00Z">
                  <w:rPr>
                    <w:rFonts w:ascii="Cambria Math" w:hAnsi="Cambria Math"/>
                    <w:i/>
                    <w:szCs w:val="26"/>
                  </w:rPr>
                </w:ins>
              </m:ctrlPr>
            </m:sSubPr>
            <m:e>
              <w:ins w:id="7975" w:author="The Si Tran" w:date="2012-12-05T22:38:00Z">
                <m:r>
                  <w:rPr>
                    <w:rFonts w:ascii="Cambria Math" w:hAnsi="Cambria Math"/>
                    <w:szCs w:val="26"/>
                  </w:rPr>
                  <m:t>N</m:t>
                </m:r>
              </w:ins>
            </m:e>
            <m:sub>
              <w:ins w:id="7976"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7977" w:author="The Si Tran" w:date="2012-12-05T22:38:00Z"/>
          <w:szCs w:val="26"/>
        </w:rPr>
      </w:pPr>
      <w:ins w:id="7978"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7979" w:author="The Si Tran" w:date="2012-12-05T22:38:00Z"/>
        </w:rPr>
        <w:pPrChange w:id="7980" w:author="The Si Tran" w:date="2012-12-16T17:33:00Z">
          <w:pPr/>
        </w:pPrChange>
      </w:pPr>
      <w:ins w:id="7981" w:author="The Si Tran" w:date="2012-12-05T22:38:00Z">
        <w:r w:rsidRPr="0049233F">
          <w:t>L: biểu diễn thành phần tuyến tính của chuỗi thời gian</w:t>
        </w:r>
      </w:ins>
    </w:p>
    <w:p w14:paraId="6BE23331" w14:textId="48203B4F" w:rsidR="00EB028F" w:rsidRPr="0049233F" w:rsidRDefault="00EB028F">
      <w:pPr>
        <w:pStyle w:val="BuletL2"/>
        <w:rPr>
          <w:ins w:id="7982" w:author="The Si Tran" w:date="2012-12-05T22:38:00Z"/>
        </w:rPr>
        <w:pPrChange w:id="7983" w:author="The Si Tran" w:date="2012-12-16T17:33:00Z">
          <w:pPr/>
        </w:pPrChange>
      </w:pPr>
      <w:ins w:id="7984" w:author="The Si Tran" w:date="2012-12-05T22:38:00Z">
        <w:r w:rsidRPr="0049233F">
          <w:t>N: biểu diễn thành phần phi tuyến của chuỗi thời gian</w:t>
        </w:r>
      </w:ins>
    </w:p>
    <w:p w14:paraId="5FD2C05B" w14:textId="77777777" w:rsidR="00EB028F" w:rsidRPr="0049233F" w:rsidRDefault="00EB028F">
      <w:pPr>
        <w:rPr>
          <w:ins w:id="7985" w:author="The Si Tran" w:date="2012-12-05T22:38:00Z"/>
          <w:rFonts w:eastAsiaTheme="minorEastAsia"/>
        </w:rPr>
      </w:pPr>
      <w:ins w:id="7986"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7987" w:author="The Si Tran" w:date="2012-12-05T22:38:00Z"/>
        </w:rPr>
      </w:pPr>
      <w:ins w:id="7988" w:author="The Si Tran" w:date="2012-12-05T22:38:00Z">
        <w:r w:rsidRPr="0049233F">
          <w:lastRenderedPageBreak/>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4C2D67">
      <w:pPr>
        <w:jc w:val="center"/>
        <w:rPr>
          <w:ins w:id="7989" w:author="The Si Tran" w:date="2012-12-05T22:38:00Z"/>
          <w:rFonts w:eastAsiaTheme="minorEastAsia"/>
          <w:szCs w:val="26"/>
        </w:rPr>
        <w:pPrChange w:id="7990" w:author="The Si Tran" w:date="2012-12-14T06:25:00Z">
          <w:pPr/>
        </w:pPrChange>
      </w:pPr>
      <m:oMathPara>
        <m:oMath>
          <m:sSub>
            <m:sSubPr>
              <m:ctrlPr>
                <w:ins w:id="7991" w:author="The Si Tran" w:date="2012-12-05T22:38:00Z">
                  <w:rPr>
                    <w:rFonts w:ascii="Cambria Math" w:eastAsiaTheme="minorEastAsia" w:hAnsi="Cambria Math"/>
                    <w:i/>
                    <w:szCs w:val="26"/>
                  </w:rPr>
                </w:ins>
              </m:ctrlPr>
            </m:sSubPr>
            <m:e>
              <w:ins w:id="7992" w:author="The Si Tran" w:date="2012-12-05T22:38:00Z">
                <m:r>
                  <w:rPr>
                    <w:rFonts w:ascii="Cambria Math" w:eastAsiaTheme="minorEastAsia" w:hAnsi="Cambria Math"/>
                    <w:szCs w:val="26"/>
                  </w:rPr>
                  <m:t>e</m:t>
                </m:r>
              </w:ins>
            </m:e>
            <m:sub>
              <w:ins w:id="7993" w:author="The Si Tran" w:date="2012-12-05T22:38:00Z">
                <m:r>
                  <w:rPr>
                    <w:rFonts w:ascii="Cambria Math" w:eastAsiaTheme="minorEastAsia" w:hAnsi="Cambria Math"/>
                    <w:szCs w:val="26"/>
                  </w:rPr>
                  <m:t>t</m:t>
                </m:r>
              </w:ins>
            </m:sub>
          </m:sSub>
          <w:ins w:id="7994" w:author="The Si Tran" w:date="2012-12-05T22:38:00Z">
            <m:r>
              <w:rPr>
                <w:rFonts w:ascii="Cambria Math" w:eastAsiaTheme="minorEastAsia" w:hAnsi="Cambria Math"/>
                <w:szCs w:val="26"/>
              </w:rPr>
              <m:t>=f</m:t>
            </m:r>
          </w:ins>
          <m:d>
            <m:dPr>
              <m:ctrlPr>
                <w:ins w:id="7995" w:author="The Si Tran" w:date="2012-12-05T22:38:00Z">
                  <w:rPr>
                    <w:rFonts w:ascii="Cambria Math" w:eastAsiaTheme="minorEastAsia" w:hAnsi="Cambria Math"/>
                    <w:i/>
                    <w:szCs w:val="26"/>
                  </w:rPr>
                </w:ins>
              </m:ctrlPr>
            </m:dPr>
            <m:e>
              <m:sSub>
                <m:sSubPr>
                  <m:ctrlPr>
                    <w:ins w:id="7996" w:author="The Si Tran" w:date="2012-12-05T22:38:00Z">
                      <w:rPr>
                        <w:rFonts w:ascii="Cambria Math" w:eastAsiaTheme="minorEastAsia" w:hAnsi="Cambria Math"/>
                        <w:i/>
                        <w:szCs w:val="26"/>
                      </w:rPr>
                    </w:ins>
                  </m:ctrlPr>
                </m:sSubPr>
                <m:e>
                  <w:ins w:id="7997" w:author="The Si Tran" w:date="2012-12-05T22:38:00Z">
                    <m:r>
                      <w:rPr>
                        <w:rFonts w:ascii="Cambria Math" w:eastAsiaTheme="minorEastAsia" w:hAnsi="Cambria Math"/>
                        <w:szCs w:val="26"/>
                      </w:rPr>
                      <m:t>e</m:t>
                    </m:r>
                  </w:ins>
                </m:e>
                <m:sub>
                  <w:ins w:id="7998" w:author="The Si Tran" w:date="2012-12-05T22:38:00Z">
                    <m:r>
                      <w:rPr>
                        <w:rFonts w:ascii="Cambria Math" w:eastAsiaTheme="minorEastAsia" w:hAnsi="Cambria Math"/>
                        <w:szCs w:val="26"/>
                      </w:rPr>
                      <m:t>t-1</m:t>
                    </m:r>
                  </w:ins>
                </m:sub>
              </m:sSub>
              <w:ins w:id="7999" w:author="The Si Tran" w:date="2012-12-05T22:38:00Z">
                <m:r>
                  <w:rPr>
                    <w:rFonts w:ascii="Cambria Math" w:eastAsiaTheme="minorEastAsia" w:hAnsi="Cambria Math"/>
                    <w:szCs w:val="26"/>
                  </w:rPr>
                  <m:t xml:space="preserve">,  </m:t>
                </m:r>
              </w:ins>
              <m:sSub>
                <m:sSubPr>
                  <m:ctrlPr>
                    <w:ins w:id="8000" w:author="The Si Tran" w:date="2012-12-05T22:38:00Z">
                      <w:rPr>
                        <w:rFonts w:ascii="Cambria Math" w:eastAsiaTheme="minorEastAsia" w:hAnsi="Cambria Math"/>
                        <w:i/>
                        <w:szCs w:val="26"/>
                      </w:rPr>
                    </w:ins>
                  </m:ctrlPr>
                </m:sSubPr>
                <m:e>
                  <w:ins w:id="8001" w:author="The Si Tran" w:date="2012-12-05T22:38:00Z">
                    <m:r>
                      <w:rPr>
                        <w:rFonts w:ascii="Cambria Math" w:eastAsiaTheme="minorEastAsia" w:hAnsi="Cambria Math"/>
                        <w:szCs w:val="26"/>
                      </w:rPr>
                      <m:t>e</m:t>
                    </m:r>
                  </w:ins>
                </m:e>
                <m:sub>
                  <w:ins w:id="8002" w:author="The Si Tran" w:date="2012-12-05T22:38:00Z">
                    <m:r>
                      <w:rPr>
                        <w:rFonts w:ascii="Cambria Math" w:eastAsiaTheme="minorEastAsia" w:hAnsi="Cambria Math"/>
                        <w:szCs w:val="26"/>
                      </w:rPr>
                      <m:t>t-2</m:t>
                    </m:r>
                  </w:ins>
                </m:sub>
              </m:sSub>
              <w:ins w:id="8003" w:author="The Si Tran" w:date="2012-12-05T22:38:00Z">
                <m:r>
                  <w:rPr>
                    <w:rFonts w:ascii="Cambria Math" w:eastAsiaTheme="minorEastAsia" w:hAnsi="Cambria Math"/>
                    <w:szCs w:val="26"/>
                  </w:rPr>
                  <m:t xml:space="preserve">,…, </m:t>
                </m:r>
              </w:ins>
              <m:sSub>
                <m:sSubPr>
                  <m:ctrlPr>
                    <w:ins w:id="8004" w:author="The Si Tran" w:date="2012-12-05T22:38:00Z">
                      <w:rPr>
                        <w:rFonts w:ascii="Cambria Math" w:eastAsiaTheme="minorEastAsia" w:hAnsi="Cambria Math"/>
                        <w:i/>
                        <w:szCs w:val="26"/>
                      </w:rPr>
                    </w:ins>
                  </m:ctrlPr>
                </m:sSubPr>
                <m:e>
                  <w:ins w:id="8005" w:author="The Si Tran" w:date="2012-12-05T22:38:00Z">
                    <m:r>
                      <w:rPr>
                        <w:rFonts w:ascii="Cambria Math" w:eastAsiaTheme="minorEastAsia" w:hAnsi="Cambria Math"/>
                        <w:szCs w:val="26"/>
                      </w:rPr>
                      <m:t>e</m:t>
                    </m:r>
                  </w:ins>
                </m:e>
                <m:sub>
                  <w:ins w:id="8006" w:author="The Si Tran" w:date="2012-12-05T22:38:00Z">
                    <m:r>
                      <w:rPr>
                        <w:rFonts w:ascii="Cambria Math" w:eastAsiaTheme="minorEastAsia" w:hAnsi="Cambria Math"/>
                        <w:szCs w:val="26"/>
                      </w:rPr>
                      <m:t>t-n</m:t>
                    </m:r>
                  </w:ins>
                </m:sub>
              </m:sSub>
            </m:e>
          </m:d>
          <w:ins w:id="8007" w:author="The Si Tran" w:date="2012-12-05T22:38:00Z">
            <m:r>
              <w:rPr>
                <w:rFonts w:ascii="Cambria Math" w:eastAsiaTheme="minorEastAsia" w:hAnsi="Cambria Math"/>
                <w:szCs w:val="26"/>
              </w:rPr>
              <m:t xml:space="preserve">+ </m:t>
            </m:r>
          </w:ins>
          <m:sSub>
            <m:sSubPr>
              <m:ctrlPr>
                <w:ins w:id="8008" w:author="The Si Tran" w:date="2012-12-05T22:38:00Z">
                  <w:rPr>
                    <w:rFonts w:ascii="Cambria Math" w:eastAsiaTheme="minorEastAsia" w:hAnsi="Cambria Math"/>
                    <w:i/>
                    <w:szCs w:val="26"/>
                  </w:rPr>
                </w:ins>
              </m:ctrlPr>
            </m:sSubPr>
            <m:e>
              <w:ins w:id="8009" w:author="The Si Tran" w:date="2012-12-05T22:38:00Z">
                <m:r>
                  <w:rPr>
                    <w:rFonts w:ascii="Cambria Math" w:eastAsiaTheme="minorEastAsia" w:hAnsi="Cambria Math"/>
                    <w:szCs w:val="26"/>
                  </w:rPr>
                  <m:t>ε</m:t>
                </m:r>
              </w:ins>
            </m:e>
            <m:sub>
              <w:ins w:id="8010"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011" w:author="The Si Tran" w:date="2012-12-05T22:38:00Z"/>
        </w:rPr>
      </w:pPr>
      <w:ins w:id="8012"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013" w:author="The Si Tran" w:date="2012-12-05T22:38:00Z"/>
        </w:rPr>
      </w:pPr>
      <w:ins w:id="8014" w:author="The Si Tran" w:date="2012-12-05T22:38:00Z">
        <w:r w:rsidRPr="0049233F">
          <w:t>Sau khi mô hình đã được xây dựng, giá trị dự đoán từ hai mô hình thành phần là:</w:t>
        </w:r>
      </w:ins>
    </w:p>
    <w:p w14:paraId="24EACECF" w14:textId="34560B80" w:rsidR="00EB028F" w:rsidRPr="0049233F" w:rsidRDefault="004C2D67">
      <w:pPr>
        <w:pStyle w:val="EquationIndex"/>
        <w:rPr>
          <w:ins w:id="8015" w:author="The Si Tran" w:date="2012-12-05T22:38:00Z"/>
        </w:rPr>
        <w:pPrChange w:id="8016" w:author="The Si Tran" w:date="2012-12-15T08:05:00Z">
          <w:pPr/>
        </w:pPrChange>
      </w:pPr>
      <m:oMathPara>
        <m:oMath>
          <m:sSub>
            <m:sSubPr>
              <m:ctrlPr>
                <w:ins w:id="8017" w:author="The Si Tran" w:date="2012-12-05T22:38:00Z">
                  <w:rPr>
                    <w:rFonts w:ascii="Cambria Math" w:hAnsi="Cambria Math"/>
                  </w:rPr>
                </w:ins>
              </m:ctrlPr>
            </m:sSubPr>
            <m:e>
              <m:acc>
                <m:accPr>
                  <m:ctrlPr>
                    <w:ins w:id="8018" w:author="The Si Tran" w:date="2012-12-05T22:38:00Z">
                      <w:rPr>
                        <w:rFonts w:ascii="Cambria Math" w:hAnsi="Cambria Math"/>
                      </w:rPr>
                    </w:ins>
                  </m:ctrlPr>
                </m:accPr>
                <m:e>
                  <w:ins w:id="8019" w:author="The Si Tran" w:date="2012-12-05T22:38:00Z">
                    <m:r>
                      <w:rPr>
                        <w:rFonts w:ascii="Cambria Math" w:hAnsi="Cambria Math"/>
                      </w:rPr>
                      <m:t>Y</m:t>
                    </m:r>
                  </w:ins>
                </m:e>
              </m:acc>
            </m:e>
            <m:sub>
              <w:ins w:id="8020" w:author="The Si Tran" w:date="2012-12-05T22:38:00Z">
                <m:r>
                  <w:rPr>
                    <w:rFonts w:ascii="Cambria Math" w:hAnsi="Cambria Math"/>
                  </w:rPr>
                  <m:t>t</m:t>
                </m:r>
              </w:ins>
            </m:sub>
          </m:sSub>
          <w:ins w:id="8021" w:author="The Si Tran" w:date="2012-12-05T22:38:00Z">
            <m:r>
              <m:rPr>
                <m:sty m:val="p"/>
              </m:rPr>
              <w:rPr>
                <w:rFonts w:ascii="Cambria Math" w:hAnsi="Cambria Math"/>
              </w:rPr>
              <m:t>=</m:t>
            </m:r>
          </w:ins>
          <m:sSub>
            <m:sSubPr>
              <m:ctrlPr>
                <w:ins w:id="8022" w:author="The Si Tran" w:date="2012-12-05T22:38:00Z">
                  <w:rPr>
                    <w:rFonts w:ascii="Cambria Math" w:hAnsi="Cambria Math"/>
                  </w:rPr>
                </w:ins>
              </m:ctrlPr>
            </m:sSubPr>
            <m:e>
              <m:acc>
                <m:accPr>
                  <m:ctrlPr>
                    <w:ins w:id="8023" w:author="The Si Tran" w:date="2012-12-05T22:38:00Z">
                      <w:rPr>
                        <w:rFonts w:ascii="Cambria Math" w:hAnsi="Cambria Math"/>
                      </w:rPr>
                    </w:ins>
                  </m:ctrlPr>
                </m:accPr>
                <m:e>
                  <w:ins w:id="8024" w:author="The Si Tran" w:date="2012-12-05T22:38:00Z">
                    <m:r>
                      <w:rPr>
                        <w:rFonts w:ascii="Cambria Math" w:hAnsi="Cambria Math"/>
                      </w:rPr>
                      <m:t>L</m:t>
                    </m:r>
                  </w:ins>
                </m:e>
              </m:acc>
            </m:e>
            <m:sub>
              <w:ins w:id="8025" w:author="The Si Tran" w:date="2012-12-05T22:38:00Z">
                <m:r>
                  <w:rPr>
                    <w:rFonts w:ascii="Cambria Math" w:hAnsi="Cambria Math"/>
                  </w:rPr>
                  <m:t>t</m:t>
                </m:r>
              </w:ins>
            </m:sub>
          </m:sSub>
          <w:ins w:id="8026" w:author="The Si Tran" w:date="2012-12-05T22:38:00Z">
            <m:r>
              <m:rPr>
                <m:sty m:val="p"/>
              </m:rPr>
              <w:rPr>
                <w:rFonts w:ascii="Cambria Math" w:hAnsi="Cambria Math"/>
              </w:rPr>
              <m:t>+</m:t>
            </m:r>
          </w:ins>
          <m:sSub>
            <m:sSubPr>
              <m:ctrlPr>
                <w:ins w:id="8027" w:author="The Si Tran" w:date="2012-12-05T22:38:00Z">
                  <w:rPr>
                    <w:rFonts w:ascii="Cambria Math" w:hAnsi="Cambria Math"/>
                  </w:rPr>
                </w:ins>
              </m:ctrlPr>
            </m:sSubPr>
            <m:e>
              <m:acc>
                <m:accPr>
                  <m:ctrlPr>
                    <w:ins w:id="8028" w:author="The Si Tran" w:date="2012-12-05T22:38:00Z">
                      <w:rPr>
                        <w:rFonts w:ascii="Cambria Math" w:hAnsi="Cambria Math"/>
                      </w:rPr>
                    </w:ins>
                  </m:ctrlPr>
                </m:accPr>
                <m:e>
                  <w:ins w:id="8029" w:author="The Si Tran" w:date="2012-12-05T22:38:00Z">
                    <m:r>
                      <w:rPr>
                        <w:rFonts w:ascii="Cambria Math" w:hAnsi="Cambria Math"/>
                      </w:rPr>
                      <m:t>N</m:t>
                    </m:r>
                  </w:ins>
                </m:e>
              </m:acc>
            </m:e>
            <m:sub>
              <w:ins w:id="8030" w:author="The Si Tran" w:date="2012-12-05T22:38:00Z">
                <m:r>
                  <w:rPr>
                    <w:rFonts w:ascii="Cambria Math" w:hAnsi="Cambria Math"/>
                  </w:rPr>
                  <m:t>t</m:t>
                </m:r>
              </w:ins>
            </m:sub>
          </m:sSub>
        </m:oMath>
      </m:oMathPara>
    </w:p>
    <w:p w14:paraId="5F0C8FDF" w14:textId="77777777" w:rsidR="00EB028F" w:rsidRPr="0049233F" w:rsidRDefault="00EB028F" w:rsidP="00EB028F">
      <w:pPr>
        <w:rPr>
          <w:ins w:id="8031" w:author="The Si Tran" w:date="2012-12-05T22:38:00Z"/>
          <w:rFonts w:eastAsiaTheme="minorEastAsia"/>
          <w:szCs w:val="26"/>
        </w:rPr>
      </w:pPr>
      <w:ins w:id="8032"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033" w:author="The Si Tran" w:date="2012-12-05T22:38:00Z"/>
          <w:rFonts w:eastAsiaTheme="minorEastAsia"/>
          <w:szCs w:val="26"/>
        </w:rPr>
      </w:pPr>
      <w:ins w:id="8034" w:author="The Si Tran" w:date="2012-12-05T22:38:00Z">
        <w:r w:rsidRPr="002B1464">
          <w:rPr>
            <w:rFonts w:eastAsiaTheme="minorEastAsia"/>
            <w:noProof/>
            <w:szCs w:val="26"/>
            <w:rPrChange w:id="8035" w:author="Unknown">
              <w:rPr>
                <w:noProof/>
              </w:rPr>
            </w:rPrChange>
          </w:rPr>
          <mc:AlternateContent>
            <mc:Choice Requires="wpc">
              <w:drawing>
                <wp:inline distT="0" distB="0" distL="0" distR="0" wp14:anchorId="541CD821" wp14:editId="5778406D">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4C2D67" w:rsidRPr="00DF53A6" w:rsidRDefault="004C2D67">
                                <w:pPr>
                                  <w:pStyle w:val="BangBody"/>
                                  <w:rPr>
                                    <w:rPrChange w:id="8036" w:author="The Si Tran" w:date="2012-12-16T10:20:00Z">
                                      <w:rPr/>
                                    </w:rPrChange>
                                  </w:rPr>
                                  <w:pPrChange w:id="8037" w:author="The Si Tran" w:date="2012-12-16T10:20:00Z">
                                    <w:pPr>
                                      <w:spacing w:line="240" w:lineRule="auto"/>
                                      <w:jc w:val="center"/>
                                    </w:pPr>
                                  </w:pPrChange>
                                </w:pPr>
                                <w:r w:rsidRPr="00DF53A6">
                                  <w:rPr>
                                    <w:rFonts w:eastAsia="MS Mincho"/>
                                    <w:sz w:val="26"/>
                                    <w:szCs w:val="26"/>
                                    <w:rPrChange w:id="8038"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4C2D67" w:rsidRDefault="004C2D67">
                                <w:pPr>
                                  <w:pStyle w:val="NormalWeb"/>
                                  <w:spacing w:before="0" w:beforeAutospacing="0" w:after="0" w:afterAutospacing="0"/>
                                  <w:ind w:firstLine="0"/>
                                  <w:jc w:val="center"/>
                                  <w:pPrChange w:id="8039"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4C2D67" w:rsidRDefault="004C2D67">
                                <w:pPr>
                                  <w:pStyle w:val="NormalWeb"/>
                                  <w:spacing w:before="0" w:beforeAutospacing="0" w:after="0" w:afterAutospacing="0"/>
                                  <w:ind w:firstLine="0"/>
                                  <w:jc w:val="center"/>
                                  <w:pPrChange w:id="8040"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4C2D67" w:rsidRDefault="004C2D67"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4C2D67" w:rsidRPr="00993A8B" w:rsidRDefault="004C2D67"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070"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71" type="#_x0000_t75" style="position:absolute;width:54864;height:27432;visibility:visible;mso-wrap-style:square">
                    <v:fill o:detectmouseclick="t"/>
                    <v:path o:connecttype="none"/>
                  </v:shape>
                  <v:shape id="Text Box 12" o:spid="_x0000_s1072"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4C2D67" w:rsidRPr="00DF53A6" w:rsidRDefault="004C2D67">
                          <w:pPr>
                            <w:pStyle w:val="BangBody"/>
                            <w:rPr>
                              <w:rPrChange w:id="8041" w:author="The Si Tran" w:date="2012-12-16T10:20:00Z">
                                <w:rPr/>
                              </w:rPrChange>
                            </w:rPr>
                            <w:pPrChange w:id="8042" w:author="The Si Tran" w:date="2012-12-16T10:20:00Z">
                              <w:pPr>
                                <w:spacing w:line="240" w:lineRule="auto"/>
                                <w:jc w:val="center"/>
                              </w:pPr>
                            </w:pPrChange>
                          </w:pPr>
                          <w:r w:rsidRPr="00DF53A6">
                            <w:rPr>
                              <w:rFonts w:eastAsia="MS Mincho"/>
                              <w:sz w:val="26"/>
                              <w:szCs w:val="26"/>
                              <w:rPrChange w:id="8043" w:author="The Si Tran" w:date="2012-12-16T10:20:00Z">
                                <w:rPr/>
                              </w:rPrChange>
                            </w:rPr>
                            <w:t>Time series</w:t>
                          </w:r>
                          <w:r w:rsidRPr="00032D83">
                            <w:t xml:space="preserve"> data</w:t>
                          </w:r>
                        </w:p>
                      </w:txbxContent>
                    </v:textbox>
                  </v:shape>
                  <v:shape id="Text Box 3" o:spid="_x0000_s1073"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4C2D67" w:rsidRDefault="004C2D67">
                          <w:pPr>
                            <w:pStyle w:val="NormalWeb"/>
                            <w:spacing w:before="0" w:beforeAutospacing="0" w:after="0" w:afterAutospacing="0"/>
                            <w:ind w:firstLine="0"/>
                            <w:jc w:val="center"/>
                            <w:pPrChange w:id="8044"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74"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4C2D67" w:rsidRDefault="004C2D67">
                          <w:pPr>
                            <w:pStyle w:val="NormalWeb"/>
                            <w:spacing w:before="0" w:beforeAutospacing="0" w:after="0" w:afterAutospacing="0"/>
                            <w:ind w:firstLine="0"/>
                            <w:jc w:val="center"/>
                            <w:pPrChange w:id="8045"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75"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4C2D67" w:rsidRDefault="004C2D67"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76"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77"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8"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9"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80"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81"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82"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4C2D67" w:rsidRPr="00993A8B" w:rsidRDefault="004C2D67"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Pr="000A51F8" w:rsidRDefault="001C2225">
      <w:pPr>
        <w:pStyle w:val="Hinh"/>
        <w:rPr>
          <w:ins w:id="8046" w:author="The Si Tran" w:date="2012-12-11T23:40:00Z"/>
          <w:rPrChange w:id="8047" w:author="The Si Tran" w:date="2012-12-16T17:34:00Z">
            <w:rPr>
              <w:ins w:id="8048" w:author="The Si Tran" w:date="2012-12-11T23:40:00Z"/>
            </w:rPr>
          </w:rPrChange>
        </w:rPr>
        <w:pPrChange w:id="8049" w:author="The Si Tran" w:date="2012-12-16T17:34:00Z">
          <w:pPr/>
        </w:pPrChange>
      </w:pPr>
      <w:bookmarkStart w:id="8050" w:name="_Toc343452760"/>
      <w:ins w:id="8051" w:author="The Si Tran" w:date="2012-12-11T23:40:00Z">
        <w:r w:rsidRPr="000A51F8">
          <w:rPr>
            <w:rStyle w:val="HinhChar"/>
            <w:rFonts w:cs="Times New Roman"/>
            <w:bCs/>
            <w:rPrChange w:id="8052" w:author="The Si Tran" w:date="2012-12-16T17:34:00Z">
              <w:rPr>
                <w:rStyle w:val="HinhChar"/>
                <w:b/>
                <w:bCs w:val="0"/>
              </w:rPr>
            </w:rPrChange>
          </w:rPr>
          <w:t>Hình 5.1</w:t>
        </w:r>
        <w:r w:rsidRPr="00032D83">
          <w:t xml:space="preserve"> </w:t>
        </w:r>
      </w:ins>
      <w:ins w:id="8053" w:author="The Si Tran" w:date="2012-12-16T10:21:00Z">
        <w:r w:rsidR="00DF53A6" w:rsidRPr="000A51F8">
          <w:rPr>
            <w:rPrChange w:id="8054" w:author="The Si Tran" w:date="2012-12-16T17:34:00Z">
              <w:rPr>
                <w:bCs/>
              </w:rPr>
            </w:rPrChange>
          </w:rPr>
          <w:t>Mô hình kết hợp ARIMA và Nơron</w:t>
        </w:r>
      </w:ins>
      <w:bookmarkEnd w:id="8050"/>
    </w:p>
    <w:p w14:paraId="6A3F304C" w14:textId="77777777" w:rsidR="001C2225" w:rsidRPr="001C2225" w:rsidRDefault="001C2225">
      <w:pPr>
        <w:pStyle w:val="Hinh"/>
        <w:rPr>
          <w:ins w:id="8055" w:author="The Si Tran" w:date="2012-12-05T22:38:00Z"/>
          <w:rPrChange w:id="8056" w:author="The Si Tran" w:date="2012-12-11T23:40:00Z">
            <w:rPr>
              <w:ins w:id="8057" w:author="The Si Tran" w:date="2012-12-05T22:38:00Z"/>
              <w:rFonts w:eastAsiaTheme="minorEastAsia"/>
              <w:szCs w:val="26"/>
            </w:rPr>
          </w:rPrChange>
        </w:rPr>
        <w:pPrChange w:id="8058" w:author="The Si Tran" w:date="2012-12-16T10:10:00Z">
          <w:pPr/>
        </w:pPrChange>
      </w:pPr>
    </w:p>
    <w:p w14:paraId="70068F6D" w14:textId="6C061483" w:rsidR="00D139B5" w:rsidRPr="00032D83" w:rsidRDefault="00EB028F">
      <w:pPr>
        <w:rPr>
          <w:ins w:id="8059" w:author="The Si Tran" w:date="2012-12-12T07:57:00Z"/>
        </w:rPr>
        <w:pPrChange w:id="8060" w:author="The Si Tran" w:date="2012-12-16T17:34:00Z">
          <w:pPr>
            <w:spacing w:before="0" w:after="200" w:line="276" w:lineRule="auto"/>
            <w:jc w:val="left"/>
          </w:pPr>
        </w:pPrChange>
      </w:pPr>
      <w:ins w:id="8061"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3E4DFC" w:rsidDel="00D139B5" w:rsidRDefault="00EB028F">
      <w:pPr>
        <w:rPr>
          <w:del w:id="8062" w:author="The Si Tran" w:date="2012-12-12T07:57:00Z"/>
          <w:rPrChange w:id="8063" w:author="The Si Tran" w:date="2012-12-16T09:44:00Z">
            <w:rPr>
              <w:del w:id="8064" w:author="The Si Tran" w:date="2012-12-12T07:57:00Z"/>
              <w:szCs w:val="26"/>
            </w:rPr>
          </w:rPrChange>
        </w:rPr>
        <w:pPrChange w:id="8065" w:author="The Si Tran" w:date="2012-12-05T22:37:00Z">
          <w:pPr>
            <w:pStyle w:val="Heading2"/>
          </w:pPr>
        </w:pPrChange>
      </w:pPr>
      <w:bookmarkStart w:id="8066" w:name="_Toc343083660"/>
      <w:bookmarkStart w:id="8067" w:name="_Toc343083874"/>
      <w:bookmarkStart w:id="8068" w:name="_Toc343084085"/>
      <w:bookmarkStart w:id="8069" w:name="_Toc343220844"/>
      <w:bookmarkStart w:id="8070" w:name="_Toc343232349"/>
      <w:bookmarkStart w:id="8071" w:name="_Toc343232762"/>
      <w:bookmarkStart w:id="8072" w:name="_Toc343233047"/>
      <w:bookmarkStart w:id="8073" w:name="_Toc343415552"/>
      <w:bookmarkStart w:id="8074" w:name="_Toc343415848"/>
      <w:bookmarkStart w:id="8075" w:name="_Toc343452507"/>
      <w:bookmarkStart w:id="8076" w:name="_Toc343461297"/>
      <w:bookmarkEnd w:id="8066"/>
      <w:bookmarkEnd w:id="8067"/>
      <w:bookmarkEnd w:id="8068"/>
      <w:bookmarkEnd w:id="8069"/>
      <w:bookmarkEnd w:id="8070"/>
      <w:bookmarkEnd w:id="8071"/>
      <w:bookmarkEnd w:id="8072"/>
      <w:bookmarkEnd w:id="8073"/>
      <w:bookmarkEnd w:id="8074"/>
      <w:bookmarkEnd w:id="8075"/>
      <w:bookmarkEnd w:id="8076"/>
    </w:p>
    <w:p w14:paraId="4C673B03" w14:textId="77777777" w:rsidR="00BE62E1" w:rsidRPr="00032D83" w:rsidDel="006F07F0" w:rsidRDefault="00BE62E1" w:rsidP="00BE62E1">
      <w:pPr>
        <w:ind w:left="720"/>
        <w:rPr>
          <w:del w:id="8077" w:author="The Si Tran" w:date="2012-12-05T22:36:00Z"/>
        </w:rPr>
      </w:pPr>
      <w:del w:id="8078" w:author="The Si Tran" w:date="2012-12-05T22:36:00Z">
        <w:r w:rsidRPr="003E4DFC" w:rsidDel="006F07F0">
          <w:rPr>
            <w:rPrChange w:id="8079" w:author="The Si Tran" w:date="2012-12-16T09:44:00Z">
              <w:rPr>
                <w:rFonts w:cs="Arial"/>
                <w:b/>
                <w:bCs/>
                <w:iCs/>
                <w:sz w:val="28"/>
                <w:szCs w:val="26"/>
              </w:rPr>
            </w:rPrChange>
          </w:rPr>
          <w:delText>Ta biểu diễn chuỗi thời gian tổng quát theo công thức như bên dưới:</w:delText>
        </w:r>
        <w:bookmarkStart w:id="8080" w:name="_Toc343083661"/>
        <w:bookmarkStart w:id="8081" w:name="_Toc343083875"/>
        <w:bookmarkStart w:id="8082" w:name="_Toc343084086"/>
        <w:bookmarkStart w:id="8083" w:name="_Toc343220845"/>
        <w:bookmarkStart w:id="8084" w:name="_Toc343232350"/>
        <w:bookmarkStart w:id="8085" w:name="_Toc343232763"/>
        <w:bookmarkStart w:id="8086" w:name="_Toc343233048"/>
        <w:bookmarkStart w:id="8087" w:name="_Toc343415553"/>
        <w:bookmarkStart w:id="8088" w:name="_Toc343415849"/>
        <w:bookmarkStart w:id="8089" w:name="_Toc343452508"/>
        <w:bookmarkStart w:id="8090" w:name="_Toc343461298"/>
        <w:bookmarkEnd w:id="8080"/>
        <w:bookmarkEnd w:id="8081"/>
        <w:bookmarkEnd w:id="8082"/>
        <w:bookmarkEnd w:id="8083"/>
        <w:bookmarkEnd w:id="8084"/>
        <w:bookmarkEnd w:id="8085"/>
        <w:bookmarkEnd w:id="8086"/>
        <w:bookmarkEnd w:id="8087"/>
        <w:bookmarkEnd w:id="8088"/>
        <w:bookmarkEnd w:id="8089"/>
        <w:bookmarkEnd w:id="8090"/>
      </w:del>
    </w:p>
    <w:p w14:paraId="2F4FCE23" w14:textId="77777777" w:rsidR="00BE62E1" w:rsidRPr="00032D83" w:rsidDel="006F07F0" w:rsidRDefault="00BE62E1" w:rsidP="00BE62E1">
      <w:pPr>
        <w:ind w:left="720"/>
        <w:rPr>
          <w:del w:id="8091" w:author="The Si Tran" w:date="2012-12-05T22:36:00Z"/>
        </w:rPr>
      </w:pPr>
      <w:del w:id="8092" w:author="The Si Tran" w:date="2012-12-05T22:36:00Z">
        <w:r w:rsidRPr="003E4DFC" w:rsidDel="006F07F0">
          <w:rPr>
            <w:rPrChange w:id="8093" w:author="The Si Tran" w:date="2012-12-16T09:44:00Z">
              <w:rPr>
                <w:rFonts w:cs="Arial"/>
                <w:b/>
                <w:bCs/>
                <w:iCs/>
                <w:sz w:val="28"/>
                <w:szCs w:val="26"/>
              </w:rPr>
            </w:rPrChange>
          </w:rPr>
          <w:tab/>
          <w:delText>yt  = Lt  + Nt</w:delText>
        </w:r>
        <w:bookmarkStart w:id="8094" w:name="_Toc343083662"/>
        <w:bookmarkStart w:id="8095" w:name="_Toc343083876"/>
        <w:bookmarkStart w:id="8096" w:name="_Toc343084087"/>
        <w:bookmarkStart w:id="8097" w:name="_Toc343220846"/>
        <w:bookmarkStart w:id="8098" w:name="_Toc343232351"/>
        <w:bookmarkStart w:id="8099" w:name="_Toc343232764"/>
        <w:bookmarkStart w:id="8100" w:name="_Toc343233049"/>
        <w:bookmarkStart w:id="8101" w:name="_Toc343415554"/>
        <w:bookmarkStart w:id="8102" w:name="_Toc343415850"/>
        <w:bookmarkStart w:id="8103" w:name="_Toc343452509"/>
        <w:bookmarkStart w:id="8104" w:name="_Toc343461299"/>
        <w:bookmarkEnd w:id="8094"/>
        <w:bookmarkEnd w:id="8095"/>
        <w:bookmarkEnd w:id="8096"/>
        <w:bookmarkEnd w:id="8097"/>
        <w:bookmarkEnd w:id="8098"/>
        <w:bookmarkEnd w:id="8099"/>
        <w:bookmarkEnd w:id="8100"/>
        <w:bookmarkEnd w:id="8101"/>
        <w:bookmarkEnd w:id="8102"/>
        <w:bookmarkEnd w:id="8103"/>
        <w:bookmarkEnd w:id="8104"/>
      </w:del>
    </w:p>
    <w:p w14:paraId="23A3EBB5" w14:textId="77777777" w:rsidR="00BE62E1" w:rsidRPr="00032D83" w:rsidDel="006F07F0" w:rsidRDefault="00BE62E1" w:rsidP="00BE62E1">
      <w:pPr>
        <w:ind w:left="720"/>
        <w:rPr>
          <w:del w:id="8105" w:author="The Si Tran" w:date="2012-12-05T22:36:00Z"/>
        </w:rPr>
      </w:pPr>
      <w:del w:id="8106" w:author="The Si Tran" w:date="2012-12-05T22:36:00Z">
        <w:r w:rsidRPr="003E4DFC" w:rsidDel="006F07F0">
          <w:rPr>
            <w:rPrChange w:id="8107" w:author="The Si Tran" w:date="2012-12-16T09:44:00Z">
              <w:rPr>
                <w:rFonts w:cs="Arial"/>
                <w:b/>
                <w:bCs/>
                <w:iCs/>
                <w:sz w:val="28"/>
                <w:szCs w:val="26"/>
              </w:rPr>
            </w:rPrChange>
          </w:rPr>
          <w:delText>trong đó:</w:delText>
        </w:r>
        <w:bookmarkStart w:id="8108" w:name="_Toc343083663"/>
        <w:bookmarkStart w:id="8109" w:name="_Toc343083877"/>
        <w:bookmarkStart w:id="8110" w:name="_Toc343084088"/>
        <w:bookmarkStart w:id="8111" w:name="_Toc343220847"/>
        <w:bookmarkStart w:id="8112" w:name="_Toc343232352"/>
        <w:bookmarkStart w:id="8113" w:name="_Toc343232765"/>
        <w:bookmarkStart w:id="8114" w:name="_Toc343233050"/>
        <w:bookmarkStart w:id="8115" w:name="_Toc343415555"/>
        <w:bookmarkStart w:id="8116" w:name="_Toc343415851"/>
        <w:bookmarkStart w:id="8117" w:name="_Toc343452510"/>
        <w:bookmarkStart w:id="8118" w:name="_Toc343461300"/>
        <w:bookmarkEnd w:id="8108"/>
        <w:bookmarkEnd w:id="8109"/>
        <w:bookmarkEnd w:id="8110"/>
        <w:bookmarkEnd w:id="8111"/>
        <w:bookmarkEnd w:id="8112"/>
        <w:bookmarkEnd w:id="8113"/>
        <w:bookmarkEnd w:id="8114"/>
        <w:bookmarkEnd w:id="8115"/>
        <w:bookmarkEnd w:id="8116"/>
        <w:bookmarkEnd w:id="8117"/>
        <w:bookmarkEnd w:id="8118"/>
      </w:del>
    </w:p>
    <w:p w14:paraId="6296542C" w14:textId="77777777" w:rsidR="00BE62E1" w:rsidRPr="00032D83" w:rsidDel="006F07F0" w:rsidRDefault="00BE62E1" w:rsidP="00BE62E1">
      <w:pPr>
        <w:ind w:left="720"/>
        <w:rPr>
          <w:del w:id="8119" w:author="The Si Tran" w:date="2012-12-05T22:36:00Z"/>
        </w:rPr>
      </w:pPr>
      <w:del w:id="8120" w:author="The Si Tran" w:date="2012-12-05T22:36:00Z">
        <w:r w:rsidRPr="003E4DFC" w:rsidDel="006F07F0">
          <w:rPr>
            <w:rPrChange w:id="8121" w:author="The Si Tran" w:date="2012-12-16T09:44:00Z">
              <w:rPr>
                <w:rFonts w:cs="Arial"/>
                <w:b/>
                <w:bCs/>
                <w:iCs/>
                <w:sz w:val="28"/>
                <w:szCs w:val="26"/>
              </w:rPr>
            </w:rPrChange>
          </w:rPr>
          <w:tab/>
          <w:delText>L : biểu diễn thành phần tuyến tính của chuỗi thời gian</w:delText>
        </w:r>
        <w:bookmarkStart w:id="8122" w:name="_Toc343083664"/>
        <w:bookmarkStart w:id="8123" w:name="_Toc343083878"/>
        <w:bookmarkStart w:id="8124" w:name="_Toc343084089"/>
        <w:bookmarkStart w:id="8125" w:name="_Toc343220848"/>
        <w:bookmarkStart w:id="8126" w:name="_Toc343232353"/>
        <w:bookmarkStart w:id="8127" w:name="_Toc343232766"/>
        <w:bookmarkStart w:id="8128" w:name="_Toc343233051"/>
        <w:bookmarkStart w:id="8129" w:name="_Toc343415556"/>
        <w:bookmarkStart w:id="8130" w:name="_Toc343415852"/>
        <w:bookmarkStart w:id="8131" w:name="_Toc343452511"/>
        <w:bookmarkStart w:id="8132" w:name="_Toc343461301"/>
        <w:bookmarkEnd w:id="8122"/>
        <w:bookmarkEnd w:id="8123"/>
        <w:bookmarkEnd w:id="8124"/>
        <w:bookmarkEnd w:id="8125"/>
        <w:bookmarkEnd w:id="8126"/>
        <w:bookmarkEnd w:id="8127"/>
        <w:bookmarkEnd w:id="8128"/>
        <w:bookmarkEnd w:id="8129"/>
        <w:bookmarkEnd w:id="8130"/>
        <w:bookmarkEnd w:id="8131"/>
        <w:bookmarkEnd w:id="8132"/>
      </w:del>
    </w:p>
    <w:p w14:paraId="3C27F885" w14:textId="77777777" w:rsidR="00BE62E1" w:rsidRPr="00032D83" w:rsidDel="006F07F0" w:rsidRDefault="00BE62E1" w:rsidP="00BE62E1">
      <w:pPr>
        <w:ind w:left="720"/>
        <w:rPr>
          <w:del w:id="8133" w:author="The Si Tran" w:date="2012-12-05T22:36:00Z"/>
        </w:rPr>
      </w:pPr>
      <w:del w:id="8134" w:author="The Si Tran" w:date="2012-12-05T22:36:00Z">
        <w:r w:rsidRPr="003E4DFC" w:rsidDel="006F07F0">
          <w:rPr>
            <w:rPrChange w:id="8135" w:author="The Si Tran" w:date="2012-12-16T09:44:00Z">
              <w:rPr>
                <w:rFonts w:cs="Arial"/>
                <w:b/>
                <w:bCs/>
                <w:iCs/>
                <w:sz w:val="28"/>
                <w:szCs w:val="28"/>
              </w:rPr>
            </w:rPrChange>
          </w:rPr>
          <w:tab/>
          <w:delText>N: biểu diễn thành phần phi tuyến của chuỗi thời gian</w:delText>
        </w:r>
        <w:bookmarkStart w:id="8136" w:name="_Toc343083665"/>
        <w:bookmarkStart w:id="8137" w:name="_Toc343083879"/>
        <w:bookmarkStart w:id="8138" w:name="_Toc343084090"/>
        <w:bookmarkStart w:id="8139" w:name="_Toc343220849"/>
        <w:bookmarkStart w:id="8140" w:name="_Toc343232354"/>
        <w:bookmarkStart w:id="8141" w:name="_Toc343232767"/>
        <w:bookmarkStart w:id="8142" w:name="_Toc343233052"/>
        <w:bookmarkStart w:id="8143" w:name="_Toc343415557"/>
        <w:bookmarkStart w:id="8144" w:name="_Toc343415853"/>
        <w:bookmarkStart w:id="8145" w:name="_Toc343452512"/>
        <w:bookmarkStart w:id="8146" w:name="_Toc343461302"/>
        <w:bookmarkEnd w:id="8136"/>
        <w:bookmarkEnd w:id="8137"/>
        <w:bookmarkEnd w:id="8138"/>
        <w:bookmarkEnd w:id="8139"/>
        <w:bookmarkEnd w:id="8140"/>
        <w:bookmarkEnd w:id="8141"/>
        <w:bookmarkEnd w:id="8142"/>
        <w:bookmarkEnd w:id="8143"/>
        <w:bookmarkEnd w:id="8144"/>
        <w:bookmarkEnd w:id="8145"/>
        <w:bookmarkEnd w:id="8146"/>
      </w:del>
    </w:p>
    <w:p w14:paraId="6475ECAB" w14:textId="77777777" w:rsidR="00711ADB" w:rsidRPr="003E4DFC" w:rsidDel="006F07F0" w:rsidRDefault="00711ADB" w:rsidP="00BE62E1">
      <w:pPr>
        <w:ind w:left="720"/>
        <w:rPr>
          <w:del w:id="8147" w:author="The Si Tran" w:date="2012-12-05T22:36:00Z"/>
        </w:rPr>
      </w:pPr>
      <w:bookmarkStart w:id="8148" w:name="_Toc343083666"/>
      <w:bookmarkStart w:id="8149" w:name="_Toc343083880"/>
      <w:bookmarkStart w:id="8150" w:name="_Toc343084091"/>
      <w:bookmarkStart w:id="8151" w:name="_Toc343220850"/>
      <w:bookmarkStart w:id="8152" w:name="_Toc343232355"/>
      <w:bookmarkStart w:id="8153" w:name="_Toc343232768"/>
      <w:bookmarkStart w:id="8154" w:name="_Toc343233053"/>
      <w:bookmarkStart w:id="8155" w:name="_Toc343415558"/>
      <w:bookmarkStart w:id="8156" w:name="_Toc343415854"/>
      <w:bookmarkStart w:id="8157" w:name="_Toc343452513"/>
      <w:bookmarkStart w:id="8158" w:name="_Toc343461303"/>
      <w:bookmarkEnd w:id="8148"/>
      <w:bookmarkEnd w:id="8149"/>
      <w:bookmarkEnd w:id="8150"/>
      <w:bookmarkEnd w:id="8151"/>
      <w:bookmarkEnd w:id="8152"/>
      <w:bookmarkEnd w:id="8153"/>
      <w:bookmarkEnd w:id="8154"/>
      <w:bookmarkEnd w:id="8155"/>
      <w:bookmarkEnd w:id="8156"/>
      <w:bookmarkEnd w:id="8157"/>
      <w:bookmarkEnd w:id="8158"/>
    </w:p>
    <w:p w14:paraId="1B053A9C" w14:textId="77777777" w:rsidR="00711ADB" w:rsidRPr="00032D83" w:rsidDel="006F07F0" w:rsidRDefault="00711ADB" w:rsidP="00BE62E1">
      <w:pPr>
        <w:ind w:left="720"/>
        <w:rPr>
          <w:del w:id="8159" w:author="The Si Tran" w:date="2012-12-05T22:36:00Z"/>
        </w:rPr>
      </w:pPr>
      <w:del w:id="8160" w:author="The Si Tran" w:date="2012-12-05T22:36:00Z">
        <w:r w:rsidRPr="003E4DFC" w:rsidDel="006F07F0">
          <w:rPr>
            <w:rPrChange w:id="8161"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162" w:name="_Toc343083667"/>
        <w:bookmarkStart w:id="8163" w:name="_Toc343083881"/>
        <w:bookmarkStart w:id="8164" w:name="_Toc343084092"/>
        <w:bookmarkStart w:id="8165" w:name="_Toc343220851"/>
        <w:bookmarkStart w:id="8166" w:name="_Toc343232356"/>
        <w:bookmarkStart w:id="8167" w:name="_Toc343232769"/>
        <w:bookmarkStart w:id="8168" w:name="_Toc343233054"/>
        <w:bookmarkStart w:id="8169" w:name="_Toc343415559"/>
        <w:bookmarkStart w:id="8170" w:name="_Toc343415855"/>
        <w:bookmarkStart w:id="8171" w:name="_Toc343452514"/>
        <w:bookmarkStart w:id="8172" w:name="_Toc343461304"/>
        <w:bookmarkEnd w:id="8162"/>
        <w:bookmarkEnd w:id="8163"/>
        <w:bookmarkEnd w:id="8164"/>
        <w:bookmarkEnd w:id="8165"/>
        <w:bookmarkEnd w:id="8166"/>
        <w:bookmarkEnd w:id="8167"/>
        <w:bookmarkEnd w:id="8168"/>
        <w:bookmarkEnd w:id="8169"/>
        <w:bookmarkEnd w:id="8170"/>
        <w:bookmarkEnd w:id="8171"/>
        <w:bookmarkEnd w:id="8172"/>
      </w:del>
    </w:p>
    <w:p w14:paraId="32A62806" w14:textId="77777777" w:rsidR="00711ADB" w:rsidRPr="00032D83" w:rsidDel="006F07F0" w:rsidRDefault="00711ADB" w:rsidP="00BE62E1">
      <w:pPr>
        <w:ind w:left="720"/>
        <w:rPr>
          <w:del w:id="8173" w:author="The Si Tran" w:date="2012-12-05T22:36:00Z"/>
        </w:rPr>
      </w:pPr>
      <w:del w:id="8174" w:author="The Si Tran" w:date="2012-12-05T22:36:00Z">
        <w:r w:rsidRPr="003E4DFC" w:rsidDel="006F07F0">
          <w:rPr>
            <w:rPrChange w:id="8175" w:author="The Si Tran" w:date="2012-12-16T09:44:00Z">
              <w:rPr>
                <w:rFonts w:cs="Arial"/>
                <w:b/>
                <w:bCs/>
                <w:iCs/>
                <w:sz w:val="28"/>
                <w:szCs w:val="28"/>
              </w:rPr>
            </w:rPrChange>
          </w:rPr>
          <w:tab/>
          <w:delText xml:space="preserve">et   = yt  - ^Lt </w:delText>
        </w:r>
        <w:bookmarkStart w:id="8176" w:name="_Toc343083668"/>
        <w:bookmarkStart w:id="8177" w:name="_Toc343083882"/>
        <w:bookmarkStart w:id="8178" w:name="_Toc343084093"/>
        <w:bookmarkStart w:id="8179" w:name="_Toc343220852"/>
        <w:bookmarkStart w:id="8180" w:name="_Toc343232357"/>
        <w:bookmarkStart w:id="8181" w:name="_Toc343232770"/>
        <w:bookmarkStart w:id="8182" w:name="_Toc343233055"/>
        <w:bookmarkStart w:id="8183" w:name="_Toc343415560"/>
        <w:bookmarkStart w:id="8184" w:name="_Toc343415856"/>
        <w:bookmarkStart w:id="8185" w:name="_Toc343452515"/>
        <w:bookmarkStart w:id="8186" w:name="_Toc343461305"/>
        <w:bookmarkEnd w:id="8176"/>
        <w:bookmarkEnd w:id="8177"/>
        <w:bookmarkEnd w:id="8178"/>
        <w:bookmarkEnd w:id="8179"/>
        <w:bookmarkEnd w:id="8180"/>
        <w:bookmarkEnd w:id="8181"/>
        <w:bookmarkEnd w:id="8182"/>
        <w:bookmarkEnd w:id="8183"/>
        <w:bookmarkEnd w:id="8184"/>
        <w:bookmarkEnd w:id="8185"/>
        <w:bookmarkEnd w:id="8186"/>
      </w:del>
    </w:p>
    <w:p w14:paraId="2B5A2E3F" w14:textId="77777777" w:rsidR="00711ADB" w:rsidRPr="00032D83" w:rsidDel="006F07F0" w:rsidRDefault="00711ADB" w:rsidP="00BE62E1">
      <w:pPr>
        <w:ind w:left="720"/>
        <w:rPr>
          <w:del w:id="8187" w:author="The Si Tran" w:date="2012-12-05T22:36:00Z"/>
        </w:rPr>
      </w:pPr>
      <w:del w:id="8188" w:author="The Si Tran" w:date="2012-12-05T22:36:00Z">
        <w:r w:rsidRPr="003E4DFC" w:rsidDel="006F07F0">
          <w:rPr>
            <w:rPrChange w:id="8189" w:author="The Si Tran" w:date="2012-12-16T09:44:00Z">
              <w:rPr>
                <w:rFonts w:cs="Arial"/>
                <w:b/>
                <w:bCs/>
                <w:iCs/>
                <w:sz w:val="28"/>
                <w:szCs w:val="28"/>
              </w:rPr>
            </w:rPrChange>
          </w:rPr>
          <w:delText>trong đó:</w:delText>
        </w:r>
        <w:bookmarkStart w:id="8190" w:name="_Toc343083669"/>
        <w:bookmarkStart w:id="8191" w:name="_Toc343083883"/>
        <w:bookmarkStart w:id="8192" w:name="_Toc343084094"/>
        <w:bookmarkStart w:id="8193" w:name="_Toc343220853"/>
        <w:bookmarkStart w:id="8194" w:name="_Toc343232358"/>
        <w:bookmarkStart w:id="8195" w:name="_Toc343232771"/>
        <w:bookmarkStart w:id="8196" w:name="_Toc343233056"/>
        <w:bookmarkStart w:id="8197" w:name="_Toc343415561"/>
        <w:bookmarkStart w:id="8198" w:name="_Toc343415857"/>
        <w:bookmarkStart w:id="8199" w:name="_Toc343452516"/>
        <w:bookmarkStart w:id="8200" w:name="_Toc343461306"/>
        <w:bookmarkEnd w:id="8190"/>
        <w:bookmarkEnd w:id="8191"/>
        <w:bookmarkEnd w:id="8192"/>
        <w:bookmarkEnd w:id="8193"/>
        <w:bookmarkEnd w:id="8194"/>
        <w:bookmarkEnd w:id="8195"/>
        <w:bookmarkEnd w:id="8196"/>
        <w:bookmarkEnd w:id="8197"/>
        <w:bookmarkEnd w:id="8198"/>
        <w:bookmarkEnd w:id="8199"/>
        <w:bookmarkEnd w:id="8200"/>
      </w:del>
    </w:p>
    <w:p w14:paraId="3DACE5FA" w14:textId="77777777" w:rsidR="00711ADB" w:rsidRPr="00032D83" w:rsidDel="006F07F0" w:rsidRDefault="00711ADB" w:rsidP="00BE62E1">
      <w:pPr>
        <w:ind w:left="720"/>
        <w:rPr>
          <w:del w:id="8201" w:author="The Si Tran" w:date="2012-12-05T22:36:00Z"/>
        </w:rPr>
      </w:pPr>
      <w:del w:id="8202" w:author="The Si Tran" w:date="2012-12-05T22:36:00Z">
        <w:r w:rsidRPr="003E4DFC" w:rsidDel="006F07F0">
          <w:rPr>
            <w:rPrChange w:id="8203" w:author="The Si Tran" w:date="2012-12-16T09:44:00Z">
              <w:rPr>
                <w:rFonts w:cs="Arial"/>
                <w:b/>
                <w:bCs/>
                <w:iCs/>
                <w:sz w:val="28"/>
                <w:szCs w:val="28"/>
              </w:rPr>
            </w:rPrChange>
          </w:rPr>
          <w:tab/>
          <w:delText xml:space="preserve">et : là thành phần lỗi của mô hình ARIMA </w:delText>
        </w:r>
        <w:bookmarkStart w:id="8204" w:name="_Toc343083670"/>
        <w:bookmarkStart w:id="8205" w:name="_Toc343083884"/>
        <w:bookmarkStart w:id="8206" w:name="_Toc343084095"/>
        <w:bookmarkStart w:id="8207" w:name="_Toc343220854"/>
        <w:bookmarkStart w:id="8208" w:name="_Toc343232359"/>
        <w:bookmarkStart w:id="8209" w:name="_Toc343232772"/>
        <w:bookmarkStart w:id="8210" w:name="_Toc343233057"/>
        <w:bookmarkStart w:id="8211" w:name="_Toc343415562"/>
        <w:bookmarkStart w:id="8212" w:name="_Toc343415858"/>
        <w:bookmarkStart w:id="8213" w:name="_Toc343452517"/>
        <w:bookmarkStart w:id="8214" w:name="_Toc343461307"/>
        <w:bookmarkEnd w:id="8204"/>
        <w:bookmarkEnd w:id="8205"/>
        <w:bookmarkEnd w:id="8206"/>
        <w:bookmarkEnd w:id="8207"/>
        <w:bookmarkEnd w:id="8208"/>
        <w:bookmarkEnd w:id="8209"/>
        <w:bookmarkEnd w:id="8210"/>
        <w:bookmarkEnd w:id="8211"/>
        <w:bookmarkEnd w:id="8212"/>
        <w:bookmarkEnd w:id="8213"/>
        <w:bookmarkEnd w:id="8214"/>
      </w:del>
    </w:p>
    <w:p w14:paraId="2CFF7F6A" w14:textId="77777777" w:rsidR="006A21F7" w:rsidRPr="00032D83" w:rsidDel="006F07F0" w:rsidRDefault="00711ADB" w:rsidP="005A22B0">
      <w:pPr>
        <w:rPr>
          <w:del w:id="8215" w:author="The Si Tran" w:date="2012-12-05T22:36:00Z"/>
        </w:rPr>
      </w:pPr>
      <w:del w:id="8216" w:author="The Si Tran" w:date="2012-12-05T22:36:00Z">
        <w:r w:rsidRPr="003E4DFC" w:rsidDel="006F07F0">
          <w:rPr>
            <w:rPrChange w:id="8217" w:author="The Si Tran" w:date="2012-12-16T09:44:00Z">
              <w:rPr>
                <w:rFonts w:cs="Arial"/>
                <w:b/>
                <w:bCs/>
                <w:iCs/>
                <w:sz w:val="28"/>
                <w:szCs w:val="28"/>
              </w:rPr>
            </w:rPrChange>
          </w:rPr>
          <w:tab/>
          <w:delText>Bước tiếp theo, ta dùng mô hình ANN để phân tích thành phần lỗi bên trên</w:delText>
        </w:r>
        <w:bookmarkStart w:id="8218" w:name="_Toc343083671"/>
        <w:bookmarkStart w:id="8219" w:name="_Toc343083885"/>
        <w:bookmarkStart w:id="8220" w:name="_Toc343084096"/>
        <w:bookmarkStart w:id="8221" w:name="_Toc343220855"/>
        <w:bookmarkStart w:id="8222" w:name="_Toc343232360"/>
        <w:bookmarkStart w:id="8223" w:name="_Toc343232773"/>
        <w:bookmarkStart w:id="8224" w:name="_Toc343233058"/>
        <w:bookmarkStart w:id="8225" w:name="_Toc343415563"/>
        <w:bookmarkStart w:id="8226" w:name="_Toc343415859"/>
        <w:bookmarkStart w:id="8227" w:name="_Toc343452518"/>
        <w:bookmarkStart w:id="8228" w:name="_Toc343461308"/>
        <w:bookmarkEnd w:id="8218"/>
        <w:bookmarkEnd w:id="8219"/>
        <w:bookmarkEnd w:id="8220"/>
        <w:bookmarkEnd w:id="8221"/>
        <w:bookmarkEnd w:id="8222"/>
        <w:bookmarkEnd w:id="8223"/>
        <w:bookmarkEnd w:id="8224"/>
        <w:bookmarkEnd w:id="8225"/>
        <w:bookmarkEnd w:id="8226"/>
        <w:bookmarkEnd w:id="8227"/>
        <w:bookmarkEnd w:id="8228"/>
      </w:del>
    </w:p>
    <w:p w14:paraId="60C7C5F2" w14:textId="77777777" w:rsidR="00711ADB" w:rsidRPr="00032D83" w:rsidDel="006F07F0" w:rsidRDefault="00711ADB" w:rsidP="005A22B0">
      <w:pPr>
        <w:rPr>
          <w:del w:id="8229" w:author="The Si Tran" w:date="2012-12-05T22:36:00Z"/>
        </w:rPr>
      </w:pPr>
      <w:del w:id="8230" w:author="The Si Tran" w:date="2012-12-05T22:36:00Z">
        <w:r w:rsidRPr="003E4DFC" w:rsidDel="006F07F0">
          <w:rPr>
            <w:rPrChange w:id="8231" w:author="The Si Tran" w:date="2012-12-16T09:44:00Z">
              <w:rPr>
                <w:rFonts w:cs="Arial"/>
                <w:b/>
                <w:bCs/>
                <w:iCs/>
                <w:sz w:val="28"/>
                <w:szCs w:val="28"/>
              </w:rPr>
            </w:rPrChange>
          </w:rPr>
          <w:tab/>
        </w:r>
        <w:r w:rsidRPr="003E4DFC" w:rsidDel="006F07F0">
          <w:rPr>
            <w:rPrChange w:id="8232" w:author="The Si Tran" w:date="2012-12-16T09:44:00Z">
              <w:rPr>
                <w:rFonts w:cs="Arial"/>
                <w:b/>
                <w:bCs/>
                <w:iCs/>
                <w:sz w:val="28"/>
                <w:szCs w:val="28"/>
              </w:rPr>
            </w:rPrChange>
          </w:rPr>
          <w:tab/>
          <w:delText>et = f(et−1;et−2;:::;et−n)+ t</w:delText>
        </w:r>
        <w:bookmarkStart w:id="8233" w:name="_Toc343083672"/>
        <w:bookmarkStart w:id="8234" w:name="_Toc343083886"/>
        <w:bookmarkStart w:id="8235" w:name="_Toc343084097"/>
        <w:bookmarkStart w:id="8236" w:name="_Toc343220856"/>
        <w:bookmarkStart w:id="8237" w:name="_Toc343232361"/>
        <w:bookmarkStart w:id="8238" w:name="_Toc343232774"/>
        <w:bookmarkStart w:id="8239" w:name="_Toc343233059"/>
        <w:bookmarkStart w:id="8240" w:name="_Toc343415564"/>
        <w:bookmarkStart w:id="8241" w:name="_Toc343415860"/>
        <w:bookmarkStart w:id="8242" w:name="_Toc343452519"/>
        <w:bookmarkStart w:id="8243" w:name="_Toc343461309"/>
        <w:bookmarkEnd w:id="8233"/>
        <w:bookmarkEnd w:id="8234"/>
        <w:bookmarkEnd w:id="8235"/>
        <w:bookmarkEnd w:id="8236"/>
        <w:bookmarkEnd w:id="8237"/>
        <w:bookmarkEnd w:id="8238"/>
        <w:bookmarkEnd w:id="8239"/>
        <w:bookmarkEnd w:id="8240"/>
        <w:bookmarkEnd w:id="8241"/>
        <w:bookmarkEnd w:id="8242"/>
        <w:bookmarkEnd w:id="8243"/>
      </w:del>
    </w:p>
    <w:p w14:paraId="6B01B6D8" w14:textId="77777777" w:rsidR="00711ADB" w:rsidRPr="00032D83" w:rsidDel="006F07F0" w:rsidRDefault="00711ADB" w:rsidP="005A22B0">
      <w:pPr>
        <w:rPr>
          <w:del w:id="8244" w:author="The Si Tran" w:date="2012-12-05T22:36:00Z"/>
        </w:rPr>
      </w:pPr>
      <w:del w:id="8245" w:author="The Si Tran" w:date="2012-12-05T22:36:00Z">
        <w:r w:rsidRPr="003E4DFC" w:rsidDel="006F07F0">
          <w:rPr>
            <w:rPrChange w:id="8246" w:author="The Si Tran" w:date="2012-12-16T09:44:00Z">
              <w:rPr>
                <w:rFonts w:cs="Arial"/>
                <w:b/>
                <w:bCs/>
                <w:iCs/>
                <w:sz w:val="28"/>
                <w:szCs w:val="28"/>
              </w:rPr>
            </w:rPrChange>
          </w:rPr>
          <w:tab/>
          <w:delText>ta thu được kết quả dự đoán của chuỗi thời gian như sau:</w:delText>
        </w:r>
        <w:bookmarkStart w:id="8247" w:name="_Toc343083673"/>
        <w:bookmarkStart w:id="8248" w:name="_Toc343083887"/>
        <w:bookmarkStart w:id="8249" w:name="_Toc343084098"/>
        <w:bookmarkStart w:id="8250" w:name="_Toc343220857"/>
        <w:bookmarkStart w:id="8251" w:name="_Toc343232362"/>
        <w:bookmarkStart w:id="8252" w:name="_Toc343232775"/>
        <w:bookmarkStart w:id="8253" w:name="_Toc343233060"/>
        <w:bookmarkStart w:id="8254" w:name="_Toc343415565"/>
        <w:bookmarkStart w:id="8255" w:name="_Toc343415861"/>
        <w:bookmarkStart w:id="8256" w:name="_Toc343452520"/>
        <w:bookmarkStart w:id="8257" w:name="_Toc343461310"/>
        <w:bookmarkEnd w:id="8247"/>
        <w:bookmarkEnd w:id="8248"/>
        <w:bookmarkEnd w:id="8249"/>
        <w:bookmarkEnd w:id="8250"/>
        <w:bookmarkEnd w:id="8251"/>
        <w:bookmarkEnd w:id="8252"/>
        <w:bookmarkEnd w:id="8253"/>
        <w:bookmarkEnd w:id="8254"/>
        <w:bookmarkEnd w:id="8255"/>
        <w:bookmarkEnd w:id="8256"/>
        <w:bookmarkEnd w:id="8257"/>
      </w:del>
    </w:p>
    <w:p w14:paraId="3BD065D2" w14:textId="77777777" w:rsidR="00711ADB" w:rsidRPr="00032D83" w:rsidDel="006F07F0" w:rsidRDefault="00165810" w:rsidP="005A22B0">
      <w:pPr>
        <w:rPr>
          <w:del w:id="8258" w:author="The Si Tran" w:date="2012-12-05T22:36:00Z"/>
        </w:rPr>
      </w:pPr>
      <w:del w:id="8259" w:author="The Si Tran" w:date="2012-12-05T22:36:00Z">
        <w:r w:rsidRPr="003E4DFC" w:rsidDel="006F07F0">
          <w:rPr>
            <w:rPrChange w:id="8260" w:author="The Si Tran" w:date="2012-12-16T09:44:00Z">
              <w:rPr>
                <w:rFonts w:cs="Arial"/>
                <w:b/>
                <w:bCs/>
                <w:iCs/>
                <w:sz w:val="28"/>
                <w:szCs w:val="28"/>
              </w:rPr>
            </w:rPrChange>
          </w:rPr>
          <w:tab/>
        </w:r>
        <w:r w:rsidRPr="003E4DFC" w:rsidDel="006F07F0">
          <w:rPr>
            <w:rPrChange w:id="8261" w:author="The Si Tran" w:date="2012-12-16T09:44:00Z">
              <w:rPr>
                <w:rFonts w:cs="Arial"/>
                <w:b/>
                <w:bCs/>
                <w:iCs/>
                <w:sz w:val="28"/>
                <w:szCs w:val="28"/>
              </w:rPr>
            </w:rPrChange>
          </w:rPr>
          <w:tab/>
          <w:delText>^yt = ^Lt + ^Nt</w:delText>
        </w:r>
        <w:r w:rsidR="00E47F01" w:rsidRPr="003E4DFC" w:rsidDel="006F07F0">
          <w:rPr>
            <w:rPrChange w:id="8262" w:author="The Si Tran" w:date="2012-12-16T09:44:00Z">
              <w:rPr>
                <w:rFonts w:cs="Arial"/>
                <w:b/>
                <w:bCs/>
                <w:iCs/>
                <w:sz w:val="28"/>
                <w:szCs w:val="28"/>
                <w:vertAlign w:val="subscript"/>
              </w:rPr>
            </w:rPrChange>
          </w:rPr>
          <w:delText xml:space="preserve"> </w:delText>
        </w:r>
        <w:bookmarkStart w:id="8263" w:name="_Toc343083674"/>
        <w:bookmarkStart w:id="8264" w:name="_Toc343083888"/>
        <w:bookmarkStart w:id="8265" w:name="_Toc343084099"/>
        <w:bookmarkStart w:id="8266" w:name="_Toc343220858"/>
        <w:bookmarkStart w:id="8267" w:name="_Toc343232363"/>
        <w:bookmarkStart w:id="8268" w:name="_Toc343232776"/>
        <w:bookmarkStart w:id="8269" w:name="_Toc343233061"/>
        <w:bookmarkStart w:id="8270" w:name="_Toc343415566"/>
        <w:bookmarkStart w:id="8271" w:name="_Toc343415862"/>
        <w:bookmarkStart w:id="8272" w:name="_Toc343452521"/>
        <w:bookmarkStart w:id="8273" w:name="_Toc343461311"/>
        <w:bookmarkEnd w:id="8263"/>
        <w:bookmarkEnd w:id="8264"/>
        <w:bookmarkEnd w:id="8265"/>
        <w:bookmarkEnd w:id="8266"/>
        <w:bookmarkEnd w:id="8267"/>
        <w:bookmarkEnd w:id="8268"/>
        <w:bookmarkEnd w:id="8269"/>
        <w:bookmarkEnd w:id="8270"/>
        <w:bookmarkEnd w:id="8271"/>
        <w:bookmarkEnd w:id="8272"/>
        <w:bookmarkEnd w:id="8273"/>
      </w:del>
    </w:p>
    <w:p w14:paraId="44DEEBC0" w14:textId="77777777" w:rsidR="00E47F01" w:rsidRPr="00032D83" w:rsidDel="006F07F0" w:rsidRDefault="00E47F01" w:rsidP="005A22B0">
      <w:pPr>
        <w:rPr>
          <w:del w:id="8274" w:author="The Si Tran" w:date="2012-12-05T22:36:00Z"/>
        </w:rPr>
      </w:pPr>
      <w:del w:id="8275" w:author="The Si Tran" w:date="2012-12-05T22:36:00Z">
        <w:r w:rsidRPr="003E4DFC" w:rsidDel="006F07F0">
          <w:rPr>
            <w:rPrChange w:id="8276" w:author="The Si Tran" w:date="2012-12-16T09:44:00Z">
              <w:rPr>
                <w:rFonts w:cs="Arial"/>
                <w:b/>
                <w:bCs/>
                <w:iCs/>
                <w:sz w:val="28"/>
                <w:szCs w:val="28"/>
              </w:rPr>
            </w:rPrChange>
          </w:rPr>
          <w:tab/>
        </w:r>
        <w:bookmarkStart w:id="8277" w:name="_Toc343083675"/>
        <w:bookmarkStart w:id="8278" w:name="_Toc343083889"/>
        <w:bookmarkStart w:id="8279" w:name="_Toc343084100"/>
        <w:bookmarkStart w:id="8280" w:name="_Toc343220859"/>
        <w:bookmarkStart w:id="8281" w:name="_Toc343232364"/>
        <w:bookmarkStart w:id="8282" w:name="_Toc343232777"/>
        <w:bookmarkStart w:id="8283" w:name="_Toc343233062"/>
        <w:bookmarkStart w:id="8284" w:name="_Toc343415567"/>
        <w:bookmarkStart w:id="8285" w:name="_Toc343415863"/>
        <w:bookmarkStart w:id="8286" w:name="_Toc343452522"/>
        <w:bookmarkStart w:id="8287" w:name="_Toc343461312"/>
        <w:bookmarkEnd w:id="8277"/>
        <w:bookmarkEnd w:id="8278"/>
        <w:bookmarkEnd w:id="8279"/>
        <w:bookmarkEnd w:id="8280"/>
        <w:bookmarkEnd w:id="8281"/>
        <w:bookmarkEnd w:id="8282"/>
        <w:bookmarkEnd w:id="8283"/>
        <w:bookmarkEnd w:id="8284"/>
        <w:bookmarkEnd w:id="8285"/>
        <w:bookmarkEnd w:id="8286"/>
        <w:bookmarkEnd w:id="8287"/>
      </w:del>
    </w:p>
    <w:p w14:paraId="37070303" w14:textId="77777777" w:rsidR="006A21F7" w:rsidRPr="003E4DFC" w:rsidDel="006F07F0" w:rsidRDefault="006A21F7" w:rsidP="005A22B0">
      <w:pPr>
        <w:rPr>
          <w:del w:id="8288" w:author="The Si Tran" w:date="2012-12-05T22:36:00Z"/>
        </w:rPr>
      </w:pPr>
      <w:bookmarkStart w:id="8289" w:name="_Toc343083676"/>
      <w:bookmarkStart w:id="8290" w:name="_Toc343083890"/>
      <w:bookmarkStart w:id="8291" w:name="_Toc343084101"/>
      <w:bookmarkStart w:id="8292" w:name="_Toc343220860"/>
      <w:bookmarkStart w:id="8293" w:name="_Toc343232365"/>
      <w:bookmarkStart w:id="8294" w:name="_Toc343232778"/>
      <w:bookmarkStart w:id="8295" w:name="_Toc343233063"/>
      <w:bookmarkStart w:id="8296" w:name="_Toc343415568"/>
      <w:bookmarkStart w:id="8297" w:name="_Toc343415864"/>
      <w:bookmarkStart w:id="8298" w:name="_Toc343452523"/>
      <w:bookmarkStart w:id="8299" w:name="_Toc343461313"/>
      <w:bookmarkEnd w:id="8289"/>
      <w:bookmarkEnd w:id="8290"/>
      <w:bookmarkEnd w:id="8291"/>
      <w:bookmarkEnd w:id="8292"/>
      <w:bookmarkEnd w:id="8293"/>
      <w:bookmarkEnd w:id="8294"/>
      <w:bookmarkEnd w:id="8295"/>
      <w:bookmarkEnd w:id="8296"/>
      <w:bookmarkEnd w:id="8297"/>
      <w:bookmarkEnd w:id="8298"/>
      <w:bookmarkEnd w:id="8299"/>
    </w:p>
    <w:p w14:paraId="230B50E6" w14:textId="77777777" w:rsidR="00783FDB" w:rsidRPr="003E4DFC" w:rsidDel="006F07F0" w:rsidRDefault="00783FDB">
      <w:pPr>
        <w:spacing w:before="0" w:after="200" w:line="276" w:lineRule="auto"/>
        <w:jc w:val="left"/>
        <w:rPr>
          <w:del w:id="8300" w:author="The Si Tran" w:date="2012-12-05T22:36:00Z"/>
          <w:rPrChange w:id="8301" w:author="The Si Tran" w:date="2012-12-16T09:44:00Z">
            <w:rPr>
              <w:del w:id="8302" w:author="The Si Tran" w:date="2012-12-05T22:36:00Z"/>
              <w:b/>
              <w:bCs/>
              <w:kern w:val="32"/>
              <w:sz w:val="32"/>
              <w:szCs w:val="32"/>
            </w:rPr>
          </w:rPrChange>
        </w:rPr>
      </w:pPr>
      <w:del w:id="8303" w:author="The Si Tran" w:date="2012-12-05T22:36:00Z">
        <w:r w:rsidRPr="003E4DFC" w:rsidDel="006F07F0">
          <w:rPr>
            <w:rPrChange w:id="8304"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305" w:author="The Si Tran" w:date="2012-12-09T14:49:00Z"/>
          <w:rPrChange w:id="8306" w:author="The Si Tran" w:date="2012-12-12T13:58:00Z">
            <w:rPr>
              <w:ins w:id="8307" w:author="The Si Tran" w:date="2012-12-09T14:49:00Z"/>
              <w:rFonts w:cs="Times New Roman"/>
              <w:sz w:val="26"/>
              <w:szCs w:val="26"/>
            </w:rPr>
          </w:rPrChange>
        </w:rPr>
        <w:pPrChange w:id="8308" w:author="The Si Tran" w:date="2012-12-16T09:44:00Z">
          <w:pPr>
            <w:pStyle w:val="Heading1"/>
            <w:jc w:val="left"/>
          </w:pPr>
        </w:pPrChange>
      </w:pPr>
      <w:ins w:id="8309" w:author="superchickend" w:date="2012-12-16T14:59:00Z">
        <w:r>
          <w:t xml:space="preserve">    </w:t>
        </w:r>
      </w:ins>
      <w:bookmarkStart w:id="8310" w:name="_Toc343461314"/>
      <w:ins w:id="8311" w:author="The Si Tran" w:date="2012-12-06T21:19:00Z">
        <w:r w:rsidR="00EF77AD" w:rsidRPr="003E4DFC">
          <w:rPr>
            <w:rPrChange w:id="8312" w:author="The Si Tran" w:date="2012-12-16T09:44:00Z">
              <w:rPr>
                <w:rFonts w:cs="Times New Roman"/>
                <w:sz w:val="26"/>
                <w:szCs w:val="26"/>
              </w:rPr>
            </w:rPrChange>
          </w:rPr>
          <w:t>KẾT</w:t>
        </w:r>
        <w:r w:rsidR="00EF77AD" w:rsidRPr="000064E1">
          <w:rPr>
            <w:rPrChange w:id="8313" w:author="The Si Tran" w:date="2012-12-12T13:58:00Z">
              <w:rPr>
                <w:rFonts w:cs="Times New Roman"/>
                <w:sz w:val="26"/>
                <w:szCs w:val="26"/>
              </w:rPr>
            </w:rPrChange>
          </w:rPr>
          <w:t xml:space="preserve"> QUẢ</w:t>
        </w:r>
      </w:ins>
      <w:del w:id="8314" w:author="The Si Tran" w:date="2012-12-06T21:19:00Z">
        <w:r w:rsidR="00EA14F5" w:rsidRPr="000064E1" w:rsidDel="00EF77AD">
          <w:rPr>
            <w:rPrChange w:id="8315" w:author="The Si Tran" w:date="2012-12-12T13:58:00Z">
              <w:rPr>
                <w:rFonts w:cs="Times New Roman"/>
                <w:iCs/>
                <w:kern w:val="0"/>
                <w:sz w:val="28"/>
                <w:szCs w:val="28"/>
              </w:rPr>
            </w:rPrChange>
          </w:rPr>
          <w:delText>HIỆN THỰC VÀ</w:delText>
        </w:r>
      </w:del>
      <w:r w:rsidR="00EA14F5" w:rsidRPr="000064E1">
        <w:rPr>
          <w:rPrChange w:id="8316" w:author="The Si Tran" w:date="2012-12-12T13:58:00Z">
            <w:rPr>
              <w:rFonts w:cs="Times New Roman"/>
              <w:iCs/>
              <w:kern w:val="0"/>
              <w:sz w:val="28"/>
              <w:szCs w:val="28"/>
            </w:rPr>
          </w:rPrChange>
        </w:rPr>
        <w:t xml:space="preserve"> THỰC NGHIỆM</w:t>
      </w:r>
      <w:bookmarkEnd w:id="8310"/>
    </w:p>
    <w:p w14:paraId="0D41A884" w14:textId="77777777" w:rsidR="00C83C77" w:rsidRDefault="00256858">
      <w:pPr>
        <w:rPr>
          <w:ins w:id="8317" w:author="The Si Tran" w:date="2012-12-09T14:50:00Z"/>
        </w:rPr>
        <w:pPrChange w:id="8318" w:author="The Si Tran" w:date="2012-12-16T08:38:00Z">
          <w:pPr>
            <w:spacing w:before="0"/>
          </w:pPr>
        </w:pPrChange>
      </w:pPr>
      <w:ins w:id="8319"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320" w:author="The Si Tran" w:date="2012-12-09T14:51:00Z">
        <w:r w:rsidR="00C83C77">
          <w:t>các</w:t>
        </w:r>
      </w:ins>
      <w:ins w:id="8321"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77777777" w:rsidR="00256858" w:rsidRPr="00945B99" w:rsidRDefault="00256858">
      <w:pPr>
        <w:rPr>
          <w:ins w:id="8322" w:author="The Si Tran" w:date="2012-12-06T21:19:00Z"/>
        </w:rPr>
        <w:pPrChange w:id="8323" w:author="The Si Tran" w:date="2012-12-16T08:39:00Z">
          <w:pPr>
            <w:pStyle w:val="Heading1"/>
            <w:jc w:val="left"/>
          </w:pPr>
        </w:pPrChange>
      </w:pPr>
      <w:ins w:id="8324"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325" w:author="The Si Tran" w:date="2012-12-09T14:53:00Z"/>
        </w:rPr>
        <w:pPrChange w:id="8326" w:author="The Si Tran" w:date="2012-12-06T21:19:00Z">
          <w:pPr>
            <w:pStyle w:val="Heading1"/>
            <w:jc w:val="left"/>
          </w:pPr>
        </w:pPrChange>
      </w:pPr>
      <w:bookmarkStart w:id="8327" w:name="_Toc343461315"/>
      <w:ins w:id="8328" w:author="The Si Tran" w:date="2012-12-06T21:19:00Z">
        <w:r>
          <w:t>Dữ liệu thực nghiệm</w:t>
        </w:r>
      </w:ins>
      <w:bookmarkEnd w:id="8327"/>
    </w:p>
    <w:p w14:paraId="4D308342" w14:textId="77777777" w:rsidR="00314F23" w:rsidRDefault="00314F23">
      <w:pPr>
        <w:rPr>
          <w:ins w:id="8329" w:author="The Si Tran" w:date="2012-12-09T14:53:00Z"/>
        </w:rPr>
      </w:pPr>
      <w:ins w:id="8330"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1B5AEC7D" w14:textId="5BF3E7D0" w:rsidR="002D6925" w:rsidRPr="00097101" w:rsidRDefault="002D6925">
      <w:pPr>
        <w:pStyle w:val="Bang"/>
        <w:rPr>
          <w:ins w:id="8331" w:author="The Si Tran" w:date="2012-12-09T14:53:00Z"/>
        </w:rPr>
        <w:pPrChange w:id="8332" w:author="The Si Tran" w:date="2012-12-16T10:03:00Z">
          <w:pPr/>
        </w:pPrChange>
      </w:pPr>
      <w:bookmarkStart w:id="8333" w:name="_Toc343033793"/>
      <w:bookmarkStart w:id="8334" w:name="_Toc343415626"/>
      <w:ins w:id="8335" w:author="The Si Tran" w:date="2012-12-14T06:25:00Z">
        <w:r w:rsidRPr="006068E1">
          <w:rPr>
            <w:b/>
          </w:rPr>
          <w:t>Bảng 6.1</w:t>
        </w:r>
        <w:r w:rsidRPr="006068E1">
          <w:t xml:space="preserve">: </w:t>
        </w:r>
        <w:r>
          <w:t>Phân loại dữ liệu thực nghiệm</w:t>
        </w:r>
      </w:ins>
      <w:bookmarkEnd w:id="8333"/>
      <w:bookmarkEnd w:id="8334"/>
    </w:p>
    <w:tbl>
      <w:tblPr>
        <w:tblStyle w:val="TableGrid"/>
        <w:tblpPr w:leftFromText="180" w:rightFromText="180" w:vertAnchor="text" w:horzAnchor="margin" w:tblpX="108" w:tblpY="34"/>
        <w:tblW w:w="0" w:type="auto"/>
        <w:tblLook w:val="04A0" w:firstRow="1" w:lastRow="0" w:firstColumn="1" w:lastColumn="0" w:noHBand="0" w:noVBand="1"/>
        <w:tblPrChange w:id="8336"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601"/>
        <w:gridCol w:w="1540"/>
        <w:gridCol w:w="1818"/>
        <w:gridCol w:w="3967"/>
        <w:tblGridChange w:id="8337">
          <w:tblGrid>
            <w:gridCol w:w="1364"/>
            <w:gridCol w:w="1410"/>
            <w:gridCol w:w="1649"/>
            <w:gridCol w:w="3633"/>
          </w:tblGrid>
        </w:tblGridChange>
      </w:tblGrid>
      <w:tr w:rsidR="00BB4B46" w14:paraId="479D5E26" w14:textId="77777777" w:rsidTr="00B203D9">
        <w:trPr>
          <w:trHeight w:val="278"/>
          <w:ins w:id="8338" w:author="The Si Tran" w:date="2012-12-09T14:54:00Z"/>
        </w:trPr>
        <w:tc>
          <w:tcPr>
            <w:tcW w:w="1601" w:type="dxa"/>
            <w:tcPrChange w:id="8339" w:author="The Si Tran" w:date="2012-12-16T08:40:00Z">
              <w:tcPr>
                <w:tcW w:w="1364" w:type="dxa"/>
              </w:tcPr>
            </w:tcPrChange>
          </w:tcPr>
          <w:p w14:paraId="7B89E4C0" w14:textId="77777777" w:rsidR="00BB4B46" w:rsidRPr="006948EF" w:rsidRDefault="00BB4B46">
            <w:pPr>
              <w:spacing w:before="0" w:line="276" w:lineRule="auto"/>
              <w:jc w:val="center"/>
              <w:rPr>
                <w:ins w:id="8340" w:author="The Si Tran" w:date="2012-12-09T14:54:00Z"/>
                <w:b/>
                <w:bCs/>
                <w:sz w:val="28"/>
                <w:szCs w:val="26"/>
              </w:rPr>
              <w:pPrChange w:id="8341"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42" w:author="The Si Tran" w:date="2012-12-09T14:54:00Z">
              <w:r w:rsidRPr="006948EF">
                <w:rPr>
                  <w:b/>
                  <w:szCs w:val="26"/>
                </w:rPr>
                <w:t>Series</w:t>
              </w:r>
            </w:ins>
          </w:p>
        </w:tc>
        <w:tc>
          <w:tcPr>
            <w:tcW w:w="1540" w:type="dxa"/>
            <w:tcPrChange w:id="8343" w:author="The Si Tran" w:date="2012-12-16T08:40:00Z">
              <w:tcPr>
                <w:tcW w:w="1413" w:type="dxa"/>
              </w:tcPr>
            </w:tcPrChange>
          </w:tcPr>
          <w:p w14:paraId="74198B90" w14:textId="77777777" w:rsidR="00BB4B46" w:rsidRPr="006948EF" w:rsidRDefault="00BB4B46">
            <w:pPr>
              <w:spacing w:before="0" w:line="276" w:lineRule="auto"/>
              <w:jc w:val="center"/>
              <w:rPr>
                <w:ins w:id="8344" w:author="The Si Tran" w:date="2012-12-09T14:54:00Z"/>
                <w:b/>
                <w:bCs/>
                <w:sz w:val="28"/>
                <w:szCs w:val="26"/>
              </w:rPr>
              <w:pPrChange w:id="8345"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46" w:author="The Si Tran" w:date="2012-12-09T14:54:00Z">
              <w:r w:rsidRPr="006948EF">
                <w:rPr>
                  <w:b/>
                  <w:szCs w:val="26"/>
                </w:rPr>
                <w:t>Type</w:t>
              </w:r>
            </w:ins>
          </w:p>
        </w:tc>
        <w:tc>
          <w:tcPr>
            <w:tcW w:w="1818" w:type="dxa"/>
            <w:tcPrChange w:id="8347" w:author="The Si Tran" w:date="2012-12-16T08:40:00Z">
              <w:tcPr>
                <w:tcW w:w="1651" w:type="dxa"/>
              </w:tcPr>
            </w:tcPrChange>
          </w:tcPr>
          <w:p w14:paraId="50D70664" w14:textId="77777777" w:rsidR="00BB4B46" w:rsidRPr="006948EF" w:rsidRDefault="00BB4B46">
            <w:pPr>
              <w:spacing w:before="0" w:line="276" w:lineRule="auto"/>
              <w:jc w:val="center"/>
              <w:rPr>
                <w:ins w:id="8348" w:author="The Si Tran" w:date="2012-12-09T14:54:00Z"/>
                <w:b/>
                <w:bCs/>
                <w:sz w:val="28"/>
                <w:szCs w:val="26"/>
              </w:rPr>
              <w:pPrChange w:id="8349"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50" w:author="The Si Tran" w:date="2012-12-09T14:54:00Z">
              <w:r w:rsidRPr="006948EF">
                <w:rPr>
                  <w:b/>
                  <w:szCs w:val="26"/>
                </w:rPr>
                <w:t>Domain</w:t>
              </w:r>
            </w:ins>
          </w:p>
        </w:tc>
        <w:tc>
          <w:tcPr>
            <w:tcW w:w="3967" w:type="dxa"/>
            <w:tcPrChange w:id="8351" w:author="The Si Tran" w:date="2012-12-16T08:40:00Z">
              <w:tcPr>
                <w:tcW w:w="3671" w:type="dxa"/>
              </w:tcPr>
            </w:tcPrChange>
          </w:tcPr>
          <w:p w14:paraId="641D0032" w14:textId="77777777" w:rsidR="00BB4B46" w:rsidRPr="006948EF" w:rsidRDefault="00BB4B46">
            <w:pPr>
              <w:spacing w:before="0" w:line="276" w:lineRule="auto"/>
              <w:jc w:val="center"/>
              <w:rPr>
                <w:ins w:id="8352" w:author="The Si Tran" w:date="2012-12-09T14:54:00Z"/>
                <w:b/>
                <w:bCs/>
                <w:sz w:val="28"/>
                <w:szCs w:val="26"/>
              </w:rPr>
              <w:pPrChange w:id="8353"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54" w:author="The Si Tran" w:date="2012-12-09T14:54:00Z">
              <w:r w:rsidRPr="006948EF">
                <w:rPr>
                  <w:b/>
                  <w:szCs w:val="26"/>
                </w:rPr>
                <w:t>Description</w:t>
              </w:r>
            </w:ins>
          </w:p>
        </w:tc>
      </w:tr>
      <w:tr w:rsidR="00BB4B46" w14:paraId="5616068F" w14:textId="77777777" w:rsidTr="00B203D9">
        <w:trPr>
          <w:trHeight w:val="711"/>
          <w:ins w:id="8355" w:author="The Si Tran" w:date="2012-12-09T14:54:00Z"/>
        </w:trPr>
        <w:tc>
          <w:tcPr>
            <w:tcW w:w="1601" w:type="dxa"/>
            <w:tcPrChange w:id="8356" w:author="The Si Tran" w:date="2012-12-16T10:13:00Z">
              <w:tcPr>
                <w:tcW w:w="1364" w:type="dxa"/>
              </w:tcPr>
            </w:tcPrChange>
          </w:tcPr>
          <w:p w14:paraId="7B31A56D" w14:textId="77777777" w:rsidR="00BB4B46" w:rsidRPr="00032D83" w:rsidRDefault="00BB4B46">
            <w:pPr>
              <w:pStyle w:val="BangBody"/>
              <w:jc w:val="center"/>
              <w:rPr>
                <w:ins w:id="8357" w:author="The Si Tran" w:date="2012-12-09T14:54:00Z"/>
                <w:b/>
                <w:bCs/>
                <w:sz w:val="28"/>
                <w:szCs w:val="26"/>
              </w:rPr>
              <w:pPrChange w:id="8358" w:author="The Si Tran" w:date="2012-12-16T10:12:00Z">
                <w:pPr>
                  <w:keepNext/>
                  <w:framePr w:hSpace="180" w:wrap="around" w:vAnchor="text" w:hAnchor="margin" w:x="108" w:y="34"/>
                  <w:numPr>
                    <w:ilvl w:val="3"/>
                    <w:numId w:val="1"/>
                  </w:numPr>
                  <w:tabs>
                    <w:tab w:val="num" w:pos="1440"/>
                  </w:tabs>
                  <w:ind w:left="1440" w:hanging="1008"/>
                  <w:outlineLvl w:val="3"/>
                </w:pPr>
              </w:pPrChange>
            </w:pPr>
            <w:ins w:id="8359" w:author="The Si Tran" w:date="2012-12-09T14:54:00Z">
              <w:r w:rsidRPr="006948EF">
                <w:rPr>
                  <w:sz w:val="26"/>
                  <w:szCs w:val="26"/>
                  <w:rPrChange w:id="8360" w:author="The Si Tran" w:date="2012-12-16T10:53:00Z">
                    <w:rPr/>
                  </w:rPrChange>
                </w:rPr>
                <w:t>Passengers</w:t>
              </w:r>
            </w:ins>
          </w:p>
          <w:p w14:paraId="3AA44DB2" w14:textId="77777777" w:rsidR="00BB4B46" w:rsidRPr="00032D83" w:rsidRDefault="00BB4B46">
            <w:pPr>
              <w:pStyle w:val="BangBody"/>
              <w:jc w:val="center"/>
              <w:rPr>
                <w:ins w:id="8361" w:author="The Si Tran" w:date="2012-12-09T14:54:00Z"/>
                <w:b/>
                <w:bCs/>
                <w:sz w:val="28"/>
                <w:szCs w:val="26"/>
              </w:rPr>
              <w:pPrChange w:id="8362" w:author="The Si Tran" w:date="2012-12-16T10:12:00Z">
                <w:pPr>
                  <w:keepNext/>
                  <w:framePr w:hSpace="180" w:wrap="around" w:vAnchor="text" w:hAnchor="margin" w:x="108" w:y="34"/>
                  <w:numPr>
                    <w:ilvl w:val="3"/>
                    <w:numId w:val="1"/>
                  </w:numPr>
                  <w:tabs>
                    <w:tab w:val="num" w:pos="1440"/>
                  </w:tabs>
                  <w:ind w:left="1440" w:hanging="1008"/>
                  <w:outlineLvl w:val="3"/>
                </w:pPr>
              </w:pPrChange>
            </w:pPr>
            <w:ins w:id="8363" w:author="The Si Tran" w:date="2012-12-09T14:54:00Z">
              <w:r w:rsidRPr="006948EF">
                <w:rPr>
                  <w:sz w:val="26"/>
                  <w:szCs w:val="26"/>
                  <w:rPrChange w:id="8364" w:author="The Si Tran" w:date="2012-12-16T10:53:00Z">
                    <w:rPr/>
                  </w:rPrChange>
                </w:rPr>
                <w:t>Paper</w:t>
              </w:r>
            </w:ins>
          </w:p>
        </w:tc>
        <w:tc>
          <w:tcPr>
            <w:tcW w:w="1540" w:type="dxa"/>
            <w:tcPrChange w:id="8365" w:author="The Si Tran" w:date="2012-12-16T10:13:00Z">
              <w:tcPr>
                <w:tcW w:w="1413" w:type="dxa"/>
              </w:tcPr>
            </w:tcPrChange>
          </w:tcPr>
          <w:p w14:paraId="4C456C52" w14:textId="6722D25D" w:rsidR="00BB4B46" w:rsidRPr="00032D83" w:rsidRDefault="00BB4B46">
            <w:pPr>
              <w:pStyle w:val="BangBody"/>
              <w:jc w:val="center"/>
              <w:rPr>
                <w:ins w:id="8366" w:author="The Si Tran" w:date="2012-12-09T14:54:00Z"/>
                <w:b/>
                <w:bCs/>
                <w:sz w:val="28"/>
                <w:szCs w:val="26"/>
              </w:rPr>
              <w:pPrChange w:id="8367" w:author="The Si Tran" w:date="2012-12-16T10:12:00Z">
                <w:pPr>
                  <w:keepNext/>
                  <w:framePr w:hSpace="180" w:wrap="around" w:vAnchor="text" w:hAnchor="margin" w:x="108" w:y="34"/>
                  <w:numPr>
                    <w:ilvl w:val="3"/>
                    <w:numId w:val="1"/>
                  </w:numPr>
                  <w:tabs>
                    <w:tab w:val="num" w:pos="1440"/>
                  </w:tabs>
                  <w:ind w:left="1440" w:hanging="1008"/>
                  <w:outlineLvl w:val="3"/>
                </w:pPr>
              </w:pPrChange>
            </w:pPr>
            <w:ins w:id="8368" w:author="The Si Tran" w:date="2012-12-09T14:54:00Z">
              <w:r w:rsidRPr="006948EF">
                <w:rPr>
                  <w:sz w:val="26"/>
                  <w:szCs w:val="26"/>
                  <w:rPrChange w:id="8369" w:author="The Si Tran" w:date="2012-12-16T10:53:00Z">
                    <w:rPr/>
                  </w:rPrChange>
                </w:rPr>
                <w:t>Seasonal</w:t>
              </w:r>
            </w:ins>
          </w:p>
          <w:p w14:paraId="1E596AA5" w14:textId="77777777" w:rsidR="00BB4B46" w:rsidRPr="00032D83" w:rsidRDefault="00BB4B46">
            <w:pPr>
              <w:pStyle w:val="BangBody"/>
              <w:jc w:val="center"/>
              <w:rPr>
                <w:ins w:id="8370" w:author="The Si Tran" w:date="2012-12-09T14:54:00Z"/>
                <w:b/>
                <w:bCs/>
                <w:sz w:val="28"/>
                <w:szCs w:val="26"/>
              </w:rPr>
              <w:pPrChange w:id="8371" w:author="The Si Tran" w:date="2012-12-16T10:12:00Z">
                <w:pPr>
                  <w:keepNext/>
                  <w:framePr w:hSpace="180" w:wrap="around" w:vAnchor="text" w:hAnchor="margin" w:x="108" w:y="34"/>
                  <w:numPr>
                    <w:ilvl w:val="3"/>
                    <w:numId w:val="1"/>
                  </w:numPr>
                  <w:tabs>
                    <w:tab w:val="num" w:pos="1440"/>
                  </w:tabs>
                  <w:ind w:left="1440" w:hanging="1008"/>
                  <w:outlineLvl w:val="3"/>
                </w:pPr>
              </w:pPrChange>
            </w:pPr>
            <w:ins w:id="8372" w:author="The Si Tran" w:date="2012-12-09T14:54:00Z">
              <w:r w:rsidRPr="006948EF">
                <w:rPr>
                  <w:sz w:val="26"/>
                  <w:szCs w:val="26"/>
                  <w:rPrChange w:id="8373" w:author="The Si Tran" w:date="2012-12-16T10:53:00Z">
                    <w:rPr/>
                  </w:rPrChange>
                </w:rPr>
                <w:t>&amp; Trended</w:t>
              </w:r>
            </w:ins>
          </w:p>
        </w:tc>
        <w:tc>
          <w:tcPr>
            <w:tcW w:w="1818" w:type="dxa"/>
            <w:tcPrChange w:id="8374" w:author="The Si Tran" w:date="2012-12-16T10:13:00Z">
              <w:tcPr>
                <w:tcW w:w="1651" w:type="dxa"/>
              </w:tcPr>
            </w:tcPrChange>
          </w:tcPr>
          <w:p w14:paraId="76284D35" w14:textId="77777777" w:rsidR="00BB4B46" w:rsidRPr="00032D83" w:rsidRDefault="00BB4B46">
            <w:pPr>
              <w:pStyle w:val="BangBody"/>
              <w:jc w:val="center"/>
              <w:rPr>
                <w:ins w:id="8375" w:author="The Si Tran" w:date="2012-12-09T14:54:00Z"/>
                <w:b/>
                <w:bCs/>
                <w:sz w:val="28"/>
                <w:szCs w:val="26"/>
              </w:rPr>
              <w:pPrChange w:id="8376" w:author="The Si Tran" w:date="2012-12-16T10:12:00Z">
                <w:pPr>
                  <w:keepNext/>
                  <w:framePr w:hSpace="180" w:wrap="around" w:vAnchor="text" w:hAnchor="margin" w:x="108" w:y="34"/>
                  <w:numPr>
                    <w:ilvl w:val="3"/>
                    <w:numId w:val="1"/>
                  </w:numPr>
                  <w:tabs>
                    <w:tab w:val="num" w:pos="1440"/>
                  </w:tabs>
                  <w:ind w:left="1440" w:hanging="1008"/>
                  <w:outlineLvl w:val="3"/>
                </w:pPr>
              </w:pPrChange>
            </w:pPr>
            <w:ins w:id="8377" w:author="The Si Tran" w:date="2012-12-09T14:54:00Z">
              <w:r w:rsidRPr="006948EF">
                <w:rPr>
                  <w:sz w:val="26"/>
                  <w:szCs w:val="26"/>
                  <w:rPrChange w:id="8378" w:author="The Si Tran" w:date="2012-12-16T10:53:00Z">
                    <w:rPr/>
                  </w:rPrChange>
                </w:rPr>
                <w:t>Tourism</w:t>
              </w:r>
            </w:ins>
          </w:p>
          <w:p w14:paraId="0326EF8E" w14:textId="77777777" w:rsidR="00BB4B46" w:rsidRPr="00032D83" w:rsidRDefault="00BB4B46">
            <w:pPr>
              <w:pStyle w:val="BangBody"/>
              <w:jc w:val="center"/>
              <w:rPr>
                <w:ins w:id="8379" w:author="The Si Tran" w:date="2012-12-09T14:54:00Z"/>
                <w:b/>
                <w:bCs/>
                <w:sz w:val="28"/>
                <w:szCs w:val="26"/>
              </w:rPr>
              <w:pPrChange w:id="8380" w:author="The Si Tran" w:date="2012-12-16T10:12:00Z">
                <w:pPr>
                  <w:keepNext/>
                  <w:framePr w:hSpace="180" w:wrap="around" w:vAnchor="text" w:hAnchor="margin" w:x="108" w:y="34"/>
                  <w:numPr>
                    <w:ilvl w:val="3"/>
                    <w:numId w:val="1"/>
                  </w:numPr>
                  <w:tabs>
                    <w:tab w:val="num" w:pos="1440"/>
                  </w:tabs>
                  <w:ind w:left="1440" w:hanging="1008"/>
                  <w:outlineLvl w:val="3"/>
                </w:pPr>
              </w:pPrChange>
            </w:pPr>
            <w:ins w:id="8381" w:author="The Si Tran" w:date="2012-12-09T14:54:00Z">
              <w:r w:rsidRPr="006948EF">
                <w:rPr>
                  <w:sz w:val="26"/>
                  <w:szCs w:val="26"/>
                  <w:rPrChange w:id="8382" w:author="The Si Tran" w:date="2012-12-16T10:53:00Z">
                    <w:rPr/>
                  </w:rPrChange>
                </w:rPr>
                <w:t>Sales</w:t>
              </w:r>
            </w:ins>
          </w:p>
        </w:tc>
        <w:tc>
          <w:tcPr>
            <w:tcW w:w="3967" w:type="dxa"/>
            <w:tcPrChange w:id="8383" w:author="The Si Tran" w:date="2012-12-16T10:13:00Z">
              <w:tcPr>
                <w:tcW w:w="3671" w:type="dxa"/>
              </w:tcPr>
            </w:tcPrChange>
          </w:tcPr>
          <w:p w14:paraId="07C0D376" w14:textId="77777777" w:rsidR="00BB4B46" w:rsidRPr="00032D83" w:rsidRDefault="00BB4B46">
            <w:pPr>
              <w:pStyle w:val="BangBody"/>
              <w:rPr>
                <w:ins w:id="8384" w:author="The Si Tran" w:date="2012-12-09T14:54:00Z"/>
                <w:b/>
                <w:bCs/>
                <w:sz w:val="28"/>
                <w:szCs w:val="26"/>
              </w:rPr>
              <w:pPrChange w:id="8385" w:author="The Si Tran" w:date="2012-12-16T10:12:00Z">
                <w:pPr>
                  <w:keepNext/>
                  <w:framePr w:hSpace="180" w:wrap="around" w:vAnchor="text" w:hAnchor="margin" w:x="108" w:y="34"/>
                  <w:numPr>
                    <w:ilvl w:val="3"/>
                    <w:numId w:val="1"/>
                  </w:numPr>
                  <w:tabs>
                    <w:tab w:val="num" w:pos="1440"/>
                  </w:tabs>
                  <w:ind w:left="1440" w:hanging="1008"/>
                  <w:outlineLvl w:val="3"/>
                </w:pPr>
              </w:pPrChange>
            </w:pPr>
            <w:ins w:id="8386" w:author="The Si Tran" w:date="2012-12-09T14:54:00Z">
              <w:r w:rsidRPr="006948EF">
                <w:rPr>
                  <w:sz w:val="26"/>
                  <w:szCs w:val="26"/>
                  <w:rPrChange w:id="8387" w:author="The Si Tran" w:date="2012-12-16T10:53:00Z">
                    <w:rPr/>
                  </w:rPrChange>
                </w:rPr>
                <w:t>Monthly international airline passengers</w:t>
              </w:r>
            </w:ins>
          </w:p>
          <w:p w14:paraId="0B7D042E" w14:textId="77777777" w:rsidR="00BB4B46" w:rsidRPr="00032D83" w:rsidRDefault="00BB4B46">
            <w:pPr>
              <w:pStyle w:val="BangBody"/>
              <w:rPr>
                <w:ins w:id="8388" w:author="The Si Tran" w:date="2012-12-09T14:54:00Z"/>
                <w:b/>
                <w:bCs/>
                <w:sz w:val="28"/>
                <w:szCs w:val="26"/>
              </w:rPr>
              <w:pPrChange w:id="8389" w:author="The Si Tran" w:date="2012-12-16T10:12:00Z">
                <w:pPr>
                  <w:keepNext/>
                  <w:framePr w:hSpace="180" w:wrap="around" w:vAnchor="text" w:hAnchor="margin" w:x="108" w:y="34"/>
                  <w:numPr>
                    <w:ilvl w:val="3"/>
                    <w:numId w:val="1"/>
                  </w:numPr>
                  <w:tabs>
                    <w:tab w:val="num" w:pos="1440"/>
                  </w:tabs>
                  <w:ind w:left="1440" w:hanging="1008"/>
                  <w:outlineLvl w:val="3"/>
                </w:pPr>
              </w:pPrChange>
            </w:pPr>
            <w:ins w:id="8390" w:author="The Si Tran" w:date="2012-12-09T14:54:00Z">
              <w:r w:rsidRPr="006948EF">
                <w:rPr>
                  <w:sz w:val="26"/>
                  <w:szCs w:val="26"/>
                  <w:rPrChange w:id="8391" w:author="The Si Tran" w:date="2012-12-16T10:53:00Z">
                    <w:rPr/>
                  </w:rPrChange>
                </w:rPr>
                <w:t>Monthly sales of French paper</w:t>
              </w:r>
            </w:ins>
          </w:p>
        </w:tc>
      </w:tr>
      <w:tr w:rsidR="00BB4B46" w14:paraId="2BB05C84" w14:textId="77777777" w:rsidTr="00B203D9">
        <w:trPr>
          <w:trHeight w:val="782"/>
          <w:ins w:id="8392" w:author="The Si Tran" w:date="2012-12-09T14:54:00Z"/>
        </w:trPr>
        <w:tc>
          <w:tcPr>
            <w:tcW w:w="1601" w:type="dxa"/>
            <w:tcPrChange w:id="8393" w:author="The Si Tran" w:date="2012-12-16T10:13:00Z">
              <w:tcPr>
                <w:tcW w:w="1364" w:type="dxa"/>
              </w:tcPr>
            </w:tcPrChange>
          </w:tcPr>
          <w:p w14:paraId="26066CD4" w14:textId="77777777" w:rsidR="00BB4B46" w:rsidRPr="00032D83" w:rsidRDefault="00BB4B46">
            <w:pPr>
              <w:pStyle w:val="BangBody"/>
              <w:jc w:val="center"/>
              <w:rPr>
                <w:ins w:id="8394" w:author="The Si Tran" w:date="2012-12-09T14:54:00Z"/>
                <w:b/>
                <w:bCs/>
                <w:sz w:val="28"/>
                <w:szCs w:val="26"/>
              </w:rPr>
              <w:pPrChange w:id="8395" w:author="The Si Tran" w:date="2012-12-16T10:12:00Z">
                <w:pPr>
                  <w:keepNext/>
                  <w:framePr w:hSpace="180" w:wrap="around" w:vAnchor="text" w:hAnchor="margin" w:x="108" w:y="34"/>
                  <w:numPr>
                    <w:ilvl w:val="3"/>
                    <w:numId w:val="1"/>
                  </w:numPr>
                  <w:tabs>
                    <w:tab w:val="num" w:pos="1440"/>
                  </w:tabs>
                  <w:ind w:left="1440" w:hanging="1008"/>
                  <w:outlineLvl w:val="3"/>
                </w:pPr>
              </w:pPrChange>
            </w:pPr>
            <w:ins w:id="8396" w:author="The Si Tran" w:date="2012-12-09T14:54:00Z">
              <w:r w:rsidRPr="006948EF">
                <w:rPr>
                  <w:sz w:val="26"/>
                  <w:szCs w:val="26"/>
                  <w:rPrChange w:id="8397" w:author="The Si Tran" w:date="2012-12-16T10:53:00Z">
                    <w:rPr/>
                  </w:rPrChange>
                </w:rPr>
                <w:t>Deaths</w:t>
              </w:r>
            </w:ins>
          </w:p>
          <w:p w14:paraId="5F89BB88" w14:textId="77777777" w:rsidR="00BB4B46" w:rsidRPr="00032D83" w:rsidRDefault="00BB4B46">
            <w:pPr>
              <w:pStyle w:val="BangBody"/>
              <w:jc w:val="center"/>
              <w:rPr>
                <w:ins w:id="8398" w:author="The Si Tran" w:date="2012-12-09T14:54:00Z"/>
                <w:b/>
                <w:bCs/>
                <w:sz w:val="28"/>
                <w:szCs w:val="26"/>
              </w:rPr>
              <w:pPrChange w:id="8399" w:author="The Si Tran" w:date="2012-12-16T10:12:00Z">
                <w:pPr>
                  <w:keepNext/>
                  <w:framePr w:hSpace="180" w:wrap="around" w:vAnchor="text" w:hAnchor="margin" w:x="108" w:y="34"/>
                  <w:numPr>
                    <w:ilvl w:val="3"/>
                    <w:numId w:val="1"/>
                  </w:numPr>
                  <w:tabs>
                    <w:tab w:val="num" w:pos="1440"/>
                  </w:tabs>
                  <w:ind w:left="1440" w:hanging="1008"/>
                  <w:outlineLvl w:val="3"/>
                </w:pPr>
              </w:pPrChange>
            </w:pPr>
            <w:ins w:id="8400" w:author="The Si Tran" w:date="2012-12-09T14:54:00Z">
              <w:r w:rsidRPr="006948EF">
                <w:rPr>
                  <w:sz w:val="26"/>
                  <w:szCs w:val="26"/>
                  <w:rPrChange w:id="8401" w:author="The Si Tran" w:date="2012-12-16T10:53:00Z">
                    <w:rPr/>
                  </w:rPrChange>
                </w:rPr>
                <w:t>Maxtemp</w:t>
              </w:r>
            </w:ins>
          </w:p>
        </w:tc>
        <w:tc>
          <w:tcPr>
            <w:tcW w:w="1540" w:type="dxa"/>
            <w:tcPrChange w:id="8402" w:author="The Si Tran" w:date="2012-12-16T10:13:00Z">
              <w:tcPr>
                <w:tcW w:w="1413" w:type="dxa"/>
              </w:tcPr>
            </w:tcPrChange>
          </w:tcPr>
          <w:p w14:paraId="41EC4B4A" w14:textId="77777777" w:rsidR="00BB4B46" w:rsidRPr="00032D83" w:rsidRDefault="00BB4B46">
            <w:pPr>
              <w:pStyle w:val="BangBody"/>
              <w:jc w:val="center"/>
              <w:rPr>
                <w:ins w:id="8403" w:author="The Si Tran" w:date="2012-12-09T14:54:00Z"/>
                <w:b/>
                <w:bCs/>
                <w:sz w:val="28"/>
                <w:szCs w:val="26"/>
              </w:rPr>
              <w:pPrChange w:id="8404" w:author="The Si Tran" w:date="2012-12-16T10:12:00Z">
                <w:pPr>
                  <w:keepNext/>
                  <w:framePr w:hSpace="180" w:wrap="around" w:vAnchor="text" w:hAnchor="margin" w:x="108" w:y="34"/>
                  <w:numPr>
                    <w:ilvl w:val="3"/>
                    <w:numId w:val="1"/>
                  </w:numPr>
                  <w:tabs>
                    <w:tab w:val="num" w:pos="1440"/>
                  </w:tabs>
                  <w:ind w:left="1440" w:hanging="1008"/>
                  <w:outlineLvl w:val="3"/>
                </w:pPr>
              </w:pPrChange>
            </w:pPr>
            <w:ins w:id="8405" w:author="The Si Tran" w:date="2012-12-09T14:54:00Z">
              <w:r w:rsidRPr="006948EF">
                <w:rPr>
                  <w:sz w:val="26"/>
                  <w:szCs w:val="26"/>
                  <w:rPrChange w:id="8406" w:author="The Si Tran" w:date="2012-12-16T10:53:00Z">
                    <w:rPr/>
                  </w:rPrChange>
                </w:rPr>
                <w:t>Seasonal</w:t>
              </w:r>
            </w:ins>
          </w:p>
        </w:tc>
        <w:tc>
          <w:tcPr>
            <w:tcW w:w="1818" w:type="dxa"/>
            <w:tcPrChange w:id="8407" w:author="The Si Tran" w:date="2012-12-16T10:13:00Z">
              <w:tcPr>
                <w:tcW w:w="1651" w:type="dxa"/>
              </w:tcPr>
            </w:tcPrChange>
          </w:tcPr>
          <w:p w14:paraId="2ABFA51F" w14:textId="77777777" w:rsidR="00BB4B46" w:rsidRPr="00032D83" w:rsidRDefault="00BB4B46">
            <w:pPr>
              <w:pStyle w:val="BangBody"/>
              <w:jc w:val="center"/>
              <w:rPr>
                <w:ins w:id="8408" w:author="The Si Tran" w:date="2012-12-09T14:54:00Z"/>
                <w:b/>
                <w:bCs/>
                <w:sz w:val="28"/>
                <w:szCs w:val="26"/>
              </w:rPr>
              <w:pPrChange w:id="8409" w:author="The Si Tran" w:date="2012-12-16T10:12:00Z">
                <w:pPr>
                  <w:keepNext/>
                  <w:framePr w:hSpace="180" w:wrap="around" w:vAnchor="text" w:hAnchor="margin" w:x="108" w:y="34"/>
                  <w:numPr>
                    <w:ilvl w:val="3"/>
                    <w:numId w:val="1"/>
                  </w:numPr>
                  <w:tabs>
                    <w:tab w:val="num" w:pos="1440"/>
                  </w:tabs>
                  <w:ind w:left="1440" w:hanging="1008"/>
                  <w:outlineLvl w:val="3"/>
                </w:pPr>
              </w:pPrChange>
            </w:pPr>
            <w:ins w:id="8410" w:author="The Si Tran" w:date="2012-12-09T14:54:00Z">
              <w:r w:rsidRPr="006948EF">
                <w:rPr>
                  <w:sz w:val="26"/>
                  <w:szCs w:val="26"/>
                  <w:rPrChange w:id="8411" w:author="The Si Tran" w:date="2012-12-16T10:53:00Z">
                    <w:rPr/>
                  </w:rPrChange>
                </w:rPr>
                <w:t>Traffic</w:t>
              </w:r>
            </w:ins>
          </w:p>
          <w:p w14:paraId="152E7041" w14:textId="77777777" w:rsidR="00BB4B46" w:rsidRPr="00032D83" w:rsidRDefault="00BB4B46">
            <w:pPr>
              <w:pStyle w:val="BangBody"/>
              <w:jc w:val="center"/>
              <w:rPr>
                <w:ins w:id="8412" w:author="The Si Tran" w:date="2012-12-09T14:54:00Z"/>
                <w:b/>
                <w:bCs/>
                <w:sz w:val="28"/>
                <w:szCs w:val="26"/>
              </w:rPr>
              <w:pPrChange w:id="8413" w:author="The Si Tran" w:date="2012-12-16T10:12:00Z">
                <w:pPr>
                  <w:keepNext/>
                  <w:framePr w:hSpace="180" w:wrap="around" w:vAnchor="text" w:hAnchor="margin" w:x="108" w:y="34"/>
                  <w:numPr>
                    <w:ilvl w:val="3"/>
                    <w:numId w:val="1"/>
                  </w:numPr>
                  <w:tabs>
                    <w:tab w:val="num" w:pos="1440"/>
                  </w:tabs>
                  <w:ind w:left="1440" w:hanging="1008"/>
                  <w:outlineLvl w:val="3"/>
                </w:pPr>
              </w:pPrChange>
            </w:pPr>
            <w:ins w:id="8414" w:author="The Si Tran" w:date="2012-12-09T14:54:00Z">
              <w:r w:rsidRPr="006948EF">
                <w:rPr>
                  <w:sz w:val="26"/>
                  <w:szCs w:val="26"/>
                  <w:rPrChange w:id="8415" w:author="The Si Tran" w:date="2012-12-16T10:53:00Z">
                    <w:rPr/>
                  </w:rPrChange>
                </w:rPr>
                <w:t>Meteorology</w:t>
              </w:r>
            </w:ins>
          </w:p>
        </w:tc>
        <w:tc>
          <w:tcPr>
            <w:tcW w:w="3967" w:type="dxa"/>
            <w:tcPrChange w:id="8416" w:author="The Si Tran" w:date="2012-12-16T10:13:00Z">
              <w:tcPr>
                <w:tcW w:w="3671" w:type="dxa"/>
              </w:tcPr>
            </w:tcPrChange>
          </w:tcPr>
          <w:p w14:paraId="319526DC" w14:textId="77777777" w:rsidR="00BB4B46" w:rsidRPr="00032D83" w:rsidRDefault="00BB4B46">
            <w:pPr>
              <w:pStyle w:val="BangBody"/>
              <w:rPr>
                <w:ins w:id="8417" w:author="The Si Tran" w:date="2012-12-09T14:54:00Z"/>
                <w:b/>
                <w:bCs/>
                <w:sz w:val="28"/>
                <w:szCs w:val="26"/>
              </w:rPr>
              <w:pPrChange w:id="8418" w:author="The Si Tran" w:date="2012-12-16T10:12:00Z">
                <w:pPr>
                  <w:keepNext/>
                  <w:framePr w:hSpace="180" w:wrap="around" w:vAnchor="text" w:hAnchor="margin" w:x="108" w:y="34"/>
                  <w:numPr>
                    <w:ilvl w:val="3"/>
                    <w:numId w:val="1"/>
                  </w:numPr>
                  <w:tabs>
                    <w:tab w:val="num" w:pos="1440"/>
                  </w:tabs>
                  <w:ind w:left="1440" w:hanging="1008"/>
                  <w:outlineLvl w:val="3"/>
                </w:pPr>
              </w:pPrChange>
            </w:pPr>
            <w:ins w:id="8419" w:author="The Si Tran" w:date="2012-12-09T14:54:00Z">
              <w:r w:rsidRPr="006948EF">
                <w:rPr>
                  <w:sz w:val="26"/>
                  <w:szCs w:val="26"/>
                  <w:rPrChange w:id="8420" w:author="The Si Tran" w:date="2012-12-16T10:53:00Z">
                    <w:rPr/>
                  </w:rPrChange>
                </w:rPr>
                <w:t>Monthly deaths &amp; injuries in UK roads</w:t>
              </w:r>
            </w:ins>
          </w:p>
          <w:p w14:paraId="42009712" w14:textId="77777777" w:rsidR="00BB4B46" w:rsidRPr="00032D83" w:rsidRDefault="00BB4B46">
            <w:pPr>
              <w:pStyle w:val="BangBody"/>
              <w:rPr>
                <w:ins w:id="8421" w:author="The Si Tran" w:date="2012-12-09T14:54:00Z"/>
                <w:b/>
                <w:bCs/>
                <w:sz w:val="28"/>
                <w:szCs w:val="26"/>
              </w:rPr>
              <w:pPrChange w:id="8422" w:author="The Si Tran" w:date="2012-12-16T10:12:00Z">
                <w:pPr>
                  <w:keepNext/>
                  <w:framePr w:hSpace="180" w:wrap="around" w:vAnchor="text" w:hAnchor="margin" w:x="108" w:y="34"/>
                  <w:numPr>
                    <w:ilvl w:val="3"/>
                    <w:numId w:val="1"/>
                  </w:numPr>
                  <w:tabs>
                    <w:tab w:val="num" w:pos="1440"/>
                  </w:tabs>
                  <w:ind w:left="1440" w:hanging="1008"/>
                  <w:outlineLvl w:val="3"/>
                </w:pPr>
              </w:pPrChange>
            </w:pPr>
            <w:ins w:id="8423" w:author="The Si Tran" w:date="2012-12-09T14:54:00Z">
              <w:r w:rsidRPr="006948EF">
                <w:rPr>
                  <w:sz w:val="26"/>
                  <w:szCs w:val="26"/>
                  <w:rPrChange w:id="8424" w:author="The Si Tran" w:date="2012-12-16T10:53:00Z">
                    <w:rPr/>
                  </w:rPrChange>
                </w:rPr>
                <w:t>Maximum temperature in Melbourne</w:t>
              </w:r>
            </w:ins>
          </w:p>
        </w:tc>
      </w:tr>
      <w:tr w:rsidR="00BB4B46" w14:paraId="4C74D903" w14:textId="77777777" w:rsidTr="00B203D9">
        <w:trPr>
          <w:trHeight w:val="718"/>
          <w:ins w:id="8425" w:author="The Si Tran" w:date="2012-12-09T14:54:00Z"/>
        </w:trPr>
        <w:tc>
          <w:tcPr>
            <w:tcW w:w="1601" w:type="dxa"/>
            <w:tcPrChange w:id="8426" w:author="The Si Tran" w:date="2012-12-16T10:13:00Z">
              <w:tcPr>
                <w:tcW w:w="1364" w:type="dxa"/>
              </w:tcPr>
            </w:tcPrChange>
          </w:tcPr>
          <w:p w14:paraId="27D9F8AA" w14:textId="77777777" w:rsidR="00BB4B46" w:rsidRPr="00032D83" w:rsidRDefault="00BB4B46">
            <w:pPr>
              <w:pStyle w:val="BangBody"/>
              <w:jc w:val="center"/>
              <w:rPr>
                <w:ins w:id="8427" w:author="The Si Tran" w:date="2012-12-09T14:54:00Z"/>
                <w:b/>
                <w:bCs/>
                <w:sz w:val="28"/>
                <w:szCs w:val="26"/>
              </w:rPr>
              <w:pPrChange w:id="8428" w:author="The Si Tran" w:date="2012-12-16T10:12:00Z">
                <w:pPr>
                  <w:keepNext/>
                  <w:framePr w:hSpace="180" w:wrap="around" w:vAnchor="text" w:hAnchor="margin" w:x="108" w:y="34"/>
                  <w:numPr>
                    <w:ilvl w:val="3"/>
                    <w:numId w:val="1"/>
                  </w:numPr>
                  <w:tabs>
                    <w:tab w:val="num" w:pos="1440"/>
                  </w:tabs>
                  <w:ind w:left="1440" w:hanging="1008"/>
                  <w:outlineLvl w:val="3"/>
                </w:pPr>
              </w:pPrChange>
            </w:pPr>
            <w:ins w:id="8429" w:author="The Si Tran" w:date="2012-12-09T14:54:00Z">
              <w:r w:rsidRPr="006948EF">
                <w:rPr>
                  <w:sz w:val="26"/>
                  <w:szCs w:val="26"/>
                  <w:rPrChange w:id="8430" w:author="The Si Tran" w:date="2012-12-16T10:53:00Z">
                    <w:rPr/>
                  </w:rPrChange>
                </w:rPr>
                <w:t>Chemical</w:t>
              </w:r>
            </w:ins>
          </w:p>
          <w:p w14:paraId="70255AE3" w14:textId="77777777" w:rsidR="00BB4B46" w:rsidRPr="00032D83" w:rsidRDefault="00BB4B46">
            <w:pPr>
              <w:pStyle w:val="BangBody"/>
              <w:jc w:val="center"/>
              <w:rPr>
                <w:ins w:id="8431" w:author="The Si Tran" w:date="2012-12-09T14:54:00Z"/>
                <w:b/>
                <w:bCs/>
                <w:sz w:val="28"/>
                <w:szCs w:val="26"/>
              </w:rPr>
              <w:pPrChange w:id="8432" w:author="The Si Tran" w:date="2012-12-16T10:12:00Z">
                <w:pPr>
                  <w:keepNext/>
                  <w:framePr w:hSpace="180" w:wrap="around" w:vAnchor="text" w:hAnchor="margin" w:x="108" w:y="34"/>
                  <w:numPr>
                    <w:ilvl w:val="3"/>
                    <w:numId w:val="1"/>
                  </w:numPr>
                  <w:tabs>
                    <w:tab w:val="num" w:pos="1440"/>
                  </w:tabs>
                  <w:ind w:left="1440" w:hanging="1008"/>
                  <w:outlineLvl w:val="3"/>
                </w:pPr>
              </w:pPrChange>
            </w:pPr>
            <w:ins w:id="8433" w:author="The Si Tran" w:date="2012-12-09T14:54:00Z">
              <w:r w:rsidRPr="006948EF">
                <w:rPr>
                  <w:sz w:val="26"/>
                  <w:szCs w:val="26"/>
                  <w:rPrChange w:id="8434" w:author="The Si Tran" w:date="2012-12-16T10:53:00Z">
                    <w:rPr/>
                  </w:rPrChange>
                </w:rPr>
                <w:t>Prices</w:t>
              </w:r>
            </w:ins>
          </w:p>
        </w:tc>
        <w:tc>
          <w:tcPr>
            <w:tcW w:w="1540" w:type="dxa"/>
            <w:tcPrChange w:id="8435" w:author="The Si Tran" w:date="2012-12-16T10:13:00Z">
              <w:tcPr>
                <w:tcW w:w="1413" w:type="dxa"/>
              </w:tcPr>
            </w:tcPrChange>
          </w:tcPr>
          <w:p w14:paraId="641C9B17" w14:textId="77777777" w:rsidR="00BB4B46" w:rsidRPr="00032D83" w:rsidRDefault="00BB4B46">
            <w:pPr>
              <w:pStyle w:val="BangBody"/>
              <w:jc w:val="center"/>
              <w:rPr>
                <w:ins w:id="8436" w:author="The Si Tran" w:date="2012-12-09T14:54:00Z"/>
                <w:b/>
                <w:bCs/>
                <w:sz w:val="28"/>
                <w:szCs w:val="26"/>
              </w:rPr>
              <w:pPrChange w:id="8437" w:author="The Si Tran" w:date="2012-12-16T10:12:00Z">
                <w:pPr>
                  <w:keepNext/>
                  <w:framePr w:hSpace="180" w:wrap="around" w:vAnchor="text" w:hAnchor="margin" w:x="108" w:y="34"/>
                  <w:numPr>
                    <w:ilvl w:val="3"/>
                    <w:numId w:val="1"/>
                  </w:numPr>
                  <w:tabs>
                    <w:tab w:val="num" w:pos="1440"/>
                  </w:tabs>
                  <w:ind w:left="1440" w:hanging="1008"/>
                  <w:outlineLvl w:val="3"/>
                </w:pPr>
              </w:pPrChange>
            </w:pPr>
            <w:ins w:id="8438" w:author="The Si Tran" w:date="2012-12-09T14:54:00Z">
              <w:r w:rsidRPr="006948EF">
                <w:rPr>
                  <w:sz w:val="26"/>
                  <w:szCs w:val="26"/>
                  <w:rPrChange w:id="8439" w:author="The Si Tran" w:date="2012-12-16T10:53:00Z">
                    <w:rPr/>
                  </w:rPrChange>
                </w:rPr>
                <w:t>Trended</w:t>
              </w:r>
            </w:ins>
          </w:p>
        </w:tc>
        <w:tc>
          <w:tcPr>
            <w:tcW w:w="1818" w:type="dxa"/>
            <w:tcPrChange w:id="8440" w:author="The Si Tran" w:date="2012-12-16T10:13:00Z">
              <w:tcPr>
                <w:tcW w:w="1651" w:type="dxa"/>
              </w:tcPr>
            </w:tcPrChange>
          </w:tcPr>
          <w:p w14:paraId="3E9BE03E" w14:textId="77777777" w:rsidR="00BB4B46" w:rsidRPr="00032D83" w:rsidRDefault="00BB4B46">
            <w:pPr>
              <w:pStyle w:val="BangBody"/>
              <w:jc w:val="center"/>
              <w:rPr>
                <w:ins w:id="8441" w:author="The Si Tran" w:date="2012-12-09T14:54:00Z"/>
                <w:b/>
                <w:bCs/>
                <w:sz w:val="28"/>
                <w:szCs w:val="26"/>
              </w:rPr>
              <w:pPrChange w:id="8442" w:author="The Si Tran" w:date="2012-12-16T10:12:00Z">
                <w:pPr>
                  <w:keepNext/>
                  <w:framePr w:hSpace="180" w:wrap="around" w:vAnchor="text" w:hAnchor="margin" w:x="108" w:y="34"/>
                  <w:numPr>
                    <w:ilvl w:val="3"/>
                    <w:numId w:val="1"/>
                  </w:numPr>
                  <w:tabs>
                    <w:tab w:val="num" w:pos="1440"/>
                  </w:tabs>
                  <w:ind w:left="1440" w:hanging="1008"/>
                  <w:outlineLvl w:val="3"/>
                </w:pPr>
              </w:pPrChange>
            </w:pPr>
            <w:ins w:id="8443" w:author="The Si Tran" w:date="2012-12-09T14:54:00Z">
              <w:r w:rsidRPr="006948EF">
                <w:rPr>
                  <w:sz w:val="26"/>
                  <w:szCs w:val="26"/>
                  <w:rPrChange w:id="8444" w:author="The Si Tran" w:date="2012-12-16T10:53:00Z">
                    <w:rPr/>
                  </w:rPrChange>
                </w:rPr>
                <w:t>Chemical</w:t>
              </w:r>
            </w:ins>
          </w:p>
          <w:p w14:paraId="7CF68436" w14:textId="77777777" w:rsidR="00BB4B46" w:rsidRPr="00032D83" w:rsidRDefault="00BB4B46">
            <w:pPr>
              <w:pStyle w:val="BangBody"/>
              <w:jc w:val="center"/>
              <w:rPr>
                <w:ins w:id="8445" w:author="The Si Tran" w:date="2012-12-09T14:54:00Z"/>
                <w:b/>
                <w:bCs/>
                <w:sz w:val="28"/>
                <w:szCs w:val="26"/>
              </w:rPr>
              <w:pPrChange w:id="8446" w:author="The Si Tran" w:date="2012-12-16T10:12:00Z">
                <w:pPr>
                  <w:keepNext/>
                  <w:framePr w:hSpace="180" w:wrap="around" w:vAnchor="text" w:hAnchor="margin" w:x="108" w:y="34"/>
                  <w:numPr>
                    <w:ilvl w:val="3"/>
                    <w:numId w:val="1"/>
                  </w:numPr>
                  <w:tabs>
                    <w:tab w:val="num" w:pos="1440"/>
                  </w:tabs>
                  <w:ind w:left="1440" w:hanging="1008"/>
                  <w:outlineLvl w:val="3"/>
                </w:pPr>
              </w:pPrChange>
            </w:pPr>
            <w:ins w:id="8447" w:author="The Si Tran" w:date="2012-12-09T14:54:00Z">
              <w:r w:rsidRPr="006948EF">
                <w:rPr>
                  <w:sz w:val="26"/>
                  <w:szCs w:val="26"/>
                  <w:rPrChange w:id="8448" w:author="The Si Tran" w:date="2012-12-16T10:53:00Z">
                    <w:rPr/>
                  </w:rPrChange>
                </w:rPr>
                <w:t>Economy</w:t>
              </w:r>
            </w:ins>
          </w:p>
        </w:tc>
        <w:tc>
          <w:tcPr>
            <w:tcW w:w="3967" w:type="dxa"/>
            <w:tcPrChange w:id="8449" w:author="The Si Tran" w:date="2012-12-16T10:13:00Z">
              <w:tcPr>
                <w:tcW w:w="3671" w:type="dxa"/>
              </w:tcPr>
            </w:tcPrChange>
          </w:tcPr>
          <w:p w14:paraId="183AF5B8" w14:textId="77777777" w:rsidR="00BB4B46" w:rsidRPr="00032D83" w:rsidRDefault="00BB4B46">
            <w:pPr>
              <w:pStyle w:val="BangBody"/>
              <w:rPr>
                <w:ins w:id="8450" w:author="The Si Tran" w:date="2012-12-09T14:54:00Z"/>
                <w:b/>
                <w:bCs/>
                <w:sz w:val="28"/>
                <w:szCs w:val="26"/>
              </w:rPr>
              <w:pPrChange w:id="8451" w:author="The Si Tran" w:date="2012-12-16T10:12:00Z">
                <w:pPr>
                  <w:keepNext/>
                  <w:framePr w:hSpace="180" w:wrap="around" w:vAnchor="text" w:hAnchor="margin" w:x="108" w:y="34"/>
                  <w:numPr>
                    <w:ilvl w:val="3"/>
                    <w:numId w:val="1"/>
                  </w:numPr>
                  <w:tabs>
                    <w:tab w:val="num" w:pos="1440"/>
                  </w:tabs>
                  <w:ind w:left="1440" w:hanging="1008"/>
                  <w:outlineLvl w:val="3"/>
                </w:pPr>
              </w:pPrChange>
            </w:pPr>
            <w:ins w:id="8452" w:author="The Si Tran" w:date="2012-12-09T14:54:00Z">
              <w:r w:rsidRPr="006948EF">
                <w:rPr>
                  <w:sz w:val="26"/>
                  <w:szCs w:val="26"/>
                  <w:rPrChange w:id="8453" w:author="The Si Tran" w:date="2012-12-16T10:53:00Z">
                    <w:rPr/>
                  </w:rPrChange>
                </w:rPr>
                <w:t>Chemical concentration readings</w:t>
              </w:r>
            </w:ins>
          </w:p>
          <w:p w14:paraId="28F14F1D" w14:textId="77777777" w:rsidR="00BB4B46" w:rsidRPr="00032D83" w:rsidRDefault="00BB4B46">
            <w:pPr>
              <w:pStyle w:val="BangBody"/>
              <w:rPr>
                <w:ins w:id="8454" w:author="The Si Tran" w:date="2012-12-09T14:54:00Z"/>
                <w:b/>
                <w:bCs/>
                <w:sz w:val="28"/>
                <w:szCs w:val="26"/>
              </w:rPr>
              <w:pPrChange w:id="8455" w:author="The Si Tran" w:date="2012-12-16T10:12:00Z">
                <w:pPr>
                  <w:keepNext/>
                  <w:framePr w:hSpace="180" w:wrap="around" w:vAnchor="text" w:hAnchor="margin" w:x="108" w:y="34"/>
                  <w:numPr>
                    <w:ilvl w:val="3"/>
                    <w:numId w:val="1"/>
                  </w:numPr>
                  <w:tabs>
                    <w:tab w:val="num" w:pos="1440"/>
                  </w:tabs>
                  <w:ind w:left="1440" w:hanging="1008"/>
                  <w:outlineLvl w:val="3"/>
                </w:pPr>
              </w:pPrChange>
            </w:pPr>
            <w:ins w:id="8456" w:author="The Si Tran" w:date="2012-12-09T14:54:00Z">
              <w:r w:rsidRPr="006948EF">
                <w:rPr>
                  <w:sz w:val="26"/>
                  <w:szCs w:val="26"/>
                  <w:rPrChange w:id="8457" w:author="The Si Tran" w:date="2012-12-16T10:53:00Z">
                    <w:rPr/>
                  </w:rPrChange>
                </w:rPr>
                <w:t xml:space="preserve">Daily </w:t>
              </w:r>
              <w:r w:rsidRPr="006948EF">
                <w:rPr>
                  <w:i/>
                  <w:sz w:val="26"/>
                  <w:szCs w:val="26"/>
                  <w:rPrChange w:id="8458" w:author="The Si Tran" w:date="2012-12-16T10:53:00Z">
                    <w:rPr>
                      <w:i/>
                    </w:rPr>
                  </w:rPrChange>
                </w:rPr>
                <w:t>IBM</w:t>
              </w:r>
              <w:r w:rsidRPr="006948EF">
                <w:rPr>
                  <w:sz w:val="26"/>
                  <w:szCs w:val="26"/>
                  <w:rPrChange w:id="8459" w:author="The Si Tran" w:date="2012-12-16T10:53:00Z">
                    <w:rPr/>
                  </w:rPrChange>
                </w:rPr>
                <w:t xml:space="preserve"> common stock closing prices</w:t>
              </w:r>
            </w:ins>
          </w:p>
        </w:tc>
      </w:tr>
      <w:tr w:rsidR="00BB4B46" w14:paraId="11DB69FB" w14:textId="77777777" w:rsidTr="00B203D9">
        <w:trPr>
          <w:trHeight w:val="865"/>
          <w:ins w:id="8460" w:author="The Si Tran" w:date="2012-12-09T14:54:00Z"/>
        </w:trPr>
        <w:tc>
          <w:tcPr>
            <w:tcW w:w="1601" w:type="dxa"/>
            <w:tcPrChange w:id="8461" w:author="The Si Tran" w:date="2012-12-16T10:13:00Z">
              <w:tcPr>
                <w:tcW w:w="1364" w:type="dxa"/>
              </w:tcPr>
            </w:tcPrChange>
          </w:tcPr>
          <w:p w14:paraId="39B61AE3" w14:textId="77777777" w:rsidR="00BB4B46" w:rsidRPr="00032D83" w:rsidRDefault="00BB4B46">
            <w:pPr>
              <w:pStyle w:val="BangBody"/>
              <w:jc w:val="center"/>
              <w:rPr>
                <w:ins w:id="8462" w:author="The Si Tran" w:date="2012-12-09T14:54:00Z"/>
                <w:b/>
                <w:bCs/>
                <w:sz w:val="28"/>
                <w:szCs w:val="26"/>
              </w:rPr>
              <w:pPrChange w:id="8463" w:author="The Si Tran" w:date="2012-12-16T10:13:00Z">
                <w:pPr>
                  <w:keepNext/>
                  <w:framePr w:hSpace="180" w:wrap="around" w:vAnchor="text" w:hAnchor="margin" w:x="108" w:y="34"/>
                  <w:numPr>
                    <w:ilvl w:val="3"/>
                    <w:numId w:val="1"/>
                  </w:numPr>
                  <w:tabs>
                    <w:tab w:val="num" w:pos="1440"/>
                  </w:tabs>
                  <w:ind w:left="1440" w:hanging="1008"/>
                  <w:outlineLvl w:val="3"/>
                </w:pPr>
              </w:pPrChange>
            </w:pPr>
            <w:ins w:id="8464" w:author="The Si Tran" w:date="2012-12-09T14:54:00Z">
              <w:r w:rsidRPr="006948EF">
                <w:rPr>
                  <w:sz w:val="26"/>
                  <w:szCs w:val="26"/>
                  <w:rPrChange w:id="8465" w:author="The Si Tran" w:date="2012-12-16T10:53:00Z">
                    <w:rPr/>
                  </w:rPrChange>
                </w:rPr>
                <w:t>Sunspots</w:t>
              </w:r>
            </w:ins>
          </w:p>
          <w:p w14:paraId="1A32454B" w14:textId="77777777" w:rsidR="00BB4B46" w:rsidRPr="00032D83" w:rsidRDefault="00BB4B46">
            <w:pPr>
              <w:pStyle w:val="BangBody"/>
              <w:jc w:val="center"/>
              <w:rPr>
                <w:ins w:id="8466" w:author="The Si Tran" w:date="2012-12-09T14:54:00Z"/>
                <w:b/>
                <w:bCs/>
                <w:sz w:val="28"/>
                <w:szCs w:val="26"/>
              </w:rPr>
              <w:pPrChange w:id="8467" w:author="The Si Tran" w:date="2012-12-16T10:13:00Z">
                <w:pPr>
                  <w:keepNext/>
                  <w:framePr w:hSpace="180" w:wrap="around" w:vAnchor="text" w:hAnchor="margin" w:x="108" w:y="34"/>
                  <w:numPr>
                    <w:ilvl w:val="3"/>
                    <w:numId w:val="1"/>
                  </w:numPr>
                  <w:tabs>
                    <w:tab w:val="num" w:pos="1440"/>
                  </w:tabs>
                  <w:ind w:left="1440" w:hanging="1008"/>
                  <w:outlineLvl w:val="3"/>
                </w:pPr>
              </w:pPrChange>
            </w:pPr>
            <w:ins w:id="8468" w:author="The Si Tran" w:date="2012-12-09T14:54:00Z">
              <w:r w:rsidRPr="006948EF">
                <w:rPr>
                  <w:sz w:val="26"/>
                  <w:szCs w:val="26"/>
                  <w:rPrChange w:id="8469" w:author="The Si Tran" w:date="2012-12-16T10:53:00Z">
                    <w:rPr/>
                  </w:rPrChange>
                </w:rPr>
                <w:t>Kobe</w:t>
              </w:r>
            </w:ins>
          </w:p>
        </w:tc>
        <w:tc>
          <w:tcPr>
            <w:tcW w:w="1540" w:type="dxa"/>
            <w:tcPrChange w:id="8470" w:author="The Si Tran" w:date="2012-12-16T10:13:00Z">
              <w:tcPr>
                <w:tcW w:w="1413" w:type="dxa"/>
              </w:tcPr>
            </w:tcPrChange>
          </w:tcPr>
          <w:p w14:paraId="15990506" w14:textId="77777777" w:rsidR="00BB4B46" w:rsidRPr="00032D83" w:rsidRDefault="00BB4B46">
            <w:pPr>
              <w:pStyle w:val="BangBody"/>
              <w:jc w:val="center"/>
              <w:rPr>
                <w:ins w:id="8471" w:author="The Si Tran" w:date="2012-12-09T14:54:00Z"/>
                <w:b/>
                <w:bCs/>
                <w:sz w:val="28"/>
                <w:szCs w:val="26"/>
              </w:rPr>
              <w:pPrChange w:id="8472" w:author="The Si Tran" w:date="2012-12-16T10:13:00Z">
                <w:pPr>
                  <w:keepNext/>
                  <w:framePr w:hSpace="180" w:wrap="around" w:vAnchor="text" w:hAnchor="margin" w:x="108" w:y="34"/>
                  <w:numPr>
                    <w:ilvl w:val="3"/>
                    <w:numId w:val="1"/>
                  </w:numPr>
                  <w:tabs>
                    <w:tab w:val="num" w:pos="1440"/>
                  </w:tabs>
                  <w:ind w:left="1440" w:hanging="1008"/>
                  <w:outlineLvl w:val="3"/>
                </w:pPr>
              </w:pPrChange>
            </w:pPr>
            <w:ins w:id="8473" w:author="The Si Tran" w:date="2012-12-09T14:54:00Z">
              <w:r w:rsidRPr="006948EF">
                <w:rPr>
                  <w:sz w:val="26"/>
                  <w:szCs w:val="26"/>
                  <w:rPrChange w:id="8474" w:author="The Si Tran" w:date="2012-12-16T10:53:00Z">
                    <w:rPr/>
                  </w:rPrChange>
                </w:rPr>
                <w:t>Nonlinear</w:t>
              </w:r>
            </w:ins>
          </w:p>
        </w:tc>
        <w:tc>
          <w:tcPr>
            <w:tcW w:w="1818" w:type="dxa"/>
            <w:tcPrChange w:id="8475" w:author="The Si Tran" w:date="2012-12-16T10:13:00Z">
              <w:tcPr>
                <w:tcW w:w="1651" w:type="dxa"/>
              </w:tcPr>
            </w:tcPrChange>
          </w:tcPr>
          <w:p w14:paraId="1B5DAF52" w14:textId="77777777" w:rsidR="00BB4B46" w:rsidRPr="00032D83" w:rsidRDefault="00BB4B46">
            <w:pPr>
              <w:pStyle w:val="BangBody"/>
              <w:jc w:val="center"/>
              <w:rPr>
                <w:ins w:id="8476" w:author="The Si Tran" w:date="2012-12-09T14:54:00Z"/>
                <w:b/>
                <w:bCs/>
                <w:sz w:val="28"/>
                <w:szCs w:val="26"/>
              </w:rPr>
              <w:pPrChange w:id="8477" w:author="The Si Tran" w:date="2012-12-16T10:13:00Z">
                <w:pPr>
                  <w:keepNext/>
                  <w:framePr w:hSpace="180" w:wrap="around" w:vAnchor="text" w:hAnchor="margin" w:x="108" w:y="34"/>
                  <w:numPr>
                    <w:ilvl w:val="3"/>
                    <w:numId w:val="1"/>
                  </w:numPr>
                  <w:tabs>
                    <w:tab w:val="num" w:pos="1440"/>
                  </w:tabs>
                  <w:ind w:left="1440" w:hanging="1008"/>
                  <w:outlineLvl w:val="3"/>
                </w:pPr>
              </w:pPrChange>
            </w:pPr>
            <w:ins w:id="8478" w:author="The Si Tran" w:date="2012-12-09T14:54:00Z">
              <w:r w:rsidRPr="006948EF">
                <w:rPr>
                  <w:sz w:val="26"/>
                  <w:szCs w:val="26"/>
                  <w:rPrChange w:id="8479" w:author="The Si Tran" w:date="2012-12-16T10:53:00Z">
                    <w:rPr/>
                  </w:rPrChange>
                </w:rPr>
                <w:t>Physics</w:t>
              </w:r>
            </w:ins>
          </w:p>
          <w:p w14:paraId="741B9522" w14:textId="77777777" w:rsidR="00BB4B46" w:rsidRPr="00032D83" w:rsidRDefault="00BB4B46">
            <w:pPr>
              <w:pStyle w:val="BangBody"/>
              <w:jc w:val="center"/>
              <w:rPr>
                <w:ins w:id="8480" w:author="The Si Tran" w:date="2012-12-09T14:54:00Z"/>
                <w:b/>
                <w:bCs/>
                <w:sz w:val="28"/>
                <w:szCs w:val="26"/>
              </w:rPr>
              <w:pPrChange w:id="8481" w:author="The Si Tran" w:date="2012-12-16T10:13:00Z">
                <w:pPr>
                  <w:keepNext/>
                  <w:framePr w:hSpace="180" w:wrap="around" w:vAnchor="text" w:hAnchor="margin" w:x="108" w:y="34"/>
                  <w:numPr>
                    <w:ilvl w:val="3"/>
                    <w:numId w:val="1"/>
                  </w:numPr>
                  <w:tabs>
                    <w:tab w:val="num" w:pos="1440"/>
                  </w:tabs>
                  <w:ind w:left="1440" w:hanging="1008"/>
                  <w:outlineLvl w:val="3"/>
                </w:pPr>
              </w:pPrChange>
            </w:pPr>
            <w:ins w:id="8482" w:author="The Si Tran" w:date="2012-12-09T14:54:00Z">
              <w:r w:rsidRPr="006948EF">
                <w:rPr>
                  <w:sz w:val="26"/>
                  <w:szCs w:val="26"/>
                  <w:rPrChange w:id="8483" w:author="The Si Tran" w:date="2012-12-16T10:53:00Z">
                    <w:rPr/>
                  </w:rPrChange>
                </w:rPr>
                <w:t>Geology</w:t>
              </w:r>
            </w:ins>
          </w:p>
        </w:tc>
        <w:tc>
          <w:tcPr>
            <w:tcW w:w="3967" w:type="dxa"/>
            <w:tcPrChange w:id="8484" w:author="The Si Tran" w:date="2012-12-16T10:13:00Z">
              <w:tcPr>
                <w:tcW w:w="3671" w:type="dxa"/>
              </w:tcPr>
            </w:tcPrChange>
          </w:tcPr>
          <w:p w14:paraId="613529F8" w14:textId="77777777" w:rsidR="00BB4B46" w:rsidRPr="00032D83" w:rsidRDefault="00BB4B46">
            <w:pPr>
              <w:pStyle w:val="BangBody"/>
              <w:rPr>
                <w:ins w:id="8485" w:author="The Si Tran" w:date="2012-12-09T14:54:00Z"/>
                <w:b/>
                <w:bCs/>
                <w:sz w:val="28"/>
                <w:szCs w:val="26"/>
              </w:rPr>
              <w:pPrChange w:id="8486" w:author="The Si Tran" w:date="2012-12-16T10:13:00Z">
                <w:pPr>
                  <w:keepNext/>
                  <w:framePr w:hSpace="180" w:wrap="around" w:vAnchor="text" w:hAnchor="margin" w:x="108" w:y="34"/>
                  <w:numPr>
                    <w:ilvl w:val="3"/>
                    <w:numId w:val="1"/>
                  </w:numPr>
                  <w:tabs>
                    <w:tab w:val="num" w:pos="1440"/>
                  </w:tabs>
                  <w:ind w:left="1440" w:hanging="1008"/>
                  <w:outlineLvl w:val="3"/>
                </w:pPr>
              </w:pPrChange>
            </w:pPr>
            <w:ins w:id="8487" w:author="The Si Tran" w:date="2012-12-09T14:54:00Z">
              <w:r w:rsidRPr="006948EF">
                <w:rPr>
                  <w:sz w:val="26"/>
                  <w:szCs w:val="26"/>
                  <w:rPrChange w:id="8488" w:author="The Si Tran" w:date="2012-12-16T10:53:00Z">
                    <w:rPr/>
                  </w:rPrChange>
                </w:rPr>
                <w:t>Annual Wolf’s Sunspot Numbers</w:t>
              </w:r>
            </w:ins>
          </w:p>
          <w:p w14:paraId="4F97E93B" w14:textId="77777777" w:rsidR="00BB4B46" w:rsidRPr="00032D83" w:rsidRDefault="00BB4B46">
            <w:pPr>
              <w:pStyle w:val="BangBody"/>
              <w:rPr>
                <w:ins w:id="8489" w:author="The Si Tran" w:date="2012-12-09T14:54:00Z"/>
                <w:b/>
                <w:bCs/>
                <w:sz w:val="28"/>
                <w:szCs w:val="26"/>
              </w:rPr>
              <w:pPrChange w:id="8490" w:author="The Si Tran" w:date="2012-12-16T10:13:00Z">
                <w:pPr>
                  <w:keepNext/>
                  <w:framePr w:hSpace="180" w:wrap="around" w:vAnchor="text" w:hAnchor="margin" w:x="108" w:y="34"/>
                  <w:numPr>
                    <w:ilvl w:val="3"/>
                    <w:numId w:val="1"/>
                  </w:numPr>
                  <w:tabs>
                    <w:tab w:val="num" w:pos="1440"/>
                  </w:tabs>
                  <w:ind w:left="1440" w:hanging="1008"/>
                  <w:outlineLvl w:val="3"/>
                </w:pPr>
              </w:pPrChange>
            </w:pPr>
            <w:ins w:id="8491" w:author="The Si Tran" w:date="2012-12-09T14:54:00Z">
              <w:r w:rsidRPr="006948EF">
                <w:rPr>
                  <w:sz w:val="26"/>
                  <w:szCs w:val="26"/>
                  <w:rPrChange w:id="8492" w:author="The Si Tran" w:date="2012-12-16T10:53:00Z">
                    <w:rPr/>
                  </w:rPrChange>
                </w:rPr>
                <w:t>Seismograph of the Kobe earthquake</w:t>
              </w:r>
            </w:ins>
          </w:p>
        </w:tc>
      </w:tr>
    </w:tbl>
    <w:p w14:paraId="69935C0C" w14:textId="153231F5" w:rsidR="00BB4B46" w:rsidRPr="003E5C02" w:rsidRDefault="00B203D9" w:rsidP="003E5C02">
      <w:pPr>
        <w:rPr>
          <w:ins w:id="8493" w:author="The Si Tran" w:date="2012-12-16T08:40:00Z"/>
        </w:rPr>
      </w:pPr>
      <w:ins w:id="8494"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716F82E0" w14:textId="134EA93F" w:rsidR="002D6925" w:rsidRPr="000620C7" w:rsidRDefault="00945B99" w:rsidP="00B03FC4">
      <w:pPr>
        <w:rPr>
          <w:ins w:id="8495" w:author="The Si Tran" w:date="2012-12-10T07:15:00Z"/>
          <w:szCs w:val="26"/>
        </w:rPr>
      </w:pPr>
      <w:ins w:id="8496" w:author="The Si Tran" w:date="2012-12-10T07:15:00Z">
        <w:r>
          <w:rPr>
            <w:szCs w:val="26"/>
          </w:rPr>
          <w:t>Các hình biểu diễn đồ thị của các chuỗi dữ liệu thời gian:</w:t>
        </w:r>
      </w:ins>
    </w:p>
    <w:p w14:paraId="51F5004B" w14:textId="77777777" w:rsidR="00314F23" w:rsidRDefault="00945B99">
      <w:pPr>
        <w:rPr>
          <w:ins w:id="8497" w:author="The Si Tran" w:date="2012-12-10T07:17:00Z"/>
        </w:rPr>
        <w:pPrChange w:id="8498" w:author="The Si Tran" w:date="2012-12-09T14:53:00Z">
          <w:pPr>
            <w:pStyle w:val="Heading1"/>
            <w:jc w:val="left"/>
          </w:pPr>
        </w:pPrChange>
      </w:pPr>
      <w:ins w:id="8499" w:author="The Si Tran" w:date="2012-12-10T07:16:00Z">
        <w:r w:rsidRPr="00032D83">
          <w:rPr>
            <w:noProof/>
            <w:rPrChange w:id="8500" w:author="Unknown">
              <w:rPr>
                <w:noProof/>
              </w:rPr>
            </w:rPrChange>
          </w:rPr>
          <w:lastRenderedPageBreak/>
          <w:drawing>
            <wp:inline distT="0" distB="0" distL="0" distR="0" wp14:anchorId="16A3027F" wp14:editId="34056542">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2"/>
                      <a:stretch>
                        <a:fillRect/>
                      </a:stretch>
                    </pic:blipFill>
                    <pic:spPr>
                      <a:xfrm>
                        <a:off x="0" y="0"/>
                        <a:ext cx="5765880" cy="3225262"/>
                      </a:xfrm>
                      <a:prstGeom prst="rect">
                        <a:avLst/>
                      </a:prstGeom>
                    </pic:spPr>
                  </pic:pic>
                </a:graphicData>
              </a:graphic>
            </wp:inline>
          </w:drawing>
        </w:r>
      </w:ins>
    </w:p>
    <w:p w14:paraId="3F1929E4" w14:textId="48977E76" w:rsidR="00945B99" w:rsidRPr="000A51F8" w:rsidRDefault="006234D7">
      <w:pPr>
        <w:pStyle w:val="Hinh"/>
        <w:rPr>
          <w:ins w:id="8501" w:author="The Si Tran" w:date="2012-12-11T23:41:00Z"/>
          <w:rPrChange w:id="8502" w:author="The Si Tran" w:date="2012-12-16T17:34:00Z">
            <w:rPr>
              <w:ins w:id="8503" w:author="The Si Tran" w:date="2012-12-11T23:41:00Z"/>
            </w:rPr>
          </w:rPrChange>
        </w:rPr>
        <w:pPrChange w:id="8504" w:author="The Si Tran" w:date="2012-12-16T17:34:00Z">
          <w:pPr>
            <w:pStyle w:val="Heading1"/>
            <w:jc w:val="left"/>
          </w:pPr>
        </w:pPrChange>
      </w:pPr>
      <w:bookmarkStart w:id="8505" w:name="_Toc343452761"/>
      <w:ins w:id="8506" w:author="The Si Tran" w:date="2012-12-11T20:03:00Z">
        <w:r w:rsidRPr="004C2D67">
          <w:rPr>
            <w:rStyle w:val="Heading6Char"/>
            <w:rFonts w:eastAsiaTheme="minorHAnsi"/>
            <w:b w:val="0"/>
            <w:bCs/>
            <w:rPrChange w:id="8507" w:author="The Si Tran" w:date="2012-12-16T17:34:00Z">
              <w:rPr/>
            </w:rPrChange>
          </w:rPr>
          <w:t xml:space="preserve">Hình </w:t>
        </w:r>
      </w:ins>
      <w:ins w:id="8508" w:author="The Si Tran" w:date="2012-12-11T22:47:00Z">
        <w:r w:rsidR="00D742D5" w:rsidRPr="004C2D67">
          <w:rPr>
            <w:rStyle w:val="Heading6Char"/>
            <w:rFonts w:eastAsiaTheme="minorHAnsi"/>
            <w:b w:val="0"/>
            <w:bCs/>
            <w:rPrChange w:id="8509" w:author="The Si Tran" w:date="2012-12-16T20:18:00Z">
              <w:rPr>
                <w:b w:val="0"/>
              </w:rPr>
            </w:rPrChange>
          </w:rPr>
          <w:t>6.1</w:t>
        </w:r>
      </w:ins>
      <w:ins w:id="8510" w:author="The Si Tran" w:date="2012-12-11T20:03:00Z">
        <w:r w:rsidRPr="00032D83">
          <w:t>:</w:t>
        </w:r>
      </w:ins>
      <w:ins w:id="8511" w:author="The Si Tran" w:date="2012-12-11T23:41:00Z">
        <w:r w:rsidR="004D6F02" w:rsidRPr="000A51F8">
          <w:rPr>
            <w:rPrChange w:id="8512" w:author="The Si Tran" w:date="2012-12-16T17:34:00Z">
              <w:rPr>
                <w:b w:val="0"/>
              </w:rPr>
            </w:rPrChange>
          </w:rPr>
          <w:t xml:space="preserve"> </w:t>
        </w:r>
      </w:ins>
      <w:ins w:id="8513" w:author="The Si Tran" w:date="2012-12-10T07:17:00Z">
        <w:r w:rsidR="00945B99" w:rsidRPr="000A51F8">
          <w:rPr>
            <w:rPrChange w:id="8514" w:author="The Si Tran" w:date="2012-12-16T17:34:00Z">
              <w:rPr>
                <w:b w:val="0"/>
              </w:rPr>
            </w:rPrChange>
          </w:rPr>
          <w:t>Đồ thị chuỗi dữ liệu Passengers</w:t>
        </w:r>
      </w:ins>
      <w:bookmarkEnd w:id="8505"/>
    </w:p>
    <w:p w14:paraId="4368F834" w14:textId="77777777" w:rsidR="004D6F02" w:rsidRPr="007C782C" w:rsidRDefault="004D6F02">
      <w:pPr>
        <w:pStyle w:val="Hinh"/>
        <w:rPr>
          <w:ins w:id="8515" w:author="The Si Tran" w:date="2012-12-10T07:17:00Z"/>
        </w:rPr>
        <w:pPrChange w:id="8516" w:author="The Si Tran" w:date="2012-12-16T10:10:00Z">
          <w:pPr>
            <w:pStyle w:val="Heading1"/>
            <w:jc w:val="left"/>
          </w:pPr>
        </w:pPrChange>
      </w:pPr>
    </w:p>
    <w:p w14:paraId="2D06BDB5" w14:textId="77777777" w:rsidR="00945B99" w:rsidRDefault="00945B99">
      <w:pPr>
        <w:rPr>
          <w:ins w:id="8517" w:author="The Si Tran" w:date="2012-12-11T20:04:00Z"/>
        </w:rPr>
        <w:pPrChange w:id="8518" w:author="The Si Tran" w:date="2012-12-09T14:53:00Z">
          <w:pPr>
            <w:pStyle w:val="Heading1"/>
            <w:jc w:val="left"/>
          </w:pPr>
        </w:pPrChange>
      </w:pPr>
      <w:ins w:id="8519" w:author="The Si Tran" w:date="2012-12-10T07:17:00Z">
        <w:r w:rsidRPr="00032D83">
          <w:rPr>
            <w:noProof/>
            <w:rPrChange w:id="8520" w:author="Unknown">
              <w:rPr>
                <w:noProof/>
              </w:rPr>
            </w:rPrChange>
          </w:rPr>
          <w:drawing>
            <wp:inline distT="0" distB="0" distL="0" distR="0" wp14:anchorId="4884D277" wp14:editId="3E5BF1AC">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3"/>
                      <a:stretch>
                        <a:fillRect/>
                      </a:stretch>
                    </pic:blipFill>
                    <pic:spPr>
                      <a:xfrm>
                        <a:off x="0" y="0"/>
                        <a:ext cx="5885927" cy="3265438"/>
                      </a:xfrm>
                      <a:prstGeom prst="rect">
                        <a:avLst/>
                      </a:prstGeom>
                    </pic:spPr>
                  </pic:pic>
                </a:graphicData>
              </a:graphic>
            </wp:inline>
          </w:drawing>
        </w:r>
      </w:ins>
    </w:p>
    <w:p w14:paraId="398D2B47" w14:textId="5EF3037C" w:rsidR="006234D7" w:rsidRPr="000A51F8" w:rsidRDefault="006234D7">
      <w:pPr>
        <w:pStyle w:val="Hinh"/>
        <w:rPr>
          <w:ins w:id="8521" w:author="The Si Tran" w:date="2012-12-16T08:42:00Z"/>
          <w:rPrChange w:id="8522" w:author="The Si Tran" w:date="2012-12-16T17:34:00Z">
            <w:rPr>
              <w:ins w:id="8523" w:author="The Si Tran" w:date="2012-12-16T08:42:00Z"/>
            </w:rPr>
          </w:rPrChange>
        </w:rPr>
        <w:pPrChange w:id="8524" w:author="The Si Tran" w:date="2012-12-16T17:34:00Z">
          <w:pPr>
            <w:pStyle w:val="Heading1"/>
            <w:jc w:val="left"/>
          </w:pPr>
        </w:pPrChange>
      </w:pPr>
      <w:bookmarkStart w:id="8525" w:name="_Toc343452762"/>
      <w:ins w:id="8526" w:author="The Si Tran" w:date="2012-12-11T20:04:00Z">
        <w:r w:rsidRPr="00032D83">
          <w:t xml:space="preserve">Hình </w:t>
        </w:r>
      </w:ins>
      <w:ins w:id="8527" w:author="The Si Tran" w:date="2012-12-11T23:41:00Z">
        <w:r w:rsidR="004D6F02" w:rsidRPr="000A51F8">
          <w:rPr>
            <w:rPrChange w:id="8528" w:author="The Si Tran" w:date="2012-12-16T17:34:00Z">
              <w:rPr>
                <w:b w:val="0"/>
              </w:rPr>
            </w:rPrChange>
          </w:rPr>
          <w:t>6.2</w:t>
        </w:r>
      </w:ins>
      <w:ins w:id="8529" w:author="The Si Tran" w:date="2012-12-11T20:04:00Z">
        <w:r w:rsidRPr="000A51F8">
          <w:rPr>
            <w:rPrChange w:id="8530" w:author="The Si Tran" w:date="2012-12-16T17:34:00Z">
              <w:rPr>
                <w:b w:val="0"/>
              </w:rPr>
            </w:rPrChange>
          </w:rPr>
          <w:t>:</w:t>
        </w:r>
      </w:ins>
      <w:ins w:id="8531" w:author="The Si Tran" w:date="2012-12-11T23:41:00Z">
        <w:r w:rsidR="004D6F02" w:rsidRPr="000A51F8">
          <w:rPr>
            <w:rPrChange w:id="8532" w:author="The Si Tran" w:date="2012-12-16T17:34:00Z">
              <w:rPr>
                <w:b w:val="0"/>
              </w:rPr>
            </w:rPrChange>
          </w:rPr>
          <w:t xml:space="preserve"> </w:t>
        </w:r>
      </w:ins>
      <w:ins w:id="8533" w:author="The Si Tran" w:date="2012-12-11T20:04:00Z">
        <w:r w:rsidRPr="000A51F8">
          <w:rPr>
            <w:rPrChange w:id="8534" w:author="The Si Tran" w:date="2012-12-16T17:34:00Z">
              <w:rPr>
                <w:b w:val="0"/>
              </w:rPr>
            </w:rPrChange>
          </w:rPr>
          <w:t>Đồ thị chuỗi dữ liệu Paper</w:t>
        </w:r>
      </w:ins>
      <w:bookmarkEnd w:id="8525"/>
    </w:p>
    <w:p w14:paraId="46234884" w14:textId="77777777" w:rsidR="00BB4B46" w:rsidRPr="002D6925" w:rsidRDefault="00BB4B46">
      <w:pPr>
        <w:pStyle w:val="Hinh"/>
        <w:rPr>
          <w:ins w:id="8535" w:author="The Si Tran" w:date="2012-12-10T07:17:00Z"/>
          <w:rPrChange w:id="8536" w:author="The Si Tran" w:date="2012-12-14T06:27:00Z">
            <w:rPr>
              <w:ins w:id="8537" w:author="The Si Tran" w:date="2012-12-10T07:17:00Z"/>
            </w:rPr>
          </w:rPrChange>
        </w:rPr>
        <w:pPrChange w:id="8538" w:author="The Si Tran" w:date="2012-12-16T10:10:00Z">
          <w:pPr>
            <w:pStyle w:val="Heading1"/>
            <w:jc w:val="left"/>
          </w:pPr>
        </w:pPrChange>
      </w:pPr>
    </w:p>
    <w:p w14:paraId="77C21609" w14:textId="77777777" w:rsidR="00945B99" w:rsidRDefault="00945B99">
      <w:pPr>
        <w:rPr>
          <w:ins w:id="8539" w:author="The Si Tran" w:date="2012-12-11T20:04:00Z"/>
        </w:rPr>
        <w:pPrChange w:id="8540" w:author="The Si Tran" w:date="2012-12-09T14:53:00Z">
          <w:pPr>
            <w:pStyle w:val="Heading1"/>
            <w:jc w:val="left"/>
          </w:pPr>
        </w:pPrChange>
      </w:pPr>
      <w:ins w:id="8541" w:author="The Si Tran" w:date="2012-12-10T07:18:00Z">
        <w:r w:rsidRPr="00032D83">
          <w:rPr>
            <w:noProof/>
            <w:rPrChange w:id="8542" w:author="Unknown">
              <w:rPr>
                <w:noProof/>
              </w:rPr>
            </w:rPrChange>
          </w:rPr>
          <w:lastRenderedPageBreak/>
          <w:drawing>
            <wp:inline distT="0" distB="0" distL="0" distR="0" wp14:anchorId="3059BB06" wp14:editId="13031630">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4"/>
                      <a:stretch>
                        <a:fillRect/>
                      </a:stretch>
                    </pic:blipFill>
                    <pic:spPr>
                      <a:xfrm>
                        <a:off x="0" y="0"/>
                        <a:ext cx="5764872" cy="3596778"/>
                      </a:xfrm>
                      <a:prstGeom prst="rect">
                        <a:avLst/>
                      </a:prstGeom>
                    </pic:spPr>
                  </pic:pic>
                </a:graphicData>
              </a:graphic>
            </wp:inline>
          </w:drawing>
        </w:r>
      </w:ins>
    </w:p>
    <w:p w14:paraId="6BD44FE7" w14:textId="58092FA5" w:rsidR="006234D7" w:rsidRPr="000A51F8" w:rsidRDefault="006234D7">
      <w:pPr>
        <w:pStyle w:val="Hinh"/>
        <w:rPr>
          <w:ins w:id="8543" w:author="The Si Tran" w:date="2012-12-11T20:04:00Z"/>
          <w:rPrChange w:id="8544" w:author="The Si Tran" w:date="2012-12-16T17:34:00Z">
            <w:rPr>
              <w:ins w:id="8545" w:author="The Si Tran" w:date="2012-12-11T20:04:00Z"/>
            </w:rPr>
          </w:rPrChange>
        </w:rPr>
        <w:pPrChange w:id="8546" w:author="The Si Tran" w:date="2012-12-16T17:34:00Z">
          <w:pPr>
            <w:pStyle w:val="Heading3"/>
            <w:numPr>
              <w:ilvl w:val="0"/>
              <w:numId w:val="0"/>
            </w:numPr>
            <w:tabs>
              <w:tab w:val="clear" w:pos="1080"/>
            </w:tabs>
            <w:ind w:left="0" w:firstLine="0"/>
            <w:jc w:val="center"/>
          </w:pPr>
        </w:pPrChange>
      </w:pPr>
      <w:bookmarkStart w:id="8547" w:name="_Toc343452763"/>
      <w:ins w:id="8548" w:author="The Si Tran" w:date="2012-12-11T20:04:00Z">
        <w:r w:rsidRPr="00032D83">
          <w:t xml:space="preserve">Hình </w:t>
        </w:r>
      </w:ins>
      <w:ins w:id="8549" w:author="The Si Tran" w:date="2012-12-11T23:42:00Z">
        <w:r w:rsidR="004D6F02" w:rsidRPr="000A51F8">
          <w:rPr>
            <w:rPrChange w:id="8550" w:author="The Si Tran" w:date="2012-12-16T17:34:00Z">
              <w:rPr>
                <w:b w:val="0"/>
              </w:rPr>
            </w:rPrChange>
          </w:rPr>
          <w:t>6.3</w:t>
        </w:r>
      </w:ins>
      <w:ins w:id="8551" w:author="The Si Tran" w:date="2012-12-11T20:04:00Z">
        <w:r w:rsidRPr="000A51F8">
          <w:rPr>
            <w:rPrChange w:id="8552" w:author="The Si Tran" w:date="2012-12-16T17:34:00Z">
              <w:rPr>
                <w:b w:val="0"/>
              </w:rPr>
            </w:rPrChange>
          </w:rPr>
          <w:t>:</w:t>
        </w:r>
      </w:ins>
      <w:ins w:id="8553" w:author="The Si Tran" w:date="2012-12-11T23:42:00Z">
        <w:r w:rsidR="004D6F02" w:rsidRPr="000A51F8">
          <w:rPr>
            <w:rPrChange w:id="8554" w:author="The Si Tran" w:date="2012-12-16T17:34:00Z">
              <w:rPr>
                <w:b w:val="0"/>
              </w:rPr>
            </w:rPrChange>
          </w:rPr>
          <w:t xml:space="preserve"> </w:t>
        </w:r>
      </w:ins>
      <w:ins w:id="8555" w:author="The Si Tran" w:date="2012-12-11T20:04:00Z">
        <w:r w:rsidRPr="000A51F8">
          <w:rPr>
            <w:rPrChange w:id="8556" w:author="The Si Tran" w:date="2012-12-16T17:34:00Z">
              <w:rPr>
                <w:b w:val="0"/>
              </w:rPr>
            </w:rPrChange>
          </w:rPr>
          <w:t xml:space="preserve">Đồ thị chuỗi dữ liệu </w:t>
        </w:r>
      </w:ins>
      <w:ins w:id="8557" w:author="The Si Tran" w:date="2012-12-11T20:05:00Z">
        <w:r w:rsidRPr="000A51F8">
          <w:rPr>
            <w:rPrChange w:id="8558" w:author="The Si Tran" w:date="2012-12-16T17:34:00Z">
              <w:rPr>
                <w:b w:val="0"/>
              </w:rPr>
            </w:rPrChange>
          </w:rPr>
          <w:t>Deaths</w:t>
        </w:r>
      </w:ins>
      <w:bookmarkEnd w:id="8547"/>
    </w:p>
    <w:p w14:paraId="4B0A3BD7" w14:textId="77777777" w:rsidR="006234D7" w:rsidRDefault="006234D7">
      <w:pPr>
        <w:rPr>
          <w:ins w:id="8559" w:author="The Si Tran" w:date="2012-12-10T07:18:00Z"/>
        </w:rPr>
        <w:pPrChange w:id="8560" w:author="The Si Tran" w:date="2012-12-09T14:53:00Z">
          <w:pPr>
            <w:pStyle w:val="Heading1"/>
            <w:jc w:val="left"/>
          </w:pPr>
        </w:pPrChange>
      </w:pPr>
    </w:p>
    <w:p w14:paraId="62A688BC" w14:textId="77777777" w:rsidR="00945B99" w:rsidRDefault="00945B99">
      <w:pPr>
        <w:rPr>
          <w:ins w:id="8561" w:author="The Si Tran" w:date="2012-12-11T20:05:00Z"/>
        </w:rPr>
        <w:pPrChange w:id="8562" w:author="The Si Tran" w:date="2012-12-09T14:53:00Z">
          <w:pPr>
            <w:pStyle w:val="Heading1"/>
            <w:jc w:val="left"/>
          </w:pPr>
        </w:pPrChange>
      </w:pPr>
      <w:ins w:id="8563" w:author="The Si Tran" w:date="2012-12-10T07:19:00Z">
        <w:r w:rsidRPr="00032D83">
          <w:rPr>
            <w:noProof/>
            <w:rPrChange w:id="8564" w:author="Unknown">
              <w:rPr>
                <w:noProof/>
              </w:rPr>
            </w:rPrChange>
          </w:rPr>
          <w:drawing>
            <wp:inline distT="0" distB="0" distL="0" distR="0" wp14:anchorId="3123C61D" wp14:editId="62349218">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5"/>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8565" w:author="The Si Tran" w:date="2012-12-11T23:42:00Z"/>
          <w:rPrChange w:id="8566" w:author="The Si Tran" w:date="2012-12-16T17:34:00Z">
            <w:rPr>
              <w:ins w:id="8567" w:author="The Si Tran" w:date="2012-12-11T23:42:00Z"/>
            </w:rPr>
          </w:rPrChange>
        </w:rPr>
        <w:pPrChange w:id="8568" w:author="The Si Tran" w:date="2012-12-16T17:34:00Z">
          <w:pPr>
            <w:pStyle w:val="Heading1"/>
            <w:jc w:val="left"/>
          </w:pPr>
        </w:pPrChange>
      </w:pPr>
      <w:bookmarkStart w:id="8569" w:name="_Toc343452764"/>
      <w:ins w:id="8570" w:author="The Si Tran" w:date="2012-12-11T20:05:00Z">
        <w:r w:rsidRPr="00032D83">
          <w:t xml:space="preserve">Hình </w:t>
        </w:r>
      </w:ins>
      <w:ins w:id="8571" w:author="The Si Tran" w:date="2012-12-11T23:42:00Z">
        <w:r w:rsidR="004D6F02" w:rsidRPr="000A51F8">
          <w:rPr>
            <w:rPrChange w:id="8572" w:author="The Si Tran" w:date="2012-12-16T17:34:00Z">
              <w:rPr>
                <w:b w:val="0"/>
              </w:rPr>
            </w:rPrChange>
          </w:rPr>
          <w:t>6.4</w:t>
        </w:r>
      </w:ins>
      <w:ins w:id="8573" w:author="The Si Tran" w:date="2012-12-11T20:05:00Z">
        <w:r w:rsidRPr="000A51F8">
          <w:rPr>
            <w:rPrChange w:id="8574" w:author="The Si Tran" w:date="2012-12-16T17:34:00Z">
              <w:rPr>
                <w:b w:val="0"/>
              </w:rPr>
            </w:rPrChange>
          </w:rPr>
          <w:t>:</w:t>
        </w:r>
      </w:ins>
      <w:ins w:id="8575" w:author="The Si Tran" w:date="2012-12-11T23:42:00Z">
        <w:r w:rsidR="004D6F02" w:rsidRPr="000A51F8">
          <w:rPr>
            <w:rPrChange w:id="8576" w:author="The Si Tran" w:date="2012-12-16T17:34:00Z">
              <w:rPr>
                <w:b w:val="0"/>
              </w:rPr>
            </w:rPrChange>
          </w:rPr>
          <w:t xml:space="preserve"> </w:t>
        </w:r>
      </w:ins>
      <w:ins w:id="8577" w:author="The Si Tran" w:date="2012-12-11T20:05:00Z">
        <w:r w:rsidRPr="000A51F8">
          <w:rPr>
            <w:rPrChange w:id="8578" w:author="The Si Tran" w:date="2012-12-16T17:34:00Z">
              <w:rPr>
                <w:b w:val="0"/>
              </w:rPr>
            </w:rPrChange>
          </w:rPr>
          <w:t>Đồ thị chuỗi dữ liệu Maxtemp</w:t>
        </w:r>
      </w:ins>
      <w:bookmarkEnd w:id="8569"/>
    </w:p>
    <w:p w14:paraId="72EB7982" w14:textId="77777777" w:rsidR="004D6F02" w:rsidRPr="007C782C" w:rsidRDefault="004D6F02">
      <w:pPr>
        <w:pStyle w:val="Hinh"/>
        <w:rPr>
          <w:ins w:id="8579" w:author="The Si Tran" w:date="2012-12-10T07:19:00Z"/>
        </w:rPr>
        <w:pPrChange w:id="8580" w:author="The Si Tran" w:date="2012-12-16T10:10:00Z">
          <w:pPr>
            <w:pStyle w:val="Heading1"/>
            <w:jc w:val="left"/>
          </w:pPr>
        </w:pPrChange>
      </w:pPr>
    </w:p>
    <w:p w14:paraId="4EA1656A" w14:textId="77777777" w:rsidR="001E7EC0" w:rsidRDefault="001E7EC0">
      <w:pPr>
        <w:rPr>
          <w:ins w:id="8581" w:author="The Si Tran" w:date="2012-12-11T20:06:00Z"/>
        </w:rPr>
        <w:pPrChange w:id="8582" w:author="The Si Tran" w:date="2012-12-09T14:53:00Z">
          <w:pPr>
            <w:pStyle w:val="Heading1"/>
            <w:jc w:val="left"/>
          </w:pPr>
        </w:pPrChange>
      </w:pPr>
      <w:ins w:id="8583" w:author="The Si Tran" w:date="2012-12-10T07:20:00Z">
        <w:r w:rsidRPr="00032D83">
          <w:rPr>
            <w:noProof/>
            <w:rPrChange w:id="8584" w:author="Unknown">
              <w:rPr>
                <w:noProof/>
              </w:rPr>
            </w:rPrChange>
          </w:rPr>
          <w:lastRenderedPageBreak/>
          <w:drawing>
            <wp:inline distT="0" distB="0" distL="0" distR="0" wp14:anchorId="3597D9B9" wp14:editId="15D59609">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6"/>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8585" w:author="The Si Tran" w:date="2012-12-12T07:58:00Z"/>
          <w:rPrChange w:id="8586" w:author="The Si Tran" w:date="2012-12-16T17:34:00Z">
            <w:rPr>
              <w:ins w:id="8587" w:author="The Si Tran" w:date="2012-12-12T07:58:00Z"/>
            </w:rPr>
          </w:rPrChange>
        </w:rPr>
        <w:pPrChange w:id="8588" w:author="The Si Tran" w:date="2012-12-16T17:34:00Z">
          <w:pPr>
            <w:pStyle w:val="Heading3"/>
            <w:numPr>
              <w:ilvl w:val="0"/>
              <w:numId w:val="0"/>
            </w:numPr>
            <w:tabs>
              <w:tab w:val="clear" w:pos="1080"/>
            </w:tabs>
            <w:ind w:left="0" w:firstLine="0"/>
            <w:jc w:val="center"/>
          </w:pPr>
        </w:pPrChange>
      </w:pPr>
      <w:bookmarkStart w:id="8589" w:name="_Toc343452765"/>
      <w:ins w:id="8590" w:author="The Si Tran" w:date="2012-12-11T20:06:00Z">
        <w:r w:rsidRPr="00032D83">
          <w:t xml:space="preserve">Hình </w:t>
        </w:r>
      </w:ins>
      <w:ins w:id="8591" w:author="The Si Tran" w:date="2012-12-11T23:42:00Z">
        <w:r w:rsidR="004D6F02" w:rsidRPr="000A51F8">
          <w:rPr>
            <w:rPrChange w:id="8592" w:author="The Si Tran" w:date="2012-12-16T17:34:00Z">
              <w:rPr>
                <w:b w:val="0"/>
              </w:rPr>
            </w:rPrChange>
          </w:rPr>
          <w:t>6.5</w:t>
        </w:r>
      </w:ins>
      <w:ins w:id="8593" w:author="The Si Tran" w:date="2012-12-11T20:06:00Z">
        <w:r w:rsidRPr="000A51F8">
          <w:rPr>
            <w:rPrChange w:id="8594" w:author="The Si Tran" w:date="2012-12-16T17:34:00Z">
              <w:rPr>
                <w:b w:val="0"/>
              </w:rPr>
            </w:rPrChange>
          </w:rPr>
          <w:t>:</w:t>
        </w:r>
      </w:ins>
      <w:ins w:id="8595" w:author="The Si Tran" w:date="2012-12-11T23:43:00Z">
        <w:r w:rsidR="004D6F02" w:rsidRPr="000A51F8">
          <w:rPr>
            <w:rPrChange w:id="8596" w:author="The Si Tran" w:date="2012-12-16T17:34:00Z">
              <w:rPr>
                <w:b w:val="0"/>
              </w:rPr>
            </w:rPrChange>
          </w:rPr>
          <w:t xml:space="preserve"> </w:t>
        </w:r>
      </w:ins>
      <w:ins w:id="8597" w:author="The Si Tran" w:date="2012-12-11T20:06:00Z">
        <w:r w:rsidRPr="000A51F8">
          <w:rPr>
            <w:rPrChange w:id="8598" w:author="The Si Tran" w:date="2012-12-16T17:34:00Z">
              <w:rPr>
                <w:b w:val="0"/>
              </w:rPr>
            </w:rPrChange>
          </w:rPr>
          <w:t>Đồ thị chuỗi dữ liệu Chemical</w:t>
        </w:r>
      </w:ins>
      <w:bookmarkEnd w:id="8589"/>
    </w:p>
    <w:p w14:paraId="783A3B4F" w14:textId="77777777" w:rsidR="001444EB" w:rsidRDefault="001444EB">
      <w:pPr>
        <w:pStyle w:val="Hinh"/>
        <w:rPr>
          <w:ins w:id="8599" w:author="The Si Tran" w:date="2012-12-12T07:58:00Z"/>
        </w:rPr>
        <w:pPrChange w:id="8600"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601" w:author="The Si Tran" w:date="2012-12-11T20:06:00Z"/>
        </w:rPr>
        <w:pPrChange w:id="8602"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603" w:author="The Si Tran" w:date="2012-12-11T20:07:00Z"/>
        </w:rPr>
        <w:pPrChange w:id="8604" w:author="The Si Tran" w:date="2012-12-09T14:53:00Z">
          <w:pPr>
            <w:pStyle w:val="Heading1"/>
            <w:jc w:val="left"/>
          </w:pPr>
        </w:pPrChange>
      </w:pPr>
      <w:ins w:id="8605" w:author="The Si Tran" w:date="2012-12-10T07:21:00Z">
        <w:r w:rsidRPr="00032D83">
          <w:rPr>
            <w:noProof/>
            <w:rPrChange w:id="8606" w:author="Unknown">
              <w:rPr>
                <w:noProof/>
              </w:rPr>
            </w:rPrChange>
          </w:rPr>
          <w:drawing>
            <wp:inline distT="0" distB="0" distL="0" distR="0" wp14:anchorId="10F0555E" wp14:editId="3DE99FA7">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7"/>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8607" w:author="The Si Tran" w:date="2012-12-11T20:08:00Z"/>
          <w:rPrChange w:id="8608" w:author="The Si Tran" w:date="2012-12-16T17:34:00Z">
            <w:rPr>
              <w:ins w:id="8609" w:author="The Si Tran" w:date="2012-12-11T20:08:00Z"/>
            </w:rPr>
          </w:rPrChange>
        </w:rPr>
        <w:pPrChange w:id="8610" w:author="The Si Tran" w:date="2012-12-16T17:34:00Z">
          <w:pPr>
            <w:pStyle w:val="Heading3"/>
            <w:numPr>
              <w:ilvl w:val="0"/>
              <w:numId w:val="0"/>
            </w:numPr>
            <w:tabs>
              <w:tab w:val="clear" w:pos="1080"/>
            </w:tabs>
            <w:ind w:left="0" w:firstLine="0"/>
            <w:jc w:val="center"/>
          </w:pPr>
        </w:pPrChange>
      </w:pPr>
      <w:bookmarkStart w:id="8611" w:name="_Toc343452766"/>
      <w:ins w:id="8612" w:author="The Si Tran" w:date="2012-12-11T20:08:00Z">
        <w:r w:rsidRPr="00032D83">
          <w:t xml:space="preserve">Hình </w:t>
        </w:r>
      </w:ins>
      <w:ins w:id="8613" w:author="The Si Tran" w:date="2012-12-11T23:43:00Z">
        <w:r w:rsidR="004D6F02" w:rsidRPr="000A51F8">
          <w:rPr>
            <w:rPrChange w:id="8614" w:author="The Si Tran" w:date="2012-12-16T17:34:00Z">
              <w:rPr>
                <w:b w:val="0"/>
              </w:rPr>
            </w:rPrChange>
          </w:rPr>
          <w:t>6.6</w:t>
        </w:r>
      </w:ins>
      <w:ins w:id="8615" w:author="The Si Tran" w:date="2012-12-11T20:08:00Z">
        <w:r w:rsidRPr="000A51F8">
          <w:rPr>
            <w:rPrChange w:id="8616" w:author="The Si Tran" w:date="2012-12-16T17:34:00Z">
              <w:rPr>
                <w:b w:val="0"/>
              </w:rPr>
            </w:rPrChange>
          </w:rPr>
          <w:t>:</w:t>
        </w:r>
      </w:ins>
      <w:ins w:id="8617" w:author="The Si Tran" w:date="2012-12-11T23:43:00Z">
        <w:r w:rsidR="004D6F02" w:rsidRPr="000A51F8">
          <w:rPr>
            <w:rPrChange w:id="8618" w:author="The Si Tran" w:date="2012-12-16T17:34:00Z">
              <w:rPr>
                <w:b w:val="0"/>
              </w:rPr>
            </w:rPrChange>
          </w:rPr>
          <w:t xml:space="preserve"> </w:t>
        </w:r>
      </w:ins>
      <w:ins w:id="8619" w:author="The Si Tran" w:date="2012-12-11T20:08:00Z">
        <w:r w:rsidRPr="000A51F8">
          <w:rPr>
            <w:rPrChange w:id="8620" w:author="The Si Tran" w:date="2012-12-16T17:34:00Z">
              <w:rPr>
                <w:b w:val="0"/>
              </w:rPr>
            </w:rPrChange>
          </w:rPr>
          <w:t>Đồ thị chuỗi dữ liệu Prices</w:t>
        </w:r>
        <w:bookmarkEnd w:id="8611"/>
      </w:ins>
    </w:p>
    <w:p w14:paraId="5775560B" w14:textId="77777777" w:rsidR="006234D7" w:rsidRDefault="006234D7">
      <w:pPr>
        <w:rPr>
          <w:ins w:id="8621" w:author="The Si Tran" w:date="2012-12-10T07:20:00Z"/>
        </w:rPr>
        <w:pPrChange w:id="8622" w:author="The Si Tran" w:date="2012-12-09T14:53:00Z">
          <w:pPr>
            <w:pStyle w:val="Heading1"/>
            <w:jc w:val="left"/>
          </w:pPr>
        </w:pPrChange>
      </w:pPr>
    </w:p>
    <w:p w14:paraId="5E573A58" w14:textId="77777777" w:rsidR="00F61ABD" w:rsidRDefault="001E7EC0">
      <w:pPr>
        <w:jc w:val="center"/>
        <w:rPr>
          <w:ins w:id="8623" w:author="The Si Tran" w:date="2012-12-16T20:20:00Z"/>
          <w:rStyle w:val="HinhChar"/>
          <w:kern w:val="32"/>
          <w:sz w:val="32"/>
        </w:rPr>
        <w:pPrChange w:id="8624" w:author="The Si Tran" w:date="2012-12-11T23:44:00Z">
          <w:pPr>
            <w:pStyle w:val="Heading3"/>
            <w:numPr>
              <w:ilvl w:val="0"/>
              <w:numId w:val="0"/>
            </w:numPr>
            <w:tabs>
              <w:tab w:val="clear" w:pos="1080"/>
            </w:tabs>
            <w:ind w:left="0" w:firstLine="0"/>
            <w:jc w:val="center"/>
          </w:pPr>
        </w:pPrChange>
      </w:pPr>
      <w:ins w:id="8625" w:author="The Si Tran" w:date="2012-12-10T07:21:00Z">
        <w:r w:rsidRPr="00032D83">
          <w:rPr>
            <w:noProof/>
            <w:rPrChange w:id="8626" w:author="Unknown">
              <w:rPr>
                <w:noProof/>
              </w:rPr>
            </w:rPrChange>
          </w:rPr>
          <w:lastRenderedPageBreak/>
          <w:drawing>
            <wp:inline distT="0" distB="0" distL="0" distR="0" wp14:anchorId="15E9F9A0" wp14:editId="469E8EFA">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8"/>
                      <a:stretch>
                        <a:fillRect/>
                      </a:stretch>
                    </pic:blipFill>
                    <pic:spPr>
                      <a:xfrm>
                        <a:off x="0" y="0"/>
                        <a:ext cx="5806722" cy="3552274"/>
                      </a:xfrm>
                      <a:prstGeom prst="rect">
                        <a:avLst/>
                      </a:prstGeom>
                    </pic:spPr>
                  </pic:pic>
                </a:graphicData>
              </a:graphic>
            </wp:inline>
          </w:drawing>
        </w:r>
      </w:ins>
    </w:p>
    <w:p w14:paraId="4B72C6D3" w14:textId="53661C2E" w:rsidR="006234D7" w:rsidRDefault="006234D7">
      <w:pPr>
        <w:pStyle w:val="Hinh"/>
        <w:rPr>
          <w:ins w:id="8627" w:author="The Si Tran" w:date="2012-12-14T06:28:00Z"/>
        </w:rPr>
        <w:pPrChange w:id="8628" w:author="The Si Tran" w:date="2012-12-16T20:20:00Z">
          <w:pPr>
            <w:pStyle w:val="Heading3"/>
            <w:numPr>
              <w:ilvl w:val="0"/>
              <w:numId w:val="0"/>
            </w:numPr>
            <w:tabs>
              <w:tab w:val="clear" w:pos="1080"/>
            </w:tabs>
            <w:ind w:left="0" w:firstLine="0"/>
            <w:jc w:val="center"/>
          </w:pPr>
        </w:pPrChange>
      </w:pPr>
      <w:bookmarkStart w:id="8629" w:name="_Toc343452767"/>
      <w:ins w:id="8630" w:author="The Si Tran" w:date="2012-12-11T20:08:00Z">
        <w:r w:rsidRPr="00F61ABD">
          <w:rPr>
            <w:rStyle w:val="HinhChar"/>
            <w:rPrChange w:id="8631" w:author="The Si Tran" w:date="2012-12-16T20:18:00Z">
              <w:rPr>
                <w:bCs w:val="0"/>
              </w:rPr>
            </w:rPrChange>
          </w:rPr>
          <w:t xml:space="preserve">Hình </w:t>
        </w:r>
      </w:ins>
      <w:ins w:id="8632" w:author="The Si Tran" w:date="2012-12-11T23:43:00Z">
        <w:r w:rsidR="00BA41C5" w:rsidRPr="00F61ABD">
          <w:rPr>
            <w:rStyle w:val="HinhChar"/>
            <w:rPrChange w:id="8633" w:author="The Si Tran" w:date="2012-12-16T20:18:00Z">
              <w:rPr>
                <w:bCs w:val="0"/>
              </w:rPr>
            </w:rPrChange>
          </w:rPr>
          <w:t>6.7</w:t>
        </w:r>
      </w:ins>
      <w:ins w:id="8634" w:author="The Si Tran" w:date="2012-12-11T20:08:00Z">
        <w:r w:rsidRPr="00F61ABD">
          <w:rPr>
            <w:rStyle w:val="HinhChar"/>
            <w:rPrChange w:id="8635" w:author="The Si Tran" w:date="2012-12-16T20:18:00Z">
              <w:rPr>
                <w:bCs w:val="0"/>
              </w:rPr>
            </w:rPrChange>
          </w:rPr>
          <w:t>:</w:t>
        </w:r>
      </w:ins>
      <w:ins w:id="8636" w:author="The Si Tran" w:date="2012-12-11T23:43:00Z">
        <w:r w:rsidR="00BA41C5" w:rsidRPr="00F61ABD">
          <w:rPr>
            <w:rStyle w:val="HinhChar"/>
            <w:rPrChange w:id="8637" w:author="The Si Tran" w:date="2012-12-16T20:18:00Z">
              <w:rPr>
                <w:bCs w:val="0"/>
              </w:rPr>
            </w:rPrChange>
          </w:rPr>
          <w:t xml:space="preserve"> </w:t>
        </w:r>
      </w:ins>
      <w:ins w:id="8638" w:author="The Si Tran" w:date="2012-12-11T20:08:00Z">
        <w:r w:rsidRPr="00F61ABD">
          <w:rPr>
            <w:rStyle w:val="HinhChar"/>
            <w:rPrChange w:id="8639" w:author="The Si Tran" w:date="2012-12-16T20:18:00Z">
              <w:rPr>
                <w:b w:val="0"/>
                <w:bCs w:val="0"/>
              </w:rPr>
            </w:rPrChange>
          </w:rPr>
          <w:t xml:space="preserve">Đồ thị chuỗi dữ liệu </w:t>
        </w:r>
      </w:ins>
      <w:ins w:id="8640" w:author="The Si Tran" w:date="2012-12-11T20:09:00Z">
        <w:r w:rsidRPr="00F61ABD">
          <w:rPr>
            <w:rStyle w:val="HinhChar"/>
            <w:rPrChange w:id="8641" w:author="The Si Tran" w:date="2012-12-16T20:18:00Z">
              <w:rPr>
                <w:b w:val="0"/>
                <w:bCs w:val="0"/>
              </w:rPr>
            </w:rPrChange>
          </w:rPr>
          <w:t>Sunspots</w:t>
        </w:r>
      </w:ins>
      <w:bookmarkEnd w:id="8629"/>
    </w:p>
    <w:p w14:paraId="32D5EB39" w14:textId="77777777" w:rsidR="00722731" w:rsidRPr="00BA41C5" w:rsidRDefault="00722731">
      <w:pPr>
        <w:jc w:val="center"/>
        <w:rPr>
          <w:ins w:id="8642" w:author="The Si Tran" w:date="2012-12-11T23:44:00Z"/>
          <w:b/>
          <w:rPrChange w:id="8643" w:author="The Si Tran" w:date="2012-12-11T23:44:00Z">
            <w:rPr>
              <w:ins w:id="8644" w:author="The Si Tran" w:date="2012-12-11T23:44:00Z"/>
              <w:b w:val="0"/>
            </w:rPr>
          </w:rPrChange>
        </w:rPr>
        <w:pPrChange w:id="8645"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646" w:author="The Si Tran" w:date="2012-12-11T20:08:00Z"/>
        </w:rPr>
        <w:pPrChange w:id="8647"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648" w:author="The Si Tran" w:date="2012-12-11T20:09:00Z"/>
          <w:szCs w:val="26"/>
        </w:rPr>
        <w:pPrChange w:id="8649" w:author="The Si Tran" w:date="2012-12-09T14:53:00Z">
          <w:pPr>
            <w:pStyle w:val="Heading1"/>
            <w:jc w:val="left"/>
          </w:pPr>
        </w:pPrChange>
      </w:pPr>
      <w:ins w:id="8650" w:author="The Si Tran" w:date="2012-12-10T07:21:00Z">
        <w:r w:rsidRPr="00032D83">
          <w:rPr>
            <w:noProof/>
            <w:rPrChange w:id="8651" w:author="Unknown">
              <w:rPr>
                <w:noProof/>
              </w:rPr>
            </w:rPrChange>
          </w:rPr>
          <w:drawing>
            <wp:inline distT="0" distB="0" distL="0" distR="0" wp14:anchorId="2307301A" wp14:editId="4BDFE755">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9"/>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8652" w:author="The Si Tran" w:date="2012-12-11T20:09:00Z"/>
          <w:rPrChange w:id="8653" w:author="The Si Tran" w:date="2012-12-16T17:35:00Z">
            <w:rPr>
              <w:ins w:id="8654" w:author="The Si Tran" w:date="2012-12-11T20:09:00Z"/>
            </w:rPr>
          </w:rPrChange>
        </w:rPr>
        <w:pPrChange w:id="8655" w:author="The Si Tran" w:date="2012-12-16T17:35:00Z">
          <w:pPr>
            <w:pStyle w:val="Heading3"/>
            <w:numPr>
              <w:ilvl w:val="0"/>
              <w:numId w:val="0"/>
            </w:numPr>
            <w:tabs>
              <w:tab w:val="clear" w:pos="1080"/>
            </w:tabs>
            <w:ind w:left="0" w:firstLine="0"/>
            <w:jc w:val="center"/>
          </w:pPr>
        </w:pPrChange>
      </w:pPr>
      <w:bookmarkStart w:id="8656" w:name="_Toc343452768"/>
      <w:ins w:id="8657" w:author="The Si Tran" w:date="2012-12-11T20:09:00Z">
        <w:r w:rsidRPr="00032D83">
          <w:t xml:space="preserve">Hình </w:t>
        </w:r>
      </w:ins>
      <w:ins w:id="8658" w:author="The Si Tran" w:date="2012-12-11T23:45:00Z">
        <w:r w:rsidR="00BA41C5" w:rsidRPr="000A51F8">
          <w:rPr>
            <w:rPrChange w:id="8659" w:author="The Si Tran" w:date="2012-12-16T17:35:00Z">
              <w:rPr>
                <w:b w:val="0"/>
              </w:rPr>
            </w:rPrChange>
          </w:rPr>
          <w:t>6.8</w:t>
        </w:r>
      </w:ins>
      <w:ins w:id="8660" w:author="The Si Tran" w:date="2012-12-11T20:09:00Z">
        <w:r w:rsidRPr="000A51F8">
          <w:rPr>
            <w:rPrChange w:id="8661" w:author="The Si Tran" w:date="2012-12-16T17:35:00Z">
              <w:rPr>
                <w:b w:val="0"/>
              </w:rPr>
            </w:rPrChange>
          </w:rPr>
          <w:t>:</w:t>
        </w:r>
      </w:ins>
      <w:ins w:id="8662" w:author="The Si Tran" w:date="2012-12-11T23:45:00Z">
        <w:r w:rsidR="00BA41C5" w:rsidRPr="000A51F8">
          <w:rPr>
            <w:rPrChange w:id="8663" w:author="The Si Tran" w:date="2012-12-16T17:35:00Z">
              <w:rPr>
                <w:b w:val="0"/>
              </w:rPr>
            </w:rPrChange>
          </w:rPr>
          <w:t xml:space="preserve"> </w:t>
        </w:r>
      </w:ins>
      <w:ins w:id="8664" w:author="The Si Tran" w:date="2012-12-11T20:09:00Z">
        <w:r w:rsidRPr="000A51F8">
          <w:rPr>
            <w:rPrChange w:id="8665" w:author="The Si Tran" w:date="2012-12-16T17:35:00Z">
              <w:rPr>
                <w:b w:val="0"/>
              </w:rPr>
            </w:rPrChange>
          </w:rPr>
          <w:t>Đồ thị chuỗi dữ liệu Kobe</w:t>
        </w:r>
        <w:bookmarkEnd w:id="8656"/>
      </w:ins>
    </w:p>
    <w:p w14:paraId="348758B0" w14:textId="762C11F9" w:rsidR="00EF77AD" w:rsidRDefault="00EF77AD">
      <w:pPr>
        <w:pStyle w:val="Heading2"/>
        <w:rPr>
          <w:ins w:id="8666" w:author="superchickend" w:date="2012-12-16T15:24:00Z"/>
        </w:rPr>
        <w:pPrChange w:id="8667" w:author="The Si Tran" w:date="2012-12-06T21:19:00Z">
          <w:pPr>
            <w:pStyle w:val="Heading1"/>
            <w:jc w:val="left"/>
          </w:pPr>
        </w:pPrChange>
      </w:pPr>
      <w:bookmarkStart w:id="8668" w:name="_Toc343461316"/>
      <w:ins w:id="8669" w:author="The Si Tran" w:date="2012-12-06T21:21:00Z">
        <w:r>
          <w:lastRenderedPageBreak/>
          <w:t>Kết quả thực nghiệ</w:t>
        </w:r>
        <w:r w:rsidR="00835F6C">
          <w:t>m</w:t>
        </w:r>
      </w:ins>
      <w:bookmarkEnd w:id="8668"/>
    </w:p>
    <w:p w14:paraId="1FE4844E" w14:textId="1CB4617B" w:rsidR="00271541" w:rsidRPr="00032D83" w:rsidRDefault="00271541">
      <w:pPr>
        <w:ind w:firstLine="648"/>
        <w:rPr>
          <w:ins w:id="8670" w:author="The Si Tran" w:date="2012-12-06T21:21:00Z"/>
        </w:rPr>
        <w:pPrChange w:id="8671" w:author="superchickend" w:date="2012-12-16T15:27:00Z">
          <w:pPr>
            <w:pStyle w:val="Heading1"/>
            <w:jc w:val="left"/>
          </w:pPr>
        </w:pPrChange>
      </w:pPr>
      <w:ins w:id="8672"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8673" w:author="The Si Tran" w:date="2012-12-06T21:22:00Z">
          <w:pPr>
            <w:pStyle w:val="Heading1"/>
            <w:jc w:val="left"/>
          </w:pPr>
        </w:pPrChange>
      </w:pPr>
      <w:bookmarkStart w:id="8674" w:name="_Toc343461317"/>
      <w:ins w:id="8675" w:author="The Si Tran" w:date="2012-12-06T21:22:00Z">
        <w:r>
          <w:t>Bộ dữ liệ</w:t>
        </w:r>
        <w:r w:rsidR="00810267">
          <w:t xml:space="preserve">u </w:t>
        </w:r>
      </w:ins>
      <w:ins w:id="8676" w:author="The Si Tran" w:date="2012-12-10T07:23:00Z">
        <w:r w:rsidR="00810267">
          <w:t>có tính mùa và xu hướng</w:t>
        </w:r>
      </w:ins>
      <w:bookmarkEnd w:id="8674"/>
    </w:p>
    <w:p w14:paraId="5A5B5379" w14:textId="77777777" w:rsidR="002E3DC5" w:rsidRPr="002E3DC5" w:rsidRDefault="002E3DC5" w:rsidP="002E3DC5">
      <w:pPr>
        <w:rPr>
          <w:ins w:id="8677" w:author="The Si Tran" w:date="2012-12-14T06:29:00Z"/>
        </w:rPr>
      </w:pPr>
    </w:p>
    <w:p w14:paraId="472957A1" w14:textId="07076E86" w:rsidR="00722731" w:rsidRPr="00097101" w:rsidRDefault="00722731">
      <w:pPr>
        <w:pStyle w:val="Bang"/>
        <w:rPr>
          <w:ins w:id="8678" w:author="The Si Tran" w:date="2012-12-10T07:25:00Z"/>
        </w:rPr>
        <w:pPrChange w:id="8679" w:author="The Si Tran" w:date="2012-12-16T10:03:00Z">
          <w:pPr>
            <w:pStyle w:val="Heading1"/>
            <w:jc w:val="left"/>
          </w:pPr>
        </w:pPrChange>
      </w:pPr>
      <w:bookmarkStart w:id="8680" w:name="_Toc343033794"/>
      <w:bookmarkStart w:id="8681" w:name="_Toc343415627"/>
      <w:ins w:id="8682" w:author="The Si Tran" w:date="2012-12-14T06:29:00Z">
        <w:r w:rsidRPr="006041AD">
          <w:rPr>
            <w:b/>
          </w:rPr>
          <w:t>Bảng 6.2</w:t>
        </w:r>
        <w:r w:rsidRPr="007C782C">
          <w:t xml:space="preserve">: </w:t>
        </w:r>
        <w:r w:rsidRPr="006041AD">
          <w:t>Kết quả thực nghiệm chuỗi dữ liệu Passengers</w:t>
        </w:r>
      </w:ins>
      <w:bookmarkEnd w:id="8680"/>
      <w:bookmarkEnd w:id="8681"/>
    </w:p>
    <w:tbl>
      <w:tblPr>
        <w:tblW w:w="9321" w:type="dxa"/>
        <w:tblLook w:val="04A0" w:firstRow="1" w:lastRow="0" w:firstColumn="1" w:lastColumn="0" w:noHBand="0" w:noVBand="1"/>
        <w:tblPrChange w:id="8683"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8684">
          <w:tblGrid>
            <w:gridCol w:w="1072"/>
            <w:gridCol w:w="6843"/>
            <w:gridCol w:w="801"/>
            <w:gridCol w:w="931"/>
            <w:gridCol w:w="828"/>
          </w:tblGrid>
        </w:tblGridChange>
      </w:tblGrid>
      <w:tr w:rsidR="00A837C3" w:rsidRPr="009D2F47" w14:paraId="0506A383" w14:textId="77777777" w:rsidTr="006431AB">
        <w:trPr>
          <w:trHeight w:val="220"/>
          <w:ins w:id="8685" w:author="The Si Tran" w:date="2012-12-10T07:27:00Z"/>
          <w:trPrChange w:id="8686"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687"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4C2D67" w:rsidRDefault="00A837C3">
            <w:pPr>
              <w:pStyle w:val="BangBody"/>
              <w:rPr>
                <w:ins w:id="8688" w:author="The Si Tran" w:date="2012-12-10T07:27:00Z"/>
                <w:sz w:val="26"/>
                <w:szCs w:val="26"/>
                <w:rPrChange w:id="8689" w:author="The Si Tran" w:date="2012-12-14T06:33:00Z">
                  <w:rPr>
                    <w:ins w:id="8690" w:author="The Si Tran" w:date="2012-12-10T07:27:00Z"/>
                    <w:rFonts w:ascii="Calibri" w:eastAsia="Times New Roman" w:hAnsi="Calibri"/>
                    <w:color w:val="000000"/>
                    <w:sz w:val="22"/>
                  </w:rPr>
                </w:rPrChange>
              </w:rPr>
              <w:pPrChange w:id="8691"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692"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4C2D67" w:rsidRDefault="00A837C3">
            <w:pPr>
              <w:pStyle w:val="BangBody"/>
              <w:jc w:val="center"/>
              <w:rPr>
                <w:ins w:id="8693" w:author="The Si Tran" w:date="2012-12-10T07:27:00Z"/>
                <w:b/>
                <w:sz w:val="26"/>
                <w:szCs w:val="26"/>
                <w:rPrChange w:id="8694" w:author="superchickend" w:date="2012-12-16T15:28:00Z">
                  <w:rPr>
                    <w:ins w:id="8695" w:author="The Si Tran" w:date="2012-12-10T07:27:00Z"/>
                    <w:rFonts w:ascii="Calibri" w:eastAsia="Times New Roman" w:hAnsi="Calibri"/>
                    <w:color w:val="000000"/>
                    <w:sz w:val="22"/>
                  </w:rPr>
                </w:rPrChange>
              </w:rPr>
              <w:pPrChange w:id="8696" w:author="superchickend" w:date="2012-12-16T15:28:00Z">
                <w:pPr>
                  <w:spacing w:line="240" w:lineRule="auto"/>
                  <w:ind w:hanging="18"/>
                </w:pPr>
              </w:pPrChange>
            </w:pPr>
            <w:ins w:id="8697" w:author="The Si Tran" w:date="2012-12-10T07:27:00Z">
              <w:r w:rsidRPr="004C2D67">
                <w:rPr>
                  <w:b/>
                  <w:sz w:val="26"/>
                  <w:szCs w:val="26"/>
                  <w:rPrChange w:id="8698"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699"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4C2D67" w:rsidRDefault="00A837C3">
            <w:pPr>
              <w:pStyle w:val="BangBody"/>
              <w:jc w:val="center"/>
              <w:rPr>
                <w:ins w:id="8700" w:author="The Si Tran" w:date="2012-12-10T07:27:00Z"/>
                <w:b/>
                <w:sz w:val="26"/>
                <w:szCs w:val="26"/>
                <w:rPrChange w:id="8701" w:author="superchickend" w:date="2012-12-16T15:28:00Z">
                  <w:rPr>
                    <w:ins w:id="8702" w:author="The Si Tran" w:date="2012-12-10T07:27:00Z"/>
                    <w:rFonts w:ascii="Calibri" w:eastAsia="Times New Roman" w:hAnsi="Calibri"/>
                    <w:color w:val="000000"/>
                    <w:sz w:val="22"/>
                  </w:rPr>
                </w:rPrChange>
              </w:rPr>
              <w:pPrChange w:id="8703" w:author="superchickend" w:date="2012-12-16T15:28:00Z">
                <w:pPr>
                  <w:spacing w:line="240" w:lineRule="auto"/>
                </w:pPr>
              </w:pPrChange>
            </w:pPr>
            <w:ins w:id="8704" w:author="The Si Tran" w:date="2012-12-10T07:27:00Z">
              <w:r w:rsidRPr="004C2D67">
                <w:rPr>
                  <w:b/>
                  <w:sz w:val="26"/>
                  <w:szCs w:val="26"/>
                  <w:rPrChange w:id="8705"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706"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4C2D67" w:rsidRDefault="00A837C3">
            <w:pPr>
              <w:pStyle w:val="BangBody"/>
              <w:jc w:val="center"/>
              <w:rPr>
                <w:ins w:id="8707" w:author="The Si Tran" w:date="2012-12-10T07:27:00Z"/>
                <w:b/>
                <w:sz w:val="26"/>
                <w:szCs w:val="26"/>
                <w:rPrChange w:id="8708" w:author="superchickend" w:date="2012-12-16T15:28:00Z">
                  <w:rPr>
                    <w:ins w:id="8709" w:author="The Si Tran" w:date="2012-12-10T07:27:00Z"/>
                    <w:rFonts w:ascii="Calibri" w:eastAsia="Times New Roman" w:hAnsi="Calibri"/>
                    <w:color w:val="000000"/>
                    <w:sz w:val="22"/>
                  </w:rPr>
                </w:rPrChange>
              </w:rPr>
              <w:pPrChange w:id="8710" w:author="superchickend" w:date="2012-12-16T15:28:00Z">
                <w:pPr>
                  <w:spacing w:line="240" w:lineRule="auto"/>
                </w:pPr>
              </w:pPrChange>
            </w:pPr>
            <w:ins w:id="8711" w:author="The Si Tran" w:date="2012-12-10T07:27:00Z">
              <w:r w:rsidRPr="004C2D67">
                <w:rPr>
                  <w:b/>
                  <w:sz w:val="26"/>
                  <w:szCs w:val="26"/>
                  <w:rPrChange w:id="8712"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713"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4C2D67" w:rsidRDefault="00A837C3">
            <w:pPr>
              <w:pStyle w:val="BangBody"/>
              <w:jc w:val="center"/>
              <w:rPr>
                <w:ins w:id="8714" w:author="The Si Tran" w:date="2012-12-10T07:27:00Z"/>
                <w:b/>
                <w:sz w:val="26"/>
                <w:szCs w:val="26"/>
                <w:rPrChange w:id="8715" w:author="superchickend" w:date="2012-12-16T15:28:00Z">
                  <w:rPr>
                    <w:ins w:id="8716" w:author="The Si Tran" w:date="2012-12-10T07:27:00Z"/>
                    <w:rFonts w:ascii="Calibri" w:eastAsia="Times New Roman" w:hAnsi="Calibri"/>
                    <w:color w:val="000000"/>
                    <w:sz w:val="22"/>
                  </w:rPr>
                </w:rPrChange>
              </w:rPr>
              <w:pPrChange w:id="8717" w:author="superchickend" w:date="2012-12-16T15:28:00Z">
                <w:pPr>
                  <w:spacing w:line="240" w:lineRule="auto"/>
                </w:pPr>
              </w:pPrChange>
            </w:pPr>
            <w:ins w:id="8718" w:author="The Si Tran" w:date="2012-12-10T07:27:00Z">
              <w:r w:rsidRPr="004C2D67">
                <w:rPr>
                  <w:b/>
                  <w:sz w:val="26"/>
                  <w:szCs w:val="26"/>
                  <w:rPrChange w:id="8719"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8720" w:author="The Si Tran" w:date="2012-12-10T07:27:00Z"/>
          <w:trPrChange w:id="8721"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22"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4C2D67" w:rsidRDefault="00A837C3">
            <w:pPr>
              <w:pStyle w:val="BangBody"/>
              <w:jc w:val="center"/>
              <w:rPr>
                <w:ins w:id="8723" w:author="The Si Tran" w:date="2012-12-10T07:27:00Z"/>
                <w:b/>
                <w:sz w:val="26"/>
                <w:szCs w:val="26"/>
                <w:rPrChange w:id="8724" w:author="superchickend" w:date="2012-12-16T15:28:00Z">
                  <w:rPr>
                    <w:ins w:id="8725" w:author="The Si Tran" w:date="2012-12-10T07:27:00Z"/>
                    <w:rFonts w:ascii="Calibri" w:eastAsia="Times New Roman" w:hAnsi="Calibri"/>
                    <w:color w:val="000000"/>
                    <w:sz w:val="22"/>
                  </w:rPr>
                </w:rPrChange>
              </w:rPr>
              <w:pPrChange w:id="8726" w:author="superchickend" w:date="2012-12-16T15:28:00Z">
                <w:pPr>
                  <w:spacing w:line="240" w:lineRule="auto"/>
                  <w:jc w:val="center"/>
                </w:pPr>
              </w:pPrChange>
            </w:pPr>
            <w:ins w:id="8727" w:author="The Si Tran" w:date="2012-12-10T07:27:00Z">
              <w:r w:rsidRPr="004C2D67">
                <w:rPr>
                  <w:b/>
                  <w:sz w:val="26"/>
                  <w:szCs w:val="26"/>
                  <w:rPrChange w:id="8728"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729"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4C2D67" w:rsidRDefault="00976130">
            <w:pPr>
              <w:pStyle w:val="BangBody"/>
              <w:rPr>
                <w:ins w:id="8730" w:author="The Si Tran" w:date="2012-12-10T07:27:00Z"/>
                <w:sz w:val="26"/>
                <w:szCs w:val="26"/>
                <w:rPrChange w:id="8731" w:author="The Si Tran" w:date="2012-12-14T06:33:00Z">
                  <w:rPr>
                    <w:ins w:id="8732" w:author="The Si Tran" w:date="2012-12-10T07:27:00Z"/>
                    <w:rFonts w:ascii="Calibri" w:eastAsia="Times New Roman" w:hAnsi="Calibri"/>
                    <w:color w:val="000000"/>
                    <w:sz w:val="22"/>
                  </w:rPr>
                </w:rPrChange>
              </w:rPr>
              <w:pPrChange w:id="8733" w:author="The Si Tran" w:date="2012-12-16T08:45:00Z">
                <w:pPr>
                  <w:spacing w:line="240" w:lineRule="auto"/>
                  <w:jc w:val="left"/>
                </w:pPr>
              </w:pPrChange>
            </w:pPr>
            <w:r>
              <w:rPr>
                <w:sz w:val="26"/>
                <w:szCs w:val="26"/>
              </w:rPr>
              <w:t>Nơron</w:t>
            </w:r>
            <w:ins w:id="8734" w:author="The Si Tran" w:date="2012-12-10T07:27:00Z">
              <w:r w:rsidR="00A837C3" w:rsidRPr="004C2D67">
                <w:rPr>
                  <w:sz w:val="26"/>
                  <w:szCs w:val="26"/>
                  <w:rPrChange w:id="8735"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736"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4C2D67" w:rsidRDefault="00A837C3">
            <w:pPr>
              <w:pStyle w:val="BangBody"/>
              <w:jc w:val="center"/>
              <w:rPr>
                <w:ins w:id="8737" w:author="The Si Tran" w:date="2012-12-10T07:27:00Z"/>
                <w:sz w:val="26"/>
                <w:szCs w:val="26"/>
                <w:rPrChange w:id="8738" w:author="The Si Tran" w:date="2012-12-14T06:33:00Z">
                  <w:rPr>
                    <w:ins w:id="8739" w:author="The Si Tran" w:date="2012-12-10T07:27:00Z"/>
                    <w:rFonts w:ascii="Calibri" w:eastAsia="Times New Roman" w:hAnsi="Calibri"/>
                    <w:color w:val="000000"/>
                    <w:sz w:val="22"/>
                  </w:rPr>
                </w:rPrChange>
              </w:rPr>
              <w:pPrChange w:id="8740" w:author="superchickend" w:date="2012-12-16T15:28:00Z">
                <w:pPr>
                  <w:spacing w:line="240" w:lineRule="auto"/>
                  <w:jc w:val="right"/>
                </w:pPr>
              </w:pPrChange>
            </w:pPr>
            <w:ins w:id="8741" w:author="The Si Tran" w:date="2012-12-10T07:27:00Z">
              <w:r w:rsidRPr="004C2D67">
                <w:rPr>
                  <w:sz w:val="26"/>
                  <w:szCs w:val="26"/>
                  <w:rPrChange w:id="8742"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8743"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4C2D67" w:rsidRDefault="00A837C3">
            <w:pPr>
              <w:pStyle w:val="BangBody"/>
              <w:jc w:val="center"/>
              <w:rPr>
                <w:ins w:id="8744" w:author="The Si Tran" w:date="2012-12-10T07:27:00Z"/>
                <w:sz w:val="26"/>
                <w:szCs w:val="26"/>
                <w:rPrChange w:id="8745" w:author="The Si Tran" w:date="2012-12-14T06:33:00Z">
                  <w:rPr>
                    <w:ins w:id="8746" w:author="The Si Tran" w:date="2012-12-10T07:27:00Z"/>
                    <w:rFonts w:ascii="Calibri" w:eastAsia="Times New Roman" w:hAnsi="Calibri"/>
                    <w:color w:val="000000"/>
                    <w:sz w:val="22"/>
                  </w:rPr>
                </w:rPrChange>
              </w:rPr>
              <w:pPrChange w:id="8747" w:author="superchickend" w:date="2012-12-16T15:28:00Z">
                <w:pPr>
                  <w:spacing w:line="240" w:lineRule="auto"/>
                  <w:jc w:val="right"/>
                </w:pPr>
              </w:pPrChange>
            </w:pPr>
            <w:ins w:id="8748" w:author="The Si Tran" w:date="2012-12-10T07:27:00Z">
              <w:r w:rsidRPr="004C2D67">
                <w:rPr>
                  <w:sz w:val="26"/>
                  <w:szCs w:val="26"/>
                  <w:rPrChange w:id="8749"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8750"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4C2D67" w:rsidRDefault="00A837C3">
            <w:pPr>
              <w:pStyle w:val="BangBody"/>
              <w:jc w:val="center"/>
              <w:rPr>
                <w:ins w:id="8751" w:author="The Si Tran" w:date="2012-12-10T07:27:00Z"/>
                <w:sz w:val="26"/>
                <w:szCs w:val="26"/>
                <w:rPrChange w:id="8752" w:author="The Si Tran" w:date="2012-12-14T06:33:00Z">
                  <w:rPr>
                    <w:ins w:id="8753" w:author="The Si Tran" w:date="2012-12-10T07:27:00Z"/>
                    <w:rFonts w:ascii="Calibri" w:eastAsia="Times New Roman" w:hAnsi="Calibri"/>
                    <w:color w:val="000000"/>
                    <w:sz w:val="22"/>
                  </w:rPr>
                </w:rPrChange>
              </w:rPr>
              <w:pPrChange w:id="8754" w:author="superchickend" w:date="2012-12-16T15:28:00Z">
                <w:pPr>
                  <w:spacing w:line="240" w:lineRule="auto"/>
                  <w:jc w:val="right"/>
                </w:pPr>
              </w:pPrChange>
            </w:pPr>
            <w:ins w:id="8755" w:author="The Si Tran" w:date="2012-12-10T07:27:00Z">
              <w:r w:rsidRPr="004C2D67">
                <w:rPr>
                  <w:sz w:val="26"/>
                  <w:szCs w:val="26"/>
                  <w:rPrChange w:id="8756" w:author="The Si Tran" w:date="2012-12-14T06:33:00Z">
                    <w:rPr>
                      <w:rFonts w:ascii="Calibri" w:hAnsi="Calibri"/>
                      <w:sz w:val="22"/>
                    </w:rPr>
                  </w:rPrChange>
                </w:rPr>
                <w:t>8.92</w:t>
              </w:r>
            </w:ins>
          </w:p>
        </w:tc>
      </w:tr>
      <w:tr w:rsidR="00A837C3" w:rsidRPr="009D2F47" w14:paraId="6BE6CD20" w14:textId="77777777" w:rsidTr="008B0B04">
        <w:trPr>
          <w:trHeight w:val="441"/>
          <w:ins w:id="8757" w:author="The Si Tran" w:date="2012-12-10T07:27:00Z"/>
          <w:trPrChange w:id="8758"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759"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4C2D67" w:rsidRDefault="00A837C3">
            <w:pPr>
              <w:pStyle w:val="BangBody"/>
              <w:jc w:val="center"/>
              <w:rPr>
                <w:ins w:id="8760" w:author="The Si Tran" w:date="2012-12-10T07:27:00Z"/>
                <w:b/>
                <w:sz w:val="26"/>
                <w:szCs w:val="26"/>
                <w:rPrChange w:id="8761" w:author="superchickend" w:date="2012-12-16T15:28:00Z">
                  <w:rPr>
                    <w:ins w:id="8762" w:author="The Si Tran" w:date="2012-12-10T07:27:00Z"/>
                    <w:rFonts w:ascii="Calibri" w:eastAsia="Times New Roman" w:hAnsi="Calibri"/>
                    <w:color w:val="000000"/>
                    <w:sz w:val="22"/>
                  </w:rPr>
                </w:rPrChange>
              </w:rPr>
              <w:pPrChange w:id="8763"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764"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4C2D67" w:rsidRDefault="00976130">
            <w:pPr>
              <w:pStyle w:val="BangBody"/>
              <w:rPr>
                <w:ins w:id="8765" w:author="The Si Tran" w:date="2012-12-10T07:27:00Z"/>
                <w:sz w:val="26"/>
                <w:szCs w:val="26"/>
                <w:rPrChange w:id="8766" w:author="The Si Tran" w:date="2012-12-14T06:33:00Z">
                  <w:rPr>
                    <w:ins w:id="8767" w:author="The Si Tran" w:date="2012-12-10T07:27:00Z"/>
                    <w:rFonts w:ascii="Calibri" w:eastAsia="Times New Roman" w:hAnsi="Calibri"/>
                    <w:color w:val="000000"/>
                    <w:sz w:val="22"/>
                  </w:rPr>
                </w:rPrChange>
              </w:rPr>
              <w:pPrChange w:id="8768" w:author="The Si Tran" w:date="2012-12-16T08:45:00Z">
                <w:pPr>
                  <w:spacing w:line="240" w:lineRule="auto"/>
                </w:pPr>
              </w:pPrChange>
            </w:pPr>
            <w:r>
              <w:rPr>
                <w:sz w:val="26"/>
                <w:szCs w:val="26"/>
              </w:rPr>
              <w:t>Nơron</w:t>
            </w:r>
            <w:ins w:id="8769" w:author="The Si Tran" w:date="2012-12-10T07:27:00Z">
              <w:r w:rsidR="00A837C3" w:rsidRPr="004C2D67">
                <w:rPr>
                  <w:sz w:val="26"/>
                  <w:szCs w:val="26"/>
                  <w:rPrChange w:id="8770"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771"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4C2D67" w:rsidRDefault="00A837C3">
            <w:pPr>
              <w:pStyle w:val="BangBody"/>
              <w:jc w:val="center"/>
              <w:rPr>
                <w:ins w:id="8772" w:author="The Si Tran" w:date="2012-12-10T07:27:00Z"/>
                <w:sz w:val="26"/>
                <w:szCs w:val="26"/>
                <w:rPrChange w:id="8773" w:author="The Si Tran" w:date="2012-12-14T06:33:00Z">
                  <w:rPr>
                    <w:ins w:id="8774" w:author="The Si Tran" w:date="2012-12-10T07:27:00Z"/>
                    <w:rFonts w:ascii="Calibri" w:eastAsia="Times New Roman" w:hAnsi="Calibri"/>
                    <w:color w:val="000000"/>
                    <w:sz w:val="22"/>
                  </w:rPr>
                </w:rPrChange>
              </w:rPr>
              <w:pPrChange w:id="8775" w:author="superchickend" w:date="2012-12-16T15:29:00Z">
                <w:pPr>
                  <w:spacing w:line="240" w:lineRule="auto"/>
                  <w:jc w:val="right"/>
                </w:pPr>
              </w:pPrChange>
            </w:pPr>
            <w:ins w:id="8776" w:author="The Si Tran" w:date="2012-12-10T07:27:00Z">
              <w:r w:rsidRPr="004C2D67">
                <w:rPr>
                  <w:sz w:val="26"/>
                  <w:szCs w:val="26"/>
                  <w:rPrChange w:id="8777"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8778"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4C2D67" w:rsidRDefault="00A837C3">
            <w:pPr>
              <w:pStyle w:val="BangBody"/>
              <w:jc w:val="center"/>
              <w:rPr>
                <w:ins w:id="8779" w:author="The Si Tran" w:date="2012-12-10T07:27:00Z"/>
                <w:sz w:val="26"/>
                <w:szCs w:val="26"/>
                <w:rPrChange w:id="8780" w:author="The Si Tran" w:date="2012-12-14T06:33:00Z">
                  <w:rPr>
                    <w:ins w:id="8781" w:author="The Si Tran" w:date="2012-12-10T07:27:00Z"/>
                    <w:rFonts w:ascii="Calibri" w:eastAsia="Times New Roman" w:hAnsi="Calibri"/>
                    <w:color w:val="000000"/>
                    <w:sz w:val="22"/>
                  </w:rPr>
                </w:rPrChange>
              </w:rPr>
              <w:pPrChange w:id="8782" w:author="superchickend" w:date="2012-12-16T15:29:00Z">
                <w:pPr>
                  <w:spacing w:line="240" w:lineRule="auto"/>
                  <w:jc w:val="right"/>
                </w:pPr>
              </w:pPrChange>
            </w:pPr>
            <w:ins w:id="8783" w:author="The Si Tran" w:date="2012-12-10T07:27:00Z">
              <w:r w:rsidRPr="004C2D67">
                <w:rPr>
                  <w:sz w:val="26"/>
                  <w:szCs w:val="26"/>
                  <w:rPrChange w:id="8784"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8785"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4C2D67" w:rsidRDefault="00A837C3">
            <w:pPr>
              <w:pStyle w:val="BangBody"/>
              <w:jc w:val="center"/>
              <w:rPr>
                <w:ins w:id="8786" w:author="The Si Tran" w:date="2012-12-10T07:27:00Z"/>
                <w:sz w:val="26"/>
                <w:szCs w:val="26"/>
                <w:rPrChange w:id="8787" w:author="The Si Tran" w:date="2012-12-14T06:33:00Z">
                  <w:rPr>
                    <w:ins w:id="8788" w:author="The Si Tran" w:date="2012-12-10T07:27:00Z"/>
                    <w:rFonts w:ascii="Calibri" w:eastAsia="Times New Roman" w:hAnsi="Calibri"/>
                    <w:color w:val="000000"/>
                    <w:sz w:val="22"/>
                  </w:rPr>
                </w:rPrChange>
              </w:rPr>
              <w:pPrChange w:id="8789" w:author="superchickend" w:date="2012-12-16T15:29:00Z">
                <w:pPr>
                  <w:spacing w:line="240" w:lineRule="auto"/>
                  <w:jc w:val="right"/>
                </w:pPr>
              </w:pPrChange>
            </w:pPr>
            <w:ins w:id="8790" w:author="The Si Tran" w:date="2012-12-10T07:27:00Z">
              <w:r w:rsidRPr="004C2D67">
                <w:rPr>
                  <w:sz w:val="26"/>
                  <w:szCs w:val="26"/>
                  <w:rPrChange w:id="8791" w:author="The Si Tran" w:date="2012-12-14T06:33:00Z">
                    <w:rPr>
                      <w:rFonts w:ascii="Calibri" w:hAnsi="Calibri"/>
                      <w:sz w:val="22"/>
                    </w:rPr>
                  </w:rPrChange>
                </w:rPr>
                <w:t>9.74</w:t>
              </w:r>
            </w:ins>
          </w:p>
        </w:tc>
      </w:tr>
      <w:tr w:rsidR="00A837C3" w:rsidRPr="009D2F47" w14:paraId="5E1ADA4E" w14:textId="77777777" w:rsidTr="00511C5F">
        <w:trPr>
          <w:trHeight w:val="220"/>
          <w:ins w:id="8792" w:author="The Si Tran" w:date="2012-12-10T07:27:00Z"/>
          <w:trPrChange w:id="8793"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794"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4C2D67" w:rsidRDefault="00A837C3">
            <w:pPr>
              <w:pStyle w:val="BangBody"/>
              <w:jc w:val="center"/>
              <w:rPr>
                <w:ins w:id="8795" w:author="The Si Tran" w:date="2012-12-10T07:27:00Z"/>
                <w:b/>
                <w:sz w:val="26"/>
                <w:szCs w:val="26"/>
                <w:rPrChange w:id="8796" w:author="superchickend" w:date="2012-12-16T15:28:00Z">
                  <w:rPr>
                    <w:ins w:id="8797" w:author="The Si Tran" w:date="2012-12-10T07:27:00Z"/>
                    <w:rFonts w:ascii="Calibri" w:eastAsia="Times New Roman" w:hAnsi="Calibri"/>
                    <w:color w:val="000000"/>
                    <w:sz w:val="22"/>
                  </w:rPr>
                </w:rPrChange>
              </w:rPr>
              <w:pPrChange w:id="8798" w:author="superchickend" w:date="2012-12-16T15:28:00Z">
                <w:pPr>
                  <w:spacing w:line="240" w:lineRule="auto"/>
                  <w:jc w:val="center"/>
                </w:pPr>
              </w:pPrChange>
            </w:pPr>
            <w:ins w:id="8799" w:author="The Si Tran" w:date="2012-12-10T07:27:00Z">
              <w:r w:rsidRPr="004C2D67">
                <w:rPr>
                  <w:b/>
                  <w:sz w:val="26"/>
                  <w:szCs w:val="26"/>
                  <w:rPrChange w:id="8800"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8801"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4C2D67" w:rsidRDefault="00A837C3">
            <w:pPr>
              <w:pStyle w:val="BangBody"/>
              <w:rPr>
                <w:ins w:id="8802" w:author="The Si Tran" w:date="2012-12-10T07:27:00Z"/>
                <w:sz w:val="26"/>
                <w:szCs w:val="26"/>
                <w:rPrChange w:id="8803" w:author="The Si Tran" w:date="2012-12-14T06:33:00Z">
                  <w:rPr>
                    <w:ins w:id="8804" w:author="The Si Tran" w:date="2012-12-10T07:27:00Z"/>
                    <w:rFonts w:ascii="Calibri" w:eastAsia="Times New Roman" w:hAnsi="Calibri"/>
                    <w:color w:val="000000"/>
                    <w:sz w:val="22"/>
                  </w:rPr>
                </w:rPrChange>
              </w:rPr>
              <w:pPrChange w:id="8805" w:author="The Si Tran" w:date="2012-12-16T08:45:00Z">
                <w:pPr>
                  <w:spacing w:line="240" w:lineRule="auto"/>
                  <w:jc w:val="left"/>
                </w:pPr>
              </w:pPrChange>
            </w:pPr>
            <w:ins w:id="8806" w:author="The Si Tran" w:date="2012-12-10T07:27:00Z">
              <w:r w:rsidRPr="004C2D67">
                <w:rPr>
                  <w:sz w:val="26"/>
                  <w:szCs w:val="26"/>
                  <w:rPrChange w:id="8807"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808"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4C2D67" w:rsidRDefault="00A837C3">
            <w:pPr>
              <w:pStyle w:val="BangBody"/>
              <w:jc w:val="center"/>
              <w:rPr>
                <w:ins w:id="8809" w:author="The Si Tran" w:date="2012-12-10T07:27:00Z"/>
                <w:sz w:val="26"/>
                <w:szCs w:val="26"/>
                <w:rPrChange w:id="8810" w:author="The Si Tran" w:date="2012-12-14T06:33:00Z">
                  <w:rPr>
                    <w:ins w:id="8811" w:author="The Si Tran" w:date="2012-12-10T07:27:00Z"/>
                    <w:rFonts w:ascii="Calibri" w:eastAsia="Times New Roman" w:hAnsi="Calibri"/>
                    <w:color w:val="000000"/>
                    <w:sz w:val="22"/>
                  </w:rPr>
                </w:rPrChange>
              </w:rPr>
              <w:pPrChange w:id="8812" w:author="superchickend" w:date="2012-12-16T15:28:00Z">
                <w:pPr>
                  <w:spacing w:line="240" w:lineRule="auto"/>
                  <w:jc w:val="right"/>
                </w:pPr>
              </w:pPrChange>
            </w:pPr>
            <w:ins w:id="8813" w:author="The Si Tran" w:date="2012-12-10T07:27:00Z">
              <w:r w:rsidRPr="004C2D67">
                <w:rPr>
                  <w:sz w:val="26"/>
                  <w:szCs w:val="26"/>
                  <w:rPrChange w:id="8814"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8815"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4C2D67" w:rsidRDefault="00A837C3">
            <w:pPr>
              <w:pStyle w:val="BangBody"/>
              <w:jc w:val="center"/>
              <w:rPr>
                <w:ins w:id="8816" w:author="The Si Tran" w:date="2012-12-10T07:27:00Z"/>
                <w:sz w:val="26"/>
                <w:szCs w:val="26"/>
                <w:rPrChange w:id="8817" w:author="The Si Tran" w:date="2012-12-14T06:33:00Z">
                  <w:rPr>
                    <w:ins w:id="8818" w:author="The Si Tran" w:date="2012-12-10T07:27:00Z"/>
                    <w:rFonts w:ascii="Calibri" w:eastAsia="Times New Roman" w:hAnsi="Calibri"/>
                    <w:color w:val="000000"/>
                    <w:sz w:val="22"/>
                  </w:rPr>
                </w:rPrChange>
              </w:rPr>
              <w:pPrChange w:id="8819" w:author="superchickend" w:date="2012-12-16T15:28:00Z">
                <w:pPr>
                  <w:spacing w:line="240" w:lineRule="auto"/>
                  <w:jc w:val="right"/>
                </w:pPr>
              </w:pPrChange>
            </w:pPr>
            <w:ins w:id="8820" w:author="The Si Tran" w:date="2012-12-10T07:27:00Z">
              <w:r w:rsidRPr="004C2D67">
                <w:rPr>
                  <w:sz w:val="26"/>
                  <w:szCs w:val="26"/>
                  <w:rPrChange w:id="8821"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8822"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4C2D67" w:rsidRDefault="00A837C3">
            <w:pPr>
              <w:pStyle w:val="BangBody"/>
              <w:jc w:val="center"/>
              <w:rPr>
                <w:ins w:id="8823" w:author="The Si Tran" w:date="2012-12-10T07:27:00Z"/>
                <w:sz w:val="26"/>
                <w:szCs w:val="26"/>
                <w:rPrChange w:id="8824" w:author="The Si Tran" w:date="2012-12-14T06:33:00Z">
                  <w:rPr>
                    <w:ins w:id="8825" w:author="The Si Tran" w:date="2012-12-10T07:27:00Z"/>
                    <w:rFonts w:ascii="Calibri" w:eastAsia="Times New Roman" w:hAnsi="Calibri"/>
                    <w:color w:val="000000"/>
                    <w:sz w:val="22"/>
                  </w:rPr>
                </w:rPrChange>
              </w:rPr>
              <w:pPrChange w:id="8826" w:author="superchickend" w:date="2012-12-16T15:28:00Z">
                <w:pPr>
                  <w:spacing w:line="240" w:lineRule="auto"/>
                  <w:jc w:val="right"/>
                </w:pPr>
              </w:pPrChange>
            </w:pPr>
            <w:ins w:id="8827" w:author="The Si Tran" w:date="2012-12-10T07:27:00Z">
              <w:r w:rsidRPr="004C2D67">
                <w:rPr>
                  <w:sz w:val="26"/>
                  <w:szCs w:val="26"/>
                  <w:rPrChange w:id="8828" w:author="The Si Tran" w:date="2012-12-14T06:33:00Z">
                    <w:rPr>
                      <w:rFonts w:ascii="Calibri" w:hAnsi="Calibri"/>
                      <w:sz w:val="22"/>
                    </w:rPr>
                  </w:rPrChange>
                </w:rPr>
                <w:t>2.97</w:t>
              </w:r>
            </w:ins>
          </w:p>
        </w:tc>
      </w:tr>
      <w:tr w:rsidR="00A837C3" w:rsidRPr="009D2F47" w14:paraId="0D4CDA74" w14:textId="77777777" w:rsidTr="008B0B04">
        <w:trPr>
          <w:trHeight w:val="674"/>
          <w:ins w:id="8829" w:author="The Si Tran" w:date="2012-12-10T07:27:00Z"/>
          <w:trPrChange w:id="8830"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831"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4C2D67" w:rsidRDefault="00A837C3">
            <w:pPr>
              <w:pStyle w:val="BangBody"/>
              <w:jc w:val="center"/>
              <w:rPr>
                <w:ins w:id="8832" w:author="The Si Tran" w:date="2012-12-10T07:27:00Z"/>
                <w:b/>
                <w:sz w:val="26"/>
                <w:szCs w:val="26"/>
                <w:rPrChange w:id="8833" w:author="superchickend" w:date="2012-12-16T15:28:00Z">
                  <w:rPr>
                    <w:ins w:id="8834" w:author="The Si Tran" w:date="2012-12-10T07:27:00Z"/>
                    <w:rFonts w:ascii="Calibri" w:eastAsia="Times New Roman" w:hAnsi="Calibri"/>
                    <w:color w:val="000000"/>
                    <w:sz w:val="22"/>
                  </w:rPr>
                </w:rPrChange>
              </w:rPr>
              <w:pPrChange w:id="8835" w:author="superchickend" w:date="2012-12-16T15:28:00Z">
                <w:pPr>
                  <w:spacing w:line="240" w:lineRule="auto"/>
                  <w:jc w:val="center"/>
                </w:pPr>
              </w:pPrChange>
            </w:pPr>
            <w:ins w:id="8836" w:author="The Si Tran" w:date="2012-12-10T07:27:00Z">
              <w:r w:rsidRPr="004C2D67">
                <w:rPr>
                  <w:b/>
                  <w:sz w:val="26"/>
                  <w:szCs w:val="26"/>
                  <w:rPrChange w:id="8837"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8838"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4C2D67" w:rsidRDefault="00A837C3">
            <w:pPr>
              <w:pStyle w:val="BangBody"/>
              <w:rPr>
                <w:ins w:id="8839" w:author="The Si Tran" w:date="2012-12-10T07:27:00Z"/>
                <w:sz w:val="26"/>
                <w:szCs w:val="26"/>
                <w:rPrChange w:id="8840" w:author="The Si Tran" w:date="2012-12-14T06:33:00Z">
                  <w:rPr>
                    <w:ins w:id="8841" w:author="The Si Tran" w:date="2012-12-10T07:27:00Z"/>
                    <w:rFonts w:ascii="Calibri" w:eastAsia="Times New Roman" w:hAnsi="Calibri"/>
                    <w:color w:val="000000"/>
                    <w:sz w:val="22"/>
                  </w:rPr>
                </w:rPrChange>
              </w:rPr>
              <w:pPrChange w:id="8842" w:author="The Si Tran" w:date="2012-12-16T08:45:00Z">
                <w:pPr>
                  <w:spacing w:line="240" w:lineRule="auto"/>
                  <w:jc w:val="left"/>
                </w:pPr>
              </w:pPrChange>
            </w:pPr>
            <w:ins w:id="8843" w:author="The Si Tran" w:date="2012-12-10T07:27:00Z">
              <w:r w:rsidRPr="004C2D67">
                <w:rPr>
                  <w:sz w:val="26"/>
                  <w:szCs w:val="26"/>
                  <w:rPrChange w:id="8844" w:author="The Si Tran" w:date="2012-12-14T06:33:00Z">
                    <w:rPr>
                      <w:rFonts w:ascii="Calibri" w:hAnsi="Calibri"/>
                      <w:sz w:val="22"/>
                    </w:rPr>
                  </w:rPrChange>
                </w:rPr>
                <w:t>ARIMA(1, 1, 0)(1, 1, 0)12</w:t>
              </w:r>
              <w:r w:rsidRPr="004C2D67">
                <w:rPr>
                  <w:sz w:val="26"/>
                  <w:szCs w:val="26"/>
                  <w:rPrChange w:id="8845" w:author="The Si Tran" w:date="2012-12-14T06:33:00Z">
                    <w:rPr>
                      <w:rFonts w:ascii="Calibri" w:hAnsi="Calibri"/>
                      <w:sz w:val="22"/>
                    </w:rPr>
                  </w:rPrChange>
                </w:rPr>
                <w:br/>
              </w:r>
            </w:ins>
            <w:r w:rsidR="00976130">
              <w:rPr>
                <w:sz w:val="26"/>
                <w:szCs w:val="26"/>
              </w:rPr>
              <w:t>Nơron</w:t>
            </w:r>
            <w:ins w:id="8846" w:author="The Si Tran" w:date="2012-12-10T07:27:00Z">
              <w:r w:rsidRPr="004C2D67">
                <w:rPr>
                  <w:sz w:val="26"/>
                  <w:szCs w:val="26"/>
                  <w:rPrChange w:id="8847"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848"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4C2D67" w:rsidRDefault="00A837C3">
            <w:pPr>
              <w:pStyle w:val="BangBody"/>
              <w:jc w:val="center"/>
              <w:rPr>
                <w:ins w:id="8849" w:author="The Si Tran" w:date="2012-12-10T07:27:00Z"/>
                <w:b/>
                <w:sz w:val="26"/>
                <w:szCs w:val="26"/>
                <w:rPrChange w:id="8850" w:author="superchickend" w:date="2012-12-16T15:29:00Z">
                  <w:rPr>
                    <w:ins w:id="8851" w:author="The Si Tran" w:date="2012-12-10T07:27:00Z"/>
                    <w:rFonts w:ascii="Calibri" w:eastAsia="Times New Roman" w:hAnsi="Calibri"/>
                    <w:color w:val="000000"/>
                    <w:sz w:val="22"/>
                  </w:rPr>
                </w:rPrChange>
              </w:rPr>
              <w:pPrChange w:id="8852" w:author="superchickend" w:date="2012-12-16T15:28:00Z">
                <w:pPr>
                  <w:spacing w:line="240" w:lineRule="auto"/>
                  <w:jc w:val="right"/>
                </w:pPr>
              </w:pPrChange>
            </w:pPr>
            <w:ins w:id="8853" w:author="The Si Tran" w:date="2012-12-10T07:27:00Z">
              <w:r w:rsidRPr="004C2D67">
                <w:rPr>
                  <w:b/>
                  <w:sz w:val="26"/>
                  <w:szCs w:val="26"/>
                  <w:rPrChange w:id="8854"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8855"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4C2D67" w:rsidRDefault="00A837C3">
            <w:pPr>
              <w:pStyle w:val="BangBody"/>
              <w:jc w:val="center"/>
              <w:rPr>
                <w:ins w:id="8856" w:author="The Si Tran" w:date="2012-12-10T07:27:00Z"/>
                <w:b/>
                <w:sz w:val="26"/>
                <w:szCs w:val="26"/>
                <w:rPrChange w:id="8857" w:author="superchickend" w:date="2012-12-16T15:29:00Z">
                  <w:rPr>
                    <w:ins w:id="8858" w:author="The Si Tran" w:date="2012-12-10T07:27:00Z"/>
                    <w:rFonts w:ascii="Calibri" w:eastAsia="Times New Roman" w:hAnsi="Calibri"/>
                    <w:color w:val="000000"/>
                    <w:sz w:val="22"/>
                  </w:rPr>
                </w:rPrChange>
              </w:rPr>
              <w:pPrChange w:id="8859" w:author="superchickend" w:date="2012-12-16T15:28:00Z">
                <w:pPr>
                  <w:spacing w:line="240" w:lineRule="auto"/>
                  <w:jc w:val="right"/>
                </w:pPr>
              </w:pPrChange>
            </w:pPr>
            <w:ins w:id="8860" w:author="The Si Tran" w:date="2012-12-10T07:27:00Z">
              <w:r w:rsidRPr="004C2D67">
                <w:rPr>
                  <w:b/>
                  <w:sz w:val="26"/>
                  <w:szCs w:val="26"/>
                  <w:rPrChange w:id="8861"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8862"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4C2D67" w:rsidRDefault="00A837C3">
            <w:pPr>
              <w:pStyle w:val="BangBody"/>
              <w:jc w:val="center"/>
              <w:rPr>
                <w:ins w:id="8863" w:author="The Si Tran" w:date="2012-12-10T07:27:00Z"/>
                <w:b/>
                <w:sz w:val="26"/>
                <w:szCs w:val="26"/>
                <w:rPrChange w:id="8864" w:author="superchickend" w:date="2012-12-16T15:29:00Z">
                  <w:rPr>
                    <w:ins w:id="8865" w:author="The Si Tran" w:date="2012-12-10T07:27:00Z"/>
                    <w:rFonts w:ascii="Calibri" w:eastAsia="Times New Roman" w:hAnsi="Calibri"/>
                    <w:color w:val="000000"/>
                    <w:sz w:val="22"/>
                  </w:rPr>
                </w:rPrChange>
              </w:rPr>
              <w:pPrChange w:id="8866" w:author="superchickend" w:date="2012-12-16T15:28:00Z">
                <w:pPr>
                  <w:spacing w:line="240" w:lineRule="auto"/>
                  <w:jc w:val="right"/>
                </w:pPr>
              </w:pPrChange>
            </w:pPr>
            <w:ins w:id="8867" w:author="The Si Tran" w:date="2012-12-10T07:27:00Z">
              <w:r w:rsidRPr="004C2D67">
                <w:rPr>
                  <w:b/>
                  <w:sz w:val="26"/>
                  <w:szCs w:val="26"/>
                  <w:rPrChange w:id="8868" w:author="superchickend" w:date="2012-12-16T15:29:00Z">
                    <w:rPr>
                      <w:rFonts w:ascii="Calibri" w:hAnsi="Calibri"/>
                      <w:sz w:val="22"/>
                    </w:rPr>
                  </w:rPrChange>
                </w:rPr>
                <w:t>2.75</w:t>
              </w:r>
            </w:ins>
          </w:p>
        </w:tc>
      </w:tr>
      <w:tr w:rsidR="00A837C3" w:rsidRPr="009D2F47" w14:paraId="176B0DF2" w14:textId="77777777" w:rsidTr="00D4703F">
        <w:trPr>
          <w:trHeight w:val="664"/>
          <w:ins w:id="8869" w:author="The Si Tran" w:date="2012-12-10T07:27:00Z"/>
          <w:trPrChange w:id="8870"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8871"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4C2D67" w:rsidRDefault="00A837C3">
            <w:pPr>
              <w:pStyle w:val="BangBody"/>
              <w:rPr>
                <w:ins w:id="8872" w:author="The Si Tran" w:date="2012-12-10T07:27:00Z"/>
                <w:sz w:val="26"/>
                <w:szCs w:val="26"/>
                <w:rPrChange w:id="8873" w:author="The Si Tran" w:date="2012-12-14T06:33:00Z">
                  <w:rPr>
                    <w:ins w:id="8874" w:author="The Si Tran" w:date="2012-12-10T07:27:00Z"/>
                    <w:rFonts w:ascii="Calibri" w:eastAsia="Times New Roman" w:hAnsi="Calibri"/>
                    <w:color w:val="000000"/>
                    <w:sz w:val="22"/>
                  </w:rPr>
                </w:rPrChange>
              </w:rPr>
              <w:pPrChange w:id="8875"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876"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4C2D67" w:rsidRDefault="00A837C3">
            <w:pPr>
              <w:pStyle w:val="BangBody"/>
              <w:rPr>
                <w:ins w:id="8877" w:author="The Si Tran" w:date="2012-12-10T07:27:00Z"/>
                <w:sz w:val="26"/>
                <w:szCs w:val="26"/>
                <w:rPrChange w:id="8878" w:author="The Si Tran" w:date="2012-12-14T06:33:00Z">
                  <w:rPr>
                    <w:ins w:id="8879" w:author="The Si Tran" w:date="2012-12-10T07:27:00Z"/>
                    <w:rFonts w:ascii="Calibri" w:eastAsia="Times New Roman" w:hAnsi="Calibri"/>
                    <w:color w:val="000000"/>
                    <w:sz w:val="22"/>
                  </w:rPr>
                </w:rPrChange>
              </w:rPr>
              <w:pPrChange w:id="8880" w:author="The Si Tran" w:date="2012-12-16T08:45:00Z">
                <w:pPr>
                  <w:spacing w:line="240" w:lineRule="auto"/>
                </w:pPr>
              </w:pPrChange>
            </w:pPr>
            <w:ins w:id="8881" w:author="The Si Tran" w:date="2012-12-10T07:27:00Z">
              <w:r w:rsidRPr="004C2D67">
                <w:rPr>
                  <w:sz w:val="26"/>
                  <w:szCs w:val="26"/>
                  <w:rPrChange w:id="8882" w:author="The Si Tran" w:date="2012-12-14T06:33:00Z">
                    <w:rPr>
                      <w:rFonts w:ascii="Calibri" w:hAnsi="Calibri"/>
                      <w:sz w:val="22"/>
                    </w:rPr>
                  </w:rPrChange>
                </w:rPr>
                <w:t>ARIMA(1, 1, 0)(1, 1, 0)12</w:t>
              </w:r>
              <w:r w:rsidRPr="004C2D67">
                <w:rPr>
                  <w:sz w:val="26"/>
                  <w:szCs w:val="26"/>
                  <w:rPrChange w:id="8883" w:author="The Si Tran" w:date="2012-12-14T06:33:00Z">
                    <w:rPr>
                      <w:rFonts w:ascii="Calibri" w:hAnsi="Calibri"/>
                      <w:sz w:val="22"/>
                    </w:rPr>
                  </w:rPrChange>
                </w:rPr>
                <w:br/>
              </w:r>
            </w:ins>
            <w:r w:rsidR="00976130">
              <w:rPr>
                <w:sz w:val="26"/>
                <w:szCs w:val="26"/>
              </w:rPr>
              <w:t>Nơron</w:t>
            </w:r>
            <w:ins w:id="8884" w:author="The Si Tran" w:date="2012-12-10T07:27:00Z">
              <w:r w:rsidRPr="004C2D67">
                <w:rPr>
                  <w:sz w:val="26"/>
                  <w:szCs w:val="26"/>
                  <w:rPrChange w:id="8885"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886"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4C2D67" w:rsidRDefault="00A837C3">
            <w:pPr>
              <w:pStyle w:val="BangBody"/>
              <w:jc w:val="center"/>
              <w:rPr>
                <w:ins w:id="8887" w:author="The Si Tran" w:date="2012-12-10T07:27:00Z"/>
                <w:b/>
                <w:sz w:val="26"/>
                <w:szCs w:val="26"/>
                <w:rPrChange w:id="8888" w:author="superchickend" w:date="2012-12-16T15:29:00Z">
                  <w:rPr>
                    <w:ins w:id="8889" w:author="The Si Tran" w:date="2012-12-10T07:27:00Z"/>
                    <w:rFonts w:ascii="Calibri" w:eastAsia="Times New Roman" w:hAnsi="Calibri"/>
                    <w:color w:val="000000"/>
                    <w:sz w:val="22"/>
                  </w:rPr>
                </w:rPrChange>
              </w:rPr>
              <w:pPrChange w:id="8890" w:author="superchickend" w:date="2012-12-16T15:29:00Z">
                <w:pPr>
                  <w:spacing w:line="240" w:lineRule="auto"/>
                  <w:jc w:val="right"/>
                </w:pPr>
              </w:pPrChange>
            </w:pPr>
            <w:ins w:id="8891" w:author="The Si Tran" w:date="2012-12-10T07:27:00Z">
              <w:r w:rsidRPr="004C2D67">
                <w:rPr>
                  <w:b/>
                  <w:sz w:val="26"/>
                  <w:szCs w:val="26"/>
                  <w:rPrChange w:id="8892"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8893"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4C2D67" w:rsidRDefault="00A837C3">
            <w:pPr>
              <w:pStyle w:val="BangBody"/>
              <w:jc w:val="center"/>
              <w:rPr>
                <w:ins w:id="8894" w:author="The Si Tran" w:date="2012-12-10T07:27:00Z"/>
                <w:b/>
                <w:sz w:val="26"/>
                <w:szCs w:val="26"/>
                <w:rPrChange w:id="8895" w:author="superchickend" w:date="2012-12-16T15:29:00Z">
                  <w:rPr>
                    <w:ins w:id="8896" w:author="The Si Tran" w:date="2012-12-10T07:27:00Z"/>
                    <w:rFonts w:ascii="Calibri" w:eastAsia="Times New Roman" w:hAnsi="Calibri"/>
                    <w:color w:val="000000"/>
                    <w:sz w:val="22"/>
                  </w:rPr>
                </w:rPrChange>
              </w:rPr>
              <w:pPrChange w:id="8897" w:author="superchickend" w:date="2012-12-16T15:29:00Z">
                <w:pPr>
                  <w:spacing w:line="240" w:lineRule="auto"/>
                  <w:jc w:val="right"/>
                </w:pPr>
              </w:pPrChange>
            </w:pPr>
            <w:ins w:id="8898" w:author="The Si Tran" w:date="2012-12-10T07:27:00Z">
              <w:r w:rsidRPr="004C2D67">
                <w:rPr>
                  <w:b/>
                  <w:sz w:val="26"/>
                  <w:szCs w:val="26"/>
                  <w:rPrChange w:id="8899"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8900"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4C2D67" w:rsidRDefault="00A837C3">
            <w:pPr>
              <w:pStyle w:val="BangBody"/>
              <w:jc w:val="center"/>
              <w:rPr>
                <w:ins w:id="8901" w:author="The Si Tran" w:date="2012-12-10T07:27:00Z"/>
                <w:b/>
                <w:sz w:val="26"/>
                <w:szCs w:val="26"/>
                <w:rPrChange w:id="8902" w:author="superchickend" w:date="2012-12-16T15:29:00Z">
                  <w:rPr>
                    <w:ins w:id="8903" w:author="The Si Tran" w:date="2012-12-10T07:27:00Z"/>
                    <w:rFonts w:ascii="Calibri" w:eastAsia="Times New Roman" w:hAnsi="Calibri"/>
                    <w:color w:val="000000"/>
                    <w:sz w:val="22"/>
                  </w:rPr>
                </w:rPrChange>
              </w:rPr>
              <w:pPrChange w:id="8904" w:author="superchickend" w:date="2012-12-16T15:29:00Z">
                <w:pPr>
                  <w:spacing w:line="240" w:lineRule="auto"/>
                  <w:jc w:val="right"/>
                </w:pPr>
              </w:pPrChange>
            </w:pPr>
            <w:ins w:id="8905" w:author="The Si Tran" w:date="2012-12-10T07:27:00Z">
              <w:r w:rsidRPr="004C2D67">
                <w:rPr>
                  <w:b/>
                  <w:sz w:val="26"/>
                  <w:szCs w:val="26"/>
                  <w:rPrChange w:id="8906" w:author="superchickend" w:date="2012-12-16T15:29:00Z">
                    <w:rPr>
                      <w:rFonts w:ascii="Calibri" w:hAnsi="Calibri"/>
                      <w:sz w:val="22"/>
                    </w:rPr>
                  </w:rPrChange>
                </w:rPr>
                <w:t>2.82</w:t>
              </w:r>
            </w:ins>
          </w:p>
        </w:tc>
      </w:tr>
    </w:tbl>
    <w:p w14:paraId="61ED5EB4" w14:textId="77777777" w:rsidR="00726875" w:rsidRDefault="00726875" w:rsidP="004C2D67">
      <w:pPr>
        <w:pStyle w:val="Bang"/>
        <w:ind w:left="0"/>
        <w:jc w:val="both"/>
      </w:pPr>
    </w:p>
    <w:p w14:paraId="3996C7F2" w14:textId="77777777" w:rsidR="004C2D67" w:rsidRDefault="004C2D67" w:rsidP="004C2D67">
      <w:pPr>
        <w:pStyle w:val="Bang"/>
        <w:ind w:left="0"/>
        <w:jc w:val="both"/>
      </w:pPr>
    </w:p>
    <w:p w14:paraId="68815D36" w14:textId="77777777" w:rsidR="004C2D67" w:rsidRDefault="004C2D67" w:rsidP="004C2D67">
      <w:pPr>
        <w:pStyle w:val="Bang"/>
        <w:ind w:left="0"/>
        <w:jc w:val="both"/>
      </w:pPr>
    </w:p>
    <w:p w14:paraId="45E1D9B4" w14:textId="77777777" w:rsidR="004C2D67" w:rsidRDefault="004C2D67" w:rsidP="004C2D67">
      <w:pPr>
        <w:pStyle w:val="Bang"/>
        <w:ind w:left="0"/>
        <w:jc w:val="both"/>
      </w:pPr>
    </w:p>
    <w:p w14:paraId="04699640" w14:textId="77777777" w:rsidR="004C2D67" w:rsidRDefault="004C2D67" w:rsidP="004C2D67">
      <w:pPr>
        <w:pStyle w:val="Bang"/>
        <w:ind w:left="0"/>
        <w:jc w:val="both"/>
      </w:pPr>
    </w:p>
    <w:p w14:paraId="61B5D024" w14:textId="77777777" w:rsidR="004C2D67" w:rsidRDefault="004C2D67" w:rsidP="004C2D67">
      <w:pPr>
        <w:pStyle w:val="Bang"/>
        <w:ind w:left="0"/>
        <w:jc w:val="both"/>
      </w:pPr>
    </w:p>
    <w:p w14:paraId="24DDCA00" w14:textId="77777777" w:rsidR="004C2D67" w:rsidRDefault="004C2D67">
      <w:pPr>
        <w:pStyle w:val="Bang"/>
        <w:ind w:left="0"/>
        <w:jc w:val="both"/>
        <w:rPr>
          <w:ins w:id="8907" w:author="The Si Tran" w:date="2012-12-14T06:30:00Z"/>
        </w:rPr>
        <w:pPrChange w:id="8908" w:author="The Si Tran" w:date="2012-12-16T10:03:00Z">
          <w:pPr>
            <w:pStyle w:val="Heading1"/>
            <w:jc w:val="left"/>
          </w:pPr>
        </w:pPrChange>
      </w:pPr>
      <w:bookmarkStart w:id="8909" w:name="_GoBack"/>
      <w:bookmarkEnd w:id="8909"/>
    </w:p>
    <w:p w14:paraId="34B0E26D" w14:textId="1C1C8649" w:rsidR="00722731" w:rsidRPr="007C782C" w:rsidRDefault="00722731">
      <w:pPr>
        <w:pStyle w:val="Bang"/>
        <w:rPr>
          <w:ins w:id="8910" w:author="The Si Tran" w:date="2012-12-10T07:28:00Z"/>
        </w:rPr>
        <w:pPrChange w:id="8911" w:author="The Si Tran" w:date="2012-12-16T10:03:00Z">
          <w:pPr>
            <w:pStyle w:val="Heading1"/>
            <w:jc w:val="left"/>
          </w:pPr>
        </w:pPrChange>
      </w:pPr>
      <w:bookmarkStart w:id="8912" w:name="_Toc343033795"/>
      <w:bookmarkStart w:id="8913" w:name="_Toc343415628"/>
      <w:ins w:id="8914" w:author="The Si Tran" w:date="2012-12-14T06:30:00Z">
        <w:r w:rsidRPr="006041AD">
          <w:rPr>
            <w:b/>
          </w:rPr>
          <w:lastRenderedPageBreak/>
          <w:t>Bảng 6.3:</w:t>
        </w:r>
        <w:r w:rsidRPr="004D696B">
          <w:t xml:space="preserve"> Kết quả thực nghiệm chuỗi dữ liệu</w:t>
        </w:r>
        <w:r>
          <w:t xml:space="preserve"> </w:t>
        </w:r>
        <w:r w:rsidRPr="004D696B">
          <w:t>Paper</w:t>
        </w:r>
      </w:ins>
      <w:bookmarkEnd w:id="8912"/>
      <w:bookmarkEnd w:id="8913"/>
    </w:p>
    <w:tbl>
      <w:tblPr>
        <w:tblW w:w="9436" w:type="dxa"/>
        <w:tblLook w:val="04A0" w:firstRow="1" w:lastRow="0" w:firstColumn="1" w:lastColumn="0" w:noHBand="0" w:noVBand="1"/>
      </w:tblPr>
      <w:tblGrid>
        <w:gridCol w:w="1253"/>
        <w:gridCol w:w="5405"/>
        <w:gridCol w:w="805"/>
        <w:gridCol w:w="1043"/>
        <w:gridCol w:w="964"/>
        <w:tblGridChange w:id="8915">
          <w:tblGrid>
            <w:gridCol w:w="1172"/>
            <w:gridCol w:w="81"/>
            <w:gridCol w:w="5405"/>
            <w:gridCol w:w="93"/>
            <w:gridCol w:w="712"/>
            <w:gridCol w:w="46"/>
            <w:gridCol w:w="978"/>
            <w:gridCol w:w="19"/>
            <w:gridCol w:w="886"/>
            <w:gridCol w:w="78"/>
          </w:tblGrid>
        </w:tblGridChange>
      </w:tblGrid>
      <w:tr w:rsidR="00E30631" w:rsidRPr="00AF5054" w14:paraId="648C9053" w14:textId="77777777" w:rsidTr="004C2D67">
        <w:trPr>
          <w:trHeight w:val="274"/>
          <w:ins w:id="8916"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4C2D67" w:rsidRDefault="00A837C3">
            <w:pPr>
              <w:pStyle w:val="BangBody"/>
              <w:rPr>
                <w:ins w:id="8917" w:author="The Si Tran" w:date="2012-12-10T07:28:00Z"/>
                <w:sz w:val="26"/>
                <w:szCs w:val="26"/>
                <w:rPrChange w:id="8918" w:author="The Si Tran" w:date="2012-12-14T06:33:00Z">
                  <w:rPr>
                    <w:ins w:id="8919" w:author="The Si Tran" w:date="2012-12-10T07:28:00Z"/>
                    <w:rFonts w:ascii="Calibri" w:eastAsia="Times New Roman" w:hAnsi="Calibri"/>
                    <w:color w:val="000000"/>
                    <w:sz w:val="22"/>
                  </w:rPr>
                </w:rPrChange>
              </w:rPr>
              <w:pPrChange w:id="8920" w:author="The Si Tran" w:date="2012-12-16T08:45:00Z">
                <w:pPr>
                  <w:spacing w:line="240" w:lineRule="auto"/>
                </w:pPr>
              </w:pPrChange>
            </w:pPr>
            <w:ins w:id="8921" w:author="The Si Tran" w:date="2012-12-10T07:28:00Z">
              <w:r w:rsidRPr="004C2D67">
                <w:rPr>
                  <w:sz w:val="26"/>
                  <w:szCs w:val="26"/>
                  <w:rPrChange w:id="8922"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4C2D67" w:rsidRDefault="00A837C3">
            <w:pPr>
              <w:pStyle w:val="BangBody"/>
              <w:jc w:val="center"/>
              <w:rPr>
                <w:ins w:id="8923" w:author="The Si Tran" w:date="2012-12-10T07:28:00Z"/>
                <w:b/>
                <w:sz w:val="26"/>
                <w:szCs w:val="26"/>
                <w:rPrChange w:id="8924" w:author="superchickend" w:date="2012-12-16T15:30:00Z">
                  <w:rPr>
                    <w:ins w:id="8925" w:author="The Si Tran" w:date="2012-12-10T07:28:00Z"/>
                    <w:rFonts w:ascii="Calibri" w:eastAsia="Times New Roman" w:hAnsi="Calibri"/>
                    <w:color w:val="000000"/>
                    <w:sz w:val="22"/>
                  </w:rPr>
                </w:rPrChange>
              </w:rPr>
              <w:pPrChange w:id="8926" w:author="superchickend" w:date="2012-12-16T15:30:00Z">
                <w:pPr>
                  <w:spacing w:line="240" w:lineRule="auto"/>
                </w:pPr>
              </w:pPrChange>
            </w:pPr>
            <w:ins w:id="8927" w:author="The Si Tran" w:date="2012-12-10T07:28:00Z">
              <w:r w:rsidRPr="004C2D67">
                <w:rPr>
                  <w:b/>
                  <w:sz w:val="26"/>
                  <w:szCs w:val="26"/>
                  <w:rPrChange w:id="8928"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4C2D67" w:rsidRDefault="00A837C3">
            <w:pPr>
              <w:pStyle w:val="BangBody"/>
              <w:jc w:val="center"/>
              <w:rPr>
                <w:ins w:id="8929" w:author="The Si Tran" w:date="2012-12-10T07:28:00Z"/>
                <w:b/>
                <w:sz w:val="26"/>
                <w:szCs w:val="26"/>
                <w:rPrChange w:id="8930" w:author="superchickend" w:date="2012-12-16T15:30:00Z">
                  <w:rPr>
                    <w:ins w:id="8931" w:author="The Si Tran" w:date="2012-12-10T07:28:00Z"/>
                    <w:rFonts w:ascii="Calibri" w:eastAsia="Times New Roman" w:hAnsi="Calibri"/>
                    <w:color w:val="000000"/>
                    <w:sz w:val="22"/>
                  </w:rPr>
                </w:rPrChange>
              </w:rPr>
              <w:pPrChange w:id="8932" w:author="superchickend" w:date="2012-12-16T15:30:00Z">
                <w:pPr>
                  <w:spacing w:line="240" w:lineRule="auto"/>
                </w:pPr>
              </w:pPrChange>
            </w:pPr>
            <w:ins w:id="8933" w:author="The Si Tran" w:date="2012-12-10T07:28:00Z">
              <w:r w:rsidRPr="004C2D67">
                <w:rPr>
                  <w:b/>
                  <w:sz w:val="26"/>
                  <w:szCs w:val="26"/>
                  <w:rPrChange w:id="8934"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4C2D67" w:rsidRDefault="00A837C3">
            <w:pPr>
              <w:pStyle w:val="BangBody"/>
              <w:jc w:val="center"/>
              <w:rPr>
                <w:ins w:id="8935" w:author="The Si Tran" w:date="2012-12-10T07:28:00Z"/>
                <w:b/>
                <w:sz w:val="26"/>
                <w:szCs w:val="26"/>
                <w:rPrChange w:id="8936" w:author="superchickend" w:date="2012-12-16T15:30:00Z">
                  <w:rPr>
                    <w:ins w:id="8937" w:author="The Si Tran" w:date="2012-12-10T07:28:00Z"/>
                    <w:rFonts w:ascii="Calibri" w:eastAsia="Times New Roman" w:hAnsi="Calibri"/>
                    <w:color w:val="000000"/>
                    <w:sz w:val="22"/>
                  </w:rPr>
                </w:rPrChange>
              </w:rPr>
              <w:pPrChange w:id="8938" w:author="superchickend" w:date="2012-12-16T15:30:00Z">
                <w:pPr>
                  <w:spacing w:line="240" w:lineRule="auto"/>
                </w:pPr>
              </w:pPrChange>
            </w:pPr>
            <w:ins w:id="8939" w:author="The Si Tran" w:date="2012-12-10T07:28:00Z">
              <w:r w:rsidRPr="004C2D67">
                <w:rPr>
                  <w:b/>
                  <w:sz w:val="26"/>
                  <w:szCs w:val="26"/>
                  <w:rPrChange w:id="8940"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4C2D67" w:rsidRDefault="00A837C3">
            <w:pPr>
              <w:pStyle w:val="BangBody"/>
              <w:jc w:val="center"/>
              <w:rPr>
                <w:ins w:id="8941" w:author="The Si Tran" w:date="2012-12-10T07:28:00Z"/>
                <w:b/>
                <w:sz w:val="26"/>
                <w:szCs w:val="26"/>
                <w:rPrChange w:id="8942" w:author="superchickend" w:date="2012-12-16T15:30:00Z">
                  <w:rPr>
                    <w:ins w:id="8943" w:author="The Si Tran" w:date="2012-12-10T07:28:00Z"/>
                    <w:rFonts w:ascii="Calibri" w:eastAsia="Times New Roman" w:hAnsi="Calibri"/>
                    <w:color w:val="000000"/>
                    <w:sz w:val="22"/>
                  </w:rPr>
                </w:rPrChange>
              </w:rPr>
              <w:pPrChange w:id="8944" w:author="superchickend" w:date="2012-12-16T15:30:00Z">
                <w:pPr>
                  <w:spacing w:line="240" w:lineRule="auto"/>
                </w:pPr>
              </w:pPrChange>
            </w:pPr>
            <w:ins w:id="8945" w:author="The Si Tran" w:date="2012-12-10T07:28:00Z">
              <w:r w:rsidRPr="004C2D67">
                <w:rPr>
                  <w:b/>
                  <w:sz w:val="26"/>
                  <w:szCs w:val="26"/>
                  <w:rPrChange w:id="8946"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8947" w:author="superchickend" w:date="2012-12-16T15:30:00Z">
            <w:tblPrEx>
              <w:tblW w:w="9291" w:type="dxa"/>
            </w:tblPrEx>
          </w:tblPrExChange>
        </w:tblPrEx>
        <w:trPr>
          <w:trHeight w:val="550"/>
          <w:ins w:id="8948" w:author="The Si Tran" w:date="2012-12-10T07:28:00Z"/>
          <w:trPrChange w:id="8949"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50"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4C2D67" w:rsidRDefault="00A837C3">
            <w:pPr>
              <w:pStyle w:val="BangBody"/>
              <w:jc w:val="center"/>
              <w:rPr>
                <w:ins w:id="8951" w:author="The Si Tran" w:date="2012-12-10T07:28:00Z"/>
                <w:b/>
                <w:sz w:val="26"/>
                <w:szCs w:val="26"/>
                <w:rPrChange w:id="8952" w:author="superchickend" w:date="2012-12-16T15:30:00Z">
                  <w:rPr>
                    <w:ins w:id="8953" w:author="The Si Tran" w:date="2012-12-10T07:28:00Z"/>
                    <w:rFonts w:ascii="Calibri" w:eastAsia="Times New Roman" w:hAnsi="Calibri"/>
                    <w:color w:val="000000"/>
                    <w:sz w:val="22"/>
                  </w:rPr>
                </w:rPrChange>
              </w:rPr>
              <w:pPrChange w:id="8954" w:author="superchickend" w:date="2012-12-16T15:30:00Z">
                <w:pPr>
                  <w:spacing w:line="240" w:lineRule="auto"/>
                  <w:jc w:val="center"/>
                </w:pPr>
              </w:pPrChange>
            </w:pPr>
            <w:ins w:id="8955" w:author="The Si Tran" w:date="2012-12-10T07:28:00Z">
              <w:r w:rsidRPr="004C2D67">
                <w:rPr>
                  <w:b/>
                  <w:sz w:val="26"/>
                  <w:szCs w:val="26"/>
                  <w:rPrChange w:id="8956" w:author="superchickend" w:date="2012-12-16T15:30:00Z">
                    <w:rPr>
                      <w:rFonts w:ascii="Calibri" w:hAnsi="Calibri" w:cs="Arial"/>
                      <w:b/>
                      <w:bCs/>
                      <w:kern w:val="32"/>
                      <w:sz w:val="22"/>
                      <w:szCs w:val="32"/>
                    </w:rPr>
                  </w:rPrChange>
                </w:rPr>
                <w:t>ANNs</w:t>
              </w:r>
            </w:ins>
          </w:p>
        </w:tc>
        <w:tc>
          <w:tcPr>
            <w:tcW w:w="5405" w:type="dxa"/>
            <w:tcBorders>
              <w:top w:val="nil"/>
              <w:left w:val="nil"/>
              <w:bottom w:val="single" w:sz="4" w:space="0" w:color="auto"/>
              <w:right w:val="single" w:sz="4" w:space="0" w:color="auto"/>
            </w:tcBorders>
            <w:shd w:val="clear" w:color="auto" w:fill="auto"/>
            <w:vAlign w:val="bottom"/>
            <w:hideMark/>
            <w:tcPrChange w:id="8957"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4C2D67" w:rsidRDefault="00976130">
            <w:pPr>
              <w:pStyle w:val="BangBody"/>
              <w:rPr>
                <w:ins w:id="8958" w:author="The Si Tran" w:date="2012-12-10T07:28:00Z"/>
                <w:sz w:val="26"/>
                <w:szCs w:val="26"/>
                <w:rPrChange w:id="8959" w:author="The Si Tran" w:date="2012-12-14T06:33:00Z">
                  <w:rPr>
                    <w:ins w:id="8960" w:author="The Si Tran" w:date="2012-12-10T07:28:00Z"/>
                    <w:rFonts w:ascii="Calibri" w:eastAsia="Times New Roman" w:hAnsi="Calibri"/>
                    <w:color w:val="000000"/>
                    <w:sz w:val="22"/>
                  </w:rPr>
                </w:rPrChange>
              </w:rPr>
              <w:pPrChange w:id="8961" w:author="The Si Tran" w:date="2012-12-16T08:45:00Z">
                <w:pPr>
                  <w:spacing w:line="240" w:lineRule="auto"/>
                </w:pPr>
              </w:pPrChange>
            </w:pPr>
            <w:r>
              <w:rPr>
                <w:sz w:val="26"/>
                <w:szCs w:val="26"/>
              </w:rPr>
              <w:t>Nơron</w:t>
            </w:r>
            <w:ins w:id="8962" w:author="The Si Tran" w:date="2012-12-10T07:28:00Z">
              <w:r w:rsidR="00A837C3" w:rsidRPr="004C2D67">
                <w:rPr>
                  <w:sz w:val="26"/>
                  <w:szCs w:val="26"/>
                  <w:rPrChange w:id="8963"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8964"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4C2D67" w:rsidRDefault="00A837C3">
            <w:pPr>
              <w:pStyle w:val="BangBody"/>
              <w:jc w:val="center"/>
              <w:rPr>
                <w:ins w:id="8965" w:author="The Si Tran" w:date="2012-12-10T07:28:00Z"/>
                <w:sz w:val="26"/>
                <w:szCs w:val="26"/>
                <w:rPrChange w:id="8966" w:author="The Si Tran" w:date="2012-12-14T06:33:00Z">
                  <w:rPr>
                    <w:ins w:id="8967" w:author="The Si Tran" w:date="2012-12-10T07:28:00Z"/>
                    <w:rFonts w:ascii="Calibri" w:eastAsia="Times New Roman" w:hAnsi="Calibri"/>
                    <w:color w:val="000000"/>
                    <w:sz w:val="22"/>
                  </w:rPr>
                </w:rPrChange>
              </w:rPr>
              <w:pPrChange w:id="8968" w:author="superchickend" w:date="2012-12-16T15:30:00Z">
                <w:pPr>
                  <w:spacing w:line="240" w:lineRule="auto"/>
                  <w:jc w:val="right"/>
                </w:pPr>
              </w:pPrChange>
            </w:pPr>
            <w:ins w:id="8969" w:author="The Si Tran" w:date="2012-12-10T07:28:00Z">
              <w:r w:rsidRPr="004C2D67">
                <w:rPr>
                  <w:sz w:val="26"/>
                  <w:szCs w:val="26"/>
                  <w:rPrChange w:id="8970"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8971"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4C2D67" w:rsidRDefault="00A837C3">
            <w:pPr>
              <w:pStyle w:val="BangBody"/>
              <w:jc w:val="center"/>
              <w:rPr>
                <w:ins w:id="8972" w:author="The Si Tran" w:date="2012-12-10T07:28:00Z"/>
                <w:sz w:val="26"/>
                <w:szCs w:val="26"/>
                <w:rPrChange w:id="8973" w:author="The Si Tran" w:date="2012-12-14T06:33:00Z">
                  <w:rPr>
                    <w:ins w:id="8974" w:author="The Si Tran" w:date="2012-12-10T07:28:00Z"/>
                    <w:rFonts w:ascii="Calibri" w:eastAsia="Times New Roman" w:hAnsi="Calibri"/>
                    <w:color w:val="000000"/>
                    <w:sz w:val="22"/>
                  </w:rPr>
                </w:rPrChange>
              </w:rPr>
              <w:pPrChange w:id="8975" w:author="superchickend" w:date="2012-12-16T15:30:00Z">
                <w:pPr>
                  <w:spacing w:line="240" w:lineRule="auto"/>
                  <w:jc w:val="right"/>
                </w:pPr>
              </w:pPrChange>
            </w:pPr>
            <w:ins w:id="8976" w:author="The Si Tran" w:date="2012-12-10T07:28:00Z">
              <w:r w:rsidRPr="004C2D67">
                <w:rPr>
                  <w:sz w:val="26"/>
                  <w:szCs w:val="26"/>
                  <w:rPrChange w:id="8977"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8978"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4C2D67" w:rsidRDefault="00A837C3">
            <w:pPr>
              <w:pStyle w:val="BangBody"/>
              <w:jc w:val="center"/>
              <w:rPr>
                <w:ins w:id="8979" w:author="The Si Tran" w:date="2012-12-10T07:28:00Z"/>
                <w:sz w:val="26"/>
                <w:szCs w:val="26"/>
                <w:rPrChange w:id="8980" w:author="The Si Tran" w:date="2012-12-14T06:33:00Z">
                  <w:rPr>
                    <w:ins w:id="8981" w:author="The Si Tran" w:date="2012-12-10T07:28:00Z"/>
                    <w:rFonts w:ascii="Calibri" w:eastAsia="Times New Roman" w:hAnsi="Calibri"/>
                    <w:color w:val="000000"/>
                    <w:sz w:val="22"/>
                  </w:rPr>
                </w:rPrChange>
              </w:rPr>
              <w:pPrChange w:id="8982" w:author="superchickend" w:date="2012-12-16T15:30:00Z">
                <w:pPr>
                  <w:spacing w:line="240" w:lineRule="auto"/>
                  <w:jc w:val="right"/>
                </w:pPr>
              </w:pPrChange>
            </w:pPr>
            <w:ins w:id="8983" w:author="The Si Tran" w:date="2012-12-10T07:28:00Z">
              <w:r w:rsidRPr="004C2D67">
                <w:rPr>
                  <w:sz w:val="26"/>
                  <w:szCs w:val="26"/>
                  <w:rPrChange w:id="8984"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8985" w:author="superchickend" w:date="2012-12-16T15:30:00Z">
            <w:tblPrEx>
              <w:tblW w:w="9291" w:type="dxa"/>
            </w:tblPrEx>
          </w:tblPrExChange>
        </w:tblPrEx>
        <w:trPr>
          <w:trHeight w:val="550"/>
          <w:ins w:id="8986" w:author="The Si Tran" w:date="2012-12-10T07:28:00Z"/>
          <w:trPrChange w:id="8987"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8988"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4C2D67" w:rsidRDefault="00A837C3">
            <w:pPr>
              <w:pStyle w:val="BangBody"/>
              <w:jc w:val="center"/>
              <w:rPr>
                <w:ins w:id="8989" w:author="The Si Tran" w:date="2012-12-10T07:28:00Z"/>
                <w:b/>
                <w:sz w:val="26"/>
                <w:szCs w:val="26"/>
                <w:rPrChange w:id="8990" w:author="superchickend" w:date="2012-12-16T15:30:00Z">
                  <w:rPr>
                    <w:ins w:id="8991" w:author="The Si Tran" w:date="2012-12-10T07:28:00Z"/>
                    <w:rFonts w:ascii="Calibri" w:eastAsia="Times New Roman" w:hAnsi="Calibri"/>
                    <w:color w:val="000000"/>
                    <w:sz w:val="22"/>
                  </w:rPr>
                </w:rPrChange>
              </w:rPr>
              <w:pPrChange w:id="8992"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8993"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4C2D67" w:rsidRDefault="00976130">
            <w:pPr>
              <w:pStyle w:val="BangBody"/>
              <w:rPr>
                <w:ins w:id="8994" w:author="The Si Tran" w:date="2012-12-10T07:28:00Z"/>
                <w:sz w:val="26"/>
                <w:szCs w:val="26"/>
                <w:rPrChange w:id="8995" w:author="The Si Tran" w:date="2012-12-14T06:33:00Z">
                  <w:rPr>
                    <w:ins w:id="8996" w:author="The Si Tran" w:date="2012-12-10T07:28:00Z"/>
                    <w:rFonts w:ascii="Calibri" w:eastAsia="Times New Roman" w:hAnsi="Calibri"/>
                    <w:color w:val="000000"/>
                    <w:sz w:val="22"/>
                  </w:rPr>
                </w:rPrChange>
              </w:rPr>
              <w:pPrChange w:id="8997" w:author="The Si Tran" w:date="2012-12-16T08:45:00Z">
                <w:pPr>
                  <w:spacing w:line="240" w:lineRule="auto"/>
                </w:pPr>
              </w:pPrChange>
            </w:pPr>
            <w:r>
              <w:rPr>
                <w:sz w:val="26"/>
                <w:szCs w:val="26"/>
              </w:rPr>
              <w:t>Nơron</w:t>
            </w:r>
            <w:ins w:id="8998" w:author="The Si Tran" w:date="2012-12-10T07:28:00Z">
              <w:r w:rsidR="00A837C3" w:rsidRPr="004C2D67">
                <w:rPr>
                  <w:sz w:val="26"/>
                  <w:szCs w:val="26"/>
                  <w:rPrChange w:id="8999"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000"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4C2D67" w:rsidRDefault="00A837C3">
            <w:pPr>
              <w:pStyle w:val="BangBody"/>
              <w:jc w:val="center"/>
              <w:rPr>
                <w:ins w:id="9001" w:author="The Si Tran" w:date="2012-12-10T07:28:00Z"/>
                <w:sz w:val="26"/>
                <w:szCs w:val="26"/>
                <w:rPrChange w:id="9002" w:author="The Si Tran" w:date="2012-12-14T06:33:00Z">
                  <w:rPr>
                    <w:ins w:id="9003" w:author="The Si Tran" w:date="2012-12-10T07:28:00Z"/>
                    <w:rFonts w:ascii="Calibri" w:eastAsia="Times New Roman" w:hAnsi="Calibri"/>
                    <w:color w:val="000000"/>
                    <w:sz w:val="22"/>
                  </w:rPr>
                </w:rPrChange>
              </w:rPr>
              <w:pPrChange w:id="9004" w:author="superchickend" w:date="2012-12-16T15:30:00Z">
                <w:pPr>
                  <w:spacing w:line="240" w:lineRule="auto"/>
                  <w:jc w:val="right"/>
                </w:pPr>
              </w:pPrChange>
            </w:pPr>
            <w:ins w:id="9005" w:author="The Si Tran" w:date="2012-12-10T07:28:00Z">
              <w:r w:rsidRPr="004C2D67">
                <w:rPr>
                  <w:sz w:val="26"/>
                  <w:szCs w:val="26"/>
                  <w:rPrChange w:id="9006"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00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4C2D67" w:rsidRDefault="00A837C3">
            <w:pPr>
              <w:pStyle w:val="BangBody"/>
              <w:jc w:val="center"/>
              <w:rPr>
                <w:ins w:id="9008" w:author="The Si Tran" w:date="2012-12-10T07:28:00Z"/>
                <w:sz w:val="26"/>
                <w:szCs w:val="26"/>
                <w:rPrChange w:id="9009" w:author="The Si Tran" w:date="2012-12-14T06:33:00Z">
                  <w:rPr>
                    <w:ins w:id="9010" w:author="The Si Tran" w:date="2012-12-10T07:28:00Z"/>
                    <w:rFonts w:ascii="Calibri" w:eastAsia="Times New Roman" w:hAnsi="Calibri"/>
                    <w:color w:val="000000"/>
                    <w:sz w:val="22"/>
                  </w:rPr>
                </w:rPrChange>
              </w:rPr>
              <w:pPrChange w:id="9011" w:author="superchickend" w:date="2012-12-16T15:30:00Z">
                <w:pPr>
                  <w:spacing w:line="240" w:lineRule="auto"/>
                  <w:jc w:val="right"/>
                </w:pPr>
              </w:pPrChange>
            </w:pPr>
            <w:ins w:id="9012" w:author="The Si Tran" w:date="2012-12-10T07:28:00Z">
              <w:r w:rsidRPr="004C2D67">
                <w:rPr>
                  <w:sz w:val="26"/>
                  <w:szCs w:val="26"/>
                  <w:rPrChange w:id="9013"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014"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4C2D67" w:rsidRDefault="00A837C3">
            <w:pPr>
              <w:pStyle w:val="BangBody"/>
              <w:jc w:val="center"/>
              <w:rPr>
                <w:ins w:id="9015" w:author="The Si Tran" w:date="2012-12-10T07:28:00Z"/>
                <w:sz w:val="26"/>
                <w:szCs w:val="26"/>
                <w:rPrChange w:id="9016" w:author="The Si Tran" w:date="2012-12-14T06:33:00Z">
                  <w:rPr>
                    <w:ins w:id="9017" w:author="The Si Tran" w:date="2012-12-10T07:28:00Z"/>
                    <w:rFonts w:ascii="Calibri" w:eastAsia="Times New Roman" w:hAnsi="Calibri"/>
                    <w:color w:val="000000"/>
                    <w:sz w:val="22"/>
                  </w:rPr>
                </w:rPrChange>
              </w:rPr>
              <w:pPrChange w:id="9018" w:author="superchickend" w:date="2012-12-16T15:30:00Z">
                <w:pPr>
                  <w:spacing w:line="240" w:lineRule="auto"/>
                  <w:jc w:val="right"/>
                </w:pPr>
              </w:pPrChange>
            </w:pPr>
            <w:ins w:id="9019" w:author="The Si Tran" w:date="2012-12-10T07:28:00Z">
              <w:r w:rsidRPr="004C2D67">
                <w:rPr>
                  <w:sz w:val="26"/>
                  <w:szCs w:val="26"/>
                  <w:rPrChange w:id="9020"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021" w:author="superchickend" w:date="2012-12-16T15:30:00Z">
            <w:tblPrEx>
              <w:tblW w:w="9291" w:type="dxa"/>
            </w:tblPrEx>
          </w:tblPrExChange>
        </w:tblPrEx>
        <w:trPr>
          <w:trHeight w:val="274"/>
          <w:ins w:id="9022" w:author="The Si Tran" w:date="2012-12-10T07:28:00Z"/>
          <w:trPrChange w:id="9023"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024"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4C2D67" w:rsidRDefault="00A837C3">
            <w:pPr>
              <w:pStyle w:val="BangBody"/>
              <w:jc w:val="center"/>
              <w:rPr>
                <w:ins w:id="9025" w:author="The Si Tran" w:date="2012-12-10T07:28:00Z"/>
                <w:b/>
                <w:sz w:val="26"/>
                <w:szCs w:val="26"/>
                <w:rPrChange w:id="9026" w:author="superchickend" w:date="2012-12-16T15:30:00Z">
                  <w:rPr>
                    <w:ins w:id="9027" w:author="The Si Tran" w:date="2012-12-10T07:28:00Z"/>
                    <w:rFonts w:ascii="Calibri" w:eastAsia="Times New Roman" w:hAnsi="Calibri"/>
                    <w:color w:val="000000"/>
                    <w:sz w:val="22"/>
                  </w:rPr>
                </w:rPrChange>
              </w:rPr>
              <w:pPrChange w:id="9028" w:author="superchickend" w:date="2012-12-16T15:30:00Z">
                <w:pPr>
                  <w:spacing w:line="240" w:lineRule="auto"/>
                  <w:jc w:val="center"/>
                </w:pPr>
              </w:pPrChange>
            </w:pPr>
            <w:ins w:id="9029" w:author="The Si Tran" w:date="2012-12-10T07:28:00Z">
              <w:r w:rsidRPr="004C2D67">
                <w:rPr>
                  <w:b/>
                  <w:sz w:val="26"/>
                  <w:szCs w:val="26"/>
                  <w:rPrChange w:id="9030"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031"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4C2D67" w:rsidRDefault="00A837C3">
            <w:pPr>
              <w:pStyle w:val="BangBody"/>
              <w:rPr>
                <w:ins w:id="9032" w:author="The Si Tran" w:date="2012-12-10T07:28:00Z"/>
                <w:sz w:val="26"/>
                <w:szCs w:val="26"/>
                <w:rPrChange w:id="9033" w:author="The Si Tran" w:date="2012-12-14T06:33:00Z">
                  <w:rPr>
                    <w:ins w:id="9034" w:author="The Si Tran" w:date="2012-12-10T07:28:00Z"/>
                    <w:rFonts w:ascii="Calibri" w:eastAsia="Times New Roman" w:hAnsi="Calibri"/>
                    <w:color w:val="000000"/>
                    <w:sz w:val="22"/>
                  </w:rPr>
                </w:rPrChange>
              </w:rPr>
              <w:pPrChange w:id="9035" w:author="The Si Tran" w:date="2012-12-16T08:45:00Z">
                <w:pPr>
                  <w:spacing w:line="240" w:lineRule="auto"/>
                </w:pPr>
              </w:pPrChange>
            </w:pPr>
            <w:ins w:id="9036" w:author="The Si Tran" w:date="2012-12-10T07:28:00Z">
              <w:r w:rsidRPr="004C2D67">
                <w:rPr>
                  <w:sz w:val="26"/>
                  <w:szCs w:val="26"/>
                  <w:rPrChange w:id="9037"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038"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4C2D67" w:rsidRDefault="00A837C3">
            <w:pPr>
              <w:pStyle w:val="BangBody"/>
              <w:jc w:val="center"/>
              <w:rPr>
                <w:ins w:id="9039" w:author="The Si Tran" w:date="2012-12-10T07:28:00Z"/>
                <w:sz w:val="26"/>
                <w:szCs w:val="26"/>
                <w:rPrChange w:id="9040" w:author="The Si Tran" w:date="2012-12-14T06:33:00Z">
                  <w:rPr>
                    <w:ins w:id="9041" w:author="The Si Tran" w:date="2012-12-10T07:28:00Z"/>
                    <w:rFonts w:ascii="Calibri" w:eastAsia="Times New Roman" w:hAnsi="Calibri"/>
                    <w:color w:val="000000"/>
                    <w:sz w:val="22"/>
                  </w:rPr>
                </w:rPrChange>
              </w:rPr>
              <w:pPrChange w:id="9042" w:author="superchickend" w:date="2012-12-16T15:30:00Z">
                <w:pPr>
                  <w:spacing w:line="240" w:lineRule="auto"/>
                  <w:jc w:val="right"/>
                </w:pPr>
              </w:pPrChange>
            </w:pPr>
            <w:ins w:id="9043" w:author="The Si Tran" w:date="2012-12-10T07:28:00Z">
              <w:r w:rsidRPr="004C2D67">
                <w:rPr>
                  <w:sz w:val="26"/>
                  <w:szCs w:val="26"/>
                  <w:rPrChange w:id="9044"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045"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4C2D67" w:rsidRDefault="00A837C3">
            <w:pPr>
              <w:pStyle w:val="BangBody"/>
              <w:jc w:val="center"/>
              <w:rPr>
                <w:ins w:id="9046" w:author="The Si Tran" w:date="2012-12-10T07:28:00Z"/>
                <w:sz w:val="26"/>
                <w:szCs w:val="26"/>
                <w:rPrChange w:id="9047" w:author="The Si Tran" w:date="2012-12-14T06:33:00Z">
                  <w:rPr>
                    <w:ins w:id="9048" w:author="The Si Tran" w:date="2012-12-10T07:28:00Z"/>
                    <w:rFonts w:ascii="Calibri" w:eastAsia="Times New Roman" w:hAnsi="Calibri"/>
                    <w:color w:val="000000"/>
                    <w:sz w:val="22"/>
                  </w:rPr>
                </w:rPrChange>
              </w:rPr>
              <w:pPrChange w:id="9049" w:author="superchickend" w:date="2012-12-16T15:30:00Z">
                <w:pPr>
                  <w:spacing w:line="240" w:lineRule="auto"/>
                  <w:jc w:val="right"/>
                </w:pPr>
              </w:pPrChange>
            </w:pPr>
            <w:ins w:id="9050" w:author="The Si Tran" w:date="2012-12-10T07:28:00Z">
              <w:r w:rsidRPr="004C2D67">
                <w:rPr>
                  <w:sz w:val="26"/>
                  <w:szCs w:val="26"/>
                  <w:rPrChange w:id="9051"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052"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4C2D67" w:rsidRDefault="00A837C3">
            <w:pPr>
              <w:pStyle w:val="BangBody"/>
              <w:jc w:val="center"/>
              <w:rPr>
                <w:ins w:id="9053" w:author="The Si Tran" w:date="2012-12-10T07:28:00Z"/>
                <w:sz w:val="26"/>
                <w:szCs w:val="26"/>
                <w:rPrChange w:id="9054" w:author="The Si Tran" w:date="2012-12-14T06:33:00Z">
                  <w:rPr>
                    <w:ins w:id="9055" w:author="The Si Tran" w:date="2012-12-10T07:28:00Z"/>
                    <w:rFonts w:ascii="Calibri" w:eastAsia="Times New Roman" w:hAnsi="Calibri"/>
                    <w:color w:val="000000"/>
                    <w:sz w:val="22"/>
                  </w:rPr>
                </w:rPrChange>
              </w:rPr>
              <w:pPrChange w:id="9056" w:author="superchickend" w:date="2012-12-16T15:30:00Z">
                <w:pPr>
                  <w:spacing w:line="240" w:lineRule="auto"/>
                  <w:jc w:val="right"/>
                </w:pPr>
              </w:pPrChange>
            </w:pPr>
            <w:ins w:id="9057" w:author="The Si Tran" w:date="2012-12-10T07:28:00Z">
              <w:r w:rsidRPr="004C2D67">
                <w:rPr>
                  <w:sz w:val="26"/>
                  <w:szCs w:val="26"/>
                  <w:rPrChange w:id="9058"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059" w:author="superchickend" w:date="2012-12-16T15:30:00Z">
            <w:tblPrEx>
              <w:tblW w:w="9291" w:type="dxa"/>
            </w:tblPrEx>
          </w:tblPrExChange>
        </w:tblPrEx>
        <w:trPr>
          <w:trHeight w:val="828"/>
          <w:ins w:id="9060" w:author="The Si Tran" w:date="2012-12-10T07:28:00Z"/>
          <w:trPrChange w:id="9061"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62"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4C2D67" w:rsidRDefault="00A837C3">
            <w:pPr>
              <w:pStyle w:val="BangBody"/>
              <w:jc w:val="center"/>
              <w:rPr>
                <w:ins w:id="9063" w:author="The Si Tran" w:date="2012-12-10T07:28:00Z"/>
                <w:b/>
                <w:sz w:val="26"/>
                <w:szCs w:val="26"/>
                <w:rPrChange w:id="9064" w:author="superchickend" w:date="2012-12-16T15:30:00Z">
                  <w:rPr>
                    <w:ins w:id="9065" w:author="The Si Tran" w:date="2012-12-10T07:28:00Z"/>
                    <w:rFonts w:ascii="Calibri" w:eastAsia="Times New Roman" w:hAnsi="Calibri"/>
                    <w:color w:val="000000"/>
                    <w:sz w:val="22"/>
                  </w:rPr>
                </w:rPrChange>
              </w:rPr>
              <w:pPrChange w:id="9066" w:author="superchickend" w:date="2012-12-16T15:30:00Z">
                <w:pPr>
                  <w:spacing w:line="240" w:lineRule="auto"/>
                  <w:jc w:val="center"/>
                </w:pPr>
              </w:pPrChange>
            </w:pPr>
            <w:ins w:id="9067" w:author="The Si Tran" w:date="2012-12-10T07:28:00Z">
              <w:r w:rsidRPr="004C2D67">
                <w:rPr>
                  <w:b/>
                  <w:sz w:val="26"/>
                  <w:szCs w:val="26"/>
                  <w:rPrChange w:id="9068"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069"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4C2D67" w:rsidRDefault="00A837C3">
            <w:pPr>
              <w:pStyle w:val="BangBody"/>
              <w:rPr>
                <w:ins w:id="9070" w:author="The Si Tran" w:date="2012-12-10T07:28:00Z"/>
                <w:sz w:val="26"/>
                <w:szCs w:val="26"/>
                <w:rPrChange w:id="9071" w:author="The Si Tran" w:date="2012-12-14T06:33:00Z">
                  <w:rPr>
                    <w:ins w:id="9072" w:author="The Si Tran" w:date="2012-12-10T07:28:00Z"/>
                    <w:rFonts w:ascii="Calibri" w:eastAsia="Times New Roman" w:hAnsi="Calibri"/>
                    <w:color w:val="000000"/>
                    <w:sz w:val="22"/>
                  </w:rPr>
                </w:rPrChange>
              </w:rPr>
              <w:pPrChange w:id="9073" w:author="The Si Tran" w:date="2012-12-16T08:45:00Z">
                <w:pPr>
                  <w:spacing w:line="240" w:lineRule="auto"/>
                  <w:jc w:val="left"/>
                </w:pPr>
              </w:pPrChange>
            </w:pPr>
            <w:ins w:id="9074" w:author="The Si Tran" w:date="2012-12-10T07:28:00Z">
              <w:r w:rsidRPr="004C2D67">
                <w:rPr>
                  <w:sz w:val="26"/>
                  <w:szCs w:val="26"/>
                  <w:rPrChange w:id="9075" w:author="The Si Tran" w:date="2012-12-14T06:33:00Z">
                    <w:rPr>
                      <w:rFonts w:ascii="Calibri" w:hAnsi="Calibri"/>
                      <w:sz w:val="22"/>
                    </w:rPr>
                  </w:rPrChange>
                </w:rPr>
                <w:t>ARIMA(0, 0, 0)(0, 1, 0)12</w:t>
              </w:r>
              <w:r w:rsidRPr="004C2D67">
                <w:rPr>
                  <w:sz w:val="26"/>
                  <w:szCs w:val="26"/>
                  <w:rPrChange w:id="9076" w:author="The Si Tran" w:date="2012-12-14T06:33:00Z">
                    <w:rPr>
                      <w:rFonts w:ascii="Calibri" w:hAnsi="Calibri"/>
                      <w:sz w:val="22"/>
                    </w:rPr>
                  </w:rPrChange>
                </w:rPr>
                <w:br/>
              </w:r>
            </w:ins>
            <w:r w:rsidR="00976130">
              <w:rPr>
                <w:sz w:val="26"/>
                <w:szCs w:val="26"/>
              </w:rPr>
              <w:t>Nơron</w:t>
            </w:r>
            <w:ins w:id="9077" w:author="The Si Tran" w:date="2012-12-10T07:28:00Z">
              <w:r w:rsidRPr="004C2D67">
                <w:rPr>
                  <w:sz w:val="26"/>
                  <w:szCs w:val="26"/>
                  <w:rPrChange w:id="9078"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07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4C2D67" w:rsidRDefault="00A837C3">
            <w:pPr>
              <w:pStyle w:val="BangBody"/>
              <w:jc w:val="center"/>
              <w:rPr>
                <w:ins w:id="9080" w:author="The Si Tran" w:date="2012-12-10T07:28:00Z"/>
                <w:b/>
                <w:sz w:val="26"/>
                <w:szCs w:val="26"/>
                <w:rPrChange w:id="9081" w:author="superchickend" w:date="2012-12-16T15:30:00Z">
                  <w:rPr>
                    <w:ins w:id="9082" w:author="The Si Tran" w:date="2012-12-10T07:28:00Z"/>
                    <w:rFonts w:ascii="Calibri" w:eastAsia="Times New Roman" w:hAnsi="Calibri"/>
                    <w:color w:val="000000"/>
                    <w:sz w:val="22"/>
                  </w:rPr>
                </w:rPrChange>
              </w:rPr>
              <w:pPrChange w:id="9083" w:author="superchickend" w:date="2012-12-16T15:30:00Z">
                <w:pPr>
                  <w:spacing w:line="240" w:lineRule="auto"/>
                  <w:jc w:val="right"/>
                </w:pPr>
              </w:pPrChange>
            </w:pPr>
            <w:ins w:id="9084" w:author="The Si Tran" w:date="2012-12-10T07:28:00Z">
              <w:r w:rsidRPr="004C2D67">
                <w:rPr>
                  <w:b/>
                  <w:sz w:val="26"/>
                  <w:szCs w:val="26"/>
                  <w:rPrChange w:id="9085"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08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4C2D67" w:rsidRDefault="00A837C3">
            <w:pPr>
              <w:pStyle w:val="BangBody"/>
              <w:jc w:val="center"/>
              <w:rPr>
                <w:ins w:id="9087" w:author="The Si Tran" w:date="2012-12-10T07:28:00Z"/>
                <w:b/>
                <w:sz w:val="26"/>
                <w:szCs w:val="26"/>
                <w:rPrChange w:id="9088" w:author="superchickend" w:date="2012-12-16T15:30:00Z">
                  <w:rPr>
                    <w:ins w:id="9089" w:author="The Si Tran" w:date="2012-12-10T07:28:00Z"/>
                    <w:rFonts w:ascii="Calibri" w:eastAsia="Times New Roman" w:hAnsi="Calibri"/>
                    <w:color w:val="000000"/>
                    <w:sz w:val="22"/>
                  </w:rPr>
                </w:rPrChange>
              </w:rPr>
              <w:pPrChange w:id="9090" w:author="superchickend" w:date="2012-12-16T15:30:00Z">
                <w:pPr>
                  <w:spacing w:line="240" w:lineRule="auto"/>
                  <w:jc w:val="right"/>
                </w:pPr>
              </w:pPrChange>
            </w:pPr>
            <w:ins w:id="9091" w:author="The Si Tran" w:date="2012-12-10T07:28:00Z">
              <w:r w:rsidRPr="004C2D67">
                <w:rPr>
                  <w:b/>
                  <w:sz w:val="26"/>
                  <w:szCs w:val="26"/>
                  <w:rPrChange w:id="9092"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09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4C2D67" w:rsidRDefault="00A837C3">
            <w:pPr>
              <w:pStyle w:val="BangBody"/>
              <w:jc w:val="center"/>
              <w:rPr>
                <w:ins w:id="9094" w:author="The Si Tran" w:date="2012-12-10T07:28:00Z"/>
                <w:b/>
                <w:sz w:val="26"/>
                <w:szCs w:val="26"/>
                <w:rPrChange w:id="9095" w:author="superchickend" w:date="2012-12-16T15:30:00Z">
                  <w:rPr>
                    <w:ins w:id="9096" w:author="The Si Tran" w:date="2012-12-10T07:28:00Z"/>
                    <w:rFonts w:ascii="Calibri" w:eastAsia="Times New Roman" w:hAnsi="Calibri"/>
                    <w:color w:val="000000"/>
                    <w:sz w:val="22"/>
                  </w:rPr>
                </w:rPrChange>
              </w:rPr>
              <w:pPrChange w:id="9097" w:author="superchickend" w:date="2012-12-16T15:30:00Z">
                <w:pPr>
                  <w:spacing w:line="240" w:lineRule="auto"/>
                  <w:jc w:val="right"/>
                </w:pPr>
              </w:pPrChange>
            </w:pPr>
            <w:ins w:id="9098" w:author="The Si Tran" w:date="2012-12-10T07:28:00Z">
              <w:r w:rsidRPr="004C2D67">
                <w:rPr>
                  <w:b/>
                  <w:sz w:val="26"/>
                  <w:szCs w:val="26"/>
                  <w:rPrChange w:id="9099"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100" w:author="superchickend" w:date="2012-12-16T15:30:00Z">
            <w:tblPrEx>
              <w:tblW w:w="9291" w:type="dxa"/>
            </w:tblPrEx>
          </w:tblPrExChange>
        </w:tblPrEx>
        <w:trPr>
          <w:trHeight w:val="88"/>
          <w:ins w:id="9101" w:author="The Si Tran" w:date="2012-12-10T07:28:00Z"/>
          <w:trPrChange w:id="9102"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103"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4C2D67" w:rsidRDefault="00A837C3">
            <w:pPr>
              <w:pStyle w:val="BangBody"/>
              <w:rPr>
                <w:ins w:id="9104" w:author="The Si Tran" w:date="2012-12-10T07:28:00Z"/>
                <w:sz w:val="26"/>
                <w:szCs w:val="26"/>
                <w:rPrChange w:id="9105" w:author="The Si Tran" w:date="2012-12-14T06:33:00Z">
                  <w:rPr>
                    <w:ins w:id="9106" w:author="The Si Tran" w:date="2012-12-10T07:28:00Z"/>
                    <w:rFonts w:ascii="Calibri" w:eastAsia="Times New Roman" w:hAnsi="Calibri"/>
                    <w:color w:val="000000"/>
                    <w:sz w:val="22"/>
                  </w:rPr>
                </w:rPrChange>
              </w:rPr>
              <w:pPrChange w:id="9107"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108"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4C2D67" w:rsidRDefault="00A837C3">
            <w:pPr>
              <w:pStyle w:val="BangBody"/>
              <w:rPr>
                <w:ins w:id="9109" w:author="The Si Tran" w:date="2012-12-10T07:28:00Z"/>
                <w:sz w:val="26"/>
                <w:szCs w:val="26"/>
                <w:rPrChange w:id="9110" w:author="The Si Tran" w:date="2012-12-14T06:33:00Z">
                  <w:rPr>
                    <w:ins w:id="9111" w:author="The Si Tran" w:date="2012-12-10T07:28:00Z"/>
                    <w:rFonts w:ascii="Calibri" w:eastAsia="Times New Roman" w:hAnsi="Calibri"/>
                    <w:color w:val="000000"/>
                    <w:sz w:val="22"/>
                  </w:rPr>
                </w:rPrChange>
              </w:rPr>
              <w:pPrChange w:id="9112" w:author="The Si Tran" w:date="2012-12-16T08:45:00Z">
                <w:pPr>
                  <w:spacing w:line="240" w:lineRule="auto"/>
                  <w:jc w:val="left"/>
                </w:pPr>
              </w:pPrChange>
            </w:pPr>
            <w:ins w:id="9113" w:author="The Si Tran" w:date="2012-12-10T07:28:00Z">
              <w:r w:rsidRPr="004C2D67">
                <w:rPr>
                  <w:sz w:val="26"/>
                  <w:szCs w:val="26"/>
                  <w:rPrChange w:id="9114" w:author="The Si Tran" w:date="2012-12-14T06:33:00Z">
                    <w:rPr>
                      <w:rFonts w:ascii="Calibri" w:hAnsi="Calibri"/>
                      <w:sz w:val="22"/>
                    </w:rPr>
                  </w:rPrChange>
                </w:rPr>
                <w:t>ARIMA(0, 0, 0)(0, 1, 0)12</w:t>
              </w:r>
              <w:r w:rsidRPr="004C2D67">
                <w:rPr>
                  <w:sz w:val="26"/>
                  <w:szCs w:val="26"/>
                  <w:rPrChange w:id="9115" w:author="The Si Tran" w:date="2012-12-14T06:33:00Z">
                    <w:rPr>
                      <w:rFonts w:ascii="Calibri" w:hAnsi="Calibri"/>
                      <w:sz w:val="22"/>
                    </w:rPr>
                  </w:rPrChange>
                </w:rPr>
                <w:br/>
              </w:r>
            </w:ins>
            <w:r w:rsidR="00976130">
              <w:rPr>
                <w:sz w:val="26"/>
                <w:szCs w:val="26"/>
              </w:rPr>
              <w:t>Nơron</w:t>
            </w:r>
            <w:ins w:id="9116" w:author="The Si Tran" w:date="2012-12-10T07:28:00Z">
              <w:r w:rsidRPr="004C2D67">
                <w:rPr>
                  <w:sz w:val="26"/>
                  <w:szCs w:val="26"/>
                  <w:rPrChange w:id="9117"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118"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4C2D67" w:rsidRDefault="00A837C3">
            <w:pPr>
              <w:pStyle w:val="BangBody"/>
              <w:jc w:val="center"/>
              <w:rPr>
                <w:ins w:id="9119" w:author="The Si Tran" w:date="2012-12-10T07:28:00Z"/>
                <w:sz w:val="26"/>
                <w:szCs w:val="26"/>
                <w:rPrChange w:id="9120" w:author="The Si Tran" w:date="2012-12-14T06:33:00Z">
                  <w:rPr>
                    <w:ins w:id="9121" w:author="The Si Tran" w:date="2012-12-10T07:28:00Z"/>
                    <w:rFonts w:ascii="Calibri" w:eastAsia="Times New Roman" w:hAnsi="Calibri"/>
                    <w:color w:val="000000"/>
                    <w:sz w:val="22"/>
                  </w:rPr>
                </w:rPrChange>
              </w:rPr>
              <w:pPrChange w:id="9122" w:author="superchickend" w:date="2012-12-16T15:30:00Z">
                <w:pPr>
                  <w:spacing w:line="240" w:lineRule="auto"/>
                  <w:jc w:val="right"/>
                </w:pPr>
              </w:pPrChange>
            </w:pPr>
            <w:ins w:id="9123" w:author="The Si Tran" w:date="2012-12-10T07:28:00Z">
              <w:r w:rsidRPr="004C2D67">
                <w:rPr>
                  <w:sz w:val="26"/>
                  <w:szCs w:val="26"/>
                  <w:rPrChange w:id="9124"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125"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4C2D67" w:rsidRDefault="00A837C3">
            <w:pPr>
              <w:pStyle w:val="BangBody"/>
              <w:jc w:val="center"/>
              <w:rPr>
                <w:ins w:id="9126" w:author="The Si Tran" w:date="2012-12-10T07:28:00Z"/>
                <w:sz w:val="26"/>
                <w:szCs w:val="26"/>
                <w:rPrChange w:id="9127" w:author="The Si Tran" w:date="2012-12-14T06:33:00Z">
                  <w:rPr>
                    <w:ins w:id="9128" w:author="The Si Tran" w:date="2012-12-10T07:28:00Z"/>
                    <w:rFonts w:ascii="Calibri" w:eastAsia="Times New Roman" w:hAnsi="Calibri"/>
                    <w:color w:val="000000"/>
                    <w:sz w:val="22"/>
                  </w:rPr>
                </w:rPrChange>
              </w:rPr>
              <w:pPrChange w:id="9129" w:author="superchickend" w:date="2012-12-16T15:30:00Z">
                <w:pPr>
                  <w:spacing w:line="240" w:lineRule="auto"/>
                  <w:jc w:val="right"/>
                </w:pPr>
              </w:pPrChange>
            </w:pPr>
            <w:ins w:id="9130" w:author="The Si Tran" w:date="2012-12-10T07:28:00Z">
              <w:r w:rsidRPr="004C2D67">
                <w:rPr>
                  <w:sz w:val="26"/>
                  <w:szCs w:val="26"/>
                  <w:rPrChange w:id="9131"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132"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4C2D67" w:rsidRDefault="00A837C3">
            <w:pPr>
              <w:pStyle w:val="BangBody"/>
              <w:jc w:val="center"/>
              <w:rPr>
                <w:ins w:id="9133" w:author="The Si Tran" w:date="2012-12-10T07:28:00Z"/>
                <w:sz w:val="26"/>
                <w:szCs w:val="26"/>
                <w:rPrChange w:id="9134" w:author="The Si Tran" w:date="2012-12-14T06:33:00Z">
                  <w:rPr>
                    <w:ins w:id="9135" w:author="The Si Tran" w:date="2012-12-10T07:28:00Z"/>
                    <w:rFonts w:ascii="Calibri" w:eastAsia="Times New Roman" w:hAnsi="Calibri"/>
                    <w:color w:val="000000"/>
                    <w:sz w:val="22"/>
                  </w:rPr>
                </w:rPrChange>
              </w:rPr>
              <w:pPrChange w:id="9136" w:author="superchickend" w:date="2012-12-16T15:30:00Z">
                <w:pPr>
                  <w:spacing w:line="240" w:lineRule="auto"/>
                  <w:jc w:val="right"/>
                </w:pPr>
              </w:pPrChange>
            </w:pPr>
            <w:ins w:id="9137" w:author="The Si Tran" w:date="2012-12-10T07:28:00Z">
              <w:r w:rsidRPr="004C2D67">
                <w:rPr>
                  <w:sz w:val="26"/>
                  <w:szCs w:val="26"/>
                  <w:rPrChange w:id="9138" w:author="The Si Tran" w:date="2012-12-14T06:33:00Z">
                    <w:rPr>
                      <w:rFonts w:ascii="Calibri" w:hAnsi="Calibri"/>
                      <w:sz w:val="22"/>
                    </w:rPr>
                  </w:rPrChange>
                </w:rPr>
                <w:t>5.97</w:t>
              </w:r>
            </w:ins>
          </w:p>
        </w:tc>
      </w:tr>
    </w:tbl>
    <w:p w14:paraId="3A37605C" w14:textId="77777777" w:rsidR="00722731" w:rsidRPr="00097101" w:rsidRDefault="00722731">
      <w:pPr>
        <w:rPr>
          <w:ins w:id="9139" w:author="The Si Tran" w:date="2012-12-14T06:31:00Z"/>
        </w:rPr>
        <w:pPrChange w:id="9140" w:author="The Si Tran" w:date="2012-12-14T06:31:00Z">
          <w:pPr>
            <w:pStyle w:val="Heading1"/>
            <w:jc w:val="left"/>
          </w:pPr>
        </w:pPrChange>
      </w:pPr>
    </w:p>
    <w:p w14:paraId="7AFD012E" w14:textId="21B80111" w:rsidR="00EF77AD" w:rsidRDefault="00EF77AD">
      <w:pPr>
        <w:pStyle w:val="Heading3"/>
        <w:rPr>
          <w:ins w:id="9141" w:author="The Si Tran" w:date="2012-12-14T06:31:00Z"/>
        </w:rPr>
        <w:pPrChange w:id="9142" w:author="The Si Tran" w:date="2012-12-06T21:22:00Z">
          <w:pPr>
            <w:pStyle w:val="Heading1"/>
            <w:jc w:val="left"/>
          </w:pPr>
        </w:pPrChange>
      </w:pPr>
      <w:bookmarkStart w:id="9143" w:name="_Toc343461318"/>
      <w:ins w:id="9144" w:author="The Si Tran" w:date="2012-12-06T21:22:00Z">
        <w:r>
          <w:t>Bộ dữ liệ</w:t>
        </w:r>
        <w:r w:rsidR="00810267">
          <w:t>u có tính mùa</w:t>
        </w:r>
      </w:ins>
      <w:bookmarkEnd w:id="9143"/>
    </w:p>
    <w:p w14:paraId="400D4954" w14:textId="31AD8F0A" w:rsidR="00722731" w:rsidRPr="00097101" w:rsidRDefault="00722731">
      <w:pPr>
        <w:pStyle w:val="Bang"/>
        <w:rPr>
          <w:ins w:id="9145" w:author="The Si Tran" w:date="2012-12-10T07:29:00Z"/>
        </w:rPr>
        <w:pPrChange w:id="9146" w:author="The Si Tran" w:date="2012-12-16T10:03:00Z">
          <w:pPr>
            <w:pStyle w:val="Heading1"/>
            <w:jc w:val="left"/>
          </w:pPr>
        </w:pPrChange>
      </w:pPr>
      <w:bookmarkStart w:id="9147" w:name="_Toc343033796"/>
      <w:bookmarkStart w:id="9148" w:name="_Toc343415629"/>
      <w:ins w:id="9149" w:author="The Si Tran" w:date="2012-12-14T06:31:00Z">
        <w:r w:rsidRPr="006041AD">
          <w:rPr>
            <w:b/>
          </w:rPr>
          <w:t>Bảng 6.4:</w:t>
        </w:r>
        <w:r w:rsidRPr="004D696B">
          <w:t xml:space="preserve"> Kết quả thực nghiệm chuỗi dữ liệu</w:t>
        </w:r>
        <w:r>
          <w:t xml:space="preserve"> </w:t>
        </w:r>
        <w:r w:rsidRPr="004D696B">
          <w:t>Deaths</w:t>
        </w:r>
      </w:ins>
      <w:bookmarkEnd w:id="9147"/>
      <w:bookmarkEnd w:id="9148"/>
    </w:p>
    <w:tbl>
      <w:tblPr>
        <w:tblW w:w="9334" w:type="dxa"/>
        <w:tblLook w:val="04A0" w:firstRow="1" w:lastRow="0" w:firstColumn="1" w:lastColumn="0" w:noHBand="0" w:noVBand="1"/>
        <w:tblPrChange w:id="9150" w:author="The Si Tran" w:date="2012-12-14T06:35:00Z">
          <w:tblPr>
            <w:tblW w:w="10546" w:type="dxa"/>
            <w:tblLook w:val="04A0" w:firstRow="1" w:lastRow="0" w:firstColumn="1" w:lastColumn="0" w:noHBand="0" w:noVBand="1"/>
          </w:tblPr>
        </w:tblPrChange>
      </w:tblPr>
      <w:tblGrid>
        <w:gridCol w:w="1253"/>
        <w:gridCol w:w="5180"/>
        <w:gridCol w:w="913"/>
        <w:gridCol w:w="1173"/>
        <w:gridCol w:w="964"/>
        <w:tblGridChange w:id="9151">
          <w:tblGrid>
            <w:gridCol w:w="1072"/>
            <w:gridCol w:w="6763"/>
            <w:gridCol w:w="830"/>
            <w:gridCol w:w="1053"/>
            <w:gridCol w:w="828"/>
          </w:tblGrid>
        </w:tblGridChange>
      </w:tblGrid>
      <w:tr w:rsidR="00A75EB6" w:rsidRPr="005046FC" w14:paraId="37A70988" w14:textId="77777777" w:rsidTr="004C2D67">
        <w:trPr>
          <w:trHeight w:val="265"/>
          <w:ins w:id="9152" w:author="The Si Tran" w:date="2012-12-10T07:30:00Z"/>
          <w:trPrChange w:id="9153"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154"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4C2D67" w:rsidRDefault="00A75EB6">
            <w:pPr>
              <w:pStyle w:val="BangBody"/>
              <w:rPr>
                <w:ins w:id="9155" w:author="The Si Tran" w:date="2012-12-10T07:30:00Z"/>
                <w:sz w:val="26"/>
                <w:szCs w:val="26"/>
                <w:rPrChange w:id="9156" w:author="The Si Tran" w:date="2012-12-14T06:34:00Z">
                  <w:rPr>
                    <w:ins w:id="9157" w:author="The Si Tran" w:date="2012-12-10T07:30:00Z"/>
                    <w:rFonts w:ascii="Calibri" w:eastAsia="Times New Roman" w:hAnsi="Calibri"/>
                    <w:color w:val="000000"/>
                    <w:sz w:val="22"/>
                  </w:rPr>
                </w:rPrChange>
              </w:rPr>
              <w:pPrChange w:id="9158" w:author="The Si Tran" w:date="2012-12-16T08:45:00Z">
                <w:pPr>
                  <w:spacing w:line="240" w:lineRule="auto"/>
                </w:pPr>
              </w:pPrChange>
            </w:pPr>
            <w:ins w:id="9159" w:author="The Si Tran" w:date="2012-12-10T07:30:00Z">
              <w:r w:rsidRPr="004C2D67">
                <w:rPr>
                  <w:sz w:val="26"/>
                  <w:szCs w:val="26"/>
                  <w:rPrChange w:id="9160"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161"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4C2D67" w:rsidRDefault="00A75EB6">
            <w:pPr>
              <w:pStyle w:val="BangBody"/>
              <w:jc w:val="center"/>
              <w:rPr>
                <w:ins w:id="9162" w:author="The Si Tran" w:date="2012-12-10T07:30:00Z"/>
                <w:b/>
                <w:sz w:val="26"/>
                <w:szCs w:val="26"/>
                <w:rPrChange w:id="9163" w:author="superchickend" w:date="2012-12-16T15:30:00Z">
                  <w:rPr>
                    <w:ins w:id="9164" w:author="The Si Tran" w:date="2012-12-10T07:30:00Z"/>
                    <w:rFonts w:ascii="Calibri" w:eastAsia="Times New Roman" w:hAnsi="Calibri"/>
                    <w:color w:val="000000"/>
                    <w:sz w:val="22"/>
                  </w:rPr>
                </w:rPrChange>
              </w:rPr>
              <w:pPrChange w:id="9165" w:author="superchickend" w:date="2012-12-16T15:30:00Z">
                <w:pPr>
                  <w:spacing w:line="240" w:lineRule="auto"/>
                </w:pPr>
              </w:pPrChange>
            </w:pPr>
            <w:ins w:id="9166" w:author="The Si Tran" w:date="2012-12-10T07:30:00Z">
              <w:r w:rsidRPr="004C2D67">
                <w:rPr>
                  <w:b/>
                  <w:sz w:val="26"/>
                  <w:szCs w:val="26"/>
                  <w:rPrChange w:id="9167"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168"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4C2D67" w:rsidRDefault="00A75EB6">
            <w:pPr>
              <w:pStyle w:val="BangBody"/>
              <w:jc w:val="center"/>
              <w:rPr>
                <w:ins w:id="9169" w:author="The Si Tran" w:date="2012-12-10T07:30:00Z"/>
                <w:b/>
                <w:sz w:val="26"/>
                <w:szCs w:val="26"/>
                <w:rPrChange w:id="9170" w:author="superchickend" w:date="2012-12-16T15:30:00Z">
                  <w:rPr>
                    <w:ins w:id="9171" w:author="The Si Tran" w:date="2012-12-10T07:30:00Z"/>
                    <w:rFonts w:ascii="Calibri" w:eastAsia="Times New Roman" w:hAnsi="Calibri"/>
                    <w:color w:val="000000"/>
                    <w:sz w:val="22"/>
                  </w:rPr>
                </w:rPrChange>
              </w:rPr>
              <w:pPrChange w:id="9172" w:author="superchickend" w:date="2012-12-16T15:30:00Z">
                <w:pPr>
                  <w:spacing w:line="240" w:lineRule="auto"/>
                </w:pPr>
              </w:pPrChange>
            </w:pPr>
            <w:ins w:id="9173" w:author="The Si Tran" w:date="2012-12-10T07:30:00Z">
              <w:r w:rsidRPr="004C2D67">
                <w:rPr>
                  <w:b/>
                  <w:sz w:val="26"/>
                  <w:szCs w:val="26"/>
                  <w:rPrChange w:id="9174"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175"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4C2D67" w:rsidRDefault="00A75EB6">
            <w:pPr>
              <w:pStyle w:val="BangBody"/>
              <w:jc w:val="center"/>
              <w:rPr>
                <w:ins w:id="9176" w:author="The Si Tran" w:date="2012-12-10T07:30:00Z"/>
                <w:b/>
                <w:sz w:val="26"/>
                <w:szCs w:val="26"/>
                <w:rPrChange w:id="9177" w:author="superchickend" w:date="2012-12-16T15:30:00Z">
                  <w:rPr>
                    <w:ins w:id="9178" w:author="The Si Tran" w:date="2012-12-10T07:30:00Z"/>
                    <w:rFonts w:ascii="Calibri" w:eastAsia="Times New Roman" w:hAnsi="Calibri"/>
                    <w:color w:val="000000"/>
                    <w:sz w:val="22"/>
                  </w:rPr>
                </w:rPrChange>
              </w:rPr>
              <w:pPrChange w:id="9179" w:author="superchickend" w:date="2012-12-16T15:30:00Z">
                <w:pPr>
                  <w:spacing w:line="240" w:lineRule="auto"/>
                </w:pPr>
              </w:pPrChange>
            </w:pPr>
            <w:ins w:id="9180" w:author="The Si Tran" w:date="2012-12-10T07:30:00Z">
              <w:r w:rsidRPr="004C2D67">
                <w:rPr>
                  <w:b/>
                  <w:sz w:val="26"/>
                  <w:szCs w:val="26"/>
                  <w:rPrChange w:id="9181"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182"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4C2D67" w:rsidRDefault="00A75EB6">
            <w:pPr>
              <w:pStyle w:val="BangBody"/>
              <w:jc w:val="center"/>
              <w:rPr>
                <w:ins w:id="9183" w:author="The Si Tran" w:date="2012-12-10T07:30:00Z"/>
                <w:b/>
                <w:sz w:val="26"/>
                <w:szCs w:val="26"/>
                <w:rPrChange w:id="9184" w:author="superchickend" w:date="2012-12-16T15:30:00Z">
                  <w:rPr>
                    <w:ins w:id="9185" w:author="The Si Tran" w:date="2012-12-10T07:30:00Z"/>
                    <w:rFonts w:ascii="Calibri" w:eastAsia="Times New Roman" w:hAnsi="Calibri"/>
                    <w:color w:val="000000"/>
                    <w:sz w:val="22"/>
                  </w:rPr>
                </w:rPrChange>
              </w:rPr>
              <w:pPrChange w:id="9186" w:author="superchickend" w:date="2012-12-16T15:30:00Z">
                <w:pPr>
                  <w:spacing w:line="240" w:lineRule="auto"/>
                </w:pPr>
              </w:pPrChange>
            </w:pPr>
            <w:ins w:id="9187" w:author="The Si Tran" w:date="2012-12-10T07:30:00Z">
              <w:r w:rsidRPr="004C2D67">
                <w:rPr>
                  <w:b/>
                  <w:sz w:val="26"/>
                  <w:szCs w:val="26"/>
                  <w:rPrChange w:id="9188"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189" w:author="The Si Tran" w:date="2012-12-10T07:30:00Z"/>
          <w:trPrChange w:id="9190"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91"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4C2D67" w:rsidRDefault="00A75EB6">
            <w:pPr>
              <w:pStyle w:val="BangBody"/>
              <w:jc w:val="center"/>
              <w:rPr>
                <w:ins w:id="9192" w:author="The Si Tran" w:date="2012-12-10T07:30:00Z"/>
                <w:b/>
                <w:sz w:val="26"/>
                <w:szCs w:val="26"/>
                <w:rPrChange w:id="9193" w:author="superchickend" w:date="2012-12-16T15:30:00Z">
                  <w:rPr>
                    <w:ins w:id="9194" w:author="The Si Tran" w:date="2012-12-10T07:30:00Z"/>
                    <w:rFonts w:ascii="Calibri" w:eastAsia="Times New Roman" w:hAnsi="Calibri"/>
                    <w:color w:val="000000"/>
                    <w:sz w:val="22"/>
                  </w:rPr>
                </w:rPrChange>
              </w:rPr>
              <w:pPrChange w:id="9195" w:author="superchickend" w:date="2012-12-16T15:30:00Z">
                <w:pPr>
                  <w:spacing w:line="240" w:lineRule="auto"/>
                  <w:jc w:val="center"/>
                </w:pPr>
              </w:pPrChange>
            </w:pPr>
            <w:ins w:id="9196" w:author="The Si Tran" w:date="2012-12-10T07:30:00Z">
              <w:r w:rsidRPr="004C2D67">
                <w:rPr>
                  <w:b/>
                  <w:sz w:val="26"/>
                  <w:szCs w:val="26"/>
                  <w:rPrChange w:id="9197" w:author="superchickend" w:date="2012-12-16T15:30:00Z">
                    <w:rPr>
                      <w:rFonts w:ascii="Calibri" w:hAnsi="Calibri"/>
                      <w:sz w:val="22"/>
                    </w:rPr>
                  </w:rPrChange>
                </w:rPr>
                <w:t>ANNs</w:t>
              </w:r>
            </w:ins>
          </w:p>
        </w:tc>
        <w:tc>
          <w:tcPr>
            <w:tcW w:w="5180" w:type="dxa"/>
            <w:tcBorders>
              <w:top w:val="nil"/>
              <w:left w:val="nil"/>
              <w:bottom w:val="single" w:sz="4" w:space="0" w:color="auto"/>
              <w:right w:val="single" w:sz="4" w:space="0" w:color="auto"/>
            </w:tcBorders>
            <w:shd w:val="clear" w:color="auto" w:fill="auto"/>
            <w:vAlign w:val="bottom"/>
            <w:hideMark/>
            <w:tcPrChange w:id="919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4C2D67" w:rsidRDefault="00976130">
            <w:pPr>
              <w:pStyle w:val="BangBody"/>
              <w:rPr>
                <w:ins w:id="9199" w:author="The Si Tran" w:date="2012-12-10T07:30:00Z"/>
                <w:sz w:val="26"/>
                <w:szCs w:val="26"/>
                <w:rPrChange w:id="9200" w:author="The Si Tran" w:date="2012-12-14T06:34:00Z">
                  <w:rPr>
                    <w:ins w:id="9201" w:author="The Si Tran" w:date="2012-12-10T07:30:00Z"/>
                    <w:rFonts w:ascii="Calibri" w:eastAsia="Times New Roman" w:hAnsi="Calibri"/>
                    <w:color w:val="000000"/>
                    <w:sz w:val="22"/>
                  </w:rPr>
                </w:rPrChange>
              </w:rPr>
              <w:pPrChange w:id="9202" w:author="The Si Tran" w:date="2012-12-16T08:45:00Z">
                <w:pPr>
                  <w:spacing w:line="240" w:lineRule="auto"/>
                  <w:jc w:val="left"/>
                </w:pPr>
              </w:pPrChange>
            </w:pPr>
            <w:r>
              <w:rPr>
                <w:sz w:val="26"/>
                <w:szCs w:val="26"/>
              </w:rPr>
              <w:t>Nơron</w:t>
            </w:r>
            <w:ins w:id="9203" w:author="The Si Tran" w:date="2012-12-10T07:30:00Z">
              <w:r w:rsidR="00A75EB6" w:rsidRPr="004C2D67">
                <w:rPr>
                  <w:sz w:val="26"/>
                  <w:szCs w:val="26"/>
                  <w:rPrChange w:id="9204"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205"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4C2D67" w:rsidRDefault="00A75EB6">
            <w:pPr>
              <w:pStyle w:val="BangBody"/>
              <w:jc w:val="center"/>
              <w:rPr>
                <w:ins w:id="9206" w:author="The Si Tran" w:date="2012-12-10T07:30:00Z"/>
                <w:sz w:val="26"/>
                <w:szCs w:val="26"/>
                <w:rPrChange w:id="9207" w:author="The Si Tran" w:date="2012-12-14T06:34:00Z">
                  <w:rPr>
                    <w:ins w:id="9208" w:author="The Si Tran" w:date="2012-12-10T07:30:00Z"/>
                    <w:rFonts w:ascii="Calibri" w:eastAsia="Times New Roman" w:hAnsi="Calibri"/>
                    <w:color w:val="000000"/>
                    <w:sz w:val="22"/>
                  </w:rPr>
                </w:rPrChange>
              </w:rPr>
              <w:pPrChange w:id="9209" w:author="superchickend" w:date="2012-12-16T15:31:00Z">
                <w:pPr>
                  <w:spacing w:line="240" w:lineRule="auto"/>
                  <w:jc w:val="right"/>
                </w:pPr>
              </w:pPrChange>
            </w:pPr>
            <w:ins w:id="9210" w:author="The Si Tran" w:date="2012-12-10T07:30:00Z">
              <w:r w:rsidRPr="004C2D67">
                <w:rPr>
                  <w:sz w:val="26"/>
                  <w:szCs w:val="26"/>
                  <w:rPrChange w:id="9211"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212"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4C2D67" w:rsidRDefault="00A75EB6">
            <w:pPr>
              <w:pStyle w:val="BangBody"/>
              <w:jc w:val="center"/>
              <w:rPr>
                <w:ins w:id="9213" w:author="The Si Tran" w:date="2012-12-10T07:30:00Z"/>
                <w:sz w:val="26"/>
                <w:szCs w:val="26"/>
                <w:rPrChange w:id="9214" w:author="The Si Tran" w:date="2012-12-14T06:34:00Z">
                  <w:rPr>
                    <w:ins w:id="9215" w:author="The Si Tran" w:date="2012-12-10T07:30:00Z"/>
                    <w:rFonts w:ascii="Calibri" w:eastAsia="Times New Roman" w:hAnsi="Calibri"/>
                    <w:color w:val="000000"/>
                    <w:sz w:val="22"/>
                  </w:rPr>
                </w:rPrChange>
              </w:rPr>
              <w:pPrChange w:id="9216" w:author="superchickend" w:date="2012-12-16T15:31:00Z">
                <w:pPr>
                  <w:spacing w:line="240" w:lineRule="auto"/>
                  <w:jc w:val="right"/>
                </w:pPr>
              </w:pPrChange>
            </w:pPr>
            <w:ins w:id="9217" w:author="The Si Tran" w:date="2012-12-10T07:30:00Z">
              <w:r w:rsidRPr="004C2D67">
                <w:rPr>
                  <w:sz w:val="26"/>
                  <w:szCs w:val="26"/>
                  <w:rPrChange w:id="9218"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219"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4C2D67" w:rsidRDefault="00A75EB6">
            <w:pPr>
              <w:pStyle w:val="BangBody"/>
              <w:jc w:val="center"/>
              <w:rPr>
                <w:ins w:id="9220" w:author="The Si Tran" w:date="2012-12-10T07:30:00Z"/>
                <w:sz w:val="26"/>
                <w:szCs w:val="26"/>
                <w:rPrChange w:id="9221" w:author="The Si Tran" w:date="2012-12-14T06:34:00Z">
                  <w:rPr>
                    <w:ins w:id="9222" w:author="The Si Tran" w:date="2012-12-10T07:30:00Z"/>
                    <w:rFonts w:ascii="Calibri" w:eastAsia="Times New Roman" w:hAnsi="Calibri"/>
                    <w:color w:val="000000"/>
                    <w:sz w:val="22"/>
                  </w:rPr>
                </w:rPrChange>
              </w:rPr>
              <w:pPrChange w:id="9223" w:author="superchickend" w:date="2012-12-16T15:31:00Z">
                <w:pPr>
                  <w:spacing w:line="240" w:lineRule="auto"/>
                  <w:jc w:val="right"/>
                </w:pPr>
              </w:pPrChange>
            </w:pPr>
            <w:ins w:id="9224" w:author="The Si Tran" w:date="2012-12-10T07:30:00Z">
              <w:r w:rsidRPr="004C2D67">
                <w:rPr>
                  <w:sz w:val="26"/>
                  <w:szCs w:val="26"/>
                  <w:rPrChange w:id="9225" w:author="The Si Tran" w:date="2012-12-14T06:34:00Z">
                    <w:rPr>
                      <w:rFonts w:ascii="Calibri" w:hAnsi="Calibri"/>
                      <w:sz w:val="22"/>
                    </w:rPr>
                  </w:rPrChange>
                </w:rPr>
                <w:t>8.57</w:t>
              </w:r>
            </w:ins>
          </w:p>
        </w:tc>
      </w:tr>
      <w:tr w:rsidR="00A75EB6" w:rsidRPr="005046FC" w14:paraId="416D201D" w14:textId="77777777" w:rsidTr="004C2D67">
        <w:trPr>
          <w:trHeight w:val="533"/>
          <w:ins w:id="9226" w:author="The Si Tran" w:date="2012-12-10T07:30:00Z"/>
          <w:trPrChange w:id="9227"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228"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4C2D67" w:rsidRDefault="00A75EB6">
            <w:pPr>
              <w:pStyle w:val="BangBody"/>
              <w:jc w:val="center"/>
              <w:rPr>
                <w:ins w:id="9229" w:author="The Si Tran" w:date="2012-12-10T07:30:00Z"/>
                <w:b/>
                <w:sz w:val="26"/>
                <w:szCs w:val="26"/>
                <w:rPrChange w:id="9230" w:author="superchickend" w:date="2012-12-16T15:30:00Z">
                  <w:rPr>
                    <w:ins w:id="9231" w:author="The Si Tran" w:date="2012-12-10T07:30:00Z"/>
                    <w:rFonts w:ascii="Calibri" w:eastAsia="Times New Roman" w:hAnsi="Calibri"/>
                    <w:color w:val="000000"/>
                    <w:sz w:val="22"/>
                  </w:rPr>
                </w:rPrChange>
              </w:rPr>
              <w:pPrChange w:id="9232"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233"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4C2D67" w:rsidRDefault="00976130">
            <w:pPr>
              <w:pStyle w:val="BangBody"/>
              <w:rPr>
                <w:ins w:id="9234" w:author="The Si Tran" w:date="2012-12-10T07:30:00Z"/>
                <w:sz w:val="26"/>
                <w:szCs w:val="26"/>
                <w:rPrChange w:id="9235" w:author="The Si Tran" w:date="2012-12-14T06:34:00Z">
                  <w:rPr>
                    <w:ins w:id="9236" w:author="The Si Tran" w:date="2012-12-10T07:30:00Z"/>
                    <w:rFonts w:ascii="Calibri" w:eastAsia="Times New Roman" w:hAnsi="Calibri"/>
                    <w:color w:val="000000"/>
                    <w:sz w:val="22"/>
                  </w:rPr>
                </w:rPrChange>
              </w:rPr>
              <w:pPrChange w:id="9237" w:author="The Si Tran" w:date="2012-12-16T08:45:00Z">
                <w:pPr>
                  <w:spacing w:line="240" w:lineRule="auto"/>
                </w:pPr>
              </w:pPrChange>
            </w:pPr>
            <w:r>
              <w:rPr>
                <w:sz w:val="26"/>
                <w:szCs w:val="26"/>
              </w:rPr>
              <w:t>Nơron</w:t>
            </w:r>
            <w:ins w:id="9238" w:author="The Si Tran" w:date="2012-12-10T07:30:00Z">
              <w:r w:rsidR="00A75EB6" w:rsidRPr="004C2D67">
                <w:rPr>
                  <w:sz w:val="26"/>
                  <w:szCs w:val="26"/>
                  <w:rPrChange w:id="9239" w:author="The Si Tran" w:date="2012-12-14T06:34:00Z">
                    <w:rPr>
                      <w:rFonts w:ascii="Calibri" w:hAnsi="Calibri"/>
                      <w:sz w:val="22"/>
                    </w:rPr>
                  </w:rPrChange>
                </w:rPr>
                <w:t>(5,5,1),Algorithm=Back Propagation, epoches=1000, Residual=1E-6,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240"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4C2D67" w:rsidRDefault="00A75EB6">
            <w:pPr>
              <w:pStyle w:val="BangBody"/>
              <w:jc w:val="center"/>
              <w:rPr>
                <w:ins w:id="9241" w:author="The Si Tran" w:date="2012-12-10T07:30:00Z"/>
                <w:sz w:val="26"/>
                <w:szCs w:val="26"/>
                <w:rPrChange w:id="9242" w:author="The Si Tran" w:date="2012-12-14T06:34:00Z">
                  <w:rPr>
                    <w:ins w:id="9243" w:author="The Si Tran" w:date="2012-12-10T07:30:00Z"/>
                    <w:rFonts w:ascii="Calibri" w:eastAsia="Times New Roman" w:hAnsi="Calibri"/>
                    <w:color w:val="000000"/>
                    <w:sz w:val="22"/>
                  </w:rPr>
                </w:rPrChange>
              </w:rPr>
              <w:pPrChange w:id="9244" w:author="superchickend" w:date="2012-12-16T15:31:00Z">
                <w:pPr>
                  <w:spacing w:line="240" w:lineRule="auto"/>
                  <w:jc w:val="right"/>
                </w:pPr>
              </w:pPrChange>
            </w:pPr>
            <w:ins w:id="9245" w:author="The Si Tran" w:date="2012-12-10T07:30:00Z">
              <w:r w:rsidRPr="004C2D67">
                <w:rPr>
                  <w:sz w:val="26"/>
                  <w:szCs w:val="26"/>
                  <w:rPrChange w:id="9246" w:author="The Si Tran" w:date="2012-12-14T06:34:00Z">
                    <w:rPr>
                      <w:rFonts w:ascii="Calibri" w:hAnsi="Calibri"/>
                      <w:sz w:val="22"/>
                    </w:rPr>
                  </w:rPrChange>
                </w:rPr>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247"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4C2D67" w:rsidRDefault="00A75EB6">
            <w:pPr>
              <w:pStyle w:val="BangBody"/>
              <w:jc w:val="center"/>
              <w:rPr>
                <w:ins w:id="9248" w:author="The Si Tran" w:date="2012-12-10T07:30:00Z"/>
                <w:sz w:val="26"/>
                <w:szCs w:val="26"/>
                <w:rPrChange w:id="9249" w:author="The Si Tran" w:date="2012-12-14T06:34:00Z">
                  <w:rPr>
                    <w:ins w:id="9250" w:author="The Si Tran" w:date="2012-12-10T07:30:00Z"/>
                    <w:rFonts w:ascii="Calibri" w:eastAsia="Times New Roman" w:hAnsi="Calibri"/>
                    <w:color w:val="000000"/>
                    <w:sz w:val="22"/>
                  </w:rPr>
                </w:rPrChange>
              </w:rPr>
              <w:pPrChange w:id="9251" w:author="superchickend" w:date="2012-12-16T15:31:00Z">
                <w:pPr>
                  <w:spacing w:line="240" w:lineRule="auto"/>
                  <w:jc w:val="right"/>
                </w:pPr>
              </w:pPrChange>
            </w:pPr>
            <w:ins w:id="9252" w:author="The Si Tran" w:date="2012-12-10T07:30:00Z">
              <w:r w:rsidRPr="004C2D67">
                <w:rPr>
                  <w:sz w:val="26"/>
                  <w:szCs w:val="26"/>
                  <w:rPrChange w:id="9253"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254"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4C2D67" w:rsidRDefault="00A75EB6">
            <w:pPr>
              <w:pStyle w:val="BangBody"/>
              <w:jc w:val="center"/>
              <w:rPr>
                <w:ins w:id="9255" w:author="The Si Tran" w:date="2012-12-10T07:30:00Z"/>
                <w:sz w:val="26"/>
                <w:szCs w:val="26"/>
                <w:rPrChange w:id="9256" w:author="The Si Tran" w:date="2012-12-14T06:34:00Z">
                  <w:rPr>
                    <w:ins w:id="9257" w:author="The Si Tran" w:date="2012-12-10T07:30:00Z"/>
                    <w:rFonts w:ascii="Calibri" w:eastAsia="Times New Roman" w:hAnsi="Calibri"/>
                    <w:color w:val="000000"/>
                    <w:sz w:val="22"/>
                  </w:rPr>
                </w:rPrChange>
              </w:rPr>
              <w:pPrChange w:id="9258" w:author="superchickend" w:date="2012-12-16T15:31:00Z">
                <w:pPr>
                  <w:spacing w:line="240" w:lineRule="auto"/>
                  <w:jc w:val="right"/>
                </w:pPr>
              </w:pPrChange>
            </w:pPr>
            <w:ins w:id="9259" w:author="The Si Tran" w:date="2012-12-10T07:30:00Z">
              <w:r w:rsidRPr="004C2D67">
                <w:rPr>
                  <w:sz w:val="26"/>
                  <w:szCs w:val="26"/>
                  <w:rPrChange w:id="9260" w:author="The Si Tran" w:date="2012-12-14T06:34:00Z">
                    <w:rPr>
                      <w:rFonts w:ascii="Calibri" w:hAnsi="Calibri"/>
                      <w:sz w:val="22"/>
                    </w:rPr>
                  </w:rPrChange>
                </w:rPr>
                <w:t>9.23</w:t>
              </w:r>
            </w:ins>
          </w:p>
        </w:tc>
      </w:tr>
      <w:tr w:rsidR="00A75EB6" w:rsidRPr="005046FC" w14:paraId="4015431D" w14:textId="77777777" w:rsidTr="004C2D67">
        <w:trPr>
          <w:trHeight w:val="265"/>
          <w:ins w:id="9261" w:author="The Si Tran" w:date="2012-12-10T07:30:00Z"/>
          <w:trPrChange w:id="9262"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263"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4C2D67" w:rsidRDefault="00A75EB6">
            <w:pPr>
              <w:pStyle w:val="BangBody"/>
              <w:jc w:val="center"/>
              <w:rPr>
                <w:ins w:id="9264" w:author="The Si Tran" w:date="2012-12-10T07:30:00Z"/>
                <w:b/>
                <w:sz w:val="26"/>
                <w:szCs w:val="26"/>
                <w:rPrChange w:id="9265" w:author="superchickend" w:date="2012-12-16T15:30:00Z">
                  <w:rPr>
                    <w:ins w:id="9266" w:author="The Si Tran" w:date="2012-12-10T07:30:00Z"/>
                    <w:rFonts w:ascii="Calibri" w:eastAsia="Times New Roman" w:hAnsi="Calibri"/>
                    <w:color w:val="000000"/>
                    <w:sz w:val="22"/>
                  </w:rPr>
                </w:rPrChange>
              </w:rPr>
              <w:pPrChange w:id="9267" w:author="superchickend" w:date="2012-12-16T15:30:00Z">
                <w:pPr>
                  <w:spacing w:line="240" w:lineRule="auto"/>
                  <w:jc w:val="center"/>
                </w:pPr>
              </w:pPrChange>
            </w:pPr>
            <w:ins w:id="9268" w:author="The Si Tran" w:date="2012-12-10T07:30:00Z">
              <w:r w:rsidRPr="004C2D67">
                <w:rPr>
                  <w:b/>
                  <w:sz w:val="26"/>
                  <w:szCs w:val="26"/>
                  <w:rPrChange w:id="9269" w:author="superchickend" w:date="2012-12-16T15:30:00Z">
                    <w:rPr>
                      <w:rFonts w:ascii="Calibri" w:hAnsi="Calibri"/>
                      <w:sz w:val="22"/>
                    </w:rPr>
                  </w:rPrChange>
                </w:rPr>
                <w:t>SARIMA</w:t>
              </w:r>
            </w:ins>
          </w:p>
        </w:tc>
        <w:tc>
          <w:tcPr>
            <w:tcW w:w="5180" w:type="dxa"/>
            <w:tcBorders>
              <w:top w:val="nil"/>
              <w:left w:val="nil"/>
              <w:bottom w:val="single" w:sz="4" w:space="0" w:color="auto"/>
              <w:right w:val="single" w:sz="4" w:space="0" w:color="auto"/>
            </w:tcBorders>
            <w:shd w:val="clear" w:color="auto" w:fill="auto"/>
            <w:vAlign w:val="bottom"/>
            <w:hideMark/>
            <w:tcPrChange w:id="9270"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4C2D67" w:rsidRDefault="00A75EB6">
            <w:pPr>
              <w:pStyle w:val="BangBody"/>
              <w:rPr>
                <w:ins w:id="9271" w:author="The Si Tran" w:date="2012-12-10T07:30:00Z"/>
                <w:sz w:val="26"/>
                <w:szCs w:val="26"/>
                <w:rPrChange w:id="9272" w:author="The Si Tran" w:date="2012-12-14T06:34:00Z">
                  <w:rPr>
                    <w:ins w:id="9273" w:author="The Si Tran" w:date="2012-12-10T07:30:00Z"/>
                    <w:rFonts w:ascii="Calibri" w:eastAsia="Times New Roman" w:hAnsi="Calibri"/>
                    <w:color w:val="000000"/>
                    <w:sz w:val="22"/>
                  </w:rPr>
                </w:rPrChange>
              </w:rPr>
              <w:pPrChange w:id="9274" w:author="The Si Tran" w:date="2012-12-16T08:45:00Z">
                <w:pPr>
                  <w:spacing w:line="240" w:lineRule="auto"/>
                  <w:jc w:val="left"/>
                </w:pPr>
              </w:pPrChange>
            </w:pPr>
            <w:ins w:id="9275" w:author="The Si Tran" w:date="2012-12-10T07:30:00Z">
              <w:r w:rsidRPr="004C2D67">
                <w:rPr>
                  <w:sz w:val="26"/>
                  <w:szCs w:val="26"/>
                  <w:rPrChange w:id="9276"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27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4C2D67" w:rsidRDefault="00A75EB6">
            <w:pPr>
              <w:pStyle w:val="BangBody"/>
              <w:jc w:val="center"/>
              <w:rPr>
                <w:ins w:id="9278" w:author="The Si Tran" w:date="2012-12-10T07:30:00Z"/>
                <w:sz w:val="26"/>
                <w:szCs w:val="26"/>
                <w:rPrChange w:id="9279" w:author="The Si Tran" w:date="2012-12-14T06:34:00Z">
                  <w:rPr>
                    <w:ins w:id="9280" w:author="The Si Tran" w:date="2012-12-10T07:30:00Z"/>
                    <w:rFonts w:ascii="Calibri" w:eastAsia="Times New Roman" w:hAnsi="Calibri"/>
                    <w:color w:val="000000"/>
                    <w:sz w:val="22"/>
                  </w:rPr>
                </w:rPrChange>
              </w:rPr>
              <w:pPrChange w:id="9281" w:author="superchickend" w:date="2012-12-16T15:31:00Z">
                <w:pPr>
                  <w:spacing w:line="240" w:lineRule="auto"/>
                  <w:jc w:val="right"/>
                </w:pPr>
              </w:pPrChange>
            </w:pPr>
            <w:ins w:id="9282" w:author="The Si Tran" w:date="2012-12-10T07:30:00Z">
              <w:r w:rsidRPr="004C2D67">
                <w:rPr>
                  <w:sz w:val="26"/>
                  <w:szCs w:val="26"/>
                  <w:rPrChange w:id="9283"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28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4C2D67" w:rsidRDefault="00A75EB6">
            <w:pPr>
              <w:pStyle w:val="BangBody"/>
              <w:jc w:val="center"/>
              <w:rPr>
                <w:ins w:id="9285" w:author="The Si Tran" w:date="2012-12-10T07:30:00Z"/>
                <w:sz w:val="26"/>
                <w:szCs w:val="26"/>
                <w:rPrChange w:id="9286" w:author="The Si Tran" w:date="2012-12-14T06:34:00Z">
                  <w:rPr>
                    <w:ins w:id="9287" w:author="The Si Tran" w:date="2012-12-10T07:30:00Z"/>
                    <w:rFonts w:ascii="Calibri" w:eastAsia="Times New Roman" w:hAnsi="Calibri"/>
                    <w:color w:val="000000"/>
                    <w:sz w:val="22"/>
                  </w:rPr>
                </w:rPrChange>
              </w:rPr>
              <w:pPrChange w:id="9288" w:author="superchickend" w:date="2012-12-16T15:31:00Z">
                <w:pPr>
                  <w:spacing w:line="240" w:lineRule="auto"/>
                  <w:jc w:val="right"/>
                </w:pPr>
              </w:pPrChange>
            </w:pPr>
            <w:ins w:id="9289" w:author="The Si Tran" w:date="2012-12-10T07:30:00Z">
              <w:r w:rsidRPr="004C2D67">
                <w:rPr>
                  <w:sz w:val="26"/>
                  <w:szCs w:val="26"/>
                  <w:rPrChange w:id="9290"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29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4C2D67" w:rsidRDefault="00A75EB6">
            <w:pPr>
              <w:pStyle w:val="BangBody"/>
              <w:jc w:val="center"/>
              <w:rPr>
                <w:ins w:id="9292" w:author="The Si Tran" w:date="2012-12-10T07:30:00Z"/>
                <w:sz w:val="26"/>
                <w:szCs w:val="26"/>
                <w:rPrChange w:id="9293" w:author="The Si Tran" w:date="2012-12-14T06:34:00Z">
                  <w:rPr>
                    <w:ins w:id="9294" w:author="The Si Tran" w:date="2012-12-10T07:30:00Z"/>
                    <w:rFonts w:ascii="Calibri" w:eastAsia="Times New Roman" w:hAnsi="Calibri"/>
                    <w:color w:val="000000"/>
                    <w:sz w:val="22"/>
                  </w:rPr>
                </w:rPrChange>
              </w:rPr>
              <w:pPrChange w:id="9295" w:author="superchickend" w:date="2012-12-16T15:31:00Z">
                <w:pPr>
                  <w:spacing w:line="240" w:lineRule="auto"/>
                  <w:jc w:val="right"/>
                </w:pPr>
              </w:pPrChange>
            </w:pPr>
            <w:ins w:id="9296" w:author="The Si Tran" w:date="2012-12-10T07:30:00Z">
              <w:r w:rsidRPr="004C2D67">
                <w:rPr>
                  <w:sz w:val="26"/>
                  <w:szCs w:val="26"/>
                  <w:rPrChange w:id="9297" w:author="The Si Tran" w:date="2012-12-14T06:34:00Z">
                    <w:rPr>
                      <w:rFonts w:ascii="Calibri" w:hAnsi="Calibri"/>
                      <w:sz w:val="22"/>
                    </w:rPr>
                  </w:rPrChange>
                </w:rPr>
                <w:t>8.17</w:t>
              </w:r>
            </w:ins>
          </w:p>
        </w:tc>
      </w:tr>
      <w:tr w:rsidR="00A75EB6" w:rsidRPr="005046FC" w14:paraId="5998487D" w14:textId="77777777" w:rsidTr="004C2D67">
        <w:trPr>
          <w:trHeight w:val="801"/>
          <w:ins w:id="9298" w:author="The Si Tran" w:date="2012-12-10T07:30:00Z"/>
          <w:trPrChange w:id="9299"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00"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4C2D67" w:rsidRDefault="00A75EB6">
            <w:pPr>
              <w:pStyle w:val="BangBody"/>
              <w:jc w:val="center"/>
              <w:rPr>
                <w:ins w:id="9301" w:author="The Si Tran" w:date="2012-12-10T07:30:00Z"/>
                <w:b/>
                <w:sz w:val="26"/>
                <w:szCs w:val="26"/>
                <w:rPrChange w:id="9302" w:author="superchickend" w:date="2012-12-16T15:30:00Z">
                  <w:rPr>
                    <w:ins w:id="9303" w:author="The Si Tran" w:date="2012-12-10T07:30:00Z"/>
                    <w:rFonts w:ascii="Calibri" w:eastAsia="Times New Roman" w:hAnsi="Calibri"/>
                    <w:color w:val="000000"/>
                    <w:sz w:val="22"/>
                  </w:rPr>
                </w:rPrChange>
              </w:rPr>
              <w:pPrChange w:id="9304" w:author="superchickend" w:date="2012-12-16T15:30:00Z">
                <w:pPr>
                  <w:spacing w:line="240" w:lineRule="auto"/>
                  <w:jc w:val="center"/>
                </w:pPr>
              </w:pPrChange>
            </w:pPr>
            <w:ins w:id="9305" w:author="The Si Tran" w:date="2012-12-10T07:30:00Z">
              <w:r w:rsidRPr="004C2D67">
                <w:rPr>
                  <w:b/>
                  <w:sz w:val="26"/>
                  <w:szCs w:val="26"/>
                  <w:rPrChange w:id="9306"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307"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4C2D67" w:rsidRDefault="00A75EB6">
            <w:pPr>
              <w:pStyle w:val="BangBody"/>
              <w:rPr>
                <w:ins w:id="9308" w:author="The Si Tran" w:date="2012-12-10T07:30:00Z"/>
                <w:sz w:val="26"/>
                <w:szCs w:val="26"/>
                <w:rPrChange w:id="9309" w:author="The Si Tran" w:date="2012-12-14T06:34:00Z">
                  <w:rPr>
                    <w:ins w:id="9310" w:author="The Si Tran" w:date="2012-12-10T07:30:00Z"/>
                    <w:rFonts w:ascii="Calibri" w:eastAsia="Times New Roman" w:hAnsi="Calibri"/>
                    <w:color w:val="000000"/>
                    <w:sz w:val="22"/>
                  </w:rPr>
                </w:rPrChange>
              </w:rPr>
              <w:pPrChange w:id="9311" w:author="The Si Tran" w:date="2012-12-16T08:45:00Z">
                <w:pPr>
                  <w:spacing w:line="240" w:lineRule="auto"/>
                  <w:jc w:val="left"/>
                </w:pPr>
              </w:pPrChange>
            </w:pPr>
            <w:ins w:id="9312" w:author="The Si Tran" w:date="2012-12-10T07:30:00Z">
              <w:r w:rsidRPr="004C2D67">
                <w:rPr>
                  <w:sz w:val="26"/>
                  <w:szCs w:val="26"/>
                  <w:rPrChange w:id="9313" w:author="The Si Tran" w:date="2012-12-14T06:34:00Z">
                    <w:rPr>
                      <w:rFonts w:ascii="Calibri" w:hAnsi="Calibri"/>
                      <w:sz w:val="22"/>
                    </w:rPr>
                  </w:rPrChange>
                </w:rPr>
                <w:t>ARIMA(2, 0, 0)(0, 1, 1)12</w:t>
              </w:r>
              <w:r w:rsidRPr="004C2D67">
                <w:rPr>
                  <w:sz w:val="26"/>
                  <w:szCs w:val="26"/>
                  <w:rPrChange w:id="9314" w:author="The Si Tran" w:date="2012-12-14T06:34:00Z">
                    <w:rPr>
                      <w:rFonts w:ascii="Calibri" w:hAnsi="Calibri"/>
                      <w:sz w:val="22"/>
                    </w:rPr>
                  </w:rPrChange>
                </w:rPr>
                <w:br/>
              </w:r>
            </w:ins>
            <w:r w:rsidR="00976130">
              <w:rPr>
                <w:sz w:val="26"/>
                <w:szCs w:val="26"/>
              </w:rPr>
              <w:t>Nơron</w:t>
            </w:r>
            <w:ins w:id="9315" w:author="The Si Tran" w:date="2012-12-10T07:30:00Z">
              <w:r w:rsidRPr="004C2D67">
                <w:rPr>
                  <w:sz w:val="26"/>
                  <w:szCs w:val="26"/>
                  <w:rPrChange w:id="9316"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31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4C2D67" w:rsidRDefault="00A75EB6">
            <w:pPr>
              <w:pStyle w:val="BangBody"/>
              <w:jc w:val="center"/>
              <w:rPr>
                <w:ins w:id="9318" w:author="The Si Tran" w:date="2012-12-10T07:30:00Z"/>
                <w:sz w:val="26"/>
                <w:szCs w:val="26"/>
                <w:rPrChange w:id="9319" w:author="The Si Tran" w:date="2012-12-14T06:34:00Z">
                  <w:rPr>
                    <w:ins w:id="9320" w:author="The Si Tran" w:date="2012-12-10T07:30:00Z"/>
                    <w:rFonts w:ascii="Calibri" w:eastAsia="Times New Roman" w:hAnsi="Calibri"/>
                    <w:color w:val="000000"/>
                    <w:sz w:val="22"/>
                  </w:rPr>
                </w:rPrChange>
              </w:rPr>
              <w:pPrChange w:id="9321" w:author="superchickend" w:date="2012-12-16T15:31:00Z">
                <w:pPr>
                  <w:spacing w:line="240" w:lineRule="auto"/>
                  <w:jc w:val="right"/>
                </w:pPr>
              </w:pPrChange>
            </w:pPr>
            <w:ins w:id="9322" w:author="The Si Tran" w:date="2012-12-10T07:30:00Z">
              <w:r w:rsidRPr="004C2D67">
                <w:rPr>
                  <w:sz w:val="26"/>
                  <w:szCs w:val="26"/>
                  <w:rPrChange w:id="9323"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32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4C2D67" w:rsidRDefault="00A75EB6">
            <w:pPr>
              <w:pStyle w:val="BangBody"/>
              <w:jc w:val="center"/>
              <w:rPr>
                <w:ins w:id="9325" w:author="The Si Tran" w:date="2012-12-10T07:30:00Z"/>
                <w:sz w:val="26"/>
                <w:szCs w:val="26"/>
                <w:rPrChange w:id="9326" w:author="The Si Tran" w:date="2012-12-14T06:34:00Z">
                  <w:rPr>
                    <w:ins w:id="9327" w:author="The Si Tran" w:date="2012-12-10T07:30:00Z"/>
                    <w:rFonts w:ascii="Calibri" w:eastAsia="Times New Roman" w:hAnsi="Calibri"/>
                    <w:color w:val="000000"/>
                    <w:sz w:val="22"/>
                  </w:rPr>
                </w:rPrChange>
              </w:rPr>
              <w:pPrChange w:id="9328" w:author="superchickend" w:date="2012-12-16T15:31:00Z">
                <w:pPr>
                  <w:spacing w:line="240" w:lineRule="auto"/>
                  <w:jc w:val="right"/>
                </w:pPr>
              </w:pPrChange>
            </w:pPr>
            <w:ins w:id="9329" w:author="The Si Tran" w:date="2012-12-10T07:30:00Z">
              <w:r w:rsidRPr="004C2D67">
                <w:rPr>
                  <w:sz w:val="26"/>
                  <w:szCs w:val="26"/>
                  <w:rPrChange w:id="9330"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33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4C2D67" w:rsidRDefault="00A75EB6">
            <w:pPr>
              <w:pStyle w:val="BangBody"/>
              <w:jc w:val="center"/>
              <w:rPr>
                <w:ins w:id="9332" w:author="The Si Tran" w:date="2012-12-10T07:30:00Z"/>
                <w:sz w:val="26"/>
                <w:szCs w:val="26"/>
                <w:rPrChange w:id="9333" w:author="The Si Tran" w:date="2012-12-14T06:34:00Z">
                  <w:rPr>
                    <w:ins w:id="9334" w:author="The Si Tran" w:date="2012-12-10T07:30:00Z"/>
                    <w:rFonts w:ascii="Calibri" w:eastAsia="Times New Roman" w:hAnsi="Calibri"/>
                    <w:color w:val="000000"/>
                    <w:sz w:val="22"/>
                  </w:rPr>
                </w:rPrChange>
              </w:rPr>
              <w:pPrChange w:id="9335" w:author="superchickend" w:date="2012-12-16T15:31:00Z">
                <w:pPr>
                  <w:spacing w:line="240" w:lineRule="auto"/>
                  <w:jc w:val="right"/>
                </w:pPr>
              </w:pPrChange>
            </w:pPr>
            <w:ins w:id="9336" w:author="The Si Tran" w:date="2012-12-10T07:30:00Z">
              <w:r w:rsidRPr="004C2D67">
                <w:rPr>
                  <w:sz w:val="26"/>
                  <w:szCs w:val="26"/>
                  <w:rPrChange w:id="9337" w:author="The Si Tran" w:date="2012-12-14T06:34:00Z">
                    <w:rPr>
                      <w:rFonts w:ascii="Calibri" w:hAnsi="Calibri"/>
                      <w:sz w:val="22"/>
                    </w:rPr>
                  </w:rPrChange>
                </w:rPr>
                <w:t>7.23</w:t>
              </w:r>
            </w:ins>
          </w:p>
        </w:tc>
      </w:tr>
      <w:tr w:rsidR="00A75EB6" w:rsidRPr="005046FC" w14:paraId="2F76A64B" w14:textId="77777777" w:rsidTr="004C2D67">
        <w:trPr>
          <w:trHeight w:val="801"/>
          <w:ins w:id="9338" w:author="The Si Tran" w:date="2012-12-10T07:30:00Z"/>
          <w:trPrChange w:id="9339"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340"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4C2D67" w:rsidRDefault="00A75EB6">
            <w:pPr>
              <w:pStyle w:val="BangBody"/>
              <w:rPr>
                <w:ins w:id="9341" w:author="The Si Tran" w:date="2012-12-10T07:30:00Z"/>
                <w:sz w:val="26"/>
                <w:szCs w:val="26"/>
                <w:rPrChange w:id="9342" w:author="The Si Tran" w:date="2012-12-14T06:34:00Z">
                  <w:rPr>
                    <w:ins w:id="9343" w:author="The Si Tran" w:date="2012-12-10T07:30:00Z"/>
                    <w:rFonts w:ascii="Calibri" w:eastAsia="Times New Roman" w:hAnsi="Calibri"/>
                    <w:color w:val="000000"/>
                    <w:sz w:val="22"/>
                  </w:rPr>
                </w:rPrChange>
              </w:rPr>
              <w:pPrChange w:id="9344"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345"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4C2D67" w:rsidRDefault="00A75EB6">
            <w:pPr>
              <w:pStyle w:val="BangBody"/>
              <w:rPr>
                <w:ins w:id="9346" w:author="The Si Tran" w:date="2012-12-10T07:30:00Z"/>
                <w:sz w:val="26"/>
                <w:szCs w:val="26"/>
                <w:rPrChange w:id="9347" w:author="The Si Tran" w:date="2012-12-14T06:34:00Z">
                  <w:rPr>
                    <w:ins w:id="9348" w:author="The Si Tran" w:date="2012-12-10T07:30:00Z"/>
                    <w:rFonts w:ascii="Calibri" w:eastAsia="Times New Roman" w:hAnsi="Calibri"/>
                    <w:color w:val="000000"/>
                    <w:sz w:val="22"/>
                  </w:rPr>
                </w:rPrChange>
              </w:rPr>
              <w:pPrChange w:id="9349" w:author="The Si Tran" w:date="2012-12-16T08:45:00Z">
                <w:pPr>
                  <w:spacing w:line="240" w:lineRule="auto"/>
                </w:pPr>
              </w:pPrChange>
            </w:pPr>
            <w:ins w:id="9350" w:author="The Si Tran" w:date="2012-12-10T07:30:00Z">
              <w:r w:rsidRPr="004C2D67">
                <w:rPr>
                  <w:sz w:val="26"/>
                  <w:szCs w:val="26"/>
                  <w:rPrChange w:id="9351" w:author="The Si Tran" w:date="2012-12-14T06:34:00Z">
                    <w:rPr>
                      <w:rFonts w:ascii="Calibri" w:hAnsi="Calibri"/>
                      <w:sz w:val="22"/>
                    </w:rPr>
                  </w:rPrChange>
                </w:rPr>
                <w:t>ARIMA(2, 0, 0)(0, 1, 1)12</w:t>
              </w:r>
              <w:r w:rsidRPr="004C2D67">
                <w:rPr>
                  <w:sz w:val="26"/>
                  <w:szCs w:val="26"/>
                  <w:rPrChange w:id="9352" w:author="The Si Tran" w:date="2012-12-14T06:34:00Z">
                    <w:rPr>
                      <w:rFonts w:ascii="Calibri" w:hAnsi="Calibri"/>
                      <w:sz w:val="22"/>
                    </w:rPr>
                  </w:rPrChange>
                </w:rPr>
                <w:br/>
              </w:r>
            </w:ins>
            <w:r w:rsidR="00976130">
              <w:rPr>
                <w:sz w:val="26"/>
                <w:szCs w:val="26"/>
              </w:rPr>
              <w:t>Nơron</w:t>
            </w:r>
            <w:ins w:id="9353" w:author="The Si Tran" w:date="2012-12-10T07:30:00Z">
              <w:r w:rsidRPr="004C2D67">
                <w:rPr>
                  <w:sz w:val="26"/>
                  <w:szCs w:val="26"/>
                  <w:rPrChange w:id="9354"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355"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4C2D67" w:rsidRDefault="00A75EB6">
            <w:pPr>
              <w:pStyle w:val="BangBody"/>
              <w:jc w:val="center"/>
              <w:rPr>
                <w:ins w:id="9356" w:author="The Si Tran" w:date="2012-12-10T07:30:00Z"/>
                <w:b/>
                <w:sz w:val="26"/>
                <w:szCs w:val="26"/>
                <w:rPrChange w:id="9357" w:author="superchickend" w:date="2012-12-16T15:31:00Z">
                  <w:rPr>
                    <w:ins w:id="9358" w:author="The Si Tran" w:date="2012-12-10T07:30:00Z"/>
                    <w:rFonts w:ascii="Calibri" w:eastAsia="Times New Roman" w:hAnsi="Calibri"/>
                    <w:color w:val="000000"/>
                    <w:sz w:val="22"/>
                  </w:rPr>
                </w:rPrChange>
              </w:rPr>
              <w:pPrChange w:id="9359" w:author="superchickend" w:date="2012-12-16T15:31:00Z">
                <w:pPr>
                  <w:spacing w:line="240" w:lineRule="auto"/>
                  <w:jc w:val="right"/>
                </w:pPr>
              </w:pPrChange>
            </w:pPr>
            <w:ins w:id="9360" w:author="The Si Tran" w:date="2012-12-10T07:30:00Z">
              <w:r w:rsidRPr="004C2D67">
                <w:rPr>
                  <w:b/>
                  <w:sz w:val="26"/>
                  <w:szCs w:val="26"/>
                  <w:rPrChange w:id="9361"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9362"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4C2D67" w:rsidRDefault="00A75EB6">
            <w:pPr>
              <w:pStyle w:val="BangBody"/>
              <w:jc w:val="center"/>
              <w:rPr>
                <w:ins w:id="9363" w:author="The Si Tran" w:date="2012-12-10T07:30:00Z"/>
                <w:b/>
                <w:sz w:val="26"/>
                <w:szCs w:val="26"/>
                <w:rPrChange w:id="9364" w:author="superchickend" w:date="2012-12-16T15:31:00Z">
                  <w:rPr>
                    <w:ins w:id="9365" w:author="The Si Tran" w:date="2012-12-10T07:30:00Z"/>
                    <w:rFonts w:ascii="Calibri" w:eastAsia="Times New Roman" w:hAnsi="Calibri"/>
                    <w:color w:val="000000"/>
                    <w:sz w:val="22"/>
                  </w:rPr>
                </w:rPrChange>
              </w:rPr>
              <w:pPrChange w:id="9366" w:author="superchickend" w:date="2012-12-16T15:31:00Z">
                <w:pPr>
                  <w:spacing w:line="240" w:lineRule="auto"/>
                  <w:jc w:val="right"/>
                </w:pPr>
              </w:pPrChange>
            </w:pPr>
            <w:ins w:id="9367" w:author="The Si Tran" w:date="2012-12-10T07:30:00Z">
              <w:r w:rsidRPr="004C2D67">
                <w:rPr>
                  <w:b/>
                  <w:sz w:val="26"/>
                  <w:szCs w:val="26"/>
                  <w:rPrChange w:id="9368"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9369"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4C2D67" w:rsidRDefault="00A75EB6">
            <w:pPr>
              <w:pStyle w:val="BangBody"/>
              <w:jc w:val="center"/>
              <w:rPr>
                <w:ins w:id="9370" w:author="The Si Tran" w:date="2012-12-10T07:30:00Z"/>
                <w:b/>
                <w:sz w:val="26"/>
                <w:szCs w:val="26"/>
                <w:rPrChange w:id="9371" w:author="superchickend" w:date="2012-12-16T15:31:00Z">
                  <w:rPr>
                    <w:ins w:id="9372" w:author="The Si Tran" w:date="2012-12-10T07:30:00Z"/>
                    <w:rFonts w:ascii="Calibri" w:eastAsia="Times New Roman" w:hAnsi="Calibri"/>
                    <w:color w:val="000000"/>
                    <w:sz w:val="22"/>
                  </w:rPr>
                </w:rPrChange>
              </w:rPr>
              <w:pPrChange w:id="9373" w:author="superchickend" w:date="2012-12-16T15:31:00Z">
                <w:pPr>
                  <w:spacing w:line="240" w:lineRule="auto"/>
                  <w:jc w:val="right"/>
                </w:pPr>
              </w:pPrChange>
            </w:pPr>
            <w:ins w:id="9374" w:author="The Si Tran" w:date="2012-12-10T07:30:00Z">
              <w:r w:rsidRPr="004C2D67">
                <w:rPr>
                  <w:b/>
                  <w:sz w:val="26"/>
                  <w:szCs w:val="26"/>
                  <w:rPrChange w:id="9375" w:author="superchickend" w:date="2012-12-16T15:31:00Z">
                    <w:rPr>
                      <w:rFonts w:ascii="Calibri" w:hAnsi="Calibri"/>
                      <w:sz w:val="22"/>
                    </w:rPr>
                  </w:rPrChange>
                </w:rPr>
                <w:t>6.77</w:t>
              </w:r>
            </w:ins>
          </w:p>
        </w:tc>
      </w:tr>
    </w:tbl>
    <w:p w14:paraId="7988D120" w14:textId="2AC0C7E9" w:rsidR="00E30631" w:rsidRPr="00097101" w:rsidRDefault="00E30631">
      <w:pPr>
        <w:pStyle w:val="Bang"/>
        <w:rPr>
          <w:ins w:id="9376" w:author="The Si Tran" w:date="2012-12-10T07:30:00Z"/>
        </w:rPr>
        <w:pPrChange w:id="9377" w:author="The Si Tran" w:date="2012-12-16T10:03:00Z">
          <w:pPr>
            <w:pStyle w:val="Heading1"/>
            <w:jc w:val="left"/>
          </w:pPr>
        </w:pPrChange>
      </w:pPr>
      <w:bookmarkStart w:id="9378" w:name="_Toc343033797"/>
      <w:bookmarkStart w:id="9379" w:name="_Toc343415630"/>
      <w:ins w:id="9380" w:author="The Si Tran" w:date="2012-12-14T06:35:00Z">
        <w:r w:rsidRPr="006041AD">
          <w:rPr>
            <w:b/>
          </w:rPr>
          <w:lastRenderedPageBreak/>
          <w:t>Bảng 6.5:</w:t>
        </w:r>
        <w:r w:rsidRPr="004D696B">
          <w:t xml:space="preserve"> Kết quả thực nghiệm chuỗi dữ liệu</w:t>
        </w:r>
        <w:r>
          <w:t xml:space="preserve"> </w:t>
        </w:r>
        <w:r w:rsidRPr="004D696B">
          <w:t>Maxtemp</w:t>
        </w:r>
      </w:ins>
      <w:bookmarkEnd w:id="9378"/>
      <w:bookmarkEnd w:id="9379"/>
    </w:p>
    <w:tbl>
      <w:tblPr>
        <w:tblW w:w="9332" w:type="dxa"/>
        <w:tblLook w:val="04A0" w:firstRow="1" w:lastRow="0" w:firstColumn="1" w:lastColumn="0" w:noHBand="0" w:noVBand="1"/>
        <w:tblPrChange w:id="9381"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9382">
          <w:tblGrid>
            <w:gridCol w:w="1072"/>
            <w:gridCol w:w="7002"/>
            <w:gridCol w:w="819"/>
            <w:gridCol w:w="819"/>
            <w:gridCol w:w="828"/>
          </w:tblGrid>
        </w:tblGridChange>
      </w:tblGrid>
      <w:tr w:rsidR="00A75EB6" w:rsidRPr="005046FC" w14:paraId="4751F343" w14:textId="77777777" w:rsidTr="009523BA">
        <w:trPr>
          <w:trHeight w:val="257"/>
          <w:ins w:id="9383" w:author="The Si Tran" w:date="2012-12-10T07:31:00Z"/>
          <w:trPrChange w:id="9384" w:author="superchickend" w:date="2012-12-16T15:31:00Z">
            <w:trPr>
              <w:trHeight w:val="267"/>
            </w:trPr>
          </w:trPrChange>
        </w:trPr>
        <w:tc>
          <w:tcPr>
            <w:tcW w:w="119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385"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9386" w:author="The Si Tran" w:date="2012-12-10T07:31:00Z"/>
                <w:sz w:val="26"/>
                <w:szCs w:val="26"/>
                <w:rPrChange w:id="9387" w:author="The Si Tran" w:date="2012-12-14T06:35:00Z">
                  <w:rPr>
                    <w:ins w:id="9388" w:author="The Si Tran" w:date="2012-12-10T07:31:00Z"/>
                    <w:rFonts w:ascii="Calibri" w:eastAsia="Times New Roman" w:hAnsi="Calibri"/>
                    <w:color w:val="000000"/>
                    <w:sz w:val="22"/>
                  </w:rPr>
                </w:rPrChange>
              </w:rPr>
              <w:pPrChange w:id="9389" w:author="The Si Tran" w:date="2012-12-16T08:45:00Z">
                <w:pPr>
                  <w:spacing w:line="240" w:lineRule="auto"/>
                </w:pPr>
              </w:pPrChange>
            </w:pPr>
            <w:ins w:id="9390" w:author="The Si Tran" w:date="2012-12-10T07:31:00Z">
              <w:r w:rsidRPr="004C2D67">
                <w:rPr>
                  <w:sz w:val="26"/>
                  <w:szCs w:val="26"/>
                  <w:rPrChange w:id="9391"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9392"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9393" w:author="The Si Tran" w:date="2012-12-10T07:31:00Z"/>
                <w:b/>
                <w:sz w:val="26"/>
                <w:szCs w:val="26"/>
                <w:rPrChange w:id="9394" w:author="superchickend" w:date="2012-12-16T15:31:00Z">
                  <w:rPr>
                    <w:ins w:id="9395" w:author="The Si Tran" w:date="2012-12-10T07:31:00Z"/>
                    <w:rFonts w:ascii="Calibri" w:eastAsia="Times New Roman" w:hAnsi="Calibri"/>
                    <w:color w:val="000000"/>
                    <w:sz w:val="22"/>
                  </w:rPr>
                </w:rPrChange>
              </w:rPr>
              <w:pPrChange w:id="9396" w:author="superchickend" w:date="2012-12-16T15:31:00Z">
                <w:pPr>
                  <w:spacing w:line="240" w:lineRule="auto"/>
                </w:pPr>
              </w:pPrChange>
            </w:pPr>
            <w:ins w:id="9397" w:author="The Si Tran" w:date="2012-12-10T07:31:00Z">
              <w:r w:rsidRPr="004C2D67">
                <w:rPr>
                  <w:b/>
                  <w:sz w:val="26"/>
                  <w:szCs w:val="26"/>
                  <w:rPrChange w:id="9398" w:author="superchickend" w:date="2012-12-16T15:31:00Z">
                    <w:rPr>
                      <w:rFonts w:ascii="Calibri" w:hAnsi="Calibri" w:cs="Arial"/>
                      <w:b/>
                      <w:bCs/>
                      <w:kern w:val="32"/>
                      <w:sz w:val="22"/>
                      <w:szCs w:val="32"/>
                    </w:rPr>
                  </w:rPrChange>
                </w:rPr>
                <w:t>Model</w:t>
              </w:r>
            </w:ins>
          </w:p>
        </w:tc>
        <w:tc>
          <w:tcPr>
            <w:tcW w:w="789" w:type="dxa"/>
            <w:tcBorders>
              <w:top w:val="single" w:sz="4" w:space="0" w:color="auto"/>
              <w:left w:val="nil"/>
              <w:bottom w:val="single" w:sz="4" w:space="0" w:color="auto"/>
              <w:right w:val="single" w:sz="4" w:space="0" w:color="auto"/>
            </w:tcBorders>
            <w:shd w:val="clear" w:color="auto" w:fill="auto"/>
            <w:noWrap/>
            <w:vAlign w:val="center"/>
            <w:hideMark/>
            <w:tcPrChange w:id="9399"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9400" w:author="The Si Tran" w:date="2012-12-10T07:31:00Z"/>
                <w:b/>
                <w:sz w:val="26"/>
                <w:szCs w:val="26"/>
                <w:rPrChange w:id="9401" w:author="superchickend" w:date="2012-12-16T15:31:00Z">
                  <w:rPr>
                    <w:ins w:id="9402" w:author="The Si Tran" w:date="2012-12-10T07:31:00Z"/>
                    <w:rFonts w:ascii="Calibri" w:eastAsia="Times New Roman" w:hAnsi="Calibri"/>
                    <w:color w:val="000000"/>
                    <w:sz w:val="22"/>
                  </w:rPr>
                </w:rPrChange>
              </w:rPr>
              <w:pPrChange w:id="9403" w:author="superchickend" w:date="2012-12-16T15:31:00Z">
                <w:pPr>
                  <w:spacing w:line="240" w:lineRule="auto"/>
                </w:pPr>
              </w:pPrChange>
            </w:pPr>
            <w:ins w:id="9404" w:author="The Si Tran" w:date="2012-12-10T07:31:00Z">
              <w:r w:rsidRPr="004C2D67">
                <w:rPr>
                  <w:b/>
                  <w:sz w:val="26"/>
                  <w:szCs w:val="26"/>
                  <w:rPrChange w:id="9405" w:author="superchickend" w:date="2012-12-16T15:31:00Z">
                    <w:rPr>
                      <w:rFonts w:ascii="Calibri" w:hAnsi="Calibri" w:cs="Arial"/>
                      <w:b/>
                      <w:bCs/>
                      <w:kern w:val="32"/>
                      <w:sz w:val="22"/>
                      <w:szCs w:val="32"/>
                    </w:rPr>
                  </w:rPrChange>
                </w:rPr>
                <w:t>MAE</w:t>
              </w:r>
            </w:ins>
          </w:p>
        </w:tc>
        <w:tc>
          <w:tcPr>
            <w:tcW w:w="729" w:type="dxa"/>
            <w:tcBorders>
              <w:top w:val="single" w:sz="4" w:space="0" w:color="auto"/>
              <w:left w:val="nil"/>
              <w:bottom w:val="single" w:sz="4" w:space="0" w:color="auto"/>
              <w:right w:val="single" w:sz="4" w:space="0" w:color="auto"/>
            </w:tcBorders>
            <w:shd w:val="clear" w:color="auto" w:fill="auto"/>
            <w:noWrap/>
            <w:vAlign w:val="center"/>
            <w:hideMark/>
            <w:tcPrChange w:id="9406"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9407" w:author="The Si Tran" w:date="2012-12-10T07:31:00Z"/>
                <w:b/>
                <w:sz w:val="26"/>
                <w:szCs w:val="26"/>
                <w:rPrChange w:id="9408" w:author="superchickend" w:date="2012-12-16T15:31:00Z">
                  <w:rPr>
                    <w:ins w:id="9409" w:author="The Si Tran" w:date="2012-12-10T07:31:00Z"/>
                    <w:rFonts w:ascii="Calibri" w:eastAsia="Times New Roman" w:hAnsi="Calibri"/>
                    <w:color w:val="000000"/>
                    <w:sz w:val="22"/>
                  </w:rPr>
                </w:rPrChange>
              </w:rPr>
              <w:pPrChange w:id="9410" w:author="superchickend" w:date="2012-12-16T15:31:00Z">
                <w:pPr>
                  <w:spacing w:line="240" w:lineRule="auto"/>
                </w:pPr>
              </w:pPrChange>
            </w:pPr>
            <w:ins w:id="9411" w:author="The Si Tran" w:date="2012-12-10T07:31:00Z">
              <w:r w:rsidRPr="004C2D67">
                <w:rPr>
                  <w:b/>
                  <w:sz w:val="26"/>
                  <w:szCs w:val="26"/>
                  <w:rPrChange w:id="9412" w:author="superchickend" w:date="2012-12-16T15:31:00Z">
                    <w:rPr>
                      <w:rFonts w:ascii="Calibri" w:hAnsi="Calibri" w:cs="Arial"/>
                      <w:b/>
                      <w:bCs/>
                      <w:kern w:val="32"/>
                      <w:sz w:val="22"/>
                      <w:szCs w:val="32"/>
                    </w:rPr>
                  </w:rPrChange>
                </w:rPr>
                <w:t>MSE</w:t>
              </w:r>
            </w:ins>
          </w:p>
        </w:tc>
        <w:tc>
          <w:tcPr>
            <w:tcW w:w="922" w:type="dxa"/>
            <w:tcBorders>
              <w:top w:val="single" w:sz="4" w:space="0" w:color="auto"/>
              <w:left w:val="nil"/>
              <w:bottom w:val="single" w:sz="4" w:space="0" w:color="auto"/>
              <w:right w:val="single" w:sz="4" w:space="0" w:color="auto"/>
            </w:tcBorders>
            <w:shd w:val="clear" w:color="auto" w:fill="auto"/>
            <w:noWrap/>
            <w:vAlign w:val="center"/>
            <w:hideMark/>
            <w:tcPrChange w:id="9413"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9414" w:author="The Si Tran" w:date="2012-12-10T07:31:00Z"/>
                <w:b/>
                <w:sz w:val="26"/>
                <w:szCs w:val="26"/>
                <w:rPrChange w:id="9415" w:author="superchickend" w:date="2012-12-16T15:31:00Z">
                  <w:rPr>
                    <w:ins w:id="9416" w:author="The Si Tran" w:date="2012-12-10T07:31:00Z"/>
                    <w:rFonts w:ascii="Calibri" w:eastAsia="Times New Roman" w:hAnsi="Calibri"/>
                    <w:color w:val="000000"/>
                    <w:sz w:val="22"/>
                  </w:rPr>
                </w:rPrChange>
              </w:rPr>
              <w:pPrChange w:id="9417" w:author="superchickend" w:date="2012-12-16T15:31:00Z">
                <w:pPr>
                  <w:spacing w:line="240" w:lineRule="auto"/>
                </w:pPr>
              </w:pPrChange>
            </w:pPr>
            <w:ins w:id="9418" w:author="The Si Tran" w:date="2012-12-10T07:31:00Z">
              <w:r w:rsidRPr="004C2D67">
                <w:rPr>
                  <w:b/>
                  <w:sz w:val="26"/>
                  <w:szCs w:val="26"/>
                  <w:rPrChange w:id="9419" w:author="superchickend" w:date="2012-12-16T15:31:00Z">
                    <w:rPr>
                      <w:rFonts w:ascii="Calibri" w:hAnsi="Calibri" w:cs="Arial"/>
                      <w:b/>
                      <w:bCs/>
                      <w:kern w:val="32"/>
                      <w:sz w:val="22"/>
                      <w:szCs w:val="32"/>
                    </w:rPr>
                  </w:rPrChange>
                </w:rPr>
                <w:t>MAPE</w:t>
              </w:r>
            </w:ins>
          </w:p>
        </w:tc>
      </w:tr>
      <w:tr w:rsidR="00A75EB6" w:rsidRPr="005046FC" w14:paraId="5D244E6C" w14:textId="77777777" w:rsidTr="009523BA">
        <w:trPr>
          <w:trHeight w:val="516"/>
          <w:ins w:id="9420" w:author="The Si Tran" w:date="2012-12-10T07:31:00Z"/>
          <w:trPrChange w:id="9421" w:author="superchickend" w:date="2012-12-16T15:32:00Z">
            <w:trPr>
              <w:trHeight w:val="534"/>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22"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4C2D67" w:rsidRDefault="00A75EB6">
            <w:pPr>
              <w:pStyle w:val="BangBody"/>
              <w:jc w:val="center"/>
              <w:rPr>
                <w:ins w:id="9423" w:author="The Si Tran" w:date="2012-12-10T07:31:00Z"/>
                <w:b/>
                <w:sz w:val="26"/>
                <w:szCs w:val="26"/>
                <w:rPrChange w:id="9424" w:author="superchickend" w:date="2012-12-16T15:31:00Z">
                  <w:rPr>
                    <w:ins w:id="9425" w:author="The Si Tran" w:date="2012-12-10T07:31:00Z"/>
                    <w:rFonts w:ascii="Calibri" w:eastAsia="Times New Roman" w:hAnsi="Calibri"/>
                    <w:color w:val="000000"/>
                    <w:sz w:val="22"/>
                  </w:rPr>
                </w:rPrChange>
              </w:rPr>
              <w:pPrChange w:id="9426" w:author="superchickend" w:date="2012-12-16T15:31:00Z">
                <w:pPr>
                  <w:spacing w:line="240" w:lineRule="auto"/>
                  <w:jc w:val="center"/>
                </w:pPr>
              </w:pPrChange>
            </w:pPr>
            <w:ins w:id="9427" w:author="The Si Tran" w:date="2012-12-10T07:31:00Z">
              <w:r w:rsidRPr="004C2D67">
                <w:rPr>
                  <w:b/>
                  <w:sz w:val="26"/>
                  <w:szCs w:val="26"/>
                  <w:rPrChange w:id="9428" w:author="superchickend" w:date="2012-12-16T15:31:00Z">
                    <w:rPr>
                      <w:rFonts w:ascii="Calibri" w:hAnsi="Calibri" w:cs="Arial"/>
                      <w:b/>
                      <w:bCs/>
                      <w:kern w:val="32"/>
                      <w:sz w:val="22"/>
                      <w:szCs w:val="32"/>
                    </w:rPr>
                  </w:rPrChange>
                </w:rPr>
                <w:t>ANNs</w:t>
              </w:r>
            </w:ins>
          </w:p>
        </w:tc>
        <w:tc>
          <w:tcPr>
            <w:tcW w:w="5693" w:type="dxa"/>
            <w:tcBorders>
              <w:top w:val="nil"/>
              <w:left w:val="nil"/>
              <w:bottom w:val="single" w:sz="4" w:space="0" w:color="auto"/>
              <w:right w:val="single" w:sz="4" w:space="0" w:color="auto"/>
            </w:tcBorders>
            <w:shd w:val="clear" w:color="auto" w:fill="auto"/>
            <w:vAlign w:val="bottom"/>
            <w:hideMark/>
            <w:tcPrChange w:id="9429"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9430" w:author="The Si Tran" w:date="2012-12-10T07:31:00Z"/>
                <w:sz w:val="26"/>
                <w:szCs w:val="26"/>
                <w:rPrChange w:id="9431" w:author="The Si Tran" w:date="2012-12-14T06:35:00Z">
                  <w:rPr>
                    <w:ins w:id="9432" w:author="The Si Tran" w:date="2012-12-10T07:31:00Z"/>
                    <w:rFonts w:ascii="Calibri" w:eastAsia="Times New Roman" w:hAnsi="Calibri"/>
                    <w:color w:val="000000"/>
                    <w:sz w:val="22"/>
                  </w:rPr>
                </w:rPrChange>
              </w:rPr>
              <w:pPrChange w:id="9433" w:author="The Si Tran" w:date="2012-12-16T08:45:00Z">
                <w:pPr>
                  <w:spacing w:line="240" w:lineRule="auto"/>
                  <w:jc w:val="left"/>
                </w:pPr>
              </w:pPrChange>
            </w:pPr>
            <w:r>
              <w:rPr>
                <w:sz w:val="26"/>
                <w:szCs w:val="26"/>
              </w:rPr>
              <w:t>Nơron</w:t>
            </w:r>
            <w:ins w:id="9434" w:author="The Si Tran" w:date="2012-12-10T07:31:00Z">
              <w:r w:rsidR="00A75EB6" w:rsidRPr="004C2D67">
                <w:rPr>
                  <w:sz w:val="26"/>
                  <w:szCs w:val="26"/>
                  <w:rPrChange w:id="9435" w:author="The Si Tran" w:date="2012-12-14T06:35:00Z">
                    <w:rPr>
                      <w:rFonts w:ascii="Calibri" w:hAnsi="Calibri"/>
                      <w:sz w:val="22"/>
                    </w:rPr>
                  </w:rPrChange>
                </w:rPr>
                <w:t>(5,5,1), Algorithm=RPROP, epoches=78,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43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9437" w:author="The Si Tran" w:date="2012-12-10T07:31:00Z"/>
                <w:sz w:val="26"/>
                <w:szCs w:val="26"/>
                <w:rPrChange w:id="9438" w:author="The Si Tran" w:date="2012-12-14T06:35:00Z">
                  <w:rPr>
                    <w:ins w:id="9439" w:author="The Si Tran" w:date="2012-12-10T07:31:00Z"/>
                    <w:rFonts w:ascii="Calibri" w:eastAsia="Times New Roman" w:hAnsi="Calibri"/>
                    <w:color w:val="000000"/>
                    <w:sz w:val="22"/>
                  </w:rPr>
                </w:rPrChange>
              </w:rPr>
              <w:pPrChange w:id="9440" w:author="superchickend" w:date="2012-12-16T15:32:00Z">
                <w:pPr>
                  <w:spacing w:line="240" w:lineRule="auto"/>
                  <w:jc w:val="right"/>
                </w:pPr>
              </w:pPrChange>
            </w:pPr>
            <w:ins w:id="9441" w:author="The Si Tran" w:date="2012-12-10T07:31:00Z">
              <w:r w:rsidRPr="004C2D67">
                <w:rPr>
                  <w:sz w:val="26"/>
                  <w:szCs w:val="26"/>
                  <w:rPrChange w:id="9442"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44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9444" w:author="The Si Tran" w:date="2012-12-10T07:31:00Z"/>
                <w:sz w:val="26"/>
                <w:szCs w:val="26"/>
                <w:rPrChange w:id="9445" w:author="The Si Tran" w:date="2012-12-14T06:35:00Z">
                  <w:rPr>
                    <w:ins w:id="9446" w:author="The Si Tran" w:date="2012-12-10T07:31:00Z"/>
                    <w:rFonts w:ascii="Calibri" w:eastAsia="Times New Roman" w:hAnsi="Calibri"/>
                    <w:color w:val="000000"/>
                    <w:sz w:val="22"/>
                  </w:rPr>
                </w:rPrChange>
              </w:rPr>
              <w:pPrChange w:id="9447" w:author="superchickend" w:date="2012-12-16T15:32:00Z">
                <w:pPr>
                  <w:spacing w:line="240" w:lineRule="auto"/>
                  <w:jc w:val="right"/>
                </w:pPr>
              </w:pPrChange>
            </w:pPr>
            <w:ins w:id="9448" w:author="The Si Tran" w:date="2012-12-10T07:31:00Z">
              <w:r w:rsidRPr="004C2D67">
                <w:rPr>
                  <w:sz w:val="26"/>
                  <w:szCs w:val="26"/>
                  <w:rPrChange w:id="9449" w:author="The Si Tran" w:date="2012-12-14T06:35:00Z">
                    <w:rPr>
                      <w:rFonts w:ascii="Calibri" w:hAnsi="Calibri"/>
                      <w:sz w:val="22"/>
                    </w:rPr>
                  </w:rPrChange>
                </w:rPr>
                <w:t>2.35</w:t>
              </w:r>
            </w:ins>
          </w:p>
        </w:tc>
        <w:tc>
          <w:tcPr>
            <w:tcW w:w="922" w:type="dxa"/>
            <w:tcBorders>
              <w:top w:val="nil"/>
              <w:left w:val="nil"/>
              <w:bottom w:val="single" w:sz="4" w:space="0" w:color="auto"/>
              <w:right w:val="single" w:sz="4" w:space="0" w:color="auto"/>
            </w:tcBorders>
            <w:shd w:val="clear" w:color="auto" w:fill="auto"/>
            <w:noWrap/>
            <w:vAlign w:val="center"/>
            <w:hideMark/>
            <w:tcPrChange w:id="9450"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9451" w:author="The Si Tran" w:date="2012-12-10T07:31:00Z"/>
                <w:sz w:val="26"/>
                <w:szCs w:val="26"/>
                <w:rPrChange w:id="9452" w:author="The Si Tran" w:date="2012-12-14T06:35:00Z">
                  <w:rPr>
                    <w:ins w:id="9453" w:author="The Si Tran" w:date="2012-12-10T07:31:00Z"/>
                    <w:rFonts w:ascii="Calibri" w:eastAsia="Times New Roman" w:hAnsi="Calibri"/>
                    <w:color w:val="000000"/>
                    <w:sz w:val="22"/>
                  </w:rPr>
                </w:rPrChange>
              </w:rPr>
              <w:pPrChange w:id="9454" w:author="superchickend" w:date="2012-12-16T15:32:00Z">
                <w:pPr>
                  <w:spacing w:line="240" w:lineRule="auto"/>
                  <w:jc w:val="right"/>
                </w:pPr>
              </w:pPrChange>
            </w:pPr>
            <w:ins w:id="9455" w:author="The Si Tran" w:date="2012-12-10T07:31:00Z">
              <w:r w:rsidRPr="004C2D67">
                <w:rPr>
                  <w:sz w:val="26"/>
                  <w:szCs w:val="26"/>
                  <w:rPrChange w:id="9456" w:author="The Si Tran" w:date="2012-12-14T06:35:00Z">
                    <w:rPr>
                      <w:rFonts w:ascii="Calibri" w:hAnsi="Calibri"/>
                      <w:sz w:val="22"/>
                    </w:rPr>
                  </w:rPrChange>
                </w:rPr>
                <w:t>6.16</w:t>
              </w:r>
            </w:ins>
          </w:p>
        </w:tc>
      </w:tr>
      <w:tr w:rsidR="00A75EB6" w:rsidRPr="005046FC" w14:paraId="5FE843BD" w14:textId="77777777" w:rsidTr="009523BA">
        <w:trPr>
          <w:trHeight w:val="516"/>
          <w:ins w:id="9457" w:author="The Si Tran" w:date="2012-12-10T07:31:00Z"/>
          <w:trPrChange w:id="9458" w:author="superchickend" w:date="2012-12-16T15:32:00Z">
            <w:trPr>
              <w:trHeight w:val="534"/>
            </w:trPr>
          </w:trPrChange>
        </w:trPr>
        <w:tc>
          <w:tcPr>
            <w:tcW w:w="1199" w:type="dxa"/>
            <w:vMerge/>
            <w:tcBorders>
              <w:top w:val="nil"/>
              <w:left w:val="single" w:sz="4" w:space="0" w:color="auto"/>
              <w:bottom w:val="single" w:sz="4" w:space="0" w:color="000000"/>
              <w:right w:val="single" w:sz="4" w:space="0" w:color="auto"/>
            </w:tcBorders>
            <w:vAlign w:val="center"/>
            <w:hideMark/>
            <w:tcPrChange w:id="9459"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9460" w:author="The Si Tran" w:date="2012-12-10T07:31:00Z"/>
                <w:b/>
                <w:sz w:val="26"/>
                <w:szCs w:val="26"/>
                <w:rPrChange w:id="9461" w:author="superchickend" w:date="2012-12-16T15:31:00Z">
                  <w:rPr>
                    <w:ins w:id="9462" w:author="The Si Tran" w:date="2012-12-10T07:31:00Z"/>
                    <w:rFonts w:ascii="Calibri" w:eastAsia="Times New Roman" w:hAnsi="Calibri"/>
                    <w:color w:val="000000"/>
                    <w:sz w:val="22"/>
                  </w:rPr>
                </w:rPrChange>
              </w:rPr>
              <w:pPrChange w:id="9463"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464"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9465" w:author="The Si Tran" w:date="2012-12-10T07:31:00Z"/>
                <w:sz w:val="26"/>
                <w:szCs w:val="26"/>
                <w:rPrChange w:id="9466" w:author="The Si Tran" w:date="2012-12-14T06:35:00Z">
                  <w:rPr>
                    <w:ins w:id="9467" w:author="The Si Tran" w:date="2012-12-10T07:31:00Z"/>
                    <w:rFonts w:ascii="Calibri" w:eastAsia="Times New Roman" w:hAnsi="Calibri"/>
                    <w:color w:val="000000"/>
                    <w:sz w:val="22"/>
                  </w:rPr>
                </w:rPrChange>
              </w:rPr>
              <w:pPrChange w:id="9468" w:author="The Si Tran" w:date="2012-12-16T08:45:00Z">
                <w:pPr>
                  <w:spacing w:line="240" w:lineRule="auto"/>
                  <w:jc w:val="left"/>
                </w:pPr>
              </w:pPrChange>
            </w:pPr>
            <w:r>
              <w:rPr>
                <w:sz w:val="26"/>
                <w:szCs w:val="26"/>
              </w:rPr>
              <w:t>Nơron</w:t>
            </w:r>
            <w:ins w:id="9469" w:author="The Si Tran" w:date="2012-12-10T07:31:00Z">
              <w:r w:rsidR="00A75EB6" w:rsidRPr="004C2D67">
                <w:rPr>
                  <w:sz w:val="26"/>
                  <w:szCs w:val="26"/>
                  <w:rPrChange w:id="9470" w:author="The Si Tran" w:date="2012-12-14T06:35:00Z">
                    <w:rPr>
                      <w:rFonts w:ascii="Calibri" w:hAnsi="Calibri"/>
                      <w:sz w:val="22"/>
                    </w:rPr>
                  </w:rPrChange>
                </w:rPr>
                <w:t>(5,5,1),Algorithm=Back Propagation, epoches=23,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947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9472" w:author="The Si Tran" w:date="2012-12-10T07:31:00Z"/>
                <w:sz w:val="26"/>
                <w:szCs w:val="26"/>
                <w:rPrChange w:id="9473" w:author="The Si Tran" w:date="2012-12-14T06:35:00Z">
                  <w:rPr>
                    <w:ins w:id="9474" w:author="The Si Tran" w:date="2012-12-10T07:31:00Z"/>
                    <w:rFonts w:ascii="Calibri" w:eastAsia="Times New Roman" w:hAnsi="Calibri"/>
                    <w:color w:val="000000"/>
                    <w:sz w:val="22"/>
                  </w:rPr>
                </w:rPrChange>
              </w:rPr>
              <w:pPrChange w:id="9475" w:author="superchickend" w:date="2012-12-16T15:32:00Z">
                <w:pPr>
                  <w:spacing w:line="240" w:lineRule="auto"/>
                  <w:jc w:val="right"/>
                </w:pPr>
              </w:pPrChange>
            </w:pPr>
            <w:ins w:id="9476" w:author="The Si Tran" w:date="2012-12-10T07:31:00Z">
              <w:r w:rsidRPr="004C2D67">
                <w:rPr>
                  <w:sz w:val="26"/>
                  <w:szCs w:val="26"/>
                  <w:rPrChange w:id="9477" w:author="The Si Tran" w:date="2012-12-14T06:35:00Z">
                    <w:rPr>
                      <w:rFonts w:ascii="Calibri" w:hAnsi="Calibri"/>
                      <w:sz w:val="22"/>
                    </w:rPr>
                  </w:rPrChange>
                </w:rPr>
                <w:t>1.26</w:t>
              </w:r>
            </w:ins>
          </w:p>
        </w:tc>
        <w:tc>
          <w:tcPr>
            <w:tcW w:w="729" w:type="dxa"/>
            <w:tcBorders>
              <w:top w:val="nil"/>
              <w:left w:val="nil"/>
              <w:bottom w:val="single" w:sz="4" w:space="0" w:color="auto"/>
              <w:right w:val="single" w:sz="4" w:space="0" w:color="auto"/>
            </w:tcBorders>
            <w:shd w:val="clear" w:color="auto" w:fill="auto"/>
            <w:noWrap/>
            <w:vAlign w:val="center"/>
            <w:hideMark/>
            <w:tcPrChange w:id="947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9479" w:author="The Si Tran" w:date="2012-12-10T07:31:00Z"/>
                <w:sz w:val="26"/>
                <w:szCs w:val="26"/>
                <w:rPrChange w:id="9480" w:author="The Si Tran" w:date="2012-12-14T06:35:00Z">
                  <w:rPr>
                    <w:ins w:id="9481" w:author="The Si Tran" w:date="2012-12-10T07:31:00Z"/>
                    <w:rFonts w:ascii="Calibri" w:eastAsia="Times New Roman" w:hAnsi="Calibri"/>
                    <w:color w:val="000000"/>
                    <w:sz w:val="22"/>
                  </w:rPr>
                </w:rPrChange>
              </w:rPr>
              <w:pPrChange w:id="9482" w:author="superchickend" w:date="2012-12-16T15:32:00Z">
                <w:pPr>
                  <w:spacing w:line="240" w:lineRule="auto"/>
                  <w:jc w:val="right"/>
                </w:pPr>
              </w:pPrChange>
            </w:pPr>
            <w:ins w:id="9483" w:author="The Si Tran" w:date="2012-12-10T07:31:00Z">
              <w:r w:rsidRPr="004C2D67">
                <w:rPr>
                  <w:sz w:val="26"/>
                  <w:szCs w:val="26"/>
                  <w:rPrChange w:id="9484" w:author="The Si Tran" w:date="2012-12-14T06:35:00Z">
                    <w:rPr>
                      <w:rFonts w:ascii="Calibri" w:hAnsi="Calibri"/>
                      <w:sz w:val="22"/>
                    </w:rPr>
                  </w:rPrChange>
                </w:rPr>
                <w:t>2.48</w:t>
              </w:r>
            </w:ins>
          </w:p>
        </w:tc>
        <w:tc>
          <w:tcPr>
            <w:tcW w:w="922" w:type="dxa"/>
            <w:tcBorders>
              <w:top w:val="nil"/>
              <w:left w:val="nil"/>
              <w:bottom w:val="single" w:sz="4" w:space="0" w:color="auto"/>
              <w:right w:val="single" w:sz="4" w:space="0" w:color="auto"/>
            </w:tcBorders>
            <w:shd w:val="clear" w:color="auto" w:fill="auto"/>
            <w:noWrap/>
            <w:vAlign w:val="center"/>
            <w:hideMark/>
            <w:tcPrChange w:id="9485"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9486" w:author="The Si Tran" w:date="2012-12-10T07:31:00Z"/>
                <w:sz w:val="26"/>
                <w:szCs w:val="26"/>
                <w:rPrChange w:id="9487" w:author="The Si Tran" w:date="2012-12-14T06:35:00Z">
                  <w:rPr>
                    <w:ins w:id="9488" w:author="The Si Tran" w:date="2012-12-10T07:31:00Z"/>
                    <w:rFonts w:ascii="Calibri" w:eastAsia="Times New Roman" w:hAnsi="Calibri"/>
                    <w:color w:val="000000"/>
                    <w:sz w:val="22"/>
                  </w:rPr>
                </w:rPrChange>
              </w:rPr>
              <w:pPrChange w:id="9489" w:author="superchickend" w:date="2012-12-16T15:32:00Z">
                <w:pPr>
                  <w:spacing w:line="240" w:lineRule="auto"/>
                  <w:jc w:val="right"/>
                </w:pPr>
              </w:pPrChange>
            </w:pPr>
            <w:ins w:id="9490" w:author="The Si Tran" w:date="2012-12-10T07:31:00Z">
              <w:r w:rsidRPr="004C2D67">
                <w:rPr>
                  <w:sz w:val="26"/>
                  <w:szCs w:val="26"/>
                  <w:rPrChange w:id="9491" w:author="The Si Tran" w:date="2012-12-14T06:35:00Z">
                    <w:rPr>
                      <w:rFonts w:ascii="Calibri" w:hAnsi="Calibri"/>
                      <w:sz w:val="22"/>
                    </w:rPr>
                  </w:rPrChange>
                </w:rPr>
                <w:t>6.5</w:t>
              </w:r>
            </w:ins>
          </w:p>
        </w:tc>
      </w:tr>
      <w:tr w:rsidR="00A75EB6" w:rsidRPr="005046FC" w14:paraId="24AD3BA9" w14:textId="77777777" w:rsidTr="009523BA">
        <w:trPr>
          <w:trHeight w:val="257"/>
          <w:ins w:id="9492" w:author="The Si Tran" w:date="2012-12-10T07:31:00Z"/>
          <w:trPrChange w:id="9493" w:author="superchickend" w:date="2012-12-16T15:32:00Z">
            <w:trPr>
              <w:trHeight w:val="267"/>
            </w:trPr>
          </w:trPrChange>
        </w:trPr>
        <w:tc>
          <w:tcPr>
            <w:tcW w:w="1199" w:type="dxa"/>
            <w:tcBorders>
              <w:top w:val="nil"/>
              <w:left w:val="single" w:sz="4" w:space="0" w:color="auto"/>
              <w:bottom w:val="single" w:sz="4" w:space="0" w:color="auto"/>
              <w:right w:val="single" w:sz="4" w:space="0" w:color="auto"/>
            </w:tcBorders>
            <w:shd w:val="clear" w:color="auto" w:fill="auto"/>
            <w:noWrap/>
            <w:vAlign w:val="center"/>
            <w:hideMark/>
            <w:tcPrChange w:id="9494"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9495" w:author="The Si Tran" w:date="2012-12-10T07:31:00Z"/>
                <w:b/>
                <w:sz w:val="26"/>
                <w:szCs w:val="26"/>
                <w:rPrChange w:id="9496" w:author="superchickend" w:date="2012-12-16T15:31:00Z">
                  <w:rPr>
                    <w:ins w:id="9497" w:author="The Si Tran" w:date="2012-12-10T07:31:00Z"/>
                    <w:rFonts w:ascii="Calibri" w:eastAsia="Times New Roman" w:hAnsi="Calibri"/>
                    <w:color w:val="000000"/>
                    <w:sz w:val="22"/>
                  </w:rPr>
                </w:rPrChange>
              </w:rPr>
              <w:pPrChange w:id="9498" w:author="superchickend" w:date="2012-12-16T15:31:00Z">
                <w:pPr>
                  <w:spacing w:line="240" w:lineRule="auto"/>
                  <w:jc w:val="center"/>
                </w:pPr>
              </w:pPrChange>
            </w:pPr>
            <w:ins w:id="9499" w:author="The Si Tran" w:date="2012-12-10T07:31:00Z">
              <w:r w:rsidRPr="004C2D67">
                <w:rPr>
                  <w:b/>
                  <w:sz w:val="26"/>
                  <w:szCs w:val="26"/>
                  <w:rPrChange w:id="9500"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950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9502" w:author="The Si Tran" w:date="2012-12-10T07:31:00Z"/>
                <w:sz w:val="26"/>
                <w:szCs w:val="26"/>
                <w:rPrChange w:id="9503" w:author="The Si Tran" w:date="2012-12-14T06:35:00Z">
                  <w:rPr>
                    <w:ins w:id="9504" w:author="The Si Tran" w:date="2012-12-10T07:31:00Z"/>
                    <w:rFonts w:ascii="Calibri" w:eastAsia="Times New Roman" w:hAnsi="Calibri"/>
                    <w:color w:val="000000"/>
                    <w:sz w:val="22"/>
                  </w:rPr>
                </w:rPrChange>
              </w:rPr>
              <w:pPrChange w:id="9505" w:author="The Si Tran" w:date="2012-12-16T08:45:00Z">
                <w:pPr>
                  <w:spacing w:line="240" w:lineRule="auto"/>
                  <w:jc w:val="left"/>
                </w:pPr>
              </w:pPrChange>
            </w:pPr>
            <w:ins w:id="9506" w:author="The Si Tran" w:date="2012-12-10T07:31:00Z">
              <w:r w:rsidRPr="004C2D67">
                <w:rPr>
                  <w:sz w:val="26"/>
                  <w:szCs w:val="26"/>
                  <w:rPrChange w:id="9507" w:author="The Si Tran" w:date="2012-12-14T06:35:00Z">
                    <w:rPr>
                      <w:rFonts w:ascii="Calibri" w:hAnsi="Calibri"/>
                      <w:sz w:val="22"/>
                    </w:rPr>
                  </w:rPrChange>
                </w:rPr>
                <w:t>ARIMA(0, 0, 0)(0, 1, 0)12</w:t>
              </w:r>
            </w:ins>
          </w:p>
        </w:tc>
        <w:tc>
          <w:tcPr>
            <w:tcW w:w="789" w:type="dxa"/>
            <w:tcBorders>
              <w:top w:val="nil"/>
              <w:left w:val="nil"/>
              <w:bottom w:val="single" w:sz="4" w:space="0" w:color="auto"/>
              <w:right w:val="single" w:sz="4" w:space="0" w:color="auto"/>
            </w:tcBorders>
            <w:shd w:val="clear" w:color="auto" w:fill="auto"/>
            <w:noWrap/>
            <w:vAlign w:val="center"/>
            <w:hideMark/>
            <w:tcPrChange w:id="950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9509" w:author="The Si Tran" w:date="2012-12-10T07:31:00Z"/>
                <w:sz w:val="26"/>
                <w:szCs w:val="26"/>
                <w:rPrChange w:id="9510" w:author="The Si Tran" w:date="2012-12-14T06:35:00Z">
                  <w:rPr>
                    <w:ins w:id="9511" w:author="The Si Tran" w:date="2012-12-10T07:31:00Z"/>
                    <w:rFonts w:ascii="Calibri" w:eastAsia="Times New Roman" w:hAnsi="Calibri"/>
                    <w:color w:val="000000"/>
                    <w:sz w:val="22"/>
                  </w:rPr>
                </w:rPrChange>
              </w:rPr>
              <w:pPrChange w:id="9512" w:author="superchickend" w:date="2012-12-16T15:32:00Z">
                <w:pPr>
                  <w:spacing w:line="240" w:lineRule="auto"/>
                  <w:jc w:val="right"/>
                </w:pPr>
              </w:pPrChange>
            </w:pPr>
            <w:ins w:id="9513" w:author="The Si Tran" w:date="2012-12-10T07:31:00Z">
              <w:r w:rsidRPr="004C2D67">
                <w:rPr>
                  <w:sz w:val="26"/>
                  <w:szCs w:val="26"/>
                  <w:rPrChange w:id="9514"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51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9516" w:author="The Si Tran" w:date="2012-12-10T07:31:00Z"/>
                <w:sz w:val="26"/>
                <w:szCs w:val="26"/>
                <w:rPrChange w:id="9517" w:author="The Si Tran" w:date="2012-12-14T06:35:00Z">
                  <w:rPr>
                    <w:ins w:id="9518" w:author="The Si Tran" w:date="2012-12-10T07:31:00Z"/>
                    <w:rFonts w:ascii="Calibri" w:eastAsia="Times New Roman" w:hAnsi="Calibri"/>
                    <w:color w:val="000000"/>
                    <w:sz w:val="22"/>
                  </w:rPr>
                </w:rPrChange>
              </w:rPr>
              <w:pPrChange w:id="9519" w:author="superchickend" w:date="2012-12-16T15:32:00Z">
                <w:pPr>
                  <w:spacing w:line="240" w:lineRule="auto"/>
                  <w:jc w:val="right"/>
                </w:pPr>
              </w:pPrChange>
            </w:pPr>
            <w:ins w:id="9520" w:author="The Si Tran" w:date="2012-12-10T07:31:00Z">
              <w:r w:rsidRPr="004C2D67">
                <w:rPr>
                  <w:sz w:val="26"/>
                  <w:szCs w:val="26"/>
                  <w:rPrChange w:id="9521" w:author="The Si Tran" w:date="2012-12-14T06:35:00Z">
                    <w:rPr>
                      <w:rFonts w:ascii="Calibri" w:hAnsi="Calibri"/>
                      <w:sz w:val="22"/>
                    </w:rPr>
                  </w:rPrChange>
                </w:rPr>
                <w:t>2.54</w:t>
              </w:r>
            </w:ins>
          </w:p>
        </w:tc>
        <w:tc>
          <w:tcPr>
            <w:tcW w:w="922" w:type="dxa"/>
            <w:tcBorders>
              <w:top w:val="nil"/>
              <w:left w:val="nil"/>
              <w:bottom w:val="single" w:sz="4" w:space="0" w:color="auto"/>
              <w:right w:val="single" w:sz="4" w:space="0" w:color="auto"/>
            </w:tcBorders>
            <w:shd w:val="clear" w:color="auto" w:fill="auto"/>
            <w:noWrap/>
            <w:vAlign w:val="center"/>
            <w:hideMark/>
            <w:tcPrChange w:id="952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9523" w:author="The Si Tran" w:date="2012-12-10T07:31:00Z"/>
                <w:sz w:val="26"/>
                <w:szCs w:val="26"/>
                <w:rPrChange w:id="9524" w:author="The Si Tran" w:date="2012-12-14T06:35:00Z">
                  <w:rPr>
                    <w:ins w:id="9525" w:author="The Si Tran" w:date="2012-12-10T07:31:00Z"/>
                    <w:rFonts w:ascii="Calibri" w:eastAsia="Times New Roman" w:hAnsi="Calibri"/>
                    <w:color w:val="000000"/>
                    <w:sz w:val="22"/>
                  </w:rPr>
                </w:rPrChange>
              </w:rPr>
              <w:pPrChange w:id="9526" w:author="superchickend" w:date="2012-12-16T15:32:00Z">
                <w:pPr>
                  <w:spacing w:line="240" w:lineRule="auto"/>
                  <w:jc w:val="right"/>
                </w:pPr>
              </w:pPrChange>
            </w:pPr>
            <w:ins w:id="9527" w:author="The Si Tran" w:date="2012-12-10T07:31:00Z">
              <w:r w:rsidRPr="004C2D67">
                <w:rPr>
                  <w:sz w:val="26"/>
                  <w:szCs w:val="26"/>
                  <w:rPrChange w:id="9528" w:author="The Si Tran" w:date="2012-12-14T06:35:00Z">
                    <w:rPr>
                      <w:rFonts w:ascii="Calibri" w:hAnsi="Calibri"/>
                      <w:sz w:val="22"/>
                    </w:rPr>
                  </w:rPrChange>
                </w:rPr>
                <w:t>6.02</w:t>
              </w:r>
            </w:ins>
          </w:p>
        </w:tc>
      </w:tr>
      <w:tr w:rsidR="00A75EB6" w:rsidRPr="005046FC" w14:paraId="6FAA6343" w14:textId="77777777" w:rsidTr="009523BA">
        <w:trPr>
          <w:trHeight w:val="775"/>
          <w:ins w:id="9529" w:author="The Si Tran" w:date="2012-12-10T07:31:00Z"/>
          <w:trPrChange w:id="9530" w:author="superchickend" w:date="2012-12-16T15:32:00Z">
            <w:trPr>
              <w:trHeight w:val="801"/>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31"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9532" w:author="The Si Tran" w:date="2012-12-10T07:31:00Z"/>
                <w:b/>
                <w:sz w:val="26"/>
                <w:szCs w:val="26"/>
                <w:rPrChange w:id="9533" w:author="superchickend" w:date="2012-12-16T15:31:00Z">
                  <w:rPr>
                    <w:ins w:id="9534" w:author="The Si Tran" w:date="2012-12-10T07:31:00Z"/>
                    <w:rFonts w:ascii="Calibri" w:eastAsia="Times New Roman" w:hAnsi="Calibri"/>
                    <w:color w:val="000000"/>
                    <w:sz w:val="22"/>
                  </w:rPr>
                </w:rPrChange>
              </w:rPr>
              <w:pPrChange w:id="9535" w:author="superchickend" w:date="2012-12-16T15:31:00Z">
                <w:pPr>
                  <w:spacing w:line="240" w:lineRule="auto"/>
                  <w:jc w:val="center"/>
                </w:pPr>
              </w:pPrChange>
            </w:pPr>
            <w:ins w:id="9536" w:author="The Si Tran" w:date="2012-12-10T07:31:00Z">
              <w:r w:rsidRPr="004C2D67">
                <w:rPr>
                  <w:b/>
                  <w:sz w:val="26"/>
                  <w:szCs w:val="26"/>
                  <w:rPrChange w:id="9537"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953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9539" w:author="The Si Tran" w:date="2012-12-10T07:31:00Z"/>
                <w:sz w:val="26"/>
                <w:szCs w:val="26"/>
                <w:rPrChange w:id="9540" w:author="The Si Tran" w:date="2012-12-14T06:35:00Z">
                  <w:rPr>
                    <w:ins w:id="9541" w:author="The Si Tran" w:date="2012-12-10T07:31:00Z"/>
                    <w:rFonts w:ascii="Calibri" w:eastAsia="Times New Roman" w:hAnsi="Calibri"/>
                    <w:color w:val="000000"/>
                    <w:sz w:val="22"/>
                  </w:rPr>
                </w:rPrChange>
              </w:rPr>
              <w:pPrChange w:id="9542" w:author="The Si Tran" w:date="2012-12-16T08:45:00Z">
                <w:pPr>
                  <w:spacing w:line="240" w:lineRule="auto"/>
                  <w:jc w:val="left"/>
                </w:pPr>
              </w:pPrChange>
            </w:pPr>
            <w:ins w:id="9543" w:author="The Si Tran" w:date="2012-12-10T07:31:00Z">
              <w:r w:rsidRPr="004C2D67">
                <w:rPr>
                  <w:sz w:val="26"/>
                  <w:szCs w:val="26"/>
                  <w:rPrChange w:id="9544" w:author="The Si Tran" w:date="2012-12-14T06:35:00Z">
                    <w:rPr>
                      <w:rFonts w:ascii="Calibri" w:hAnsi="Calibri"/>
                      <w:sz w:val="22"/>
                    </w:rPr>
                  </w:rPrChange>
                </w:rPr>
                <w:t>ARIMA(0, 0, 0)(0, 1, 0)12</w:t>
              </w:r>
              <w:r w:rsidRPr="004C2D67">
                <w:rPr>
                  <w:sz w:val="26"/>
                  <w:szCs w:val="26"/>
                  <w:rPrChange w:id="9545" w:author="The Si Tran" w:date="2012-12-14T06:35:00Z">
                    <w:rPr>
                      <w:rFonts w:ascii="Calibri" w:hAnsi="Calibri"/>
                      <w:sz w:val="22"/>
                    </w:rPr>
                  </w:rPrChange>
                </w:rPr>
                <w:br/>
              </w:r>
            </w:ins>
            <w:r w:rsidR="00976130">
              <w:rPr>
                <w:sz w:val="26"/>
                <w:szCs w:val="26"/>
              </w:rPr>
              <w:t>Nơron</w:t>
            </w:r>
            <w:ins w:id="9546" w:author="The Si Tran" w:date="2012-12-10T07:31:00Z">
              <w:r w:rsidRPr="004C2D67">
                <w:rPr>
                  <w:sz w:val="26"/>
                  <w:szCs w:val="26"/>
                  <w:rPrChange w:id="9547" w:author="The Si Tran" w:date="2012-12-14T06:35:00Z">
                    <w:rPr>
                      <w:rFonts w:ascii="Calibri" w:hAnsi="Calibri"/>
                      <w:sz w:val="22"/>
                    </w:rPr>
                  </w:rPrChange>
                </w:rPr>
                <w:t>(5,5,1),Algorithm=RPROP, epoches=71,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54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9549" w:author="The Si Tran" w:date="2012-12-10T07:31:00Z"/>
                <w:b/>
                <w:sz w:val="26"/>
                <w:szCs w:val="26"/>
                <w:rPrChange w:id="9550" w:author="superchickend" w:date="2012-12-16T15:32:00Z">
                  <w:rPr>
                    <w:ins w:id="9551" w:author="The Si Tran" w:date="2012-12-10T07:31:00Z"/>
                    <w:rFonts w:ascii="Calibri" w:eastAsia="Times New Roman" w:hAnsi="Calibri"/>
                    <w:color w:val="000000"/>
                    <w:sz w:val="22"/>
                  </w:rPr>
                </w:rPrChange>
              </w:rPr>
              <w:pPrChange w:id="9552" w:author="superchickend" w:date="2012-12-16T15:32:00Z">
                <w:pPr>
                  <w:spacing w:line="240" w:lineRule="auto"/>
                  <w:jc w:val="right"/>
                </w:pPr>
              </w:pPrChange>
            </w:pPr>
            <w:ins w:id="9553" w:author="The Si Tran" w:date="2012-12-10T07:31:00Z">
              <w:r w:rsidRPr="004C2D67">
                <w:rPr>
                  <w:b/>
                  <w:sz w:val="26"/>
                  <w:szCs w:val="26"/>
                  <w:rPrChange w:id="9554"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955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9556" w:author="The Si Tran" w:date="2012-12-10T07:31:00Z"/>
                <w:b/>
                <w:sz w:val="26"/>
                <w:szCs w:val="26"/>
                <w:rPrChange w:id="9557" w:author="superchickend" w:date="2012-12-16T15:32:00Z">
                  <w:rPr>
                    <w:ins w:id="9558" w:author="The Si Tran" w:date="2012-12-10T07:31:00Z"/>
                    <w:rFonts w:ascii="Calibri" w:eastAsia="Times New Roman" w:hAnsi="Calibri"/>
                    <w:color w:val="000000"/>
                    <w:sz w:val="22"/>
                  </w:rPr>
                </w:rPrChange>
              </w:rPr>
              <w:pPrChange w:id="9559" w:author="superchickend" w:date="2012-12-16T15:32:00Z">
                <w:pPr>
                  <w:spacing w:line="240" w:lineRule="auto"/>
                  <w:jc w:val="right"/>
                </w:pPr>
              </w:pPrChange>
            </w:pPr>
            <w:ins w:id="9560" w:author="The Si Tran" w:date="2012-12-10T07:31:00Z">
              <w:r w:rsidRPr="004C2D67">
                <w:rPr>
                  <w:b/>
                  <w:sz w:val="26"/>
                  <w:szCs w:val="26"/>
                  <w:rPrChange w:id="9561"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956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9563" w:author="The Si Tran" w:date="2012-12-10T07:31:00Z"/>
                <w:b/>
                <w:sz w:val="26"/>
                <w:szCs w:val="26"/>
                <w:rPrChange w:id="9564" w:author="superchickend" w:date="2012-12-16T15:32:00Z">
                  <w:rPr>
                    <w:ins w:id="9565" w:author="The Si Tran" w:date="2012-12-10T07:31:00Z"/>
                    <w:rFonts w:ascii="Calibri" w:eastAsia="Times New Roman" w:hAnsi="Calibri"/>
                    <w:color w:val="000000"/>
                    <w:sz w:val="22"/>
                  </w:rPr>
                </w:rPrChange>
              </w:rPr>
              <w:pPrChange w:id="9566" w:author="superchickend" w:date="2012-12-16T15:32:00Z">
                <w:pPr>
                  <w:spacing w:line="240" w:lineRule="auto"/>
                  <w:jc w:val="right"/>
                </w:pPr>
              </w:pPrChange>
            </w:pPr>
            <w:ins w:id="9567" w:author="The Si Tran" w:date="2012-12-10T07:31:00Z">
              <w:r w:rsidRPr="004C2D67">
                <w:rPr>
                  <w:b/>
                  <w:sz w:val="26"/>
                  <w:szCs w:val="26"/>
                  <w:rPrChange w:id="9568" w:author="superchickend" w:date="2012-12-16T15:32:00Z">
                    <w:rPr>
                      <w:rFonts w:ascii="Calibri" w:hAnsi="Calibri"/>
                      <w:sz w:val="22"/>
                    </w:rPr>
                  </w:rPrChange>
                </w:rPr>
                <w:t>5.92</w:t>
              </w:r>
            </w:ins>
          </w:p>
        </w:tc>
      </w:tr>
      <w:tr w:rsidR="00A75EB6" w:rsidRPr="005046FC" w14:paraId="5CDFBC24" w14:textId="77777777" w:rsidTr="009523BA">
        <w:trPr>
          <w:trHeight w:val="775"/>
          <w:ins w:id="9569" w:author="The Si Tran" w:date="2012-12-10T07:31:00Z"/>
          <w:trPrChange w:id="9570" w:author="superchickend" w:date="2012-12-16T15:32:00Z">
            <w:trPr>
              <w:trHeight w:val="801"/>
            </w:trPr>
          </w:trPrChange>
        </w:trPr>
        <w:tc>
          <w:tcPr>
            <w:tcW w:w="1199" w:type="dxa"/>
            <w:vMerge/>
            <w:tcBorders>
              <w:top w:val="nil"/>
              <w:left w:val="single" w:sz="4" w:space="0" w:color="auto"/>
              <w:bottom w:val="single" w:sz="4" w:space="0" w:color="000000"/>
              <w:right w:val="single" w:sz="4" w:space="0" w:color="auto"/>
            </w:tcBorders>
            <w:vAlign w:val="center"/>
            <w:hideMark/>
            <w:tcPrChange w:id="9571"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9572" w:author="The Si Tran" w:date="2012-12-10T07:31:00Z"/>
                <w:sz w:val="26"/>
                <w:szCs w:val="26"/>
                <w:rPrChange w:id="9573" w:author="The Si Tran" w:date="2012-12-14T06:35:00Z">
                  <w:rPr>
                    <w:ins w:id="9574" w:author="The Si Tran" w:date="2012-12-10T07:31:00Z"/>
                    <w:rFonts w:ascii="Calibri" w:eastAsia="Times New Roman" w:hAnsi="Calibri"/>
                    <w:color w:val="000000"/>
                    <w:sz w:val="22"/>
                  </w:rPr>
                </w:rPrChange>
              </w:rPr>
              <w:pPrChange w:id="9575"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57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9577" w:author="The Si Tran" w:date="2012-12-10T07:31:00Z"/>
                <w:sz w:val="26"/>
                <w:szCs w:val="26"/>
                <w:rPrChange w:id="9578" w:author="The Si Tran" w:date="2012-12-14T06:35:00Z">
                  <w:rPr>
                    <w:ins w:id="9579" w:author="The Si Tran" w:date="2012-12-10T07:31:00Z"/>
                    <w:rFonts w:ascii="Calibri" w:eastAsia="Times New Roman" w:hAnsi="Calibri"/>
                    <w:color w:val="000000"/>
                    <w:sz w:val="22"/>
                  </w:rPr>
                </w:rPrChange>
              </w:rPr>
              <w:pPrChange w:id="9580" w:author="The Si Tran" w:date="2012-12-16T08:45:00Z">
                <w:pPr>
                  <w:spacing w:line="240" w:lineRule="auto"/>
                  <w:jc w:val="left"/>
                </w:pPr>
              </w:pPrChange>
            </w:pPr>
            <w:ins w:id="9581" w:author="The Si Tran" w:date="2012-12-10T07:31:00Z">
              <w:r w:rsidRPr="004C2D67">
                <w:rPr>
                  <w:sz w:val="26"/>
                  <w:szCs w:val="26"/>
                  <w:rPrChange w:id="9582" w:author="The Si Tran" w:date="2012-12-14T06:35:00Z">
                    <w:rPr>
                      <w:rFonts w:ascii="Calibri" w:hAnsi="Calibri"/>
                      <w:sz w:val="22"/>
                    </w:rPr>
                  </w:rPrChange>
                </w:rPr>
                <w:t>ARIMA(0, 0, 0)(0, 1, 0)12</w:t>
              </w:r>
              <w:r w:rsidRPr="004C2D67">
                <w:rPr>
                  <w:sz w:val="26"/>
                  <w:szCs w:val="26"/>
                  <w:rPrChange w:id="9583" w:author="The Si Tran" w:date="2012-12-14T06:35:00Z">
                    <w:rPr>
                      <w:rFonts w:ascii="Calibri" w:hAnsi="Calibri"/>
                      <w:sz w:val="22"/>
                    </w:rPr>
                  </w:rPrChange>
                </w:rPr>
                <w:br/>
              </w:r>
            </w:ins>
            <w:r w:rsidR="00976130">
              <w:rPr>
                <w:sz w:val="26"/>
                <w:szCs w:val="26"/>
              </w:rPr>
              <w:t>Nơron</w:t>
            </w:r>
            <w:ins w:id="9584" w:author="The Si Tran" w:date="2012-12-10T07:31:00Z">
              <w:r w:rsidRPr="004C2D67">
                <w:rPr>
                  <w:sz w:val="26"/>
                  <w:szCs w:val="26"/>
                  <w:rPrChange w:id="9585" w:author="The Si Tran" w:date="2012-12-14T06:35:00Z">
                    <w:rPr>
                      <w:rFonts w:ascii="Calibri" w:hAnsi="Calibri"/>
                      <w:sz w:val="22"/>
                    </w:rPr>
                  </w:rPrChange>
                </w:rPr>
                <w:t>(5,5,1),Algorithm=Back Propagation, epoches=7,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958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9587" w:author="The Si Tran" w:date="2012-12-10T07:31:00Z"/>
                <w:b/>
                <w:sz w:val="26"/>
                <w:szCs w:val="26"/>
                <w:rPrChange w:id="9588" w:author="superchickend" w:date="2012-12-16T15:32:00Z">
                  <w:rPr>
                    <w:ins w:id="9589" w:author="The Si Tran" w:date="2012-12-10T07:31:00Z"/>
                    <w:rFonts w:ascii="Calibri" w:eastAsia="Times New Roman" w:hAnsi="Calibri"/>
                    <w:color w:val="000000"/>
                    <w:sz w:val="22"/>
                  </w:rPr>
                </w:rPrChange>
              </w:rPr>
              <w:pPrChange w:id="9590" w:author="superchickend" w:date="2012-12-16T15:32:00Z">
                <w:pPr>
                  <w:spacing w:line="240" w:lineRule="auto"/>
                  <w:jc w:val="right"/>
                </w:pPr>
              </w:pPrChange>
            </w:pPr>
            <w:ins w:id="9591" w:author="The Si Tran" w:date="2012-12-10T07:31:00Z">
              <w:r w:rsidRPr="004C2D67">
                <w:rPr>
                  <w:b/>
                  <w:sz w:val="26"/>
                  <w:szCs w:val="26"/>
                  <w:rPrChange w:id="9592"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959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9594" w:author="The Si Tran" w:date="2012-12-10T07:31:00Z"/>
                <w:b/>
                <w:sz w:val="26"/>
                <w:szCs w:val="26"/>
                <w:rPrChange w:id="9595" w:author="superchickend" w:date="2012-12-16T15:32:00Z">
                  <w:rPr>
                    <w:ins w:id="9596" w:author="The Si Tran" w:date="2012-12-10T07:31:00Z"/>
                    <w:rFonts w:ascii="Calibri" w:eastAsia="Times New Roman" w:hAnsi="Calibri"/>
                    <w:color w:val="000000"/>
                    <w:sz w:val="22"/>
                  </w:rPr>
                </w:rPrChange>
              </w:rPr>
              <w:pPrChange w:id="9597" w:author="superchickend" w:date="2012-12-16T15:32:00Z">
                <w:pPr>
                  <w:spacing w:line="240" w:lineRule="auto"/>
                  <w:jc w:val="right"/>
                </w:pPr>
              </w:pPrChange>
            </w:pPr>
            <w:ins w:id="9598" w:author="The Si Tran" w:date="2012-12-10T07:31:00Z">
              <w:r w:rsidRPr="004C2D67">
                <w:rPr>
                  <w:b/>
                  <w:sz w:val="26"/>
                  <w:szCs w:val="26"/>
                  <w:rPrChange w:id="9599"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9600"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9601" w:author="The Si Tran" w:date="2012-12-10T07:31:00Z"/>
                <w:b/>
                <w:sz w:val="26"/>
                <w:szCs w:val="26"/>
                <w:rPrChange w:id="9602" w:author="superchickend" w:date="2012-12-16T15:32:00Z">
                  <w:rPr>
                    <w:ins w:id="9603" w:author="The Si Tran" w:date="2012-12-10T07:31:00Z"/>
                    <w:rFonts w:ascii="Calibri" w:eastAsia="Times New Roman" w:hAnsi="Calibri"/>
                    <w:color w:val="000000"/>
                    <w:sz w:val="22"/>
                  </w:rPr>
                </w:rPrChange>
              </w:rPr>
              <w:pPrChange w:id="9604" w:author="superchickend" w:date="2012-12-16T15:32:00Z">
                <w:pPr>
                  <w:spacing w:line="240" w:lineRule="auto"/>
                  <w:jc w:val="right"/>
                </w:pPr>
              </w:pPrChange>
            </w:pPr>
            <w:ins w:id="9605" w:author="The Si Tran" w:date="2012-12-10T07:31:00Z">
              <w:r w:rsidRPr="004C2D67">
                <w:rPr>
                  <w:b/>
                  <w:sz w:val="26"/>
                  <w:szCs w:val="26"/>
                  <w:rPrChange w:id="9606" w:author="superchickend" w:date="2012-12-16T15:32:00Z">
                    <w:rPr>
                      <w:rFonts w:ascii="Calibri" w:hAnsi="Calibri"/>
                      <w:sz w:val="22"/>
                    </w:rPr>
                  </w:rPrChange>
                </w:rPr>
                <w:t>5.92</w:t>
              </w:r>
            </w:ins>
          </w:p>
        </w:tc>
      </w:tr>
    </w:tbl>
    <w:p w14:paraId="39C2C681" w14:textId="77777777" w:rsidR="004C2D67" w:rsidRDefault="004C2D67">
      <w:pPr>
        <w:ind w:firstLine="0"/>
        <w:rPr>
          <w:ins w:id="9607" w:author="The Si Tran" w:date="2012-12-14T06:36:00Z"/>
        </w:rPr>
        <w:pPrChange w:id="9608" w:author="The Si Tran" w:date="2012-12-14T06:36:00Z">
          <w:pPr>
            <w:pStyle w:val="Heading1"/>
            <w:jc w:val="left"/>
          </w:pPr>
        </w:pPrChange>
      </w:pPr>
    </w:p>
    <w:p w14:paraId="0380EACA" w14:textId="16E0E91F" w:rsidR="00EF77AD" w:rsidRDefault="00EF77AD">
      <w:pPr>
        <w:pStyle w:val="Heading3"/>
        <w:pPrChange w:id="9609" w:author="The Si Tran" w:date="2012-12-06T21:22:00Z">
          <w:pPr>
            <w:pStyle w:val="Heading1"/>
            <w:jc w:val="left"/>
          </w:pPr>
        </w:pPrChange>
      </w:pPr>
      <w:bookmarkStart w:id="9610" w:name="_Toc343461319"/>
      <w:ins w:id="9611" w:author="The Si Tran" w:date="2012-12-06T21:22:00Z">
        <w:r>
          <w:t>Bộ dữ liệ</w:t>
        </w:r>
        <w:r w:rsidR="00810267">
          <w:t>u có tính xu hướng</w:t>
        </w:r>
      </w:ins>
      <w:bookmarkEnd w:id="9610"/>
    </w:p>
    <w:p w14:paraId="4563E86B" w14:textId="77777777" w:rsidR="009523BA" w:rsidRPr="009523BA" w:rsidRDefault="009523BA" w:rsidP="009523BA"/>
    <w:tbl>
      <w:tblPr>
        <w:tblpPr w:leftFromText="180" w:rightFromText="180" w:vertAnchor="text" w:horzAnchor="margin" w:tblpY="480"/>
        <w:tblW w:w="9505" w:type="dxa"/>
        <w:tblLook w:val="04A0" w:firstRow="1" w:lastRow="0" w:firstColumn="1" w:lastColumn="0" w:noHBand="0" w:noVBand="1"/>
        <w:tblPrChange w:id="9612"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9613">
          <w:tblGrid>
            <w:gridCol w:w="1072"/>
            <w:gridCol w:w="7014"/>
            <w:gridCol w:w="820"/>
            <w:gridCol w:w="820"/>
            <w:gridCol w:w="828"/>
          </w:tblGrid>
        </w:tblGridChange>
      </w:tblGrid>
      <w:tr w:rsidR="009523BA" w:rsidRPr="003A1CA3" w14:paraId="525D656E" w14:textId="77777777" w:rsidTr="009523BA">
        <w:trPr>
          <w:trHeight w:val="272"/>
          <w:ins w:id="9614" w:author="The Si Tran" w:date="2012-12-10T07:33:00Z"/>
          <w:trPrChange w:id="9615"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616"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rsidP="009523BA">
            <w:pPr>
              <w:pStyle w:val="BangBody"/>
              <w:spacing w:before="0"/>
              <w:rPr>
                <w:ins w:id="9617" w:author="The Si Tran" w:date="2012-12-10T07:33:00Z"/>
                <w:sz w:val="26"/>
                <w:szCs w:val="26"/>
                <w:rPrChange w:id="9618" w:author="The Si Tran" w:date="2012-12-14T06:37:00Z">
                  <w:rPr>
                    <w:ins w:id="9619" w:author="The Si Tran" w:date="2012-12-10T07:33:00Z"/>
                    <w:rFonts w:ascii="Calibri" w:eastAsia="Times New Roman" w:hAnsi="Calibri"/>
                    <w:b/>
                    <w:bCs/>
                    <w:color w:val="000000"/>
                    <w:sz w:val="22"/>
                    <w:szCs w:val="28"/>
                  </w:rPr>
                </w:rPrChange>
              </w:rPr>
              <w:pPrChange w:id="962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9621" w:name="_Toc343033798"/>
            <w:bookmarkStart w:id="9622" w:name="_Toc343415631"/>
            <w:ins w:id="9623" w:author="The Si Tran" w:date="2012-12-10T07:33:00Z">
              <w:r w:rsidRPr="009523BA">
                <w:rPr>
                  <w:sz w:val="26"/>
                  <w:szCs w:val="26"/>
                  <w:rPrChange w:id="9624" w:author="The Si Tran" w:date="2012-12-14T06:37:00Z">
                    <w:rPr>
                      <w:rFonts w:ascii="Calibri" w:hAnsi="Calibri"/>
                      <w:sz w:val="22"/>
                    </w:rPr>
                  </w:rPrChange>
                </w:rPr>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9625"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rsidP="009523BA">
            <w:pPr>
              <w:pStyle w:val="BangBody"/>
              <w:spacing w:before="0"/>
              <w:jc w:val="center"/>
              <w:rPr>
                <w:ins w:id="9626" w:author="The Si Tran" w:date="2012-12-10T07:33:00Z"/>
                <w:b/>
                <w:sz w:val="26"/>
                <w:szCs w:val="26"/>
                <w:rPrChange w:id="9627" w:author="superchickend" w:date="2012-12-16T15:32:00Z">
                  <w:rPr>
                    <w:ins w:id="9628" w:author="The Si Tran" w:date="2012-12-10T07:33:00Z"/>
                    <w:rFonts w:ascii="Calibri" w:eastAsia="Times New Roman" w:hAnsi="Calibri"/>
                    <w:b/>
                    <w:bCs/>
                    <w:color w:val="000000"/>
                    <w:sz w:val="22"/>
                    <w:szCs w:val="28"/>
                  </w:rPr>
                </w:rPrChange>
              </w:rPr>
              <w:pPrChange w:id="9629"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30" w:author="The Si Tran" w:date="2012-12-10T07:33:00Z">
              <w:r w:rsidRPr="009523BA">
                <w:rPr>
                  <w:b/>
                  <w:sz w:val="26"/>
                  <w:szCs w:val="26"/>
                  <w:rPrChange w:id="9631"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9632"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rsidP="009523BA">
            <w:pPr>
              <w:pStyle w:val="BangBody"/>
              <w:spacing w:before="0"/>
              <w:jc w:val="center"/>
              <w:rPr>
                <w:ins w:id="9633" w:author="The Si Tran" w:date="2012-12-10T07:33:00Z"/>
                <w:b/>
                <w:sz w:val="26"/>
                <w:szCs w:val="26"/>
                <w:rPrChange w:id="9634" w:author="superchickend" w:date="2012-12-16T15:32:00Z">
                  <w:rPr>
                    <w:ins w:id="9635" w:author="The Si Tran" w:date="2012-12-10T07:33:00Z"/>
                    <w:rFonts w:ascii="Calibri" w:eastAsia="Times New Roman" w:hAnsi="Calibri"/>
                    <w:b/>
                    <w:bCs/>
                    <w:color w:val="000000"/>
                    <w:sz w:val="22"/>
                    <w:szCs w:val="28"/>
                  </w:rPr>
                </w:rPrChange>
              </w:rPr>
              <w:pPrChange w:id="9636"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37" w:author="The Si Tran" w:date="2012-12-10T07:33:00Z">
              <w:r w:rsidRPr="009523BA">
                <w:rPr>
                  <w:b/>
                  <w:sz w:val="26"/>
                  <w:szCs w:val="26"/>
                  <w:rPrChange w:id="9638"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9639"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rsidP="009523BA">
            <w:pPr>
              <w:pStyle w:val="BangBody"/>
              <w:spacing w:before="0"/>
              <w:jc w:val="center"/>
              <w:rPr>
                <w:ins w:id="9640" w:author="The Si Tran" w:date="2012-12-10T07:33:00Z"/>
                <w:b/>
                <w:sz w:val="26"/>
                <w:szCs w:val="26"/>
                <w:rPrChange w:id="9641" w:author="superchickend" w:date="2012-12-16T15:32:00Z">
                  <w:rPr>
                    <w:ins w:id="9642" w:author="The Si Tran" w:date="2012-12-10T07:33:00Z"/>
                    <w:rFonts w:ascii="Calibri" w:eastAsia="Times New Roman" w:hAnsi="Calibri"/>
                    <w:b/>
                    <w:bCs/>
                    <w:color w:val="000000"/>
                    <w:sz w:val="22"/>
                    <w:szCs w:val="28"/>
                  </w:rPr>
                </w:rPrChange>
              </w:rPr>
              <w:pPrChange w:id="9643"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44" w:author="The Si Tran" w:date="2012-12-10T07:33:00Z">
              <w:r w:rsidRPr="009523BA">
                <w:rPr>
                  <w:b/>
                  <w:sz w:val="26"/>
                  <w:szCs w:val="26"/>
                  <w:rPrChange w:id="9645"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9646"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rsidP="009523BA">
            <w:pPr>
              <w:pStyle w:val="BangBody"/>
              <w:spacing w:before="0"/>
              <w:jc w:val="center"/>
              <w:rPr>
                <w:ins w:id="9647" w:author="The Si Tran" w:date="2012-12-10T07:33:00Z"/>
                <w:b/>
                <w:sz w:val="26"/>
                <w:szCs w:val="26"/>
                <w:rPrChange w:id="9648" w:author="superchickend" w:date="2012-12-16T15:32:00Z">
                  <w:rPr>
                    <w:ins w:id="9649" w:author="The Si Tran" w:date="2012-12-10T07:33:00Z"/>
                    <w:rFonts w:ascii="Calibri" w:eastAsia="Times New Roman" w:hAnsi="Calibri"/>
                    <w:b/>
                    <w:bCs/>
                    <w:color w:val="000000"/>
                    <w:sz w:val="22"/>
                    <w:szCs w:val="28"/>
                  </w:rPr>
                </w:rPrChange>
              </w:rPr>
              <w:pPrChange w:id="9650"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51" w:author="The Si Tran" w:date="2012-12-10T07:33:00Z">
              <w:r w:rsidRPr="009523BA">
                <w:rPr>
                  <w:b/>
                  <w:sz w:val="26"/>
                  <w:szCs w:val="26"/>
                  <w:rPrChange w:id="9652" w:author="superchickend" w:date="2012-12-16T15:32:00Z">
                    <w:rPr>
                      <w:rFonts w:ascii="Calibri" w:hAnsi="Calibri"/>
                      <w:sz w:val="22"/>
                    </w:rPr>
                  </w:rPrChange>
                </w:rPr>
                <w:t>MAPE</w:t>
              </w:r>
            </w:ins>
          </w:p>
        </w:tc>
      </w:tr>
      <w:tr w:rsidR="009523BA" w:rsidRPr="003A1CA3" w14:paraId="1DB511BF" w14:textId="77777777" w:rsidTr="009523BA">
        <w:trPr>
          <w:trHeight w:val="547"/>
          <w:ins w:id="9653" w:author="The Si Tran" w:date="2012-12-10T07:33:00Z"/>
          <w:trPrChange w:id="9654"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55"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7777777" w:rsidR="009523BA" w:rsidRPr="009523BA" w:rsidRDefault="009523BA" w:rsidP="009523BA">
            <w:pPr>
              <w:pStyle w:val="BangBody"/>
              <w:spacing w:before="0"/>
              <w:jc w:val="center"/>
              <w:rPr>
                <w:ins w:id="9656" w:author="The Si Tran" w:date="2012-12-10T07:33:00Z"/>
                <w:b/>
                <w:sz w:val="26"/>
                <w:szCs w:val="26"/>
                <w:rPrChange w:id="9657" w:author="superchickend" w:date="2012-12-16T15:32:00Z">
                  <w:rPr>
                    <w:ins w:id="9658" w:author="The Si Tran" w:date="2012-12-10T07:33:00Z"/>
                    <w:rFonts w:ascii="Calibri" w:eastAsia="Times New Roman" w:hAnsi="Calibri"/>
                    <w:b/>
                    <w:bCs/>
                    <w:color w:val="000000"/>
                    <w:sz w:val="22"/>
                    <w:szCs w:val="28"/>
                  </w:rPr>
                </w:rPrChange>
              </w:rPr>
              <w:pPrChange w:id="9659"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660" w:author="The Si Tran" w:date="2012-12-10T07:33:00Z">
              <w:r w:rsidRPr="009523BA">
                <w:rPr>
                  <w:b/>
                  <w:sz w:val="26"/>
                  <w:szCs w:val="26"/>
                  <w:rPrChange w:id="9661" w:author="superchickend" w:date="2012-12-16T15:32:00Z">
                    <w:rPr>
                      <w:rFonts w:ascii="Calibri" w:hAnsi="Calibri"/>
                      <w:sz w:val="22"/>
                    </w:rPr>
                  </w:rPrChange>
                </w:rPr>
                <w:t>ANNs</w:t>
              </w:r>
            </w:ins>
          </w:p>
        </w:tc>
        <w:tc>
          <w:tcPr>
            <w:tcW w:w="5700" w:type="dxa"/>
            <w:tcBorders>
              <w:top w:val="nil"/>
              <w:left w:val="nil"/>
              <w:bottom w:val="single" w:sz="4" w:space="0" w:color="auto"/>
              <w:right w:val="single" w:sz="4" w:space="0" w:color="auto"/>
            </w:tcBorders>
            <w:shd w:val="clear" w:color="auto" w:fill="auto"/>
            <w:vAlign w:val="bottom"/>
            <w:hideMark/>
            <w:tcPrChange w:id="9662"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rsidP="009523BA">
            <w:pPr>
              <w:pStyle w:val="BangBody"/>
              <w:spacing w:before="0"/>
              <w:rPr>
                <w:ins w:id="9663" w:author="The Si Tran" w:date="2012-12-10T07:33:00Z"/>
                <w:sz w:val="26"/>
                <w:szCs w:val="26"/>
                <w:rPrChange w:id="9664" w:author="The Si Tran" w:date="2012-12-14T06:37:00Z">
                  <w:rPr>
                    <w:ins w:id="9665" w:author="The Si Tran" w:date="2012-12-10T07:33:00Z"/>
                    <w:rFonts w:ascii="Calibri" w:eastAsia="Times New Roman" w:hAnsi="Calibri"/>
                    <w:b/>
                    <w:bCs/>
                    <w:color w:val="000000"/>
                    <w:sz w:val="22"/>
                    <w:szCs w:val="28"/>
                  </w:rPr>
                </w:rPrChange>
              </w:rPr>
              <w:pPrChange w:id="9666"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9667" w:author="The Si Tran" w:date="2012-12-10T07:33:00Z">
              <w:r w:rsidR="009523BA" w:rsidRPr="009523BA">
                <w:rPr>
                  <w:sz w:val="26"/>
                  <w:szCs w:val="26"/>
                  <w:rPrChange w:id="9668"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966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rsidP="009523BA">
            <w:pPr>
              <w:pStyle w:val="BangBody"/>
              <w:spacing w:before="0"/>
              <w:jc w:val="center"/>
              <w:rPr>
                <w:ins w:id="9670" w:author="The Si Tran" w:date="2012-12-10T07:33:00Z"/>
                <w:sz w:val="26"/>
                <w:szCs w:val="26"/>
                <w:rPrChange w:id="9671" w:author="The Si Tran" w:date="2012-12-14T06:37:00Z">
                  <w:rPr>
                    <w:ins w:id="9672" w:author="The Si Tran" w:date="2012-12-10T07:33:00Z"/>
                    <w:rFonts w:ascii="Calibri" w:eastAsia="Times New Roman" w:hAnsi="Calibri"/>
                    <w:b/>
                    <w:bCs/>
                    <w:color w:val="000000"/>
                    <w:sz w:val="22"/>
                    <w:szCs w:val="28"/>
                  </w:rPr>
                </w:rPrChange>
              </w:rPr>
              <w:pPrChange w:id="967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74" w:author="The Si Tran" w:date="2012-12-10T07:33:00Z">
              <w:r w:rsidRPr="009523BA">
                <w:rPr>
                  <w:sz w:val="26"/>
                  <w:szCs w:val="26"/>
                  <w:rPrChange w:id="9675"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967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rsidP="009523BA">
            <w:pPr>
              <w:pStyle w:val="BangBody"/>
              <w:spacing w:before="0"/>
              <w:jc w:val="center"/>
              <w:rPr>
                <w:ins w:id="9677" w:author="The Si Tran" w:date="2012-12-10T07:33:00Z"/>
                <w:sz w:val="26"/>
                <w:szCs w:val="26"/>
                <w:rPrChange w:id="9678" w:author="The Si Tran" w:date="2012-12-14T06:37:00Z">
                  <w:rPr>
                    <w:ins w:id="9679" w:author="The Si Tran" w:date="2012-12-10T07:33:00Z"/>
                    <w:rFonts w:ascii="Calibri" w:eastAsia="Times New Roman" w:hAnsi="Calibri"/>
                    <w:b/>
                    <w:bCs/>
                    <w:color w:val="000000"/>
                    <w:sz w:val="22"/>
                    <w:szCs w:val="28"/>
                  </w:rPr>
                </w:rPrChange>
              </w:rPr>
              <w:pPrChange w:id="968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81" w:author="The Si Tran" w:date="2012-12-10T07:33:00Z">
              <w:r w:rsidRPr="009523BA">
                <w:rPr>
                  <w:sz w:val="26"/>
                  <w:szCs w:val="26"/>
                  <w:rPrChange w:id="9682"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968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rsidP="009523BA">
            <w:pPr>
              <w:pStyle w:val="BangBody"/>
              <w:spacing w:before="0"/>
              <w:jc w:val="center"/>
              <w:rPr>
                <w:ins w:id="9684" w:author="The Si Tran" w:date="2012-12-10T07:33:00Z"/>
                <w:sz w:val="26"/>
                <w:szCs w:val="26"/>
                <w:rPrChange w:id="9685" w:author="The Si Tran" w:date="2012-12-14T06:37:00Z">
                  <w:rPr>
                    <w:ins w:id="9686" w:author="The Si Tran" w:date="2012-12-10T07:33:00Z"/>
                    <w:rFonts w:ascii="Calibri" w:eastAsia="Times New Roman" w:hAnsi="Calibri"/>
                    <w:b/>
                    <w:bCs/>
                    <w:color w:val="000000"/>
                    <w:sz w:val="22"/>
                    <w:szCs w:val="28"/>
                  </w:rPr>
                </w:rPrChange>
              </w:rPr>
              <w:pPrChange w:id="968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88" w:author="The Si Tran" w:date="2012-12-10T07:33:00Z">
              <w:r w:rsidRPr="009523BA">
                <w:rPr>
                  <w:sz w:val="26"/>
                  <w:szCs w:val="26"/>
                  <w:rPrChange w:id="9689" w:author="The Si Tran" w:date="2012-12-14T06:37:00Z">
                    <w:rPr>
                      <w:rFonts w:ascii="Calibri" w:hAnsi="Calibri"/>
                      <w:sz w:val="22"/>
                    </w:rPr>
                  </w:rPrChange>
                </w:rPr>
                <w:t>1.34</w:t>
              </w:r>
            </w:ins>
          </w:p>
        </w:tc>
      </w:tr>
      <w:tr w:rsidR="009523BA" w:rsidRPr="003A1CA3" w14:paraId="3F351FCA" w14:textId="77777777" w:rsidTr="009523BA">
        <w:trPr>
          <w:trHeight w:val="547"/>
          <w:ins w:id="9690" w:author="The Si Tran" w:date="2012-12-10T07:33:00Z"/>
          <w:trPrChange w:id="9691"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9692"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rsidP="009523BA">
            <w:pPr>
              <w:pStyle w:val="BangBody"/>
              <w:spacing w:before="0"/>
              <w:jc w:val="center"/>
              <w:rPr>
                <w:ins w:id="9693" w:author="The Si Tran" w:date="2012-12-10T07:33:00Z"/>
                <w:b/>
                <w:sz w:val="26"/>
                <w:szCs w:val="26"/>
                <w:rPrChange w:id="9694" w:author="superchickend" w:date="2012-12-16T15:32:00Z">
                  <w:rPr>
                    <w:ins w:id="9695" w:author="The Si Tran" w:date="2012-12-10T07:33:00Z"/>
                    <w:rFonts w:ascii="Calibri" w:eastAsia="Times New Roman" w:hAnsi="Calibri"/>
                    <w:color w:val="000000"/>
                    <w:sz w:val="22"/>
                  </w:rPr>
                </w:rPrChange>
              </w:rPr>
              <w:pPrChange w:id="9696"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9697"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rsidP="009523BA">
            <w:pPr>
              <w:pStyle w:val="BangBody"/>
              <w:spacing w:before="0"/>
              <w:rPr>
                <w:ins w:id="9698" w:author="The Si Tran" w:date="2012-12-10T07:33:00Z"/>
                <w:sz w:val="26"/>
                <w:szCs w:val="26"/>
                <w:rPrChange w:id="9699" w:author="The Si Tran" w:date="2012-12-14T06:37:00Z">
                  <w:rPr>
                    <w:ins w:id="9700" w:author="The Si Tran" w:date="2012-12-10T07:33:00Z"/>
                    <w:rFonts w:ascii="Calibri" w:eastAsia="Times New Roman" w:hAnsi="Calibri"/>
                    <w:b/>
                    <w:bCs/>
                    <w:color w:val="000000"/>
                    <w:sz w:val="22"/>
                    <w:szCs w:val="28"/>
                  </w:rPr>
                </w:rPrChange>
              </w:rPr>
              <w:pPrChange w:id="9701"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9702" w:author="The Si Tran" w:date="2012-12-10T07:33:00Z">
              <w:r w:rsidR="009523BA" w:rsidRPr="009523BA">
                <w:rPr>
                  <w:sz w:val="26"/>
                  <w:szCs w:val="26"/>
                  <w:rPrChange w:id="9703" w:author="The Si Tran" w:date="2012-12-14T06:37:00Z">
                    <w:rPr>
                      <w:rFonts w:ascii="Calibri" w:hAnsi="Calibri"/>
                      <w:sz w:val="22"/>
                    </w:rPr>
                  </w:rPrChange>
                </w:rPr>
                <w:t>(7,7,1),Algorithm=Back Propagation, epoches=98,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970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rsidP="009523BA">
            <w:pPr>
              <w:pStyle w:val="BangBody"/>
              <w:spacing w:before="0"/>
              <w:jc w:val="center"/>
              <w:rPr>
                <w:ins w:id="9705" w:author="The Si Tran" w:date="2012-12-10T07:33:00Z"/>
                <w:b/>
                <w:sz w:val="26"/>
                <w:szCs w:val="26"/>
                <w:rPrChange w:id="9706" w:author="superchickend" w:date="2012-12-16T15:33:00Z">
                  <w:rPr>
                    <w:ins w:id="9707" w:author="The Si Tran" w:date="2012-12-10T07:33:00Z"/>
                    <w:rFonts w:ascii="Calibri" w:eastAsia="Times New Roman" w:hAnsi="Calibri"/>
                    <w:b/>
                    <w:bCs/>
                    <w:color w:val="000000"/>
                    <w:sz w:val="22"/>
                    <w:szCs w:val="28"/>
                  </w:rPr>
                </w:rPrChange>
              </w:rPr>
              <w:pPrChange w:id="970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09" w:author="The Si Tran" w:date="2012-12-10T07:33:00Z">
              <w:r w:rsidRPr="009523BA">
                <w:rPr>
                  <w:b/>
                  <w:sz w:val="26"/>
                  <w:szCs w:val="26"/>
                  <w:rPrChange w:id="9710"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971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rsidP="009523BA">
            <w:pPr>
              <w:pStyle w:val="BangBody"/>
              <w:spacing w:before="0"/>
              <w:jc w:val="center"/>
              <w:rPr>
                <w:ins w:id="9712" w:author="The Si Tran" w:date="2012-12-10T07:33:00Z"/>
                <w:b/>
                <w:sz w:val="26"/>
                <w:szCs w:val="26"/>
                <w:rPrChange w:id="9713" w:author="superchickend" w:date="2012-12-16T15:33:00Z">
                  <w:rPr>
                    <w:ins w:id="9714" w:author="The Si Tran" w:date="2012-12-10T07:33:00Z"/>
                    <w:rFonts w:ascii="Calibri" w:eastAsia="Times New Roman" w:hAnsi="Calibri"/>
                    <w:b/>
                    <w:bCs/>
                    <w:color w:val="000000"/>
                    <w:sz w:val="22"/>
                    <w:szCs w:val="28"/>
                  </w:rPr>
                </w:rPrChange>
              </w:rPr>
              <w:pPrChange w:id="971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16" w:author="The Si Tran" w:date="2012-12-10T07:33:00Z">
              <w:r w:rsidRPr="009523BA">
                <w:rPr>
                  <w:b/>
                  <w:sz w:val="26"/>
                  <w:szCs w:val="26"/>
                  <w:rPrChange w:id="9717"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971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rsidP="009523BA">
            <w:pPr>
              <w:pStyle w:val="BangBody"/>
              <w:spacing w:before="0"/>
              <w:jc w:val="center"/>
              <w:rPr>
                <w:ins w:id="9719" w:author="The Si Tran" w:date="2012-12-10T07:33:00Z"/>
                <w:b/>
                <w:sz w:val="26"/>
                <w:szCs w:val="26"/>
                <w:rPrChange w:id="9720" w:author="superchickend" w:date="2012-12-16T15:33:00Z">
                  <w:rPr>
                    <w:ins w:id="9721" w:author="The Si Tran" w:date="2012-12-10T07:33:00Z"/>
                    <w:rFonts w:ascii="Calibri" w:eastAsia="Times New Roman" w:hAnsi="Calibri"/>
                    <w:b/>
                    <w:bCs/>
                    <w:color w:val="000000"/>
                    <w:sz w:val="22"/>
                    <w:szCs w:val="28"/>
                  </w:rPr>
                </w:rPrChange>
              </w:rPr>
              <w:pPrChange w:id="972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23" w:author="The Si Tran" w:date="2012-12-10T07:33:00Z">
              <w:r w:rsidRPr="009523BA">
                <w:rPr>
                  <w:b/>
                  <w:sz w:val="26"/>
                  <w:szCs w:val="26"/>
                  <w:rPrChange w:id="9724" w:author="superchickend" w:date="2012-12-16T15:33:00Z">
                    <w:rPr>
                      <w:rFonts w:ascii="Calibri" w:hAnsi="Calibri"/>
                      <w:sz w:val="22"/>
                    </w:rPr>
                  </w:rPrChange>
                </w:rPr>
                <w:t>1.32</w:t>
              </w:r>
            </w:ins>
          </w:p>
        </w:tc>
      </w:tr>
      <w:tr w:rsidR="009523BA" w:rsidRPr="003A1CA3" w14:paraId="56749B02" w14:textId="77777777" w:rsidTr="009523BA">
        <w:trPr>
          <w:trHeight w:val="272"/>
          <w:ins w:id="9725" w:author="The Si Tran" w:date="2012-12-10T07:33:00Z"/>
          <w:trPrChange w:id="9726"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9727"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rsidP="009523BA">
            <w:pPr>
              <w:pStyle w:val="BangBody"/>
              <w:spacing w:before="0"/>
              <w:jc w:val="center"/>
              <w:rPr>
                <w:ins w:id="9728" w:author="The Si Tran" w:date="2012-12-10T07:33:00Z"/>
                <w:b/>
                <w:sz w:val="26"/>
                <w:szCs w:val="26"/>
                <w:rPrChange w:id="9729" w:author="superchickend" w:date="2012-12-16T15:32:00Z">
                  <w:rPr>
                    <w:ins w:id="9730" w:author="The Si Tran" w:date="2012-12-10T07:33:00Z"/>
                    <w:rFonts w:ascii="Calibri" w:eastAsia="Times New Roman" w:hAnsi="Calibri"/>
                    <w:b/>
                    <w:bCs/>
                    <w:color w:val="000000"/>
                    <w:sz w:val="22"/>
                    <w:szCs w:val="28"/>
                  </w:rPr>
                </w:rPrChange>
              </w:rPr>
              <w:pPrChange w:id="9731"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732" w:author="The Si Tran" w:date="2012-12-10T07:33:00Z">
              <w:r w:rsidRPr="009523BA">
                <w:rPr>
                  <w:b/>
                  <w:sz w:val="26"/>
                  <w:szCs w:val="26"/>
                  <w:rPrChange w:id="9733" w:author="superchickend" w:date="2012-12-16T15:32:00Z">
                    <w:rPr>
                      <w:rFonts w:ascii="Calibri" w:hAnsi="Calibri"/>
                      <w:sz w:val="22"/>
                    </w:rPr>
                  </w:rPrChange>
                </w:rPr>
                <w:t>SARIMA</w:t>
              </w:r>
            </w:ins>
          </w:p>
        </w:tc>
        <w:tc>
          <w:tcPr>
            <w:tcW w:w="5700" w:type="dxa"/>
            <w:tcBorders>
              <w:top w:val="nil"/>
              <w:left w:val="nil"/>
              <w:bottom w:val="single" w:sz="4" w:space="0" w:color="auto"/>
              <w:right w:val="single" w:sz="4" w:space="0" w:color="auto"/>
            </w:tcBorders>
            <w:shd w:val="clear" w:color="auto" w:fill="auto"/>
            <w:vAlign w:val="bottom"/>
            <w:hideMark/>
            <w:tcPrChange w:id="973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rsidP="009523BA">
            <w:pPr>
              <w:pStyle w:val="BangBody"/>
              <w:spacing w:before="0"/>
              <w:rPr>
                <w:ins w:id="9735" w:author="The Si Tran" w:date="2012-12-10T07:33:00Z"/>
                <w:sz w:val="26"/>
                <w:szCs w:val="26"/>
                <w:rPrChange w:id="9736" w:author="The Si Tran" w:date="2012-12-14T06:37:00Z">
                  <w:rPr>
                    <w:ins w:id="9737" w:author="The Si Tran" w:date="2012-12-10T07:33:00Z"/>
                    <w:rFonts w:ascii="Calibri" w:eastAsia="Times New Roman" w:hAnsi="Calibri"/>
                    <w:b/>
                    <w:bCs/>
                    <w:color w:val="000000"/>
                    <w:sz w:val="22"/>
                    <w:szCs w:val="28"/>
                  </w:rPr>
                </w:rPrChange>
              </w:rPr>
              <w:pPrChange w:id="9738"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739" w:author="The Si Tran" w:date="2012-12-10T07:33:00Z">
              <w:r w:rsidRPr="009523BA">
                <w:rPr>
                  <w:sz w:val="26"/>
                  <w:szCs w:val="26"/>
                  <w:rPrChange w:id="9740"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974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rsidP="009523BA">
            <w:pPr>
              <w:pStyle w:val="BangBody"/>
              <w:spacing w:before="0"/>
              <w:jc w:val="center"/>
              <w:rPr>
                <w:ins w:id="9742" w:author="The Si Tran" w:date="2012-12-10T07:33:00Z"/>
                <w:sz w:val="26"/>
                <w:szCs w:val="26"/>
                <w:rPrChange w:id="9743" w:author="The Si Tran" w:date="2012-12-14T06:37:00Z">
                  <w:rPr>
                    <w:ins w:id="9744" w:author="The Si Tran" w:date="2012-12-10T07:33:00Z"/>
                    <w:rFonts w:ascii="Calibri" w:eastAsia="Times New Roman" w:hAnsi="Calibri"/>
                    <w:b/>
                    <w:bCs/>
                    <w:color w:val="000000"/>
                    <w:sz w:val="22"/>
                    <w:szCs w:val="28"/>
                  </w:rPr>
                </w:rPrChange>
              </w:rPr>
              <w:pPrChange w:id="974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46" w:author="The Si Tran" w:date="2012-12-10T07:33:00Z">
              <w:r w:rsidRPr="009523BA">
                <w:rPr>
                  <w:sz w:val="26"/>
                  <w:szCs w:val="26"/>
                  <w:rPrChange w:id="9747"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974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rsidP="009523BA">
            <w:pPr>
              <w:pStyle w:val="BangBody"/>
              <w:spacing w:before="0"/>
              <w:jc w:val="center"/>
              <w:rPr>
                <w:ins w:id="9749" w:author="The Si Tran" w:date="2012-12-10T07:33:00Z"/>
                <w:sz w:val="26"/>
                <w:szCs w:val="26"/>
                <w:rPrChange w:id="9750" w:author="The Si Tran" w:date="2012-12-14T06:37:00Z">
                  <w:rPr>
                    <w:ins w:id="9751" w:author="The Si Tran" w:date="2012-12-10T07:33:00Z"/>
                    <w:rFonts w:ascii="Calibri" w:eastAsia="Times New Roman" w:hAnsi="Calibri"/>
                    <w:b/>
                    <w:bCs/>
                    <w:color w:val="000000"/>
                    <w:sz w:val="22"/>
                    <w:szCs w:val="28"/>
                  </w:rPr>
                </w:rPrChange>
              </w:rPr>
              <w:pPrChange w:id="975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53" w:author="The Si Tran" w:date="2012-12-10T07:33:00Z">
              <w:r w:rsidRPr="009523BA">
                <w:rPr>
                  <w:sz w:val="26"/>
                  <w:szCs w:val="26"/>
                  <w:rPrChange w:id="9754"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975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rsidP="009523BA">
            <w:pPr>
              <w:pStyle w:val="BangBody"/>
              <w:spacing w:before="0"/>
              <w:jc w:val="center"/>
              <w:rPr>
                <w:ins w:id="9756" w:author="The Si Tran" w:date="2012-12-10T07:33:00Z"/>
                <w:sz w:val="26"/>
                <w:szCs w:val="26"/>
                <w:rPrChange w:id="9757" w:author="The Si Tran" w:date="2012-12-14T06:37:00Z">
                  <w:rPr>
                    <w:ins w:id="9758" w:author="The Si Tran" w:date="2012-12-10T07:33:00Z"/>
                    <w:rFonts w:ascii="Calibri" w:eastAsia="Times New Roman" w:hAnsi="Calibri"/>
                    <w:b/>
                    <w:bCs/>
                    <w:color w:val="000000"/>
                    <w:sz w:val="22"/>
                    <w:szCs w:val="28"/>
                  </w:rPr>
                </w:rPrChange>
              </w:rPr>
              <w:pPrChange w:id="975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60" w:author="The Si Tran" w:date="2012-12-10T07:33:00Z">
              <w:r w:rsidRPr="009523BA">
                <w:rPr>
                  <w:sz w:val="26"/>
                  <w:szCs w:val="26"/>
                  <w:rPrChange w:id="9761" w:author="The Si Tran" w:date="2012-12-14T06:37:00Z">
                    <w:rPr>
                      <w:rFonts w:ascii="Calibri" w:hAnsi="Calibri"/>
                      <w:sz w:val="22"/>
                    </w:rPr>
                  </w:rPrChange>
                </w:rPr>
                <w:t>1.42</w:t>
              </w:r>
            </w:ins>
          </w:p>
        </w:tc>
      </w:tr>
      <w:tr w:rsidR="009523BA" w:rsidRPr="003A1CA3" w14:paraId="425AF097" w14:textId="77777777" w:rsidTr="009523BA">
        <w:trPr>
          <w:trHeight w:val="822"/>
          <w:ins w:id="9762" w:author="The Si Tran" w:date="2012-12-10T07:33:00Z"/>
          <w:trPrChange w:id="9763"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64"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rsidP="009523BA">
            <w:pPr>
              <w:pStyle w:val="BangBody"/>
              <w:spacing w:before="0"/>
              <w:jc w:val="center"/>
              <w:rPr>
                <w:ins w:id="9765" w:author="The Si Tran" w:date="2012-12-10T07:33:00Z"/>
                <w:b/>
                <w:sz w:val="26"/>
                <w:szCs w:val="26"/>
                <w:rPrChange w:id="9766" w:author="superchickend" w:date="2012-12-16T15:32:00Z">
                  <w:rPr>
                    <w:ins w:id="9767" w:author="The Si Tran" w:date="2012-12-10T07:33:00Z"/>
                    <w:rFonts w:ascii="Calibri" w:eastAsia="Times New Roman" w:hAnsi="Calibri"/>
                    <w:b/>
                    <w:bCs/>
                    <w:color w:val="000000"/>
                    <w:sz w:val="22"/>
                    <w:szCs w:val="28"/>
                  </w:rPr>
                </w:rPrChange>
              </w:rPr>
              <w:pPrChange w:id="9768"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769" w:author="The Si Tran" w:date="2012-12-10T07:33:00Z">
              <w:r w:rsidRPr="009523BA">
                <w:rPr>
                  <w:b/>
                  <w:sz w:val="26"/>
                  <w:szCs w:val="26"/>
                  <w:rPrChange w:id="9770"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977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rsidP="009523BA">
            <w:pPr>
              <w:pStyle w:val="BangBody"/>
              <w:spacing w:before="0"/>
              <w:rPr>
                <w:ins w:id="9772" w:author="The Si Tran" w:date="2012-12-10T07:33:00Z"/>
                <w:sz w:val="26"/>
                <w:szCs w:val="26"/>
                <w:rPrChange w:id="9773" w:author="The Si Tran" w:date="2012-12-14T06:37:00Z">
                  <w:rPr>
                    <w:ins w:id="9774" w:author="The Si Tran" w:date="2012-12-10T07:33:00Z"/>
                    <w:rFonts w:ascii="Calibri" w:eastAsia="Times New Roman" w:hAnsi="Calibri"/>
                    <w:b/>
                    <w:bCs/>
                    <w:color w:val="000000"/>
                    <w:sz w:val="22"/>
                    <w:szCs w:val="28"/>
                  </w:rPr>
                </w:rPrChange>
              </w:rPr>
              <w:pPrChange w:id="977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776" w:author="The Si Tran" w:date="2012-12-10T07:33:00Z">
              <w:r w:rsidRPr="009523BA">
                <w:rPr>
                  <w:sz w:val="26"/>
                  <w:szCs w:val="26"/>
                  <w:rPrChange w:id="9777" w:author="The Si Tran" w:date="2012-12-14T06:37:00Z">
                    <w:rPr>
                      <w:rFonts w:ascii="Calibri" w:hAnsi="Calibri"/>
                      <w:sz w:val="22"/>
                    </w:rPr>
                  </w:rPrChange>
                </w:rPr>
                <w:t>ARIMA(2, 0, 2)(0, 0, 0)0</w:t>
              </w:r>
              <w:r w:rsidRPr="009523BA">
                <w:rPr>
                  <w:sz w:val="26"/>
                  <w:szCs w:val="26"/>
                  <w:rPrChange w:id="9778" w:author="The Si Tran" w:date="2012-12-14T06:37:00Z">
                    <w:rPr>
                      <w:rFonts w:ascii="Calibri" w:hAnsi="Calibri"/>
                      <w:sz w:val="22"/>
                    </w:rPr>
                  </w:rPrChange>
                </w:rPr>
                <w:br/>
              </w:r>
            </w:ins>
            <w:r w:rsidR="00976130">
              <w:rPr>
                <w:sz w:val="26"/>
                <w:szCs w:val="26"/>
              </w:rPr>
              <w:t>Nơron</w:t>
            </w:r>
            <w:ins w:id="9779" w:author="The Si Tran" w:date="2012-12-10T07:33:00Z">
              <w:r w:rsidRPr="009523BA">
                <w:rPr>
                  <w:sz w:val="26"/>
                  <w:szCs w:val="26"/>
                  <w:rPrChange w:id="9780"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978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rsidP="009523BA">
            <w:pPr>
              <w:pStyle w:val="BangBody"/>
              <w:spacing w:before="0"/>
              <w:jc w:val="center"/>
              <w:rPr>
                <w:ins w:id="9782" w:author="The Si Tran" w:date="2012-12-10T07:33:00Z"/>
                <w:b/>
                <w:sz w:val="26"/>
                <w:szCs w:val="26"/>
                <w:rPrChange w:id="9783" w:author="superchickend" w:date="2012-12-16T15:33:00Z">
                  <w:rPr>
                    <w:ins w:id="9784" w:author="The Si Tran" w:date="2012-12-10T07:33:00Z"/>
                    <w:rFonts w:ascii="Calibri" w:eastAsia="Times New Roman" w:hAnsi="Calibri"/>
                    <w:b/>
                    <w:bCs/>
                    <w:color w:val="000000"/>
                    <w:sz w:val="22"/>
                    <w:szCs w:val="28"/>
                  </w:rPr>
                </w:rPrChange>
              </w:rPr>
              <w:pPrChange w:id="978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86" w:author="The Si Tran" w:date="2012-12-10T07:33:00Z">
              <w:r w:rsidRPr="009523BA">
                <w:rPr>
                  <w:b/>
                  <w:sz w:val="26"/>
                  <w:szCs w:val="26"/>
                  <w:rPrChange w:id="9787"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978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rsidP="009523BA">
            <w:pPr>
              <w:pStyle w:val="BangBody"/>
              <w:spacing w:before="0"/>
              <w:jc w:val="center"/>
              <w:rPr>
                <w:ins w:id="9789" w:author="The Si Tran" w:date="2012-12-10T07:33:00Z"/>
                <w:b/>
                <w:sz w:val="26"/>
                <w:szCs w:val="26"/>
                <w:rPrChange w:id="9790" w:author="superchickend" w:date="2012-12-16T15:33:00Z">
                  <w:rPr>
                    <w:ins w:id="9791" w:author="The Si Tran" w:date="2012-12-10T07:33:00Z"/>
                    <w:rFonts w:ascii="Calibri" w:eastAsia="Times New Roman" w:hAnsi="Calibri"/>
                    <w:b/>
                    <w:bCs/>
                    <w:color w:val="000000"/>
                    <w:sz w:val="22"/>
                    <w:szCs w:val="28"/>
                  </w:rPr>
                </w:rPrChange>
              </w:rPr>
              <w:pPrChange w:id="979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93" w:author="The Si Tran" w:date="2012-12-10T07:33:00Z">
              <w:r w:rsidRPr="009523BA">
                <w:rPr>
                  <w:b/>
                  <w:sz w:val="26"/>
                  <w:szCs w:val="26"/>
                  <w:rPrChange w:id="9794"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979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rsidP="009523BA">
            <w:pPr>
              <w:pStyle w:val="BangBody"/>
              <w:spacing w:before="0"/>
              <w:jc w:val="center"/>
              <w:rPr>
                <w:ins w:id="9796" w:author="The Si Tran" w:date="2012-12-10T07:33:00Z"/>
                <w:b/>
                <w:sz w:val="26"/>
                <w:szCs w:val="26"/>
                <w:rPrChange w:id="9797" w:author="superchickend" w:date="2012-12-16T15:33:00Z">
                  <w:rPr>
                    <w:ins w:id="9798" w:author="The Si Tran" w:date="2012-12-10T07:33:00Z"/>
                    <w:rFonts w:ascii="Calibri" w:eastAsia="Times New Roman" w:hAnsi="Calibri"/>
                    <w:b/>
                    <w:bCs/>
                    <w:color w:val="000000"/>
                    <w:sz w:val="22"/>
                    <w:szCs w:val="28"/>
                  </w:rPr>
                </w:rPrChange>
              </w:rPr>
              <w:pPrChange w:id="979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00" w:author="The Si Tran" w:date="2012-12-10T07:33:00Z">
              <w:r w:rsidRPr="009523BA">
                <w:rPr>
                  <w:b/>
                  <w:sz w:val="26"/>
                  <w:szCs w:val="26"/>
                  <w:rPrChange w:id="9801" w:author="superchickend" w:date="2012-12-16T15:33:00Z">
                    <w:rPr>
                      <w:rFonts w:ascii="Calibri" w:hAnsi="Calibri"/>
                      <w:sz w:val="22"/>
                    </w:rPr>
                  </w:rPrChange>
                </w:rPr>
                <w:t>1.32</w:t>
              </w:r>
            </w:ins>
          </w:p>
        </w:tc>
      </w:tr>
      <w:tr w:rsidR="009523BA" w:rsidRPr="003A1CA3" w14:paraId="036F6E47" w14:textId="77777777" w:rsidTr="009523BA">
        <w:trPr>
          <w:trHeight w:val="822"/>
          <w:ins w:id="9802" w:author="The Si Tran" w:date="2012-12-10T07:33:00Z"/>
          <w:trPrChange w:id="9803"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9804"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rsidP="009523BA">
            <w:pPr>
              <w:pStyle w:val="BangBody"/>
              <w:spacing w:before="0"/>
              <w:rPr>
                <w:ins w:id="9805" w:author="The Si Tran" w:date="2012-12-10T07:33:00Z"/>
                <w:sz w:val="26"/>
                <w:szCs w:val="26"/>
                <w:rPrChange w:id="9806" w:author="The Si Tran" w:date="2012-12-14T06:37:00Z">
                  <w:rPr>
                    <w:ins w:id="9807" w:author="The Si Tran" w:date="2012-12-10T07:33:00Z"/>
                    <w:rFonts w:ascii="Calibri" w:eastAsia="Times New Roman" w:hAnsi="Calibri"/>
                    <w:color w:val="000000"/>
                    <w:sz w:val="22"/>
                  </w:rPr>
                </w:rPrChange>
              </w:rPr>
              <w:pPrChange w:id="9808"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9809"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rsidP="009523BA">
            <w:pPr>
              <w:pStyle w:val="BangBody"/>
              <w:spacing w:before="0"/>
              <w:rPr>
                <w:ins w:id="9810" w:author="The Si Tran" w:date="2012-12-10T07:33:00Z"/>
                <w:sz w:val="26"/>
                <w:szCs w:val="26"/>
                <w:rPrChange w:id="9811" w:author="The Si Tran" w:date="2012-12-14T06:37:00Z">
                  <w:rPr>
                    <w:ins w:id="9812" w:author="The Si Tran" w:date="2012-12-10T07:33:00Z"/>
                    <w:rFonts w:ascii="Calibri" w:eastAsia="Times New Roman" w:hAnsi="Calibri"/>
                    <w:b/>
                    <w:bCs/>
                    <w:color w:val="000000"/>
                    <w:sz w:val="22"/>
                    <w:szCs w:val="28"/>
                  </w:rPr>
                </w:rPrChange>
              </w:rPr>
              <w:pPrChange w:id="981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814" w:author="The Si Tran" w:date="2012-12-10T07:33:00Z">
              <w:r w:rsidRPr="009523BA">
                <w:rPr>
                  <w:sz w:val="26"/>
                  <w:szCs w:val="26"/>
                  <w:rPrChange w:id="9815" w:author="The Si Tran" w:date="2012-12-14T06:37:00Z">
                    <w:rPr>
                      <w:rFonts w:ascii="Calibri" w:hAnsi="Calibri"/>
                      <w:sz w:val="22"/>
                    </w:rPr>
                  </w:rPrChange>
                </w:rPr>
                <w:t>ARIMA(2, 0, 2)(0, 0, 0)0</w:t>
              </w:r>
              <w:r w:rsidRPr="009523BA">
                <w:rPr>
                  <w:sz w:val="26"/>
                  <w:szCs w:val="26"/>
                  <w:rPrChange w:id="9816" w:author="The Si Tran" w:date="2012-12-14T06:37:00Z">
                    <w:rPr>
                      <w:rFonts w:ascii="Calibri" w:hAnsi="Calibri"/>
                      <w:sz w:val="22"/>
                    </w:rPr>
                  </w:rPrChange>
                </w:rPr>
                <w:br/>
              </w:r>
            </w:ins>
            <w:r w:rsidR="00976130">
              <w:rPr>
                <w:sz w:val="26"/>
                <w:szCs w:val="26"/>
              </w:rPr>
              <w:t>Nơron</w:t>
            </w:r>
            <w:ins w:id="9817" w:author="The Si Tran" w:date="2012-12-10T07:33:00Z">
              <w:r w:rsidRPr="009523BA">
                <w:rPr>
                  <w:sz w:val="26"/>
                  <w:szCs w:val="26"/>
                  <w:rPrChange w:id="9818"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9819"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rsidP="009523BA">
            <w:pPr>
              <w:pStyle w:val="BangBody"/>
              <w:spacing w:before="0"/>
              <w:jc w:val="center"/>
              <w:rPr>
                <w:ins w:id="9820" w:author="The Si Tran" w:date="2012-12-10T07:33:00Z"/>
                <w:sz w:val="26"/>
                <w:szCs w:val="26"/>
                <w:rPrChange w:id="9821" w:author="The Si Tran" w:date="2012-12-14T06:37:00Z">
                  <w:rPr>
                    <w:ins w:id="9822" w:author="The Si Tran" w:date="2012-12-10T07:33:00Z"/>
                    <w:rFonts w:ascii="Calibri" w:eastAsia="Times New Roman" w:hAnsi="Calibri"/>
                    <w:b/>
                    <w:bCs/>
                    <w:color w:val="000000"/>
                    <w:sz w:val="22"/>
                    <w:szCs w:val="28"/>
                  </w:rPr>
                </w:rPrChange>
              </w:rPr>
              <w:pPrChange w:id="9823"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24" w:author="The Si Tran" w:date="2012-12-10T07:33:00Z">
              <w:r w:rsidRPr="009523BA">
                <w:rPr>
                  <w:sz w:val="26"/>
                  <w:szCs w:val="26"/>
                  <w:rPrChange w:id="9825"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9826"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rsidP="009523BA">
            <w:pPr>
              <w:pStyle w:val="BangBody"/>
              <w:spacing w:before="0"/>
              <w:jc w:val="center"/>
              <w:rPr>
                <w:ins w:id="9827" w:author="The Si Tran" w:date="2012-12-10T07:33:00Z"/>
                <w:sz w:val="26"/>
                <w:szCs w:val="26"/>
                <w:rPrChange w:id="9828" w:author="The Si Tran" w:date="2012-12-14T06:37:00Z">
                  <w:rPr>
                    <w:ins w:id="9829" w:author="The Si Tran" w:date="2012-12-10T07:33:00Z"/>
                    <w:rFonts w:ascii="Calibri" w:eastAsia="Times New Roman" w:hAnsi="Calibri"/>
                    <w:b/>
                    <w:bCs/>
                    <w:color w:val="000000"/>
                    <w:sz w:val="22"/>
                    <w:szCs w:val="28"/>
                  </w:rPr>
                </w:rPrChange>
              </w:rPr>
              <w:pPrChange w:id="9830"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31" w:author="The Si Tran" w:date="2012-12-10T07:33:00Z">
              <w:r w:rsidRPr="009523BA">
                <w:rPr>
                  <w:sz w:val="26"/>
                  <w:szCs w:val="26"/>
                  <w:rPrChange w:id="9832"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9833"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rsidP="009523BA">
            <w:pPr>
              <w:pStyle w:val="BangBody"/>
              <w:spacing w:before="0"/>
              <w:jc w:val="center"/>
              <w:rPr>
                <w:ins w:id="9834" w:author="The Si Tran" w:date="2012-12-10T07:33:00Z"/>
                <w:sz w:val="26"/>
                <w:szCs w:val="26"/>
                <w:rPrChange w:id="9835" w:author="The Si Tran" w:date="2012-12-14T06:37:00Z">
                  <w:rPr>
                    <w:ins w:id="9836" w:author="The Si Tran" w:date="2012-12-10T07:33:00Z"/>
                    <w:rFonts w:ascii="Calibri" w:eastAsia="Times New Roman" w:hAnsi="Calibri"/>
                    <w:b/>
                    <w:bCs/>
                    <w:color w:val="000000"/>
                    <w:sz w:val="22"/>
                    <w:szCs w:val="28"/>
                  </w:rPr>
                </w:rPrChange>
              </w:rPr>
              <w:pPrChange w:id="9837"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838" w:author="The Si Tran" w:date="2012-12-10T07:33:00Z">
              <w:r w:rsidRPr="009523BA">
                <w:rPr>
                  <w:sz w:val="26"/>
                  <w:szCs w:val="26"/>
                  <w:rPrChange w:id="9839" w:author="The Si Tran" w:date="2012-12-14T06:37:00Z">
                    <w:rPr>
                      <w:rFonts w:ascii="Calibri" w:hAnsi="Calibri"/>
                      <w:sz w:val="22"/>
                    </w:rPr>
                  </w:rPrChange>
                </w:rPr>
                <w:t>1.7</w:t>
              </w:r>
            </w:ins>
          </w:p>
        </w:tc>
      </w:tr>
    </w:tbl>
    <w:bookmarkEnd w:id="9621"/>
    <w:bookmarkEnd w:id="9622"/>
    <w:p w14:paraId="046281FA" w14:textId="0E39E960" w:rsidR="009523BA" w:rsidRPr="009523BA" w:rsidRDefault="009523BA" w:rsidP="009523BA">
      <w:pPr>
        <w:pStyle w:val="Bang"/>
        <w:spacing w:before="0" w:after="0"/>
        <w:rPr>
          <w:ins w:id="9840" w:author="The Si Tran" w:date="2012-12-14T06:36:00Z"/>
        </w:rPr>
      </w:pPr>
      <w:ins w:id="9841" w:author="The Si Tran" w:date="2012-12-14T06:36:00Z">
        <w:r w:rsidRPr="006041AD">
          <w:rPr>
            <w:b/>
          </w:rPr>
          <w:t>Bảng 6.6:</w:t>
        </w:r>
        <w:r w:rsidRPr="004D696B">
          <w:t xml:space="preserve"> Kết quả thực nghiệm chuỗi dữ liệu</w:t>
        </w:r>
        <w:r>
          <w:t xml:space="preserve"> </w:t>
        </w:r>
        <w:r w:rsidRPr="004D696B">
          <w:t>Chemical</w:t>
        </w:r>
      </w:ins>
    </w:p>
    <w:p w14:paraId="29F51210" w14:textId="77777777" w:rsidR="004C2D67" w:rsidRDefault="004C2D67">
      <w:pPr>
        <w:rPr>
          <w:ins w:id="9842" w:author="The Si Tran" w:date="2012-12-10T07:33:00Z"/>
        </w:rPr>
        <w:pPrChange w:id="9843" w:author="The Si Tran" w:date="2012-12-10T07:32:00Z">
          <w:pPr>
            <w:pStyle w:val="Heading1"/>
            <w:jc w:val="left"/>
          </w:pPr>
        </w:pPrChange>
      </w:pPr>
    </w:p>
    <w:p w14:paraId="7792E666" w14:textId="064C8B36" w:rsidR="00726875" w:rsidRPr="004D696B" w:rsidRDefault="00E30631">
      <w:pPr>
        <w:pStyle w:val="Bang"/>
        <w:rPr>
          <w:ins w:id="9844" w:author="The Si Tran" w:date="2012-12-11T20:13:00Z"/>
        </w:rPr>
        <w:pPrChange w:id="9845" w:author="The Si Tran" w:date="2012-12-16T10:03:00Z">
          <w:pPr>
            <w:pStyle w:val="Heading3"/>
            <w:numPr>
              <w:ilvl w:val="0"/>
              <w:numId w:val="0"/>
            </w:numPr>
            <w:tabs>
              <w:tab w:val="clear" w:pos="1080"/>
            </w:tabs>
            <w:ind w:left="0" w:firstLine="0"/>
            <w:jc w:val="center"/>
          </w:pPr>
        </w:pPrChange>
      </w:pPr>
      <w:bookmarkStart w:id="9846" w:name="_Toc343033799"/>
      <w:bookmarkStart w:id="9847" w:name="_Toc343415632"/>
      <w:ins w:id="9848" w:author="The Si Tran" w:date="2012-12-14T06:38:00Z">
        <w:r w:rsidRPr="006041AD">
          <w:rPr>
            <w:b/>
          </w:rPr>
          <w:lastRenderedPageBreak/>
          <w:t>Bảng 6.7:</w:t>
        </w:r>
        <w:r w:rsidRPr="004D696B">
          <w:t xml:space="preserve"> Kết quả thực nghiệm chuỗi dữ liệu</w:t>
        </w:r>
        <w:r>
          <w:t xml:space="preserve"> </w:t>
        </w:r>
        <w:r w:rsidRPr="004D696B">
          <w:t>Prices</w:t>
        </w:r>
      </w:ins>
      <w:bookmarkEnd w:id="9846"/>
      <w:bookmarkEnd w:id="9847"/>
    </w:p>
    <w:tbl>
      <w:tblPr>
        <w:tblW w:w="9306" w:type="dxa"/>
        <w:tblLook w:val="04A0" w:firstRow="1" w:lastRow="0" w:firstColumn="1" w:lastColumn="0" w:noHBand="0" w:noVBand="1"/>
        <w:tblPrChange w:id="9849"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9850">
          <w:tblGrid>
            <w:gridCol w:w="1072"/>
            <w:gridCol w:w="6557"/>
            <w:gridCol w:w="767"/>
            <w:gridCol w:w="830"/>
            <w:gridCol w:w="828"/>
          </w:tblGrid>
        </w:tblGridChange>
      </w:tblGrid>
      <w:tr w:rsidR="00A80B78" w:rsidRPr="007F5C98" w14:paraId="1E2C0D10" w14:textId="77777777" w:rsidTr="009523BA">
        <w:trPr>
          <w:trHeight w:val="288"/>
          <w:ins w:id="9851" w:author="The Si Tran" w:date="2012-12-12T07:51:00Z"/>
          <w:trPrChange w:id="9852" w:author="superchickend" w:date="2012-12-16T15:33:00Z">
            <w:trPr>
              <w:trHeight w:val="287"/>
            </w:trPr>
          </w:trPrChange>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853"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9854" w:author="The Si Tran" w:date="2012-12-12T07:51:00Z"/>
                <w:sz w:val="26"/>
                <w:szCs w:val="26"/>
                <w:rPrChange w:id="9855" w:author="The Si Tran" w:date="2012-12-14T06:37:00Z">
                  <w:rPr>
                    <w:ins w:id="9856" w:author="The Si Tran" w:date="2012-12-12T07:51:00Z"/>
                    <w:rFonts w:eastAsia="Times New Roman"/>
                    <w:color w:val="000000"/>
                    <w:sz w:val="22"/>
                  </w:rPr>
                </w:rPrChange>
              </w:rPr>
              <w:pPrChange w:id="9857"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9858"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9859" w:author="The Si Tran" w:date="2012-12-12T07:51:00Z"/>
                <w:b/>
                <w:sz w:val="26"/>
                <w:szCs w:val="26"/>
                <w:rPrChange w:id="9860" w:author="superchickend" w:date="2012-12-16T15:33:00Z">
                  <w:rPr>
                    <w:ins w:id="9861" w:author="The Si Tran" w:date="2012-12-12T07:51:00Z"/>
                    <w:rFonts w:eastAsia="Times New Roman"/>
                    <w:color w:val="000000"/>
                    <w:sz w:val="22"/>
                  </w:rPr>
                </w:rPrChange>
              </w:rPr>
              <w:pPrChange w:id="9862" w:author="superchickend" w:date="2012-12-16T15:33:00Z">
                <w:pPr>
                  <w:spacing w:before="0" w:line="240" w:lineRule="auto"/>
                  <w:jc w:val="left"/>
                </w:pPr>
              </w:pPrChange>
            </w:pPr>
            <w:ins w:id="9863" w:author="The Si Tran" w:date="2012-12-12T07:51:00Z">
              <w:r w:rsidRPr="009523BA">
                <w:rPr>
                  <w:b/>
                  <w:sz w:val="26"/>
                  <w:szCs w:val="26"/>
                  <w:rPrChange w:id="9864" w:author="superchickend" w:date="2012-12-16T15:33:00Z">
                    <w:rPr>
                      <w:sz w:val="22"/>
                    </w:rPr>
                  </w:rPrChange>
                </w:rPr>
                <w:t>Model</w:t>
              </w:r>
            </w:ins>
          </w:p>
        </w:tc>
        <w:tc>
          <w:tcPr>
            <w:tcW w:w="765" w:type="dxa"/>
            <w:tcBorders>
              <w:top w:val="single" w:sz="4" w:space="0" w:color="auto"/>
              <w:left w:val="nil"/>
              <w:bottom w:val="single" w:sz="4" w:space="0" w:color="auto"/>
              <w:right w:val="single" w:sz="4" w:space="0" w:color="auto"/>
            </w:tcBorders>
            <w:shd w:val="clear" w:color="auto" w:fill="auto"/>
            <w:noWrap/>
            <w:vAlign w:val="center"/>
            <w:hideMark/>
            <w:tcPrChange w:id="9865"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9866" w:author="The Si Tran" w:date="2012-12-12T07:51:00Z"/>
                <w:b/>
                <w:sz w:val="26"/>
                <w:szCs w:val="26"/>
                <w:rPrChange w:id="9867" w:author="superchickend" w:date="2012-12-16T15:33:00Z">
                  <w:rPr>
                    <w:ins w:id="9868" w:author="The Si Tran" w:date="2012-12-12T07:51:00Z"/>
                    <w:rFonts w:eastAsia="Times New Roman"/>
                    <w:color w:val="000000"/>
                    <w:sz w:val="22"/>
                  </w:rPr>
                </w:rPrChange>
              </w:rPr>
              <w:pPrChange w:id="9869" w:author="superchickend" w:date="2012-12-16T15:33:00Z">
                <w:pPr>
                  <w:spacing w:before="0" w:line="240" w:lineRule="auto"/>
                  <w:jc w:val="left"/>
                </w:pPr>
              </w:pPrChange>
            </w:pPr>
            <w:ins w:id="9870" w:author="The Si Tran" w:date="2012-12-12T07:51:00Z">
              <w:r w:rsidRPr="009523BA">
                <w:rPr>
                  <w:b/>
                  <w:sz w:val="26"/>
                  <w:szCs w:val="26"/>
                  <w:rPrChange w:id="9871" w:author="superchickend" w:date="2012-12-16T15:33:00Z">
                    <w:rPr>
                      <w:sz w:val="22"/>
                    </w:rPr>
                  </w:rPrChange>
                </w:rPr>
                <w:t>MAE</w:t>
              </w:r>
            </w:ins>
          </w:p>
        </w:tc>
        <w:tc>
          <w:tcPr>
            <w:tcW w:w="868" w:type="dxa"/>
            <w:tcBorders>
              <w:top w:val="single" w:sz="4" w:space="0" w:color="auto"/>
              <w:left w:val="nil"/>
              <w:bottom w:val="single" w:sz="4" w:space="0" w:color="auto"/>
              <w:right w:val="single" w:sz="4" w:space="0" w:color="auto"/>
            </w:tcBorders>
            <w:shd w:val="clear" w:color="auto" w:fill="auto"/>
            <w:noWrap/>
            <w:vAlign w:val="center"/>
            <w:hideMark/>
            <w:tcPrChange w:id="9872"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9873" w:author="The Si Tran" w:date="2012-12-12T07:51:00Z"/>
                <w:b/>
                <w:sz w:val="26"/>
                <w:szCs w:val="26"/>
                <w:rPrChange w:id="9874" w:author="superchickend" w:date="2012-12-16T15:33:00Z">
                  <w:rPr>
                    <w:ins w:id="9875" w:author="The Si Tran" w:date="2012-12-12T07:51:00Z"/>
                    <w:rFonts w:eastAsia="Times New Roman"/>
                    <w:color w:val="000000"/>
                    <w:sz w:val="22"/>
                  </w:rPr>
                </w:rPrChange>
              </w:rPr>
              <w:pPrChange w:id="9876" w:author="superchickend" w:date="2012-12-16T15:33:00Z">
                <w:pPr>
                  <w:spacing w:before="0" w:line="240" w:lineRule="auto"/>
                  <w:jc w:val="left"/>
                </w:pPr>
              </w:pPrChange>
            </w:pPr>
            <w:ins w:id="9877" w:author="The Si Tran" w:date="2012-12-12T07:51:00Z">
              <w:r w:rsidRPr="009523BA">
                <w:rPr>
                  <w:b/>
                  <w:sz w:val="26"/>
                  <w:szCs w:val="26"/>
                  <w:rPrChange w:id="9878" w:author="superchickend" w:date="2012-12-16T15:33:00Z">
                    <w:rPr>
                      <w:sz w:val="22"/>
                    </w:rPr>
                  </w:rPrChange>
                </w:rPr>
                <w:t>MSE</w:t>
              </w:r>
            </w:ins>
          </w:p>
        </w:tc>
        <w:tc>
          <w:tcPr>
            <w:tcW w:w="916" w:type="dxa"/>
            <w:tcBorders>
              <w:top w:val="single" w:sz="4" w:space="0" w:color="auto"/>
              <w:left w:val="nil"/>
              <w:bottom w:val="single" w:sz="4" w:space="0" w:color="auto"/>
              <w:right w:val="single" w:sz="4" w:space="0" w:color="auto"/>
            </w:tcBorders>
            <w:shd w:val="clear" w:color="auto" w:fill="auto"/>
            <w:noWrap/>
            <w:vAlign w:val="center"/>
            <w:hideMark/>
            <w:tcPrChange w:id="9879"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9880" w:author="The Si Tran" w:date="2012-12-12T07:51:00Z"/>
                <w:b/>
                <w:sz w:val="26"/>
                <w:szCs w:val="26"/>
                <w:rPrChange w:id="9881" w:author="superchickend" w:date="2012-12-16T15:33:00Z">
                  <w:rPr>
                    <w:ins w:id="9882" w:author="The Si Tran" w:date="2012-12-12T07:51:00Z"/>
                    <w:rFonts w:eastAsia="Times New Roman"/>
                    <w:color w:val="000000"/>
                    <w:sz w:val="22"/>
                  </w:rPr>
                </w:rPrChange>
              </w:rPr>
              <w:pPrChange w:id="9883" w:author="superchickend" w:date="2012-12-16T15:33:00Z">
                <w:pPr>
                  <w:spacing w:before="0" w:line="240" w:lineRule="auto"/>
                  <w:jc w:val="left"/>
                </w:pPr>
              </w:pPrChange>
            </w:pPr>
            <w:ins w:id="9884" w:author="The Si Tran" w:date="2012-12-12T07:51:00Z">
              <w:r w:rsidRPr="009523BA">
                <w:rPr>
                  <w:b/>
                  <w:sz w:val="26"/>
                  <w:szCs w:val="26"/>
                  <w:rPrChange w:id="9885" w:author="superchickend" w:date="2012-12-16T15:33:00Z">
                    <w:rPr>
                      <w:sz w:val="22"/>
                    </w:rPr>
                  </w:rPrChange>
                </w:rPr>
                <w:t>MAPE</w:t>
              </w:r>
            </w:ins>
          </w:p>
        </w:tc>
      </w:tr>
      <w:tr w:rsidR="00A80B78" w:rsidRPr="007F5C98" w14:paraId="7021695F" w14:textId="77777777" w:rsidTr="009523BA">
        <w:trPr>
          <w:trHeight w:val="580"/>
          <w:ins w:id="9886" w:author="The Si Tran" w:date="2012-12-12T07:51:00Z"/>
          <w:trPrChange w:id="9887" w:author="superchickend" w:date="2012-12-16T15:33:00Z">
            <w:trPr>
              <w:trHeight w:val="575"/>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88"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9523BA" w:rsidRDefault="00A80B78">
            <w:pPr>
              <w:pStyle w:val="BangBody"/>
              <w:jc w:val="center"/>
              <w:rPr>
                <w:ins w:id="9889" w:author="The Si Tran" w:date="2012-12-12T07:51:00Z"/>
                <w:b/>
                <w:sz w:val="26"/>
                <w:szCs w:val="26"/>
                <w:rPrChange w:id="9890" w:author="superchickend" w:date="2012-12-16T15:33:00Z">
                  <w:rPr>
                    <w:ins w:id="9891" w:author="The Si Tran" w:date="2012-12-12T07:51:00Z"/>
                    <w:rFonts w:eastAsia="Times New Roman"/>
                    <w:color w:val="000000"/>
                    <w:sz w:val="22"/>
                  </w:rPr>
                </w:rPrChange>
              </w:rPr>
              <w:pPrChange w:id="9892" w:author="superchickend" w:date="2012-12-16T15:33:00Z">
                <w:pPr>
                  <w:spacing w:before="0" w:line="240" w:lineRule="auto"/>
                  <w:jc w:val="center"/>
                </w:pPr>
              </w:pPrChange>
            </w:pPr>
            <w:ins w:id="9893" w:author="The Si Tran" w:date="2012-12-12T07:51:00Z">
              <w:r w:rsidRPr="009523BA">
                <w:rPr>
                  <w:b/>
                  <w:sz w:val="26"/>
                  <w:szCs w:val="26"/>
                  <w:rPrChange w:id="9894" w:author="superchickend" w:date="2012-12-16T15:33:00Z">
                    <w:rPr>
                      <w:sz w:val="22"/>
                    </w:rPr>
                  </w:rPrChange>
                </w:rPr>
                <w:t>ANNs</w:t>
              </w:r>
            </w:ins>
          </w:p>
        </w:tc>
        <w:tc>
          <w:tcPr>
            <w:tcW w:w="5566" w:type="dxa"/>
            <w:tcBorders>
              <w:top w:val="nil"/>
              <w:left w:val="nil"/>
              <w:bottom w:val="single" w:sz="4" w:space="0" w:color="auto"/>
              <w:right w:val="single" w:sz="4" w:space="0" w:color="auto"/>
            </w:tcBorders>
            <w:shd w:val="clear" w:color="auto" w:fill="auto"/>
            <w:vAlign w:val="bottom"/>
            <w:hideMark/>
            <w:tcPrChange w:id="989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9896" w:author="The Si Tran" w:date="2012-12-12T07:51:00Z"/>
                <w:sz w:val="26"/>
                <w:szCs w:val="26"/>
                <w:rPrChange w:id="9897" w:author="The Si Tran" w:date="2012-12-14T06:37:00Z">
                  <w:rPr>
                    <w:ins w:id="9898" w:author="The Si Tran" w:date="2012-12-12T07:51:00Z"/>
                    <w:rFonts w:eastAsia="Times New Roman"/>
                    <w:color w:val="000000"/>
                    <w:sz w:val="22"/>
                  </w:rPr>
                </w:rPrChange>
              </w:rPr>
              <w:pPrChange w:id="9899" w:author="The Si Tran" w:date="2012-12-16T08:46:00Z">
                <w:pPr>
                  <w:spacing w:before="0" w:line="240" w:lineRule="auto"/>
                  <w:jc w:val="left"/>
                </w:pPr>
              </w:pPrChange>
            </w:pPr>
            <w:r>
              <w:rPr>
                <w:sz w:val="26"/>
                <w:szCs w:val="26"/>
              </w:rPr>
              <w:t>Nơron</w:t>
            </w:r>
            <w:ins w:id="9900" w:author="The Si Tran" w:date="2012-12-12T07:51:00Z">
              <w:r w:rsidR="00A80B78" w:rsidRPr="009523BA">
                <w:rPr>
                  <w:sz w:val="26"/>
                  <w:szCs w:val="26"/>
                  <w:rPrChange w:id="9901" w:author="The Si Tran" w:date="2012-12-14T06:37:00Z">
                    <w:rPr>
                      <w:sz w:val="22"/>
                    </w:rPr>
                  </w:rPrChange>
                </w:rPr>
                <w:t>(6,6,1), Algorithm=RPROP, epoches=91,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990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9903" w:author="The Si Tran" w:date="2012-12-12T07:51:00Z"/>
                <w:sz w:val="26"/>
                <w:szCs w:val="26"/>
                <w:rPrChange w:id="9904" w:author="The Si Tran" w:date="2012-12-14T06:37:00Z">
                  <w:rPr>
                    <w:ins w:id="9905" w:author="The Si Tran" w:date="2012-12-12T07:51:00Z"/>
                    <w:rFonts w:eastAsia="Times New Roman"/>
                    <w:color w:val="000000"/>
                    <w:sz w:val="22"/>
                  </w:rPr>
                </w:rPrChange>
              </w:rPr>
              <w:pPrChange w:id="9906" w:author="superchickend" w:date="2012-12-16T15:33:00Z">
                <w:pPr>
                  <w:spacing w:before="0" w:line="240" w:lineRule="auto"/>
                  <w:jc w:val="right"/>
                </w:pPr>
              </w:pPrChange>
            </w:pPr>
            <w:ins w:id="9907" w:author="The Si Tran" w:date="2012-12-12T07:51:00Z">
              <w:r w:rsidRPr="009523BA">
                <w:rPr>
                  <w:sz w:val="26"/>
                  <w:szCs w:val="26"/>
                  <w:rPrChange w:id="9908" w:author="The Si Tran" w:date="2012-12-14T06:37:00Z">
                    <w:rPr>
                      <w:sz w:val="22"/>
                    </w:rPr>
                  </w:rPrChange>
                </w:rPr>
                <w:t>9.98</w:t>
              </w:r>
            </w:ins>
          </w:p>
        </w:tc>
        <w:tc>
          <w:tcPr>
            <w:tcW w:w="868" w:type="dxa"/>
            <w:tcBorders>
              <w:top w:val="nil"/>
              <w:left w:val="nil"/>
              <w:bottom w:val="single" w:sz="4" w:space="0" w:color="auto"/>
              <w:right w:val="single" w:sz="4" w:space="0" w:color="auto"/>
            </w:tcBorders>
            <w:shd w:val="clear" w:color="auto" w:fill="auto"/>
            <w:noWrap/>
            <w:vAlign w:val="center"/>
            <w:hideMark/>
            <w:tcPrChange w:id="990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9910" w:author="The Si Tran" w:date="2012-12-12T07:51:00Z"/>
                <w:sz w:val="26"/>
                <w:szCs w:val="26"/>
                <w:rPrChange w:id="9911" w:author="The Si Tran" w:date="2012-12-14T06:37:00Z">
                  <w:rPr>
                    <w:ins w:id="9912" w:author="The Si Tran" w:date="2012-12-12T07:51:00Z"/>
                    <w:rFonts w:eastAsia="Times New Roman"/>
                    <w:color w:val="000000"/>
                    <w:sz w:val="22"/>
                  </w:rPr>
                </w:rPrChange>
              </w:rPr>
              <w:pPrChange w:id="9913" w:author="superchickend" w:date="2012-12-16T15:33:00Z">
                <w:pPr>
                  <w:spacing w:before="0" w:line="240" w:lineRule="auto"/>
                  <w:jc w:val="right"/>
                </w:pPr>
              </w:pPrChange>
            </w:pPr>
            <w:ins w:id="9914" w:author="The Si Tran" w:date="2012-12-12T07:51:00Z">
              <w:r w:rsidRPr="009523BA">
                <w:rPr>
                  <w:sz w:val="26"/>
                  <w:szCs w:val="26"/>
                  <w:rPrChange w:id="9915" w:author="The Si Tran" w:date="2012-12-14T06:37:00Z">
                    <w:rPr>
                      <w:sz w:val="22"/>
                    </w:rPr>
                  </w:rPrChange>
                </w:rPr>
                <w:t>174.11</w:t>
              </w:r>
            </w:ins>
          </w:p>
        </w:tc>
        <w:tc>
          <w:tcPr>
            <w:tcW w:w="916" w:type="dxa"/>
            <w:tcBorders>
              <w:top w:val="nil"/>
              <w:left w:val="nil"/>
              <w:bottom w:val="single" w:sz="4" w:space="0" w:color="auto"/>
              <w:right w:val="single" w:sz="4" w:space="0" w:color="auto"/>
            </w:tcBorders>
            <w:shd w:val="clear" w:color="auto" w:fill="auto"/>
            <w:noWrap/>
            <w:vAlign w:val="center"/>
            <w:hideMark/>
            <w:tcPrChange w:id="991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9917" w:author="The Si Tran" w:date="2012-12-12T07:51:00Z"/>
                <w:sz w:val="26"/>
                <w:szCs w:val="26"/>
                <w:rPrChange w:id="9918" w:author="The Si Tran" w:date="2012-12-14T06:37:00Z">
                  <w:rPr>
                    <w:ins w:id="9919" w:author="The Si Tran" w:date="2012-12-12T07:51:00Z"/>
                    <w:rFonts w:eastAsia="Times New Roman"/>
                    <w:color w:val="000000"/>
                    <w:sz w:val="22"/>
                  </w:rPr>
                </w:rPrChange>
              </w:rPr>
              <w:pPrChange w:id="9920" w:author="superchickend" w:date="2012-12-16T15:33:00Z">
                <w:pPr>
                  <w:spacing w:before="0" w:line="240" w:lineRule="auto"/>
                  <w:jc w:val="right"/>
                </w:pPr>
              </w:pPrChange>
            </w:pPr>
            <w:ins w:id="9921" w:author="The Si Tran" w:date="2012-12-12T07:51:00Z">
              <w:r w:rsidRPr="009523BA">
                <w:rPr>
                  <w:sz w:val="26"/>
                  <w:szCs w:val="26"/>
                  <w:rPrChange w:id="9922" w:author="The Si Tran" w:date="2012-12-14T06:37:00Z">
                    <w:rPr>
                      <w:sz w:val="22"/>
                    </w:rPr>
                  </w:rPrChange>
                </w:rPr>
                <w:t>2.2</w:t>
              </w:r>
            </w:ins>
          </w:p>
        </w:tc>
      </w:tr>
      <w:tr w:rsidR="00A80B78" w:rsidRPr="007F5C98" w14:paraId="31026145" w14:textId="77777777" w:rsidTr="009523BA">
        <w:trPr>
          <w:trHeight w:val="580"/>
          <w:ins w:id="9923" w:author="The Si Tran" w:date="2012-12-12T07:51:00Z"/>
          <w:trPrChange w:id="9924" w:author="superchickend" w:date="2012-12-16T15:33:00Z">
            <w:trPr>
              <w:trHeight w:val="575"/>
            </w:trPr>
          </w:trPrChange>
        </w:trPr>
        <w:tc>
          <w:tcPr>
            <w:tcW w:w="1191" w:type="dxa"/>
            <w:vMerge/>
            <w:tcBorders>
              <w:top w:val="nil"/>
              <w:left w:val="single" w:sz="4" w:space="0" w:color="auto"/>
              <w:bottom w:val="single" w:sz="4" w:space="0" w:color="000000"/>
              <w:right w:val="single" w:sz="4" w:space="0" w:color="auto"/>
            </w:tcBorders>
            <w:vAlign w:val="center"/>
            <w:hideMark/>
            <w:tcPrChange w:id="9925"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9926" w:author="The Si Tran" w:date="2012-12-12T07:51:00Z"/>
                <w:b/>
                <w:sz w:val="26"/>
                <w:szCs w:val="26"/>
                <w:rPrChange w:id="9927" w:author="superchickend" w:date="2012-12-16T15:33:00Z">
                  <w:rPr>
                    <w:ins w:id="9928" w:author="The Si Tran" w:date="2012-12-12T07:51:00Z"/>
                    <w:rFonts w:eastAsia="Times New Roman"/>
                    <w:color w:val="000000"/>
                    <w:sz w:val="22"/>
                  </w:rPr>
                </w:rPrChange>
              </w:rPr>
              <w:pPrChange w:id="9929"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993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9931" w:author="The Si Tran" w:date="2012-12-12T07:51:00Z"/>
                <w:sz w:val="26"/>
                <w:szCs w:val="26"/>
                <w:rPrChange w:id="9932" w:author="The Si Tran" w:date="2012-12-14T06:37:00Z">
                  <w:rPr>
                    <w:ins w:id="9933" w:author="The Si Tran" w:date="2012-12-12T07:51:00Z"/>
                    <w:rFonts w:eastAsia="Times New Roman"/>
                    <w:color w:val="000000"/>
                    <w:sz w:val="22"/>
                  </w:rPr>
                </w:rPrChange>
              </w:rPr>
              <w:pPrChange w:id="9934" w:author="The Si Tran" w:date="2012-12-16T08:46:00Z">
                <w:pPr>
                  <w:spacing w:before="0" w:line="240" w:lineRule="auto"/>
                  <w:jc w:val="left"/>
                </w:pPr>
              </w:pPrChange>
            </w:pPr>
            <w:r>
              <w:rPr>
                <w:sz w:val="26"/>
                <w:szCs w:val="26"/>
              </w:rPr>
              <w:t>Nơron</w:t>
            </w:r>
            <w:ins w:id="9935" w:author="The Si Tran" w:date="2012-12-12T07:51:00Z">
              <w:r w:rsidR="00A80B78" w:rsidRPr="009523BA">
                <w:rPr>
                  <w:sz w:val="26"/>
                  <w:szCs w:val="26"/>
                  <w:rPrChange w:id="9936" w:author="The Si Tran" w:date="2012-12-14T06:37:00Z">
                    <w:rPr>
                      <w:sz w:val="22"/>
                    </w:rPr>
                  </w:rPrChange>
                </w:rPr>
                <w:t>(6,6,1),Algorithm=Back Propagation, epoches=1000,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9937"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9938" w:author="The Si Tran" w:date="2012-12-12T07:51:00Z"/>
                <w:sz w:val="26"/>
                <w:szCs w:val="26"/>
                <w:rPrChange w:id="9939" w:author="The Si Tran" w:date="2012-12-14T06:37:00Z">
                  <w:rPr>
                    <w:ins w:id="9940" w:author="The Si Tran" w:date="2012-12-12T07:51:00Z"/>
                    <w:rFonts w:eastAsia="Times New Roman"/>
                    <w:color w:val="000000"/>
                    <w:sz w:val="22"/>
                  </w:rPr>
                </w:rPrChange>
              </w:rPr>
              <w:pPrChange w:id="9941" w:author="superchickend" w:date="2012-12-16T15:33:00Z">
                <w:pPr>
                  <w:spacing w:before="0" w:line="240" w:lineRule="auto"/>
                  <w:jc w:val="right"/>
                </w:pPr>
              </w:pPrChange>
            </w:pPr>
            <w:ins w:id="9942" w:author="The Si Tran" w:date="2012-12-12T07:51:00Z">
              <w:r w:rsidRPr="009523BA">
                <w:rPr>
                  <w:sz w:val="26"/>
                  <w:szCs w:val="26"/>
                  <w:rPrChange w:id="9943" w:author="The Si Tran" w:date="2012-12-14T06:37:00Z">
                    <w:rPr>
                      <w:sz w:val="22"/>
                    </w:rPr>
                  </w:rPrChange>
                </w:rPr>
                <w:t>15.53</w:t>
              </w:r>
            </w:ins>
          </w:p>
        </w:tc>
        <w:tc>
          <w:tcPr>
            <w:tcW w:w="868" w:type="dxa"/>
            <w:tcBorders>
              <w:top w:val="nil"/>
              <w:left w:val="nil"/>
              <w:bottom w:val="single" w:sz="4" w:space="0" w:color="auto"/>
              <w:right w:val="single" w:sz="4" w:space="0" w:color="auto"/>
            </w:tcBorders>
            <w:shd w:val="clear" w:color="auto" w:fill="auto"/>
            <w:noWrap/>
            <w:vAlign w:val="center"/>
            <w:hideMark/>
            <w:tcPrChange w:id="9944"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9945" w:author="The Si Tran" w:date="2012-12-12T07:51:00Z"/>
                <w:sz w:val="26"/>
                <w:szCs w:val="26"/>
                <w:rPrChange w:id="9946" w:author="The Si Tran" w:date="2012-12-14T06:37:00Z">
                  <w:rPr>
                    <w:ins w:id="9947" w:author="The Si Tran" w:date="2012-12-12T07:51:00Z"/>
                    <w:rFonts w:eastAsia="Times New Roman"/>
                    <w:color w:val="000000"/>
                    <w:sz w:val="22"/>
                  </w:rPr>
                </w:rPrChange>
              </w:rPr>
              <w:pPrChange w:id="9948" w:author="superchickend" w:date="2012-12-16T15:33:00Z">
                <w:pPr>
                  <w:spacing w:before="0" w:line="240" w:lineRule="auto"/>
                  <w:jc w:val="right"/>
                </w:pPr>
              </w:pPrChange>
            </w:pPr>
            <w:ins w:id="9949" w:author="The Si Tran" w:date="2012-12-12T07:51:00Z">
              <w:r w:rsidRPr="009523BA">
                <w:rPr>
                  <w:sz w:val="26"/>
                  <w:szCs w:val="26"/>
                  <w:rPrChange w:id="9950" w:author="The Si Tran" w:date="2012-12-14T06:37:00Z">
                    <w:rPr>
                      <w:sz w:val="22"/>
                    </w:rPr>
                  </w:rPrChange>
                </w:rPr>
                <w:t>356</w:t>
              </w:r>
            </w:ins>
          </w:p>
        </w:tc>
        <w:tc>
          <w:tcPr>
            <w:tcW w:w="916" w:type="dxa"/>
            <w:tcBorders>
              <w:top w:val="nil"/>
              <w:left w:val="nil"/>
              <w:bottom w:val="single" w:sz="4" w:space="0" w:color="auto"/>
              <w:right w:val="single" w:sz="4" w:space="0" w:color="auto"/>
            </w:tcBorders>
            <w:shd w:val="clear" w:color="auto" w:fill="auto"/>
            <w:noWrap/>
            <w:vAlign w:val="center"/>
            <w:hideMark/>
            <w:tcPrChange w:id="9951"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9952" w:author="The Si Tran" w:date="2012-12-12T07:51:00Z"/>
                <w:sz w:val="26"/>
                <w:szCs w:val="26"/>
                <w:rPrChange w:id="9953" w:author="The Si Tran" w:date="2012-12-14T06:37:00Z">
                  <w:rPr>
                    <w:ins w:id="9954" w:author="The Si Tran" w:date="2012-12-12T07:51:00Z"/>
                    <w:rFonts w:eastAsia="Times New Roman"/>
                    <w:color w:val="000000"/>
                    <w:sz w:val="22"/>
                  </w:rPr>
                </w:rPrChange>
              </w:rPr>
              <w:pPrChange w:id="9955" w:author="superchickend" w:date="2012-12-16T15:33:00Z">
                <w:pPr>
                  <w:spacing w:before="0" w:line="240" w:lineRule="auto"/>
                  <w:jc w:val="right"/>
                </w:pPr>
              </w:pPrChange>
            </w:pPr>
            <w:ins w:id="9956" w:author="The Si Tran" w:date="2012-12-12T07:51:00Z">
              <w:r w:rsidRPr="009523BA">
                <w:rPr>
                  <w:sz w:val="26"/>
                  <w:szCs w:val="26"/>
                  <w:rPrChange w:id="9957" w:author="The Si Tran" w:date="2012-12-14T06:37:00Z">
                    <w:rPr>
                      <w:sz w:val="22"/>
                    </w:rPr>
                  </w:rPrChange>
                </w:rPr>
                <w:t>3.08</w:t>
              </w:r>
            </w:ins>
          </w:p>
        </w:tc>
      </w:tr>
      <w:tr w:rsidR="00A80B78" w:rsidRPr="007F5C98" w14:paraId="7AFBC497" w14:textId="77777777" w:rsidTr="009523BA">
        <w:trPr>
          <w:trHeight w:val="288"/>
          <w:ins w:id="9958" w:author="The Si Tran" w:date="2012-12-12T07:51:00Z"/>
          <w:trPrChange w:id="9959" w:author="superchickend" w:date="2012-12-16T15:33:00Z">
            <w:trPr>
              <w:trHeight w:val="287"/>
            </w:trPr>
          </w:trPrChange>
        </w:trPr>
        <w:tc>
          <w:tcPr>
            <w:tcW w:w="1191" w:type="dxa"/>
            <w:tcBorders>
              <w:top w:val="nil"/>
              <w:left w:val="single" w:sz="4" w:space="0" w:color="auto"/>
              <w:bottom w:val="single" w:sz="4" w:space="0" w:color="auto"/>
              <w:right w:val="single" w:sz="4" w:space="0" w:color="auto"/>
            </w:tcBorders>
            <w:shd w:val="clear" w:color="auto" w:fill="auto"/>
            <w:noWrap/>
            <w:vAlign w:val="center"/>
            <w:hideMark/>
            <w:tcPrChange w:id="9960"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9961" w:author="The Si Tran" w:date="2012-12-12T07:51:00Z"/>
                <w:b/>
                <w:sz w:val="26"/>
                <w:szCs w:val="26"/>
                <w:rPrChange w:id="9962" w:author="superchickend" w:date="2012-12-16T15:33:00Z">
                  <w:rPr>
                    <w:ins w:id="9963" w:author="The Si Tran" w:date="2012-12-12T07:51:00Z"/>
                    <w:rFonts w:eastAsia="Times New Roman"/>
                    <w:color w:val="000000"/>
                    <w:sz w:val="22"/>
                  </w:rPr>
                </w:rPrChange>
              </w:rPr>
              <w:pPrChange w:id="9964" w:author="superchickend" w:date="2012-12-16T15:33:00Z">
                <w:pPr>
                  <w:spacing w:before="0" w:line="240" w:lineRule="auto"/>
                  <w:jc w:val="center"/>
                </w:pPr>
              </w:pPrChange>
            </w:pPr>
            <w:ins w:id="9965" w:author="The Si Tran" w:date="2012-12-12T07:51:00Z">
              <w:r w:rsidRPr="009523BA">
                <w:rPr>
                  <w:b/>
                  <w:sz w:val="26"/>
                  <w:szCs w:val="26"/>
                  <w:rPrChange w:id="9966"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996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9968" w:author="The Si Tran" w:date="2012-12-12T07:51:00Z"/>
                <w:sz w:val="26"/>
                <w:szCs w:val="26"/>
                <w:rPrChange w:id="9969" w:author="The Si Tran" w:date="2012-12-14T06:37:00Z">
                  <w:rPr>
                    <w:ins w:id="9970" w:author="The Si Tran" w:date="2012-12-12T07:51:00Z"/>
                    <w:rFonts w:eastAsia="Times New Roman"/>
                    <w:color w:val="000000"/>
                    <w:sz w:val="22"/>
                  </w:rPr>
                </w:rPrChange>
              </w:rPr>
              <w:pPrChange w:id="9971" w:author="The Si Tran" w:date="2012-12-16T08:46:00Z">
                <w:pPr>
                  <w:spacing w:before="0" w:line="240" w:lineRule="auto"/>
                  <w:jc w:val="left"/>
                </w:pPr>
              </w:pPrChange>
            </w:pPr>
            <w:ins w:id="9972" w:author="The Si Tran" w:date="2012-12-12T07:51:00Z">
              <w:r w:rsidRPr="009523BA">
                <w:rPr>
                  <w:sz w:val="26"/>
                  <w:szCs w:val="26"/>
                  <w:rPrChange w:id="9973" w:author="The Si Tran" w:date="2012-12-14T06:37:00Z">
                    <w:rPr>
                      <w:sz w:val="22"/>
                    </w:rPr>
                  </w:rPrChange>
                </w:rPr>
                <w:t>ARIMA(2, 1, 2)(0, 0, 0)0</w:t>
              </w:r>
            </w:ins>
          </w:p>
        </w:tc>
        <w:tc>
          <w:tcPr>
            <w:tcW w:w="765" w:type="dxa"/>
            <w:tcBorders>
              <w:top w:val="nil"/>
              <w:left w:val="nil"/>
              <w:bottom w:val="single" w:sz="4" w:space="0" w:color="auto"/>
              <w:right w:val="single" w:sz="4" w:space="0" w:color="auto"/>
            </w:tcBorders>
            <w:shd w:val="clear" w:color="auto" w:fill="auto"/>
            <w:noWrap/>
            <w:vAlign w:val="center"/>
            <w:hideMark/>
            <w:tcPrChange w:id="9974"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9975" w:author="The Si Tran" w:date="2012-12-12T07:51:00Z"/>
                <w:b/>
                <w:sz w:val="26"/>
                <w:szCs w:val="26"/>
                <w:rPrChange w:id="9976" w:author="superchickend" w:date="2012-12-16T15:34:00Z">
                  <w:rPr>
                    <w:ins w:id="9977" w:author="The Si Tran" w:date="2012-12-12T07:51:00Z"/>
                    <w:rFonts w:eastAsia="Times New Roman"/>
                    <w:color w:val="000000"/>
                    <w:sz w:val="22"/>
                  </w:rPr>
                </w:rPrChange>
              </w:rPr>
              <w:pPrChange w:id="9978" w:author="superchickend" w:date="2012-12-16T15:33:00Z">
                <w:pPr>
                  <w:spacing w:before="0" w:line="240" w:lineRule="auto"/>
                  <w:jc w:val="right"/>
                </w:pPr>
              </w:pPrChange>
            </w:pPr>
            <w:ins w:id="9979" w:author="The Si Tran" w:date="2012-12-12T07:51:00Z">
              <w:r w:rsidRPr="009523BA">
                <w:rPr>
                  <w:b/>
                  <w:sz w:val="26"/>
                  <w:szCs w:val="26"/>
                  <w:rPrChange w:id="9980" w:author="superchickend" w:date="2012-12-16T15:34: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9981"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9982" w:author="The Si Tran" w:date="2012-12-12T07:51:00Z"/>
                <w:b/>
                <w:sz w:val="26"/>
                <w:szCs w:val="26"/>
                <w:rPrChange w:id="9983" w:author="superchickend" w:date="2012-12-16T15:34:00Z">
                  <w:rPr>
                    <w:ins w:id="9984" w:author="The Si Tran" w:date="2012-12-12T07:51:00Z"/>
                    <w:rFonts w:eastAsia="Times New Roman"/>
                    <w:color w:val="000000"/>
                    <w:sz w:val="22"/>
                  </w:rPr>
                </w:rPrChange>
              </w:rPr>
              <w:pPrChange w:id="9985" w:author="superchickend" w:date="2012-12-16T15:33:00Z">
                <w:pPr>
                  <w:spacing w:before="0" w:line="240" w:lineRule="auto"/>
                  <w:jc w:val="right"/>
                </w:pPr>
              </w:pPrChange>
            </w:pPr>
            <w:ins w:id="9986" w:author="The Si Tran" w:date="2012-12-12T07:51:00Z">
              <w:r w:rsidRPr="009523BA">
                <w:rPr>
                  <w:b/>
                  <w:sz w:val="26"/>
                  <w:szCs w:val="26"/>
                  <w:rPrChange w:id="9987" w:author="superchickend" w:date="2012-12-16T15:34:00Z">
                    <w:rPr>
                      <w:sz w:val="22"/>
                    </w:rPr>
                  </w:rPrChange>
                </w:rPr>
                <w:t>51.99</w:t>
              </w:r>
            </w:ins>
          </w:p>
        </w:tc>
        <w:tc>
          <w:tcPr>
            <w:tcW w:w="916" w:type="dxa"/>
            <w:tcBorders>
              <w:top w:val="nil"/>
              <w:left w:val="nil"/>
              <w:bottom w:val="single" w:sz="4" w:space="0" w:color="auto"/>
              <w:right w:val="single" w:sz="4" w:space="0" w:color="auto"/>
            </w:tcBorders>
            <w:shd w:val="clear" w:color="auto" w:fill="auto"/>
            <w:noWrap/>
            <w:vAlign w:val="center"/>
            <w:hideMark/>
            <w:tcPrChange w:id="9988"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9989" w:author="The Si Tran" w:date="2012-12-12T07:51:00Z"/>
                <w:b/>
                <w:sz w:val="26"/>
                <w:szCs w:val="26"/>
                <w:rPrChange w:id="9990" w:author="superchickend" w:date="2012-12-16T15:34:00Z">
                  <w:rPr>
                    <w:ins w:id="9991" w:author="The Si Tran" w:date="2012-12-12T07:51:00Z"/>
                    <w:rFonts w:eastAsia="Times New Roman"/>
                    <w:color w:val="000000"/>
                    <w:sz w:val="22"/>
                  </w:rPr>
                </w:rPrChange>
              </w:rPr>
              <w:pPrChange w:id="9992" w:author="superchickend" w:date="2012-12-16T15:33:00Z">
                <w:pPr>
                  <w:spacing w:before="0" w:line="240" w:lineRule="auto"/>
                  <w:jc w:val="right"/>
                </w:pPr>
              </w:pPrChange>
            </w:pPr>
            <w:ins w:id="9993" w:author="The Si Tran" w:date="2012-12-12T07:51:00Z">
              <w:r w:rsidRPr="009523BA">
                <w:rPr>
                  <w:b/>
                  <w:sz w:val="26"/>
                  <w:szCs w:val="26"/>
                  <w:rPrChange w:id="9994" w:author="superchickend" w:date="2012-12-16T15:34:00Z">
                    <w:rPr>
                      <w:sz w:val="22"/>
                    </w:rPr>
                  </w:rPrChange>
                </w:rPr>
                <w:t>1.19</w:t>
              </w:r>
            </w:ins>
          </w:p>
        </w:tc>
      </w:tr>
      <w:tr w:rsidR="00A80B78" w:rsidRPr="007F5C98" w14:paraId="7815F608" w14:textId="77777777" w:rsidTr="009523BA">
        <w:trPr>
          <w:trHeight w:val="872"/>
          <w:ins w:id="9995" w:author="The Si Tran" w:date="2012-12-12T07:51:00Z"/>
          <w:trPrChange w:id="9996" w:author="superchickend" w:date="2012-12-16T15:33:00Z">
            <w:trPr>
              <w:trHeight w:val="863"/>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97"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9998" w:author="The Si Tran" w:date="2012-12-12T07:51:00Z"/>
                <w:b/>
                <w:sz w:val="26"/>
                <w:szCs w:val="26"/>
                <w:rPrChange w:id="9999" w:author="superchickend" w:date="2012-12-16T15:33:00Z">
                  <w:rPr>
                    <w:ins w:id="10000" w:author="The Si Tran" w:date="2012-12-12T07:51:00Z"/>
                    <w:rFonts w:eastAsia="Times New Roman"/>
                    <w:color w:val="000000"/>
                    <w:sz w:val="22"/>
                  </w:rPr>
                </w:rPrChange>
              </w:rPr>
              <w:pPrChange w:id="10001" w:author="superchickend" w:date="2012-12-16T15:33:00Z">
                <w:pPr>
                  <w:spacing w:before="0" w:line="240" w:lineRule="auto"/>
                  <w:jc w:val="center"/>
                </w:pPr>
              </w:pPrChange>
            </w:pPr>
            <w:ins w:id="10002" w:author="The Si Tran" w:date="2012-12-12T07:51:00Z">
              <w:r w:rsidRPr="009523BA">
                <w:rPr>
                  <w:b/>
                  <w:sz w:val="26"/>
                  <w:szCs w:val="26"/>
                  <w:rPrChange w:id="10003"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004"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005" w:author="The Si Tran" w:date="2012-12-12T07:51:00Z"/>
                <w:sz w:val="26"/>
                <w:szCs w:val="26"/>
                <w:rPrChange w:id="10006" w:author="The Si Tran" w:date="2012-12-14T06:37:00Z">
                  <w:rPr>
                    <w:ins w:id="10007" w:author="The Si Tran" w:date="2012-12-12T07:51:00Z"/>
                    <w:rFonts w:eastAsia="Times New Roman"/>
                    <w:color w:val="000000"/>
                    <w:sz w:val="22"/>
                  </w:rPr>
                </w:rPrChange>
              </w:rPr>
              <w:pPrChange w:id="10008" w:author="The Si Tran" w:date="2012-12-16T08:46:00Z">
                <w:pPr>
                  <w:spacing w:before="0" w:line="240" w:lineRule="auto"/>
                  <w:jc w:val="left"/>
                </w:pPr>
              </w:pPrChange>
            </w:pPr>
            <w:ins w:id="10009" w:author="The Si Tran" w:date="2012-12-12T07:51:00Z">
              <w:r w:rsidRPr="009523BA">
                <w:rPr>
                  <w:sz w:val="26"/>
                  <w:szCs w:val="26"/>
                  <w:rPrChange w:id="10010" w:author="The Si Tran" w:date="2012-12-14T06:37:00Z">
                    <w:rPr>
                      <w:sz w:val="22"/>
                    </w:rPr>
                  </w:rPrChange>
                </w:rPr>
                <w:t>ARIMA(2, 1, 2)(0, 0, 0)0</w:t>
              </w:r>
              <w:r w:rsidRPr="009523BA">
                <w:rPr>
                  <w:sz w:val="26"/>
                  <w:szCs w:val="26"/>
                  <w:rPrChange w:id="10011" w:author="The Si Tran" w:date="2012-12-14T06:37:00Z">
                    <w:rPr>
                      <w:sz w:val="22"/>
                    </w:rPr>
                  </w:rPrChange>
                </w:rPr>
                <w:br/>
              </w:r>
            </w:ins>
            <w:r w:rsidR="00976130">
              <w:rPr>
                <w:sz w:val="26"/>
                <w:szCs w:val="26"/>
              </w:rPr>
              <w:t>Nơron</w:t>
            </w:r>
            <w:ins w:id="10012" w:author="The Si Tran" w:date="2012-12-12T07:51:00Z">
              <w:r w:rsidRPr="009523BA">
                <w:rPr>
                  <w:sz w:val="26"/>
                  <w:szCs w:val="26"/>
                  <w:rPrChange w:id="10013" w:author="The Si Tran" w:date="2012-12-14T06:37:00Z">
                    <w:rPr>
                      <w:sz w:val="22"/>
                    </w:rPr>
                  </w:rPrChange>
                </w:rPr>
                <w:t>(6,6,1),Algorithm=RPROP, epoches=35,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014"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015" w:author="The Si Tran" w:date="2012-12-12T07:51:00Z"/>
                <w:b/>
                <w:sz w:val="26"/>
                <w:szCs w:val="26"/>
                <w:rPrChange w:id="10016" w:author="superchickend" w:date="2012-12-16T15:33:00Z">
                  <w:rPr>
                    <w:ins w:id="10017" w:author="The Si Tran" w:date="2012-12-12T07:51:00Z"/>
                    <w:rFonts w:eastAsia="Times New Roman"/>
                    <w:color w:val="000000"/>
                    <w:sz w:val="22"/>
                  </w:rPr>
                </w:rPrChange>
              </w:rPr>
              <w:pPrChange w:id="10018" w:author="superchickend" w:date="2012-12-16T15:33:00Z">
                <w:pPr>
                  <w:spacing w:before="0" w:line="240" w:lineRule="auto"/>
                  <w:jc w:val="right"/>
                </w:pPr>
              </w:pPrChange>
            </w:pPr>
            <w:ins w:id="10019" w:author="The Si Tran" w:date="2012-12-12T07:51:00Z">
              <w:r w:rsidRPr="009523BA">
                <w:rPr>
                  <w:b/>
                  <w:sz w:val="26"/>
                  <w:szCs w:val="26"/>
                  <w:rPrChange w:id="10020" w:author="superchickend" w:date="2012-12-16T15:33:00Z">
                    <w:rPr>
                      <w:sz w:val="22"/>
                    </w:rPr>
                  </w:rPrChange>
                </w:rPr>
                <w:t>5.14</w:t>
              </w:r>
            </w:ins>
          </w:p>
        </w:tc>
        <w:tc>
          <w:tcPr>
            <w:tcW w:w="868" w:type="dxa"/>
            <w:tcBorders>
              <w:top w:val="nil"/>
              <w:left w:val="nil"/>
              <w:bottom w:val="single" w:sz="4" w:space="0" w:color="auto"/>
              <w:right w:val="single" w:sz="4" w:space="0" w:color="auto"/>
            </w:tcBorders>
            <w:shd w:val="clear" w:color="auto" w:fill="auto"/>
            <w:noWrap/>
            <w:vAlign w:val="center"/>
            <w:hideMark/>
            <w:tcPrChange w:id="10021"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022" w:author="The Si Tran" w:date="2012-12-12T07:51:00Z"/>
                <w:b/>
                <w:sz w:val="26"/>
                <w:szCs w:val="26"/>
                <w:rPrChange w:id="10023" w:author="superchickend" w:date="2012-12-16T15:33:00Z">
                  <w:rPr>
                    <w:ins w:id="10024" w:author="The Si Tran" w:date="2012-12-12T07:51:00Z"/>
                    <w:rFonts w:eastAsia="Times New Roman"/>
                    <w:color w:val="000000"/>
                    <w:sz w:val="22"/>
                  </w:rPr>
                </w:rPrChange>
              </w:rPr>
              <w:pPrChange w:id="10025" w:author="superchickend" w:date="2012-12-16T15:33:00Z">
                <w:pPr>
                  <w:spacing w:before="0" w:line="240" w:lineRule="auto"/>
                  <w:jc w:val="right"/>
                </w:pPr>
              </w:pPrChange>
            </w:pPr>
            <w:ins w:id="10026" w:author="The Si Tran" w:date="2012-12-12T07:51:00Z">
              <w:r w:rsidRPr="009523BA">
                <w:rPr>
                  <w:b/>
                  <w:sz w:val="26"/>
                  <w:szCs w:val="26"/>
                  <w:rPrChange w:id="10027" w:author="superchickend" w:date="2012-12-16T15:33:00Z">
                    <w:rPr>
                      <w:sz w:val="22"/>
                    </w:rPr>
                  </w:rPrChange>
                </w:rPr>
                <w:t>51.74</w:t>
              </w:r>
            </w:ins>
          </w:p>
        </w:tc>
        <w:tc>
          <w:tcPr>
            <w:tcW w:w="916" w:type="dxa"/>
            <w:tcBorders>
              <w:top w:val="nil"/>
              <w:left w:val="nil"/>
              <w:bottom w:val="single" w:sz="4" w:space="0" w:color="auto"/>
              <w:right w:val="single" w:sz="4" w:space="0" w:color="auto"/>
            </w:tcBorders>
            <w:shd w:val="clear" w:color="auto" w:fill="auto"/>
            <w:noWrap/>
            <w:vAlign w:val="center"/>
            <w:hideMark/>
            <w:tcPrChange w:id="10028"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029" w:author="The Si Tran" w:date="2012-12-12T07:51:00Z"/>
                <w:b/>
                <w:sz w:val="26"/>
                <w:szCs w:val="26"/>
                <w:rPrChange w:id="10030" w:author="superchickend" w:date="2012-12-16T15:33:00Z">
                  <w:rPr>
                    <w:ins w:id="10031" w:author="The Si Tran" w:date="2012-12-12T07:51:00Z"/>
                    <w:rFonts w:eastAsia="Times New Roman"/>
                    <w:color w:val="000000"/>
                    <w:sz w:val="22"/>
                  </w:rPr>
                </w:rPrChange>
              </w:rPr>
              <w:pPrChange w:id="10032" w:author="superchickend" w:date="2012-12-16T15:33:00Z">
                <w:pPr>
                  <w:spacing w:before="0" w:line="240" w:lineRule="auto"/>
                  <w:jc w:val="right"/>
                </w:pPr>
              </w:pPrChange>
            </w:pPr>
            <w:ins w:id="10033" w:author="The Si Tran" w:date="2012-12-12T07:51:00Z">
              <w:r w:rsidRPr="009523BA">
                <w:rPr>
                  <w:b/>
                  <w:sz w:val="26"/>
                  <w:szCs w:val="26"/>
                  <w:rPrChange w:id="10034" w:author="superchickend" w:date="2012-12-16T15:33:00Z">
                    <w:rPr>
                      <w:sz w:val="22"/>
                    </w:rPr>
                  </w:rPrChange>
                </w:rPr>
                <w:t>1.18</w:t>
              </w:r>
            </w:ins>
          </w:p>
        </w:tc>
      </w:tr>
      <w:tr w:rsidR="00A80B78" w:rsidRPr="007F5C98" w14:paraId="69CCC02C" w14:textId="77777777" w:rsidTr="009523BA">
        <w:trPr>
          <w:trHeight w:val="872"/>
          <w:ins w:id="10035" w:author="The Si Tran" w:date="2012-12-12T07:51:00Z"/>
          <w:trPrChange w:id="10036" w:author="superchickend" w:date="2012-12-16T15:33:00Z">
            <w:trPr>
              <w:trHeight w:val="863"/>
            </w:trPr>
          </w:trPrChange>
        </w:trPr>
        <w:tc>
          <w:tcPr>
            <w:tcW w:w="1191" w:type="dxa"/>
            <w:vMerge/>
            <w:tcBorders>
              <w:top w:val="nil"/>
              <w:left w:val="single" w:sz="4" w:space="0" w:color="auto"/>
              <w:bottom w:val="single" w:sz="4" w:space="0" w:color="000000"/>
              <w:right w:val="single" w:sz="4" w:space="0" w:color="auto"/>
            </w:tcBorders>
            <w:vAlign w:val="center"/>
            <w:hideMark/>
            <w:tcPrChange w:id="10037"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038" w:author="The Si Tran" w:date="2012-12-12T07:51:00Z"/>
                <w:sz w:val="26"/>
                <w:szCs w:val="26"/>
                <w:rPrChange w:id="10039" w:author="The Si Tran" w:date="2012-12-14T06:37:00Z">
                  <w:rPr>
                    <w:ins w:id="10040" w:author="The Si Tran" w:date="2012-12-12T07:51:00Z"/>
                    <w:rFonts w:eastAsia="Times New Roman"/>
                    <w:color w:val="000000"/>
                    <w:sz w:val="22"/>
                  </w:rPr>
                </w:rPrChange>
              </w:rPr>
              <w:pPrChange w:id="10041"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04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043" w:author="The Si Tran" w:date="2012-12-12T07:51:00Z"/>
                <w:sz w:val="26"/>
                <w:szCs w:val="26"/>
                <w:rPrChange w:id="10044" w:author="The Si Tran" w:date="2012-12-14T06:37:00Z">
                  <w:rPr>
                    <w:ins w:id="10045" w:author="The Si Tran" w:date="2012-12-12T07:51:00Z"/>
                    <w:rFonts w:eastAsia="Times New Roman"/>
                    <w:color w:val="000000"/>
                    <w:sz w:val="22"/>
                  </w:rPr>
                </w:rPrChange>
              </w:rPr>
              <w:pPrChange w:id="10046" w:author="The Si Tran" w:date="2012-12-16T08:46:00Z">
                <w:pPr>
                  <w:spacing w:before="0" w:line="240" w:lineRule="auto"/>
                  <w:jc w:val="left"/>
                </w:pPr>
              </w:pPrChange>
            </w:pPr>
            <w:ins w:id="10047" w:author="The Si Tran" w:date="2012-12-12T07:51:00Z">
              <w:r w:rsidRPr="009523BA">
                <w:rPr>
                  <w:sz w:val="26"/>
                  <w:szCs w:val="26"/>
                  <w:rPrChange w:id="10048" w:author="The Si Tran" w:date="2012-12-14T06:37:00Z">
                    <w:rPr>
                      <w:sz w:val="22"/>
                    </w:rPr>
                  </w:rPrChange>
                </w:rPr>
                <w:t>ARIMA(2, 0, 2)(0, 0, 0)0</w:t>
              </w:r>
              <w:r w:rsidRPr="009523BA">
                <w:rPr>
                  <w:sz w:val="26"/>
                  <w:szCs w:val="26"/>
                  <w:rPrChange w:id="10049" w:author="The Si Tran" w:date="2012-12-14T06:37:00Z">
                    <w:rPr>
                      <w:sz w:val="22"/>
                    </w:rPr>
                  </w:rPrChange>
                </w:rPr>
                <w:br/>
              </w:r>
            </w:ins>
            <w:r w:rsidR="00976130">
              <w:rPr>
                <w:sz w:val="26"/>
                <w:szCs w:val="26"/>
              </w:rPr>
              <w:t>Nơron</w:t>
            </w:r>
            <w:ins w:id="10050" w:author="The Si Tran" w:date="2012-12-12T07:51:00Z">
              <w:r w:rsidRPr="009523BA">
                <w:rPr>
                  <w:sz w:val="26"/>
                  <w:szCs w:val="26"/>
                  <w:rPrChange w:id="10051" w:author="The Si Tran" w:date="2012-12-14T06:37:00Z">
                    <w:rPr>
                      <w:sz w:val="22"/>
                    </w:rPr>
                  </w:rPrChange>
                </w:rPr>
                <w:t>(6,6,1),Algorithm=Back Propagation, epoches=136,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05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053" w:author="The Si Tran" w:date="2012-12-12T07:51:00Z"/>
                <w:sz w:val="26"/>
                <w:szCs w:val="26"/>
                <w:rPrChange w:id="10054" w:author="The Si Tran" w:date="2012-12-14T06:37:00Z">
                  <w:rPr>
                    <w:ins w:id="10055" w:author="The Si Tran" w:date="2012-12-12T07:51:00Z"/>
                    <w:rFonts w:eastAsia="Times New Roman"/>
                    <w:color w:val="000000"/>
                    <w:sz w:val="22"/>
                  </w:rPr>
                </w:rPrChange>
              </w:rPr>
              <w:pPrChange w:id="10056" w:author="superchickend" w:date="2012-12-16T15:33:00Z">
                <w:pPr>
                  <w:spacing w:before="0" w:line="240" w:lineRule="auto"/>
                  <w:jc w:val="right"/>
                </w:pPr>
              </w:pPrChange>
            </w:pPr>
            <w:ins w:id="10057" w:author="The Si Tran" w:date="2012-12-12T07:51:00Z">
              <w:r w:rsidRPr="009523BA">
                <w:rPr>
                  <w:sz w:val="26"/>
                  <w:szCs w:val="26"/>
                  <w:rPrChange w:id="10058" w:author="The Si Tran" w:date="2012-12-14T06:37: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05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060" w:author="The Si Tran" w:date="2012-12-12T07:51:00Z"/>
                <w:sz w:val="26"/>
                <w:szCs w:val="26"/>
                <w:rPrChange w:id="10061" w:author="The Si Tran" w:date="2012-12-14T06:37:00Z">
                  <w:rPr>
                    <w:ins w:id="10062" w:author="The Si Tran" w:date="2012-12-12T07:51:00Z"/>
                    <w:rFonts w:eastAsia="Times New Roman"/>
                    <w:color w:val="000000"/>
                    <w:sz w:val="22"/>
                  </w:rPr>
                </w:rPrChange>
              </w:rPr>
              <w:pPrChange w:id="10063" w:author="superchickend" w:date="2012-12-16T15:33:00Z">
                <w:pPr>
                  <w:spacing w:before="0" w:line="240" w:lineRule="auto"/>
                  <w:jc w:val="right"/>
                </w:pPr>
              </w:pPrChange>
            </w:pPr>
            <w:ins w:id="10064" w:author="The Si Tran" w:date="2012-12-12T07:51:00Z">
              <w:r w:rsidRPr="009523BA">
                <w:rPr>
                  <w:sz w:val="26"/>
                  <w:szCs w:val="26"/>
                  <w:rPrChange w:id="10065" w:author="The Si Tran" w:date="2012-12-14T06:37:00Z">
                    <w:rPr>
                      <w:sz w:val="22"/>
                    </w:rPr>
                  </w:rPrChange>
                </w:rPr>
                <w:t>54.85</w:t>
              </w:r>
            </w:ins>
          </w:p>
        </w:tc>
        <w:tc>
          <w:tcPr>
            <w:tcW w:w="916" w:type="dxa"/>
            <w:tcBorders>
              <w:top w:val="nil"/>
              <w:left w:val="nil"/>
              <w:bottom w:val="single" w:sz="4" w:space="0" w:color="auto"/>
              <w:right w:val="single" w:sz="4" w:space="0" w:color="auto"/>
            </w:tcBorders>
            <w:shd w:val="clear" w:color="auto" w:fill="auto"/>
            <w:noWrap/>
            <w:vAlign w:val="center"/>
            <w:hideMark/>
            <w:tcPrChange w:id="1006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067" w:author="The Si Tran" w:date="2012-12-12T07:51:00Z"/>
                <w:sz w:val="26"/>
                <w:szCs w:val="26"/>
                <w:rPrChange w:id="10068" w:author="The Si Tran" w:date="2012-12-14T06:37:00Z">
                  <w:rPr>
                    <w:ins w:id="10069" w:author="The Si Tran" w:date="2012-12-12T07:51:00Z"/>
                    <w:rFonts w:eastAsia="Times New Roman"/>
                    <w:color w:val="000000"/>
                    <w:sz w:val="22"/>
                  </w:rPr>
                </w:rPrChange>
              </w:rPr>
              <w:pPrChange w:id="10070" w:author="superchickend" w:date="2012-12-16T15:33:00Z">
                <w:pPr>
                  <w:spacing w:before="0" w:line="240" w:lineRule="auto"/>
                  <w:jc w:val="right"/>
                </w:pPr>
              </w:pPrChange>
            </w:pPr>
            <w:ins w:id="10071" w:author="The Si Tran" w:date="2012-12-12T07:51:00Z">
              <w:r w:rsidRPr="009523BA">
                <w:rPr>
                  <w:sz w:val="26"/>
                  <w:szCs w:val="26"/>
                  <w:rPrChange w:id="10072" w:author="The Si Tran" w:date="2012-12-14T06:37:00Z">
                    <w:rPr>
                      <w:sz w:val="22"/>
                    </w:rPr>
                  </w:rPrChange>
                </w:rPr>
                <w:t>1.19</w:t>
              </w:r>
            </w:ins>
          </w:p>
        </w:tc>
      </w:tr>
    </w:tbl>
    <w:p w14:paraId="005D8211" w14:textId="77777777" w:rsidR="00E30631" w:rsidRDefault="00E30631">
      <w:pPr>
        <w:rPr>
          <w:ins w:id="10073" w:author="The Si Tran" w:date="2012-12-10T07:34:00Z"/>
        </w:rPr>
        <w:pPrChange w:id="10074" w:author="The Si Tran" w:date="2012-12-10T07:32:00Z">
          <w:pPr>
            <w:pStyle w:val="Heading1"/>
            <w:jc w:val="left"/>
          </w:pPr>
        </w:pPrChange>
      </w:pPr>
    </w:p>
    <w:p w14:paraId="2B02292F" w14:textId="2A816A26" w:rsidR="00810267" w:rsidRDefault="00810267">
      <w:pPr>
        <w:pStyle w:val="Heading3"/>
        <w:rPr>
          <w:ins w:id="10075" w:author="The Si Tran" w:date="2012-12-14T06:39:00Z"/>
        </w:rPr>
        <w:pPrChange w:id="10076" w:author="The Si Tran" w:date="2012-12-10T07:24:00Z">
          <w:pPr>
            <w:pStyle w:val="Heading1"/>
            <w:jc w:val="left"/>
          </w:pPr>
        </w:pPrChange>
      </w:pPr>
      <w:bookmarkStart w:id="10077" w:name="_Toc343461320"/>
      <w:ins w:id="10078" w:author="The Si Tran" w:date="2012-12-10T07:24:00Z">
        <w:r>
          <w:t>Bộ dữ liệu</w:t>
        </w:r>
        <w:r w:rsidR="00DC7B41">
          <w:t xml:space="preserve"> có tính phi tuyến</w:t>
        </w:r>
      </w:ins>
      <w:bookmarkEnd w:id="10077"/>
    </w:p>
    <w:p w14:paraId="016E457A" w14:textId="41C29140" w:rsidR="00B228F5" w:rsidRPr="00097101" w:rsidRDefault="00B228F5">
      <w:pPr>
        <w:pStyle w:val="Bang"/>
        <w:rPr>
          <w:ins w:id="10079" w:author="The Si Tran" w:date="2012-12-12T07:52:00Z"/>
        </w:rPr>
        <w:pPrChange w:id="10080" w:author="The Si Tran" w:date="2012-12-16T10:03:00Z">
          <w:pPr>
            <w:pStyle w:val="Heading1"/>
            <w:jc w:val="left"/>
          </w:pPr>
        </w:pPrChange>
      </w:pPr>
      <w:bookmarkStart w:id="10081" w:name="_Toc343033800"/>
      <w:bookmarkStart w:id="10082" w:name="_Toc343415633"/>
      <w:ins w:id="10083" w:author="The Si Tran" w:date="2012-12-14T06:39:00Z">
        <w:r w:rsidRPr="006041AD">
          <w:rPr>
            <w:b/>
          </w:rPr>
          <w:t>Bảng 6.8:</w:t>
        </w:r>
        <w:r w:rsidRPr="004D696B">
          <w:t xml:space="preserve"> Kết quả thực nghiệm chuỗi dữ liệu</w:t>
        </w:r>
        <w:r>
          <w:t xml:space="preserve"> </w:t>
        </w:r>
        <w:r w:rsidRPr="004D696B">
          <w:t>Sunspots</w:t>
        </w:r>
      </w:ins>
      <w:bookmarkEnd w:id="10081"/>
      <w:bookmarkEnd w:id="10082"/>
    </w:p>
    <w:tbl>
      <w:tblPr>
        <w:tblW w:w="9293" w:type="dxa"/>
        <w:tblLook w:val="04A0" w:firstRow="1" w:lastRow="0" w:firstColumn="1" w:lastColumn="0" w:noHBand="0" w:noVBand="1"/>
        <w:tblPrChange w:id="10084"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085">
          <w:tblGrid>
            <w:gridCol w:w="1072"/>
            <w:gridCol w:w="6551"/>
            <w:gridCol w:w="764"/>
            <w:gridCol w:w="825"/>
            <w:gridCol w:w="828"/>
          </w:tblGrid>
        </w:tblGridChange>
      </w:tblGrid>
      <w:tr w:rsidR="00A80B78" w:rsidRPr="00AF5054" w14:paraId="32B6DDA6" w14:textId="77777777" w:rsidTr="009523BA">
        <w:trPr>
          <w:trHeight w:val="305"/>
          <w:ins w:id="10086" w:author="The Si Tran" w:date="2012-12-12T07:52:00Z"/>
          <w:trPrChange w:id="10087"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88"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089" w:author="The Si Tran" w:date="2012-12-12T07:52:00Z"/>
                <w:sz w:val="26"/>
                <w:szCs w:val="26"/>
                <w:rPrChange w:id="10090" w:author="The Si Tran" w:date="2012-12-14T06:38:00Z">
                  <w:rPr>
                    <w:ins w:id="10091" w:author="The Si Tran" w:date="2012-12-12T07:52:00Z"/>
                    <w:rFonts w:eastAsia="Times New Roman"/>
                    <w:b/>
                    <w:bCs/>
                    <w:color w:val="000000"/>
                    <w:sz w:val="22"/>
                    <w:szCs w:val="28"/>
                  </w:rPr>
                </w:rPrChange>
              </w:rPr>
              <w:pPrChange w:id="10092"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093" w:author="The Si Tran" w:date="2012-12-12T07:52:00Z">
              <w:r w:rsidRPr="009523BA">
                <w:rPr>
                  <w:sz w:val="26"/>
                  <w:szCs w:val="26"/>
                  <w:rPrChange w:id="10094"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095"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096" w:author="The Si Tran" w:date="2012-12-12T07:52:00Z"/>
                <w:b/>
                <w:sz w:val="26"/>
                <w:szCs w:val="26"/>
                <w:rPrChange w:id="10097" w:author="superchickend" w:date="2012-12-16T15:34:00Z">
                  <w:rPr>
                    <w:ins w:id="10098" w:author="The Si Tran" w:date="2012-12-12T07:52:00Z"/>
                    <w:rFonts w:eastAsia="Times New Roman"/>
                    <w:color w:val="000000"/>
                    <w:sz w:val="22"/>
                  </w:rPr>
                </w:rPrChange>
              </w:rPr>
              <w:pPrChange w:id="10099" w:author="superchickend" w:date="2012-12-16T15:34:00Z">
                <w:pPr>
                  <w:spacing w:before="0" w:line="240" w:lineRule="auto"/>
                  <w:jc w:val="left"/>
                </w:pPr>
              </w:pPrChange>
            </w:pPr>
            <w:ins w:id="10100" w:author="The Si Tran" w:date="2012-12-12T07:52:00Z">
              <w:r w:rsidRPr="009523BA">
                <w:rPr>
                  <w:b/>
                  <w:sz w:val="26"/>
                  <w:szCs w:val="26"/>
                  <w:rPrChange w:id="10101"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102"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103" w:author="The Si Tran" w:date="2012-12-12T07:52:00Z"/>
                <w:b/>
                <w:sz w:val="26"/>
                <w:szCs w:val="26"/>
                <w:rPrChange w:id="10104" w:author="superchickend" w:date="2012-12-16T15:34:00Z">
                  <w:rPr>
                    <w:ins w:id="10105" w:author="The Si Tran" w:date="2012-12-12T07:52:00Z"/>
                    <w:rFonts w:eastAsia="Times New Roman"/>
                    <w:color w:val="000000"/>
                    <w:sz w:val="22"/>
                  </w:rPr>
                </w:rPrChange>
              </w:rPr>
              <w:pPrChange w:id="10106" w:author="superchickend" w:date="2012-12-16T15:34:00Z">
                <w:pPr>
                  <w:spacing w:before="0" w:line="240" w:lineRule="auto"/>
                  <w:jc w:val="left"/>
                </w:pPr>
              </w:pPrChange>
            </w:pPr>
            <w:ins w:id="10107" w:author="The Si Tran" w:date="2012-12-12T07:52:00Z">
              <w:r w:rsidRPr="009523BA">
                <w:rPr>
                  <w:b/>
                  <w:sz w:val="26"/>
                  <w:szCs w:val="26"/>
                  <w:rPrChange w:id="10108"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109"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110" w:author="The Si Tran" w:date="2012-12-12T07:52:00Z"/>
                <w:b/>
                <w:sz w:val="26"/>
                <w:szCs w:val="26"/>
                <w:rPrChange w:id="10111" w:author="superchickend" w:date="2012-12-16T15:34:00Z">
                  <w:rPr>
                    <w:ins w:id="10112" w:author="The Si Tran" w:date="2012-12-12T07:52:00Z"/>
                    <w:rFonts w:eastAsia="Times New Roman"/>
                    <w:color w:val="000000"/>
                    <w:sz w:val="22"/>
                  </w:rPr>
                </w:rPrChange>
              </w:rPr>
              <w:pPrChange w:id="10113" w:author="superchickend" w:date="2012-12-16T15:34:00Z">
                <w:pPr>
                  <w:spacing w:before="0" w:line="240" w:lineRule="auto"/>
                  <w:jc w:val="left"/>
                </w:pPr>
              </w:pPrChange>
            </w:pPr>
            <w:ins w:id="10114" w:author="The Si Tran" w:date="2012-12-12T07:52:00Z">
              <w:r w:rsidRPr="009523BA">
                <w:rPr>
                  <w:b/>
                  <w:sz w:val="26"/>
                  <w:szCs w:val="26"/>
                  <w:rPrChange w:id="10115"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116"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117" w:author="The Si Tran" w:date="2012-12-12T07:52:00Z"/>
                <w:b/>
                <w:sz w:val="26"/>
                <w:szCs w:val="26"/>
                <w:rPrChange w:id="10118" w:author="superchickend" w:date="2012-12-16T15:34:00Z">
                  <w:rPr>
                    <w:ins w:id="10119" w:author="The Si Tran" w:date="2012-12-12T07:52:00Z"/>
                    <w:rFonts w:eastAsia="Times New Roman"/>
                    <w:color w:val="000000"/>
                    <w:sz w:val="22"/>
                  </w:rPr>
                </w:rPrChange>
              </w:rPr>
              <w:pPrChange w:id="10120" w:author="superchickend" w:date="2012-12-16T15:34:00Z">
                <w:pPr>
                  <w:spacing w:before="0" w:line="240" w:lineRule="auto"/>
                  <w:jc w:val="left"/>
                </w:pPr>
              </w:pPrChange>
            </w:pPr>
            <w:ins w:id="10121" w:author="The Si Tran" w:date="2012-12-12T07:52:00Z">
              <w:r w:rsidRPr="009523BA">
                <w:rPr>
                  <w:b/>
                  <w:sz w:val="26"/>
                  <w:szCs w:val="26"/>
                  <w:rPrChange w:id="10122" w:author="superchickend" w:date="2012-12-16T15:34:00Z">
                    <w:rPr>
                      <w:sz w:val="22"/>
                    </w:rPr>
                  </w:rPrChange>
                </w:rPr>
                <w:t>MAPE</w:t>
              </w:r>
            </w:ins>
          </w:p>
        </w:tc>
      </w:tr>
      <w:tr w:rsidR="00A80B78" w:rsidRPr="00AF5054" w14:paraId="13670A92" w14:textId="77777777" w:rsidTr="009523BA">
        <w:trPr>
          <w:trHeight w:val="615"/>
          <w:ins w:id="10123" w:author="The Si Tran" w:date="2012-12-12T07:52:00Z"/>
          <w:trPrChange w:id="10124"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25"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9523BA" w:rsidRDefault="00A80B78">
            <w:pPr>
              <w:pStyle w:val="BangBody"/>
              <w:jc w:val="center"/>
              <w:rPr>
                <w:ins w:id="10126" w:author="The Si Tran" w:date="2012-12-12T07:52:00Z"/>
                <w:b/>
                <w:sz w:val="26"/>
                <w:szCs w:val="26"/>
                <w:rPrChange w:id="10127" w:author="superchickend" w:date="2012-12-16T15:34:00Z">
                  <w:rPr>
                    <w:ins w:id="10128" w:author="The Si Tran" w:date="2012-12-12T07:52:00Z"/>
                    <w:rFonts w:eastAsia="Times New Roman"/>
                    <w:color w:val="000000"/>
                    <w:sz w:val="22"/>
                  </w:rPr>
                </w:rPrChange>
              </w:rPr>
              <w:pPrChange w:id="10129" w:author="superchickend" w:date="2012-12-16T15:34:00Z">
                <w:pPr>
                  <w:spacing w:before="0" w:line="240" w:lineRule="auto"/>
                  <w:ind w:left="-23"/>
                  <w:jc w:val="center"/>
                </w:pPr>
              </w:pPrChange>
            </w:pPr>
            <w:ins w:id="10130" w:author="The Si Tran" w:date="2012-12-12T07:52:00Z">
              <w:r w:rsidRPr="009523BA">
                <w:rPr>
                  <w:b/>
                  <w:sz w:val="26"/>
                  <w:szCs w:val="26"/>
                  <w:rPrChange w:id="10131" w:author="superchickend" w:date="2012-12-16T15:34:00Z">
                    <w:rPr>
                      <w:sz w:val="22"/>
                    </w:rPr>
                  </w:rPrChange>
                </w:rPr>
                <w:t>ANNs</w:t>
              </w:r>
            </w:ins>
          </w:p>
        </w:tc>
        <w:tc>
          <w:tcPr>
            <w:tcW w:w="5565" w:type="dxa"/>
            <w:tcBorders>
              <w:top w:val="nil"/>
              <w:left w:val="nil"/>
              <w:bottom w:val="single" w:sz="4" w:space="0" w:color="auto"/>
              <w:right w:val="single" w:sz="4" w:space="0" w:color="auto"/>
            </w:tcBorders>
            <w:shd w:val="clear" w:color="auto" w:fill="auto"/>
            <w:vAlign w:val="bottom"/>
            <w:hideMark/>
            <w:tcPrChange w:id="10132"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133" w:author="The Si Tran" w:date="2012-12-12T07:52:00Z"/>
                <w:sz w:val="26"/>
                <w:szCs w:val="26"/>
                <w:rPrChange w:id="10134" w:author="The Si Tran" w:date="2012-12-14T06:38:00Z">
                  <w:rPr>
                    <w:ins w:id="10135" w:author="The Si Tran" w:date="2012-12-12T07:52:00Z"/>
                    <w:rFonts w:eastAsia="Times New Roman"/>
                    <w:color w:val="000000"/>
                    <w:sz w:val="22"/>
                  </w:rPr>
                </w:rPrChange>
              </w:rPr>
              <w:pPrChange w:id="10136" w:author="The Si Tran" w:date="2012-12-16T08:46:00Z">
                <w:pPr>
                  <w:spacing w:before="0" w:line="240" w:lineRule="auto"/>
                  <w:jc w:val="left"/>
                </w:pPr>
              </w:pPrChange>
            </w:pPr>
            <w:r>
              <w:rPr>
                <w:sz w:val="26"/>
                <w:szCs w:val="26"/>
              </w:rPr>
              <w:t>Nơron</w:t>
            </w:r>
            <w:ins w:id="10137" w:author="The Si Tran" w:date="2012-12-12T07:52:00Z">
              <w:r w:rsidR="00A80B78" w:rsidRPr="009523BA">
                <w:rPr>
                  <w:sz w:val="26"/>
                  <w:szCs w:val="26"/>
                  <w:rPrChange w:id="10138"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139"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140" w:author="The Si Tran" w:date="2012-12-12T07:52:00Z"/>
                <w:b/>
                <w:sz w:val="26"/>
                <w:szCs w:val="26"/>
                <w:rPrChange w:id="10141" w:author="superchickend" w:date="2012-12-16T15:35:00Z">
                  <w:rPr>
                    <w:ins w:id="10142" w:author="The Si Tran" w:date="2012-12-12T07:52:00Z"/>
                    <w:rFonts w:eastAsia="Times New Roman"/>
                    <w:color w:val="000000"/>
                    <w:sz w:val="22"/>
                  </w:rPr>
                </w:rPrChange>
              </w:rPr>
              <w:pPrChange w:id="10143" w:author="superchickend" w:date="2012-12-16T15:34:00Z">
                <w:pPr>
                  <w:spacing w:before="0" w:line="240" w:lineRule="auto"/>
                  <w:jc w:val="right"/>
                </w:pPr>
              </w:pPrChange>
            </w:pPr>
            <w:ins w:id="10144" w:author="The Si Tran" w:date="2012-12-12T07:52:00Z">
              <w:r w:rsidRPr="009523BA">
                <w:rPr>
                  <w:b/>
                  <w:sz w:val="26"/>
                  <w:szCs w:val="26"/>
                  <w:rPrChange w:id="10145"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146"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147" w:author="The Si Tran" w:date="2012-12-12T07:52:00Z"/>
                <w:b/>
                <w:sz w:val="26"/>
                <w:szCs w:val="26"/>
                <w:rPrChange w:id="10148" w:author="superchickend" w:date="2012-12-16T15:35:00Z">
                  <w:rPr>
                    <w:ins w:id="10149" w:author="The Si Tran" w:date="2012-12-12T07:52:00Z"/>
                    <w:rFonts w:eastAsia="Times New Roman"/>
                    <w:color w:val="000000"/>
                    <w:sz w:val="22"/>
                  </w:rPr>
                </w:rPrChange>
              </w:rPr>
              <w:pPrChange w:id="10150" w:author="superchickend" w:date="2012-12-16T15:34:00Z">
                <w:pPr>
                  <w:spacing w:before="0" w:line="240" w:lineRule="auto"/>
                  <w:jc w:val="right"/>
                </w:pPr>
              </w:pPrChange>
            </w:pPr>
            <w:ins w:id="10151" w:author="The Si Tran" w:date="2012-12-12T07:52:00Z">
              <w:r w:rsidRPr="009523BA">
                <w:rPr>
                  <w:b/>
                  <w:sz w:val="26"/>
                  <w:szCs w:val="26"/>
                  <w:rPrChange w:id="10152"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153"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154" w:author="The Si Tran" w:date="2012-12-12T07:52:00Z"/>
                <w:b/>
                <w:sz w:val="26"/>
                <w:szCs w:val="26"/>
                <w:rPrChange w:id="10155" w:author="superchickend" w:date="2012-12-16T15:35:00Z">
                  <w:rPr>
                    <w:ins w:id="10156" w:author="The Si Tran" w:date="2012-12-12T07:52:00Z"/>
                    <w:rFonts w:eastAsia="Times New Roman"/>
                    <w:color w:val="000000"/>
                    <w:sz w:val="22"/>
                  </w:rPr>
                </w:rPrChange>
              </w:rPr>
              <w:pPrChange w:id="10157" w:author="superchickend" w:date="2012-12-16T15:34:00Z">
                <w:pPr>
                  <w:spacing w:before="0" w:line="240" w:lineRule="auto"/>
                  <w:jc w:val="right"/>
                </w:pPr>
              </w:pPrChange>
            </w:pPr>
            <w:ins w:id="10158" w:author="The Si Tran" w:date="2012-12-12T07:52:00Z">
              <w:r w:rsidRPr="009523BA">
                <w:rPr>
                  <w:b/>
                  <w:sz w:val="26"/>
                  <w:szCs w:val="26"/>
                  <w:rPrChange w:id="10159" w:author="superchickend" w:date="2012-12-16T15:35:00Z">
                    <w:rPr>
                      <w:sz w:val="22"/>
                    </w:rPr>
                  </w:rPrChange>
                </w:rPr>
                <w:t>33.25</w:t>
              </w:r>
            </w:ins>
          </w:p>
        </w:tc>
      </w:tr>
      <w:tr w:rsidR="00A80B78" w:rsidRPr="00AF5054" w14:paraId="5B526652" w14:textId="77777777" w:rsidTr="009523BA">
        <w:trPr>
          <w:trHeight w:val="615"/>
          <w:ins w:id="10160" w:author="The Si Tran" w:date="2012-12-12T07:52:00Z"/>
          <w:trPrChange w:id="10161"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162"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163" w:author="The Si Tran" w:date="2012-12-12T07:52:00Z"/>
                <w:b/>
                <w:sz w:val="26"/>
                <w:szCs w:val="26"/>
                <w:rPrChange w:id="10164" w:author="superchickend" w:date="2012-12-16T15:34:00Z">
                  <w:rPr>
                    <w:ins w:id="10165" w:author="The Si Tran" w:date="2012-12-12T07:52:00Z"/>
                    <w:rFonts w:eastAsia="Times New Roman"/>
                    <w:color w:val="000000"/>
                    <w:sz w:val="22"/>
                  </w:rPr>
                </w:rPrChange>
              </w:rPr>
              <w:pPrChange w:id="10166"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167"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168" w:author="The Si Tran" w:date="2012-12-12T07:52:00Z"/>
                <w:sz w:val="26"/>
                <w:szCs w:val="26"/>
                <w:rPrChange w:id="10169" w:author="The Si Tran" w:date="2012-12-14T06:38:00Z">
                  <w:rPr>
                    <w:ins w:id="10170" w:author="The Si Tran" w:date="2012-12-12T07:52:00Z"/>
                    <w:rFonts w:eastAsia="Times New Roman"/>
                    <w:color w:val="000000"/>
                    <w:sz w:val="22"/>
                  </w:rPr>
                </w:rPrChange>
              </w:rPr>
              <w:pPrChange w:id="10171" w:author="The Si Tran" w:date="2012-12-16T08:46:00Z">
                <w:pPr>
                  <w:spacing w:before="0" w:line="240" w:lineRule="auto"/>
                  <w:jc w:val="left"/>
                </w:pPr>
              </w:pPrChange>
            </w:pPr>
            <w:r>
              <w:rPr>
                <w:sz w:val="26"/>
                <w:szCs w:val="26"/>
              </w:rPr>
              <w:t>Nơron</w:t>
            </w:r>
            <w:ins w:id="10172" w:author="The Si Tran" w:date="2012-12-12T07:52:00Z">
              <w:r w:rsidR="00A80B78" w:rsidRPr="009523BA">
                <w:rPr>
                  <w:sz w:val="26"/>
                  <w:szCs w:val="26"/>
                  <w:rPrChange w:id="10173"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174"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175" w:author="The Si Tran" w:date="2012-12-12T07:52:00Z"/>
                <w:sz w:val="26"/>
                <w:szCs w:val="26"/>
                <w:rPrChange w:id="10176" w:author="The Si Tran" w:date="2012-12-14T06:38:00Z">
                  <w:rPr>
                    <w:ins w:id="10177" w:author="The Si Tran" w:date="2012-12-12T07:52:00Z"/>
                    <w:rFonts w:eastAsia="Times New Roman"/>
                    <w:color w:val="000000"/>
                    <w:sz w:val="22"/>
                  </w:rPr>
                </w:rPrChange>
              </w:rPr>
              <w:pPrChange w:id="10178" w:author="superchickend" w:date="2012-12-16T15:34:00Z">
                <w:pPr>
                  <w:spacing w:before="0" w:line="240" w:lineRule="auto"/>
                  <w:jc w:val="right"/>
                </w:pPr>
              </w:pPrChange>
            </w:pPr>
            <w:ins w:id="10179" w:author="The Si Tran" w:date="2012-12-12T07:52:00Z">
              <w:r w:rsidRPr="009523BA">
                <w:rPr>
                  <w:sz w:val="26"/>
                  <w:szCs w:val="26"/>
                  <w:rPrChange w:id="10180"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181"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182" w:author="The Si Tran" w:date="2012-12-12T07:52:00Z"/>
                <w:sz w:val="26"/>
                <w:szCs w:val="26"/>
                <w:rPrChange w:id="10183" w:author="The Si Tran" w:date="2012-12-14T06:38:00Z">
                  <w:rPr>
                    <w:ins w:id="10184" w:author="The Si Tran" w:date="2012-12-12T07:52:00Z"/>
                    <w:rFonts w:eastAsia="Times New Roman"/>
                    <w:color w:val="000000"/>
                    <w:sz w:val="22"/>
                  </w:rPr>
                </w:rPrChange>
              </w:rPr>
              <w:pPrChange w:id="10185" w:author="superchickend" w:date="2012-12-16T15:34:00Z">
                <w:pPr>
                  <w:spacing w:before="0" w:line="240" w:lineRule="auto"/>
                  <w:jc w:val="right"/>
                </w:pPr>
              </w:pPrChange>
            </w:pPr>
            <w:ins w:id="10186" w:author="The Si Tran" w:date="2012-12-12T07:52:00Z">
              <w:r w:rsidRPr="009523BA">
                <w:rPr>
                  <w:sz w:val="26"/>
                  <w:szCs w:val="26"/>
                  <w:rPrChange w:id="10187"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188"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189" w:author="The Si Tran" w:date="2012-12-12T07:52:00Z"/>
                <w:sz w:val="26"/>
                <w:szCs w:val="26"/>
                <w:rPrChange w:id="10190" w:author="The Si Tran" w:date="2012-12-14T06:38:00Z">
                  <w:rPr>
                    <w:ins w:id="10191" w:author="The Si Tran" w:date="2012-12-12T07:52:00Z"/>
                    <w:rFonts w:eastAsia="Times New Roman"/>
                    <w:color w:val="000000"/>
                    <w:sz w:val="22"/>
                  </w:rPr>
                </w:rPrChange>
              </w:rPr>
              <w:pPrChange w:id="10192" w:author="superchickend" w:date="2012-12-16T15:34:00Z">
                <w:pPr>
                  <w:spacing w:before="0" w:line="240" w:lineRule="auto"/>
                  <w:jc w:val="right"/>
                </w:pPr>
              </w:pPrChange>
            </w:pPr>
            <w:ins w:id="10193" w:author="The Si Tran" w:date="2012-12-12T07:52:00Z">
              <w:r w:rsidRPr="009523BA">
                <w:rPr>
                  <w:sz w:val="26"/>
                  <w:szCs w:val="26"/>
                  <w:rPrChange w:id="10194" w:author="The Si Tran" w:date="2012-12-14T06:38:00Z">
                    <w:rPr>
                      <w:sz w:val="22"/>
                    </w:rPr>
                  </w:rPrChange>
                </w:rPr>
                <w:t>40.77</w:t>
              </w:r>
            </w:ins>
          </w:p>
        </w:tc>
      </w:tr>
      <w:tr w:rsidR="00A80B78" w:rsidRPr="00AF5054" w14:paraId="58350577" w14:textId="77777777" w:rsidTr="009523BA">
        <w:trPr>
          <w:trHeight w:val="305"/>
          <w:ins w:id="10195" w:author="The Si Tran" w:date="2012-12-12T07:52:00Z"/>
          <w:trPrChange w:id="10196"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197"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198" w:author="The Si Tran" w:date="2012-12-12T07:52:00Z"/>
                <w:b/>
                <w:sz w:val="26"/>
                <w:szCs w:val="26"/>
                <w:rPrChange w:id="10199" w:author="superchickend" w:date="2012-12-16T15:34:00Z">
                  <w:rPr>
                    <w:ins w:id="10200" w:author="The Si Tran" w:date="2012-12-12T07:52:00Z"/>
                    <w:rFonts w:eastAsia="Times New Roman"/>
                    <w:color w:val="000000"/>
                    <w:sz w:val="22"/>
                  </w:rPr>
                </w:rPrChange>
              </w:rPr>
              <w:pPrChange w:id="10201" w:author="superchickend" w:date="2012-12-16T15:34:00Z">
                <w:pPr>
                  <w:spacing w:before="0" w:line="240" w:lineRule="auto"/>
                  <w:jc w:val="center"/>
                </w:pPr>
              </w:pPrChange>
            </w:pPr>
            <w:ins w:id="10202" w:author="The Si Tran" w:date="2012-12-12T07:52:00Z">
              <w:r w:rsidRPr="009523BA">
                <w:rPr>
                  <w:b/>
                  <w:sz w:val="26"/>
                  <w:szCs w:val="26"/>
                  <w:rPrChange w:id="10203"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204"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205" w:author="The Si Tran" w:date="2012-12-12T07:52:00Z"/>
                <w:sz w:val="26"/>
                <w:szCs w:val="26"/>
                <w:rPrChange w:id="10206" w:author="The Si Tran" w:date="2012-12-14T06:38:00Z">
                  <w:rPr>
                    <w:ins w:id="10207" w:author="The Si Tran" w:date="2012-12-12T07:52:00Z"/>
                    <w:rFonts w:eastAsia="Times New Roman"/>
                    <w:color w:val="000000"/>
                    <w:sz w:val="22"/>
                  </w:rPr>
                </w:rPrChange>
              </w:rPr>
              <w:pPrChange w:id="10208" w:author="The Si Tran" w:date="2012-12-16T08:46:00Z">
                <w:pPr>
                  <w:spacing w:before="0" w:line="240" w:lineRule="auto"/>
                  <w:jc w:val="left"/>
                </w:pPr>
              </w:pPrChange>
            </w:pPr>
            <w:ins w:id="10209" w:author="The Si Tran" w:date="2012-12-12T07:52:00Z">
              <w:r w:rsidRPr="009523BA">
                <w:rPr>
                  <w:sz w:val="26"/>
                  <w:szCs w:val="26"/>
                  <w:rPrChange w:id="10210"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211"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212" w:author="The Si Tran" w:date="2012-12-12T07:52:00Z"/>
                <w:sz w:val="26"/>
                <w:szCs w:val="26"/>
                <w:rPrChange w:id="10213" w:author="The Si Tran" w:date="2012-12-14T06:38:00Z">
                  <w:rPr>
                    <w:ins w:id="10214" w:author="The Si Tran" w:date="2012-12-12T07:52:00Z"/>
                    <w:rFonts w:eastAsia="Times New Roman"/>
                    <w:color w:val="000000"/>
                    <w:sz w:val="22"/>
                  </w:rPr>
                </w:rPrChange>
              </w:rPr>
              <w:pPrChange w:id="10215" w:author="superchickend" w:date="2012-12-16T15:35:00Z">
                <w:pPr>
                  <w:spacing w:before="0" w:line="240" w:lineRule="auto"/>
                  <w:jc w:val="right"/>
                </w:pPr>
              </w:pPrChange>
            </w:pPr>
            <w:ins w:id="10216" w:author="The Si Tran" w:date="2012-12-12T07:52:00Z">
              <w:r w:rsidRPr="009523BA">
                <w:rPr>
                  <w:sz w:val="26"/>
                  <w:szCs w:val="26"/>
                  <w:rPrChange w:id="10217"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218"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219" w:author="The Si Tran" w:date="2012-12-12T07:52:00Z"/>
                <w:sz w:val="26"/>
                <w:szCs w:val="26"/>
                <w:rPrChange w:id="10220" w:author="The Si Tran" w:date="2012-12-14T06:38:00Z">
                  <w:rPr>
                    <w:ins w:id="10221" w:author="The Si Tran" w:date="2012-12-12T07:52:00Z"/>
                    <w:rFonts w:eastAsia="Times New Roman"/>
                    <w:color w:val="000000"/>
                    <w:sz w:val="22"/>
                  </w:rPr>
                </w:rPrChange>
              </w:rPr>
              <w:pPrChange w:id="10222" w:author="superchickend" w:date="2012-12-16T15:35:00Z">
                <w:pPr>
                  <w:spacing w:before="0" w:line="240" w:lineRule="auto"/>
                  <w:jc w:val="right"/>
                </w:pPr>
              </w:pPrChange>
            </w:pPr>
            <w:ins w:id="10223" w:author="The Si Tran" w:date="2012-12-12T07:52:00Z">
              <w:r w:rsidRPr="009523BA">
                <w:rPr>
                  <w:sz w:val="26"/>
                  <w:szCs w:val="26"/>
                  <w:rPrChange w:id="10224"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22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226" w:author="The Si Tran" w:date="2012-12-12T07:52:00Z"/>
                <w:sz w:val="26"/>
                <w:szCs w:val="26"/>
                <w:rPrChange w:id="10227" w:author="The Si Tran" w:date="2012-12-14T06:38:00Z">
                  <w:rPr>
                    <w:ins w:id="10228" w:author="The Si Tran" w:date="2012-12-12T07:52:00Z"/>
                    <w:rFonts w:eastAsia="Times New Roman"/>
                    <w:color w:val="000000"/>
                    <w:sz w:val="22"/>
                  </w:rPr>
                </w:rPrChange>
              </w:rPr>
              <w:pPrChange w:id="10229" w:author="superchickend" w:date="2012-12-16T15:35:00Z">
                <w:pPr>
                  <w:spacing w:before="0" w:line="240" w:lineRule="auto"/>
                  <w:jc w:val="right"/>
                </w:pPr>
              </w:pPrChange>
            </w:pPr>
            <w:ins w:id="10230" w:author="The Si Tran" w:date="2012-12-12T07:52:00Z">
              <w:r w:rsidRPr="009523BA">
                <w:rPr>
                  <w:sz w:val="26"/>
                  <w:szCs w:val="26"/>
                  <w:rPrChange w:id="10231" w:author="The Si Tran" w:date="2012-12-14T06:38:00Z">
                    <w:rPr>
                      <w:sz w:val="22"/>
                    </w:rPr>
                  </w:rPrChange>
                </w:rPr>
                <w:t>37.72</w:t>
              </w:r>
            </w:ins>
          </w:p>
        </w:tc>
      </w:tr>
      <w:tr w:rsidR="00A80B78" w:rsidRPr="00AF5054" w14:paraId="150C9E07" w14:textId="77777777" w:rsidTr="009523BA">
        <w:trPr>
          <w:trHeight w:val="923"/>
          <w:ins w:id="10232" w:author="The Si Tran" w:date="2012-12-12T07:52:00Z"/>
          <w:trPrChange w:id="10233"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34"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235" w:author="The Si Tran" w:date="2012-12-12T07:52:00Z"/>
                <w:b/>
                <w:sz w:val="26"/>
                <w:szCs w:val="26"/>
                <w:rPrChange w:id="10236" w:author="superchickend" w:date="2012-12-16T15:34:00Z">
                  <w:rPr>
                    <w:ins w:id="10237" w:author="The Si Tran" w:date="2012-12-12T07:52:00Z"/>
                    <w:rFonts w:eastAsia="Times New Roman"/>
                    <w:color w:val="000000"/>
                    <w:sz w:val="22"/>
                  </w:rPr>
                </w:rPrChange>
              </w:rPr>
              <w:pPrChange w:id="10238" w:author="superchickend" w:date="2012-12-16T15:34:00Z">
                <w:pPr>
                  <w:spacing w:before="0" w:line="240" w:lineRule="auto"/>
                  <w:jc w:val="center"/>
                </w:pPr>
              </w:pPrChange>
            </w:pPr>
            <w:ins w:id="10239" w:author="The Si Tran" w:date="2012-12-12T07:52:00Z">
              <w:r w:rsidRPr="009523BA">
                <w:rPr>
                  <w:b/>
                  <w:sz w:val="26"/>
                  <w:szCs w:val="26"/>
                  <w:rPrChange w:id="10240"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241"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242" w:author="The Si Tran" w:date="2012-12-12T07:52:00Z"/>
                <w:sz w:val="26"/>
                <w:szCs w:val="26"/>
                <w:rPrChange w:id="10243" w:author="The Si Tran" w:date="2012-12-14T06:38:00Z">
                  <w:rPr>
                    <w:ins w:id="10244" w:author="The Si Tran" w:date="2012-12-12T07:52:00Z"/>
                    <w:rFonts w:eastAsia="Times New Roman"/>
                    <w:color w:val="000000"/>
                    <w:sz w:val="22"/>
                  </w:rPr>
                </w:rPrChange>
              </w:rPr>
              <w:pPrChange w:id="10245" w:author="The Si Tran" w:date="2012-12-16T08:46:00Z">
                <w:pPr>
                  <w:spacing w:before="0" w:line="240" w:lineRule="auto"/>
                  <w:jc w:val="left"/>
                </w:pPr>
              </w:pPrChange>
            </w:pPr>
            <w:ins w:id="10246" w:author="The Si Tran" w:date="2012-12-12T07:52:00Z">
              <w:r w:rsidRPr="009523BA">
                <w:rPr>
                  <w:sz w:val="26"/>
                  <w:szCs w:val="26"/>
                  <w:rPrChange w:id="10247" w:author="The Si Tran" w:date="2012-12-14T06:38:00Z">
                    <w:rPr>
                      <w:sz w:val="22"/>
                    </w:rPr>
                  </w:rPrChange>
                </w:rPr>
                <w:t>ARIMA(2, 0, 0)(0, 0, 0)0</w:t>
              </w:r>
              <w:r w:rsidRPr="009523BA">
                <w:rPr>
                  <w:sz w:val="26"/>
                  <w:szCs w:val="26"/>
                  <w:rPrChange w:id="10248" w:author="The Si Tran" w:date="2012-12-14T06:38:00Z">
                    <w:rPr>
                      <w:sz w:val="22"/>
                    </w:rPr>
                  </w:rPrChange>
                </w:rPr>
                <w:br/>
              </w:r>
            </w:ins>
            <w:r w:rsidR="00976130">
              <w:rPr>
                <w:sz w:val="26"/>
                <w:szCs w:val="26"/>
              </w:rPr>
              <w:t>Nơron</w:t>
            </w:r>
            <w:ins w:id="10249" w:author="The Si Tran" w:date="2012-12-12T07:52:00Z">
              <w:r w:rsidRPr="009523BA">
                <w:rPr>
                  <w:sz w:val="26"/>
                  <w:szCs w:val="26"/>
                  <w:rPrChange w:id="10250"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251"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252" w:author="The Si Tran" w:date="2012-12-12T07:52:00Z"/>
                <w:b/>
                <w:sz w:val="26"/>
                <w:szCs w:val="26"/>
                <w:rPrChange w:id="10253" w:author="superchickend" w:date="2012-12-16T15:35:00Z">
                  <w:rPr>
                    <w:ins w:id="10254" w:author="The Si Tran" w:date="2012-12-12T07:52:00Z"/>
                    <w:rFonts w:eastAsia="Times New Roman"/>
                    <w:color w:val="000000"/>
                    <w:sz w:val="22"/>
                  </w:rPr>
                </w:rPrChange>
              </w:rPr>
              <w:pPrChange w:id="10255" w:author="superchickend" w:date="2012-12-16T15:35:00Z">
                <w:pPr>
                  <w:spacing w:before="0" w:line="240" w:lineRule="auto"/>
                  <w:jc w:val="right"/>
                </w:pPr>
              </w:pPrChange>
            </w:pPr>
            <w:ins w:id="10256" w:author="The Si Tran" w:date="2012-12-12T07:52:00Z">
              <w:r w:rsidRPr="009523BA">
                <w:rPr>
                  <w:b/>
                  <w:sz w:val="26"/>
                  <w:szCs w:val="26"/>
                  <w:rPrChange w:id="10257"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258"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259" w:author="The Si Tran" w:date="2012-12-12T07:52:00Z"/>
                <w:b/>
                <w:sz w:val="26"/>
                <w:szCs w:val="26"/>
                <w:rPrChange w:id="10260" w:author="superchickend" w:date="2012-12-16T15:35:00Z">
                  <w:rPr>
                    <w:ins w:id="10261" w:author="The Si Tran" w:date="2012-12-12T07:52:00Z"/>
                    <w:rFonts w:eastAsia="Times New Roman"/>
                    <w:color w:val="000000"/>
                    <w:sz w:val="22"/>
                  </w:rPr>
                </w:rPrChange>
              </w:rPr>
              <w:pPrChange w:id="10262" w:author="superchickend" w:date="2012-12-16T15:35:00Z">
                <w:pPr>
                  <w:spacing w:before="0" w:line="240" w:lineRule="auto"/>
                  <w:jc w:val="right"/>
                </w:pPr>
              </w:pPrChange>
            </w:pPr>
            <w:ins w:id="10263" w:author="The Si Tran" w:date="2012-12-12T07:52:00Z">
              <w:r w:rsidRPr="009523BA">
                <w:rPr>
                  <w:b/>
                  <w:sz w:val="26"/>
                  <w:szCs w:val="26"/>
                  <w:rPrChange w:id="10264"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26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266" w:author="The Si Tran" w:date="2012-12-12T07:52:00Z"/>
                <w:b/>
                <w:sz w:val="26"/>
                <w:szCs w:val="26"/>
                <w:rPrChange w:id="10267" w:author="superchickend" w:date="2012-12-16T15:35:00Z">
                  <w:rPr>
                    <w:ins w:id="10268" w:author="The Si Tran" w:date="2012-12-12T07:52:00Z"/>
                    <w:rFonts w:eastAsia="Times New Roman"/>
                    <w:color w:val="000000"/>
                    <w:sz w:val="22"/>
                  </w:rPr>
                </w:rPrChange>
              </w:rPr>
              <w:pPrChange w:id="10269" w:author="superchickend" w:date="2012-12-16T15:35:00Z">
                <w:pPr>
                  <w:spacing w:before="0" w:line="240" w:lineRule="auto"/>
                  <w:jc w:val="right"/>
                </w:pPr>
              </w:pPrChange>
            </w:pPr>
            <w:ins w:id="10270" w:author="The Si Tran" w:date="2012-12-12T07:52:00Z">
              <w:r w:rsidRPr="009523BA">
                <w:rPr>
                  <w:b/>
                  <w:sz w:val="26"/>
                  <w:szCs w:val="26"/>
                  <w:rPrChange w:id="10271" w:author="superchickend" w:date="2012-12-16T15:35:00Z">
                    <w:rPr>
                      <w:sz w:val="22"/>
                    </w:rPr>
                  </w:rPrChange>
                </w:rPr>
                <w:t>35.69</w:t>
              </w:r>
            </w:ins>
          </w:p>
        </w:tc>
      </w:tr>
      <w:tr w:rsidR="00A80B78" w:rsidRPr="00AF5054" w14:paraId="5B9156D5" w14:textId="77777777" w:rsidTr="009523BA">
        <w:trPr>
          <w:trHeight w:val="923"/>
          <w:ins w:id="10272" w:author="The Si Tran" w:date="2012-12-12T07:52:00Z"/>
          <w:trPrChange w:id="10273"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274"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275" w:author="The Si Tran" w:date="2012-12-12T07:52:00Z"/>
                <w:sz w:val="26"/>
                <w:szCs w:val="26"/>
                <w:rPrChange w:id="10276" w:author="The Si Tran" w:date="2012-12-14T06:38:00Z">
                  <w:rPr>
                    <w:ins w:id="10277" w:author="The Si Tran" w:date="2012-12-12T07:52:00Z"/>
                    <w:rFonts w:eastAsia="Times New Roman"/>
                    <w:color w:val="000000"/>
                    <w:sz w:val="22"/>
                  </w:rPr>
                </w:rPrChange>
              </w:rPr>
              <w:pPrChange w:id="10278"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279"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280" w:author="The Si Tran" w:date="2012-12-12T07:52:00Z"/>
                <w:sz w:val="26"/>
                <w:szCs w:val="26"/>
                <w:rPrChange w:id="10281" w:author="The Si Tran" w:date="2012-12-14T06:38:00Z">
                  <w:rPr>
                    <w:ins w:id="10282" w:author="The Si Tran" w:date="2012-12-12T07:52:00Z"/>
                    <w:rFonts w:eastAsia="Times New Roman"/>
                    <w:color w:val="000000"/>
                    <w:sz w:val="22"/>
                  </w:rPr>
                </w:rPrChange>
              </w:rPr>
              <w:pPrChange w:id="10283" w:author="The Si Tran" w:date="2012-12-16T08:46:00Z">
                <w:pPr>
                  <w:spacing w:before="0" w:line="240" w:lineRule="auto"/>
                  <w:jc w:val="left"/>
                </w:pPr>
              </w:pPrChange>
            </w:pPr>
            <w:ins w:id="10284" w:author="The Si Tran" w:date="2012-12-12T07:52:00Z">
              <w:r w:rsidRPr="009523BA">
                <w:rPr>
                  <w:sz w:val="26"/>
                  <w:szCs w:val="26"/>
                  <w:rPrChange w:id="10285" w:author="The Si Tran" w:date="2012-12-14T06:38:00Z">
                    <w:rPr>
                      <w:sz w:val="22"/>
                    </w:rPr>
                  </w:rPrChange>
                </w:rPr>
                <w:t>ARIMA(2, 0, 0)(0, 0, 0)0</w:t>
              </w:r>
              <w:r w:rsidRPr="009523BA">
                <w:rPr>
                  <w:sz w:val="26"/>
                  <w:szCs w:val="26"/>
                  <w:rPrChange w:id="10286" w:author="The Si Tran" w:date="2012-12-14T06:38:00Z">
                    <w:rPr>
                      <w:sz w:val="22"/>
                    </w:rPr>
                  </w:rPrChange>
                </w:rPr>
                <w:br/>
              </w:r>
            </w:ins>
            <w:r w:rsidR="00976130">
              <w:rPr>
                <w:sz w:val="26"/>
                <w:szCs w:val="26"/>
              </w:rPr>
              <w:t>Nơron</w:t>
            </w:r>
            <w:ins w:id="10287" w:author="The Si Tran" w:date="2012-12-12T07:52:00Z">
              <w:r w:rsidRPr="009523BA">
                <w:rPr>
                  <w:sz w:val="26"/>
                  <w:szCs w:val="26"/>
                  <w:rPrChange w:id="10288"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289"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290" w:author="The Si Tran" w:date="2012-12-12T07:52:00Z"/>
                <w:sz w:val="26"/>
                <w:szCs w:val="26"/>
                <w:rPrChange w:id="10291" w:author="The Si Tran" w:date="2012-12-14T06:38:00Z">
                  <w:rPr>
                    <w:ins w:id="10292" w:author="The Si Tran" w:date="2012-12-12T07:52:00Z"/>
                    <w:rFonts w:eastAsia="Times New Roman"/>
                    <w:color w:val="000000"/>
                    <w:sz w:val="22"/>
                  </w:rPr>
                </w:rPrChange>
              </w:rPr>
              <w:pPrChange w:id="10293" w:author="superchickend" w:date="2012-12-16T15:35:00Z">
                <w:pPr>
                  <w:spacing w:before="0" w:line="240" w:lineRule="auto"/>
                  <w:jc w:val="right"/>
                </w:pPr>
              </w:pPrChange>
            </w:pPr>
            <w:ins w:id="10294" w:author="The Si Tran" w:date="2012-12-12T07:52:00Z">
              <w:r w:rsidRPr="009523BA">
                <w:rPr>
                  <w:sz w:val="26"/>
                  <w:szCs w:val="26"/>
                  <w:rPrChange w:id="10295"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296"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297" w:author="The Si Tran" w:date="2012-12-12T07:52:00Z"/>
                <w:sz w:val="26"/>
                <w:szCs w:val="26"/>
                <w:rPrChange w:id="10298" w:author="The Si Tran" w:date="2012-12-14T06:38:00Z">
                  <w:rPr>
                    <w:ins w:id="10299" w:author="The Si Tran" w:date="2012-12-12T07:52:00Z"/>
                    <w:rFonts w:eastAsia="Times New Roman"/>
                    <w:color w:val="000000"/>
                    <w:sz w:val="22"/>
                  </w:rPr>
                </w:rPrChange>
              </w:rPr>
              <w:pPrChange w:id="10300" w:author="superchickend" w:date="2012-12-16T15:35:00Z">
                <w:pPr>
                  <w:spacing w:before="0" w:line="240" w:lineRule="auto"/>
                  <w:jc w:val="right"/>
                </w:pPr>
              </w:pPrChange>
            </w:pPr>
            <w:ins w:id="10301" w:author="The Si Tran" w:date="2012-12-12T07:52:00Z">
              <w:r w:rsidRPr="009523BA">
                <w:rPr>
                  <w:sz w:val="26"/>
                  <w:szCs w:val="26"/>
                  <w:rPrChange w:id="10302"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303"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304" w:author="The Si Tran" w:date="2012-12-12T07:52:00Z"/>
                <w:sz w:val="26"/>
                <w:szCs w:val="26"/>
                <w:rPrChange w:id="10305" w:author="The Si Tran" w:date="2012-12-14T06:38:00Z">
                  <w:rPr>
                    <w:ins w:id="10306" w:author="The Si Tran" w:date="2012-12-12T07:52:00Z"/>
                    <w:rFonts w:eastAsia="Times New Roman"/>
                    <w:color w:val="000000"/>
                    <w:sz w:val="22"/>
                  </w:rPr>
                </w:rPrChange>
              </w:rPr>
              <w:pPrChange w:id="10307" w:author="superchickend" w:date="2012-12-16T15:35:00Z">
                <w:pPr>
                  <w:spacing w:before="0" w:line="240" w:lineRule="auto"/>
                  <w:jc w:val="right"/>
                </w:pPr>
              </w:pPrChange>
            </w:pPr>
            <w:ins w:id="10308" w:author="The Si Tran" w:date="2012-12-12T07:52:00Z">
              <w:r w:rsidRPr="009523BA">
                <w:rPr>
                  <w:sz w:val="26"/>
                  <w:szCs w:val="26"/>
                  <w:rPrChange w:id="10309" w:author="The Si Tran" w:date="2012-12-14T06:38:00Z">
                    <w:rPr>
                      <w:sz w:val="22"/>
                    </w:rPr>
                  </w:rPrChange>
                </w:rPr>
                <w:t>39.9</w:t>
              </w:r>
            </w:ins>
          </w:p>
        </w:tc>
      </w:tr>
    </w:tbl>
    <w:p w14:paraId="46F9B62C" w14:textId="03B53E8B" w:rsidR="00B228F5" w:rsidRPr="00097101" w:rsidRDefault="00B228F5">
      <w:pPr>
        <w:pStyle w:val="Bang"/>
        <w:pPrChange w:id="10310" w:author="The Si Tran" w:date="2012-12-16T10:03:00Z">
          <w:pPr>
            <w:pStyle w:val="Heading1"/>
            <w:jc w:val="left"/>
          </w:pPr>
        </w:pPrChange>
      </w:pPr>
      <w:bookmarkStart w:id="10311" w:name="_Toc343033801"/>
      <w:bookmarkStart w:id="10312" w:name="_Toc343415634"/>
      <w:ins w:id="10313" w:author="The Si Tran" w:date="2012-12-14T06:39:00Z">
        <w:r w:rsidRPr="004D696B">
          <w:rPr>
            <w:b/>
          </w:rPr>
          <w:lastRenderedPageBreak/>
          <w:t xml:space="preserve">Bảng </w:t>
        </w:r>
        <w:r>
          <w:rPr>
            <w:b/>
          </w:rPr>
          <w:t>6.9</w:t>
        </w:r>
        <w:r w:rsidRPr="004D696B">
          <w:rPr>
            <w:b/>
          </w:rPr>
          <w:t xml:space="preserve">: </w:t>
        </w:r>
        <w:r w:rsidRPr="006041AD">
          <w:rPr>
            <w:rStyle w:val="BangChar"/>
          </w:rPr>
          <w:t>Kết quả thực nghiệm chuỗi dữ liệu Kobe</w:t>
        </w:r>
      </w:ins>
      <w:bookmarkEnd w:id="10311"/>
      <w:bookmarkEnd w:id="10312"/>
    </w:p>
    <w:tbl>
      <w:tblPr>
        <w:tblW w:w="9420" w:type="dxa"/>
        <w:tblLook w:val="04A0" w:firstRow="1" w:lastRow="0" w:firstColumn="1" w:lastColumn="0" w:noHBand="0" w:noVBand="1"/>
        <w:tblPrChange w:id="10314"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315">
          <w:tblGrid>
            <w:gridCol w:w="1072"/>
            <w:gridCol w:w="6340"/>
            <w:gridCol w:w="821"/>
            <w:gridCol w:w="986"/>
            <w:gridCol w:w="828"/>
          </w:tblGrid>
        </w:tblGridChange>
      </w:tblGrid>
      <w:tr w:rsidR="00A80B78" w:rsidRPr="00AF5054" w14:paraId="141DDDBD" w14:textId="77777777" w:rsidTr="009523BA">
        <w:trPr>
          <w:trHeight w:val="304"/>
          <w:ins w:id="10316" w:author="The Si Tran" w:date="2012-12-12T07:53:00Z"/>
          <w:trPrChange w:id="10317"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318"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319" w:author="The Si Tran" w:date="2012-12-12T07:53:00Z"/>
                <w:sz w:val="26"/>
                <w:szCs w:val="26"/>
                <w:rPrChange w:id="10320" w:author="The Si Tran" w:date="2012-12-14T06:39:00Z">
                  <w:rPr>
                    <w:ins w:id="10321" w:author="The Si Tran" w:date="2012-12-12T07:53:00Z"/>
                    <w:rFonts w:eastAsia="Times New Roman"/>
                    <w:color w:val="000000"/>
                    <w:sz w:val="22"/>
                  </w:rPr>
                </w:rPrChange>
              </w:rPr>
              <w:pPrChange w:id="10322"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323"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324" w:author="The Si Tran" w:date="2012-12-12T07:53:00Z"/>
                <w:b/>
                <w:sz w:val="26"/>
                <w:szCs w:val="26"/>
                <w:rPrChange w:id="10325" w:author="superchickend" w:date="2012-12-16T15:35:00Z">
                  <w:rPr>
                    <w:ins w:id="10326" w:author="The Si Tran" w:date="2012-12-12T07:53:00Z"/>
                    <w:rFonts w:eastAsia="Times New Roman"/>
                    <w:color w:val="000000"/>
                    <w:sz w:val="22"/>
                  </w:rPr>
                </w:rPrChange>
              </w:rPr>
              <w:pPrChange w:id="10327" w:author="superchickend" w:date="2012-12-16T15:35:00Z">
                <w:pPr>
                  <w:spacing w:before="0" w:line="240" w:lineRule="auto"/>
                  <w:jc w:val="left"/>
                </w:pPr>
              </w:pPrChange>
            </w:pPr>
            <w:ins w:id="10328" w:author="The Si Tran" w:date="2012-12-12T07:53:00Z">
              <w:r w:rsidRPr="009523BA">
                <w:rPr>
                  <w:b/>
                  <w:sz w:val="26"/>
                  <w:szCs w:val="26"/>
                  <w:rPrChange w:id="10329"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330"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331" w:author="The Si Tran" w:date="2012-12-12T07:53:00Z"/>
                <w:b/>
                <w:sz w:val="26"/>
                <w:szCs w:val="26"/>
                <w:rPrChange w:id="10332" w:author="superchickend" w:date="2012-12-16T15:35:00Z">
                  <w:rPr>
                    <w:ins w:id="10333" w:author="The Si Tran" w:date="2012-12-12T07:53:00Z"/>
                    <w:rFonts w:eastAsia="Times New Roman"/>
                    <w:color w:val="000000"/>
                    <w:sz w:val="22"/>
                  </w:rPr>
                </w:rPrChange>
              </w:rPr>
              <w:pPrChange w:id="10334" w:author="superchickend" w:date="2012-12-16T15:35:00Z">
                <w:pPr>
                  <w:spacing w:before="0" w:line="240" w:lineRule="auto"/>
                  <w:jc w:val="left"/>
                </w:pPr>
              </w:pPrChange>
            </w:pPr>
            <w:ins w:id="10335" w:author="The Si Tran" w:date="2012-12-12T07:53:00Z">
              <w:r w:rsidRPr="009523BA">
                <w:rPr>
                  <w:b/>
                  <w:sz w:val="26"/>
                  <w:szCs w:val="26"/>
                  <w:rPrChange w:id="10336"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337"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338" w:author="The Si Tran" w:date="2012-12-12T07:53:00Z"/>
                <w:b/>
                <w:sz w:val="26"/>
                <w:szCs w:val="26"/>
                <w:rPrChange w:id="10339" w:author="superchickend" w:date="2012-12-16T15:35:00Z">
                  <w:rPr>
                    <w:ins w:id="10340" w:author="The Si Tran" w:date="2012-12-12T07:53:00Z"/>
                    <w:rFonts w:eastAsia="Times New Roman"/>
                    <w:color w:val="000000"/>
                    <w:sz w:val="22"/>
                  </w:rPr>
                </w:rPrChange>
              </w:rPr>
              <w:pPrChange w:id="10341" w:author="superchickend" w:date="2012-12-16T15:35:00Z">
                <w:pPr>
                  <w:spacing w:before="0" w:line="240" w:lineRule="auto"/>
                  <w:jc w:val="left"/>
                </w:pPr>
              </w:pPrChange>
            </w:pPr>
            <w:ins w:id="10342" w:author="The Si Tran" w:date="2012-12-12T07:53:00Z">
              <w:r w:rsidRPr="009523BA">
                <w:rPr>
                  <w:b/>
                  <w:sz w:val="26"/>
                  <w:szCs w:val="26"/>
                  <w:rPrChange w:id="10343"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344"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345" w:author="The Si Tran" w:date="2012-12-12T07:53:00Z"/>
                <w:b/>
                <w:sz w:val="26"/>
                <w:szCs w:val="26"/>
                <w:rPrChange w:id="10346" w:author="superchickend" w:date="2012-12-16T15:35:00Z">
                  <w:rPr>
                    <w:ins w:id="10347" w:author="The Si Tran" w:date="2012-12-12T07:53:00Z"/>
                    <w:rFonts w:eastAsia="Times New Roman"/>
                    <w:color w:val="000000"/>
                    <w:sz w:val="22"/>
                  </w:rPr>
                </w:rPrChange>
              </w:rPr>
              <w:pPrChange w:id="10348" w:author="superchickend" w:date="2012-12-16T15:35:00Z">
                <w:pPr>
                  <w:spacing w:before="0" w:line="240" w:lineRule="auto"/>
                  <w:jc w:val="left"/>
                </w:pPr>
              </w:pPrChange>
            </w:pPr>
            <w:ins w:id="10349" w:author="The Si Tran" w:date="2012-12-12T07:53:00Z">
              <w:r w:rsidRPr="009523BA">
                <w:rPr>
                  <w:b/>
                  <w:sz w:val="26"/>
                  <w:szCs w:val="26"/>
                  <w:rPrChange w:id="10350" w:author="superchickend" w:date="2012-12-16T15:35:00Z">
                    <w:rPr>
                      <w:sz w:val="22"/>
                    </w:rPr>
                  </w:rPrChange>
                </w:rPr>
                <w:t>MAPE</w:t>
              </w:r>
            </w:ins>
          </w:p>
        </w:tc>
      </w:tr>
      <w:tr w:rsidR="00A80B78" w:rsidRPr="00AF5054" w14:paraId="44B11DC2" w14:textId="77777777" w:rsidTr="009523BA">
        <w:trPr>
          <w:trHeight w:val="609"/>
          <w:ins w:id="10351" w:author="The Si Tran" w:date="2012-12-12T07:53:00Z"/>
          <w:trPrChange w:id="10352"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53"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9523BA" w:rsidRDefault="00A80B78">
            <w:pPr>
              <w:pStyle w:val="BangBody"/>
              <w:jc w:val="center"/>
              <w:rPr>
                <w:ins w:id="10354" w:author="The Si Tran" w:date="2012-12-12T07:53:00Z"/>
                <w:b/>
                <w:sz w:val="26"/>
                <w:szCs w:val="26"/>
                <w:rPrChange w:id="10355" w:author="superchickend" w:date="2012-12-16T15:35:00Z">
                  <w:rPr>
                    <w:ins w:id="10356" w:author="The Si Tran" w:date="2012-12-12T07:53:00Z"/>
                    <w:rFonts w:eastAsia="Times New Roman"/>
                    <w:color w:val="000000"/>
                    <w:sz w:val="22"/>
                  </w:rPr>
                </w:rPrChange>
              </w:rPr>
              <w:pPrChange w:id="10357" w:author="superchickend" w:date="2012-12-16T15:35:00Z">
                <w:pPr>
                  <w:spacing w:before="0" w:line="240" w:lineRule="auto"/>
                  <w:jc w:val="center"/>
                </w:pPr>
              </w:pPrChange>
            </w:pPr>
            <w:ins w:id="10358" w:author="The Si Tran" w:date="2012-12-12T07:53:00Z">
              <w:r w:rsidRPr="009523BA">
                <w:rPr>
                  <w:b/>
                  <w:sz w:val="26"/>
                  <w:szCs w:val="26"/>
                  <w:rPrChange w:id="10359" w:author="superchickend" w:date="2012-12-16T15:35:00Z">
                    <w:rPr>
                      <w:sz w:val="22"/>
                    </w:rPr>
                  </w:rPrChange>
                </w:rPr>
                <w:t>ANNs</w:t>
              </w:r>
            </w:ins>
          </w:p>
        </w:tc>
        <w:tc>
          <w:tcPr>
            <w:tcW w:w="5210" w:type="dxa"/>
            <w:tcBorders>
              <w:top w:val="nil"/>
              <w:left w:val="nil"/>
              <w:bottom w:val="single" w:sz="4" w:space="0" w:color="auto"/>
              <w:right w:val="single" w:sz="4" w:space="0" w:color="auto"/>
            </w:tcBorders>
            <w:shd w:val="clear" w:color="auto" w:fill="auto"/>
            <w:vAlign w:val="bottom"/>
            <w:hideMark/>
            <w:tcPrChange w:id="10360"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0361" w:author="The Si Tran" w:date="2012-12-12T07:53:00Z"/>
                <w:sz w:val="26"/>
                <w:szCs w:val="26"/>
                <w:rPrChange w:id="10362" w:author="The Si Tran" w:date="2012-12-14T06:39:00Z">
                  <w:rPr>
                    <w:ins w:id="10363" w:author="The Si Tran" w:date="2012-12-12T07:53:00Z"/>
                    <w:rFonts w:eastAsia="Times New Roman"/>
                    <w:color w:val="000000"/>
                    <w:sz w:val="22"/>
                  </w:rPr>
                </w:rPrChange>
              </w:rPr>
              <w:pPrChange w:id="10364" w:author="The Si Tran" w:date="2012-12-16T08:46:00Z">
                <w:pPr>
                  <w:spacing w:before="0" w:line="240" w:lineRule="auto"/>
                  <w:jc w:val="left"/>
                </w:pPr>
              </w:pPrChange>
            </w:pPr>
            <w:r>
              <w:rPr>
                <w:sz w:val="26"/>
                <w:szCs w:val="26"/>
              </w:rPr>
              <w:t>Nơron</w:t>
            </w:r>
            <w:ins w:id="10365" w:author="The Si Tran" w:date="2012-12-12T07:53:00Z">
              <w:r w:rsidR="00A80B78" w:rsidRPr="009523BA">
                <w:rPr>
                  <w:sz w:val="26"/>
                  <w:szCs w:val="26"/>
                  <w:rPrChange w:id="10366"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367"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0368" w:author="The Si Tran" w:date="2012-12-12T07:53:00Z"/>
                <w:sz w:val="26"/>
                <w:szCs w:val="26"/>
                <w:rPrChange w:id="10369" w:author="The Si Tran" w:date="2012-12-14T06:39:00Z">
                  <w:rPr>
                    <w:ins w:id="10370" w:author="The Si Tran" w:date="2012-12-12T07:53:00Z"/>
                    <w:rFonts w:eastAsia="Times New Roman"/>
                    <w:color w:val="000000"/>
                    <w:sz w:val="22"/>
                  </w:rPr>
                </w:rPrChange>
              </w:rPr>
              <w:pPrChange w:id="10371" w:author="superchickend" w:date="2012-12-16T15:35:00Z">
                <w:pPr>
                  <w:spacing w:before="0" w:line="240" w:lineRule="auto"/>
                  <w:jc w:val="right"/>
                </w:pPr>
              </w:pPrChange>
            </w:pPr>
            <w:ins w:id="10372" w:author="The Si Tran" w:date="2012-12-12T07:53:00Z">
              <w:r w:rsidRPr="009523BA">
                <w:rPr>
                  <w:sz w:val="26"/>
                  <w:szCs w:val="26"/>
                  <w:rPrChange w:id="10373"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0374"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0375" w:author="The Si Tran" w:date="2012-12-12T07:53:00Z"/>
                <w:sz w:val="26"/>
                <w:szCs w:val="26"/>
                <w:rPrChange w:id="10376" w:author="The Si Tran" w:date="2012-12-14T06:39:00Z">
                  <w:rPr>
                    <w:ins w:id="10377" w:author="The Si Tran" w:date="2012-12-12T07:53:00Z"/>
                    <w:rFonts w:eastAsia="Times New Roman"/>
                    <w:color w:val="000000"/>
                    <w:sz w:val="22"/>
                  </w:rPr>
                </w:rPrChange>
              </w:rPr>
              <w:pPrChange w:id="10378" w:author="superchickend" w:date="2012-12-16T15:35:00Z">
                <w:pPr>
                  <w:spacing w:before="0" w:line="240" w:lineRule="auto"/>
                  <w:jc w:val="right"/>
                </w:pPr>
              </w:pPrChange>
            </w:pPr>
            <w:ins w:id="10379" w:author="The Si Tran" w:date="2012-12-12T07:53:00Z">
              <w:r w:rsidRPr="009523BA">
                <w:rPr>
                  <w:sz w:val="26"/>
                  <w:szCs w:val="26"/>
                  <w:rPrChange w:id="10380"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0381"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0382" w:author="The Si Tran" w:date="2012-12-12T07:53:00Z"/>
                <w:sz w:val="26"/>
                <w:szCs w:val="26"/>
                <w:rPrChange w:id="10383" w:author="The Si Tran" w:date="2012-12-14T06:39:00Z">
                  <w:rPr>
                    <w:ins w:id="10384" w:author="The Si Tran" w:date="2012-12-12T07:53:00Z"/>
                    <w:rFonts w:eastAsia="Times New Roman"/>
                    <w:color w:val="000000"/>
                    <w:sz w:val="22"/>
                  </w:rPr>
                </w:rPrChange>
              </w:rPr>
              <w:pPrChange w:id="10385" w:author="superchickend" w:date="2012-12-16T15:35:00Z">
                <w:pPr>
                  <w:spacing w:before="0" w:line="240" w:lineRule="auto"/>
                  <w:jc w:val="right"/>
                </w:pPr>
              </w:pPrChange>
            </w:pPr>
            <w:ins w:id="10386" w:author="The Si Tran" w:date="2012-12-12T07:53:00Z">
              <w:r w:rsidRPr="009523BA">
                <w:rPr>
                  <w:sz w:val="26"/>
                  <w:szCs w:val="26"/>
                  <w:rPrChange w:id="10387" w:author="The Si Tran" w:date="2012-12-14T06:39:00Z">
                    <w:rPr>
                      <w:sz w:val="22"/>
                    </w:rPr>
                  </w:rPrChange>
                </w:rPr>
                <w:t>30.33</w:t>
              </w:r>
            </w:ins>
          </w:p>
        </w:tc>
      </w:tr>
      <w:tr w:rsidR="00A80B78" w:rsidRPr="00AF5054" w14:paraId="649AE6C9" w14:textId="77777777" w:rsidTr="009523BA">
        <w:trPr>
          <w:trHeight w:val="609"/>
          <w:ins w:id="10388" w:author="The Si Tran" w:date="2012-12-12T07:53:00Z"/>
          <w:trPrChange w:id="10389"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0390"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0391" w:author="The Si Tran" w:date="2012-12-12T07:53:00Z"/>
                <w:b/>
                <w:sz w:val="26"/>
                <w:szCs w:val="26"/>
                <w:rPrChange w:id="10392" w:author="superchickend" w:date="2012-12-16T15:35:00Z">
                  <w:rPr>
                    <w:ins w:id="10393" w:author="The Si Tran" w:date="2012-12-12T07:53:00Z"/>
                    <w:rFonts w:eastAsia="Times New Roman"/>
                    <w:color w:val="000000"/>
                    <w:sz w:val="22"/>
                  </w:rPr>
                </w:rPrChange>
              </w:rPr>
              <w:pPrChange w:id="10394"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395"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0396" w:author="The Si Tran" w:date="2012-12-12T07:53:00Z"/>
                <w:sz w:val="26"/>
                <w:szCs w:val="26"/>
                <w:rPrChange w:id="10397" w:author="The Si Tran" w:date="2012-12-14T06:39:00Z">
                  <w:rPr>
                    <w:ins w:id="10398" w:author="The Si Tran" w:date="2012-12-12T07:53:00Z"/>
                    <w:rFonts w:eastAsia="Times New Roman"/>
                    <w:color w:val="000000"/>
                    <w:sz w:val="22"/>
                  </w:rPr>
                </w:rPrChange>
              </w:rPr>
              <w:pPrChange w:id="10399" w:author="The Si Tran" w:date="2012-12-16T08:46:00Z">
                <w:pPr>
                  <w:spacing w:before="0" w:line="240" w:lineRule="auto"/>
                  <w:jc w:val="left"/>
                </w:pPr>
              </w:pPrChange>
            </w:pPr>
            <w:r>
              <w:rPr>
                <w:sz w:val="26"/>
                <w:szCs w:val="26"/>
              </w:rPr>
              <w:t>Nơron</w:t>
            </w:r>
            <w:ins w:id="10400" w:author="The Si Tran" w:date="2012-12-12T07:53:00Z">
              <w:r w:rsidR="00A80B78" w:rsidRPr="009523BA">
                <w:rPr>
                  <w:sz w:val="26"/>
                  <w:szCs w:val="26"/>
                  <w:rPrChange w:id="10401"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402"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0403" w:author="The Si Tran" w:date="2012-12-12T07:53:00Z"/>
                <w:sz w:val="26"/>
                <w:szCs w:val="26"/>
                <w:rPrChange w:id="10404" w:author="The Si Tran" w:date="2012-12-14T06:39:00Z">
                  <w:rPr>
                    <w:ins w:id="10405" w:author="The Si Tran" w:date="2012-12-12T07:53:00Z"/>
                    <w:rFonts w:eastAsia="Times New Roman"/>
                    <w:color w:val="000000"/>
                    <w:sz w:val="22"/>
                  </w:rPr>
                </w:rPrChange>
              </w:rPr>
              <w:pPrChange w:id="10406" w:author="superchickend" w:date="2012-12-16T15:35:00Z">
                <w:pPr>
                  <w:spacing w:before="0" w:line="240" w:lineRule="auto"/>
                  <w:jc w:val="right"/>
                </w:pPr>
              </w:pPrChange>
            </w:pPr>
            <w:ins w:id="10407" w:author="The Si Tran" w:date="2012-12-12T07:53:00Z">
              <w:r w:rsidRPr="009523BA">
                <w:rPr>
                  <w:sz w:val="26"/>
                  <w:szCs w:val="26"/>
                  <w:rPrChange w:id="10408"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0409"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0410" w:author="The Si Tran" w:date="2012-12-12T07:53:00Z"/>
                <w:sz w:val="26"/>
                <w:szCs w:val="26"/>
                <w:rPrChange w:id="10411" w:author="The Si Tran" w:date="2012-12-14T06:39:00Z">
                  <w:rPr>
                    <w:ins w:id="10412" w:author="The Si Tran" w:date="2012-12-12T07:53:00Z"/>
                    <w:rFonts w:eastAsia="Times New Roman"/>
                    <w:color w:val="000000"/>
                    <w:sz w:val="22"/>
                  </w:rPr>
                </w:rPrChange>
              </w:rPr>
              <w:pPrChange w:id="10413" w:author="superchickend" w:date="2012-12-16T15:35:00Z">
                <w:pPr>
                  <w:spacing w:before="0" w:line="240" w:lineRule="auto"/>
                  <w:jc w:val="right"/>
                </w:pPr>
              </w:pPrChange>
            </w:pPr>
            <w:ins w:id="10414" w:author="The Si Tran" w:date="2012-12-12T07:53:00Z">
              <w:r w:rsidRPr="009523BA">
                <w:rPr>
                  <w:sz w:val="26"/>
                  <w:szCs w:val="26"/>
                  <w:rPrChange w:id="10415"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041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0417" w:author="The Si Tran" w:date="2012-12-12T07:53:00Z"/>
                <w:sz w:val="26"/>
                <w:szCs w:val="26"/>
                <w:rPrChange w:id="10418" w:author="The Si Tran" w:date="2012-12-14T06:39:00Z">
                  <w:rPr>
                    <w:ins w:id="10419" w:author="The Si Tran" w:date="2012-12-12T07:53:00Z"/>
                    <w:rFonts w:eastAsia="Times New Roman"/>
                    <w:color w:val="000000"/>
                    <w:sz w:val="22"/>
                  </w:rPr>
                </w:rPrChange>
              </w:rPr>
              <w:pPrChange w:id="10420" w:author="superchickend" w:date="2012-12-16T15:35:00Z">
                <w:pPr>
                  <w:spacing w:before="0" w:line="240" w:lineRule="auto"/>
                  <w:jc w:val="right"/>
                </w:pPr>
              </w:pPrChange>
            </w:pPr>
            <w:ins w:id="10421" w:author="The Si Tran" w:date="2012-12-12T07:53:00Z">
              <w:r w:rsidRPr="009523BA">
                <w:rPr>
                  <w:sz w:val="26"/>
                  <w:szCs w:val="26"/>
                  <w:rPrChange w:id="10422" w:author="The Si Tran" w:date="2012-12-14T06:39:00Z">
                    <w:rPr>
                      <w:sz w:val="22"/>
                    </w:rPr>
                  </w:rPrChange>
                </w:rPr>
                <w:t>32.58</w:t>
              </w:r>
            </w:ins>
          </w:p>
        </w:tc>
      </w:tr>
      <w:tr w:rsidR="00A80B78" w:rsidRPr="00AF5054" w14:paraId="3ECA3B91" w14:textId="77777777" w:rsidTr="009523BA">
        <w:trPr>
          <w:trHeight w:val="304"/>
          <w:ins w:id="10423" w:author="The Si Tran" w:date="2012-12-12T07:53:00Z"/>
          <w:trPrChange w:id="10424"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0425"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0426" w:author="The Si Tran" w:date="2012-12-12T07:53:00Z"/>
                <w:b/>
                <w:sz w:val="26"/>
                <w:szCs w:val="26"/>
                <w:rPrChange w:id="10427" w:author="superchickend" w:date="2012-12-16T15:35:00Z">
                  <w:rPr>
                    <w:ins w:id="10428" w:author="The Si Tran" w:date="2012-12-12T07:53:00Z"/>
                    <w:rFonts w:eastAsia="Times New Roman"/>
                    <w:color w:val="000000"/>
                    <w:sz w:val="22"/>
                  </w:rPr>
                </w:rPrChange>
              </w:rPr>
              <w:pPrChange w:id="10429" w:author="superchickend" w:date="2012-12-16T15:35:00Z">
                <w:pPr>
                  <w:spacing w:before="0" w:line="240" w:lineRule="auto"/>
                  <w:jc w:val="center"/>
                </w:pPr>
              </w:pPrChange>
            </w:pPr>
            <w:ins w:id="10430" w:author="The Si Tran" w:date="2012-12-12T07:53:00Z">
              <w:r w:rsidRPr="009523BA">
                <w:rPr>
                  <w:b/>
                  <w:sz w:val="26"/>
                  <w:szCs w:val="26"/>
                  <w:rPrChange w:id="10431"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0432"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0433" w:author="The Si Tran" w:date="2012-12-12T07:53:00Z"/>
                <w:sz w:val="26"/>
                <w:szCs w:val="26"/>
                <w:rPrChange w:id="10434" w:author="The Si Tran" w:date="2012-12-14T06:39:00Z">
                  <w:rPr>
                    <w:ins w:id="10435" w:author="The Si Tran" w:date="2012-12-12T07:53:00Z"/>
                    <w:rFonts w:eastAsia="Times New Roman"/>
                    <w:color w:val="000000"/>
                    <w:sz w:val="22"/>
                  </w:rPr>
                </w:rPrChange>
              </w:rPr>
              <w:pPrChange w:id="10436" w:author="The Si Tran" w:date="2012-12-16T08:46:00Z">
                <w:pPr>
                  <w:spacing w:before="0" w:line="240" w:lineRule="auto"/>
                  <w:jc w:val="left"/>
                </w:pPr>
              </w:pPrChange>
            </w:pPr>
            <w:ins w:id="10437" w:author="The Si Tran" w:date="2012-12-12T07:53:00Z">
              <w:r w:rsidRPr="009523BA">
                <w:rPr>
                  <w:sz w:val="26"/>
                  <w:szCs w:val="26"/>
                  <w:rPrChange w:id="10438"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0439"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0440" w:author="The Si Tran" w:date="2012-12-12T07:53:00Z"/>
                <w:sz w:val="26"/>
                <w:szCs w:val="26"/>
                <w:rPrChange w:id="10441" w:author="The Si Tran" w:date="2012-12-14T06:39:00Z">
                  <w:rPr>
                    <w:ins w:id="10442" w:author="The Si Tran" w:date="2012-12-12T07:53:00Z"/>
                    <w:rFonts w:eastAsia="Times New Roman"/>
                    <w:color w:val="000000"/>
                    <w:sz w:val="22"/>
                  </w:rPr>
                </w:rPrChange>
              </w:rPr>
              <w:pPrChange w:id="10443" w:author="superchickend" w:date="2012-12-16T15:36:00Z">
                <w:pPr>
                  <w:spacing w:before="0" w:line="240" w:lineRule="auto"/>
                  <w:jc w:val="right"/>
                </w:pPr>
              </w:pPrChange>
            </w:pPr>
            <w:ins w:id="10444" w:author="The Si Tran" w:date="2012-12-12T07:53:00Z">
              <w:r w:rsidRPr="009523BA">
                <w:rPr>
                  <w:sz w:val="26"/>
                  <w:szCs w:val="26"/>
                  <w:rPrChange w:id="10445"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0446"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0447" w:author="The Si Tran" w:date="2012-12-12T07:53:00Z"/>
                <w:sz w:val="26"/>
                <w:szCs w:val="26"/>
                <w:rPrChange w:id="10448" w:author="The Si Tran" w:date="2012-12-14T06:39:00Z">
                  <w:rPr>
                    <w:ins w:id="10449" w:author="The Si Tran" w:date="2012-12-12T07:53:00Z"/>
                    <w:rFonts w:eastAsia="Times New Roman"/>
                    <w:color w:val="000000"/>
                    <w:sz w:val="22"/>
                  </w:rPr>
                </w:rPrChange>
              </w:rPr>
              <w:pPrChange w:id="10450" w:author="superchickend" w:date="2012-12-16T15:36:00Z">
                <w:pPr>
                  <w:spacing w:before="0" w:line="240" w:lineRule="auto"/>
                  <w:jc w:val="right"/>
                </w:pPr>
              </w:pPrChange>
            </w:pPr>
            <w:ins w:id="10451" w:author="The Si Tran" w:date="2012-12-12T07:53:00Z">
              <w:r w:rsidRPr="009523BA">
                <w:rPr>
                  <w:sz w:val="26"/>
                  <w:szCs w:val="26"/>
                  <w:rPrChange w:id="10452"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0453"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0454" w:author="The Si Tran" w:date="2012-12-12T07:53:00Z"/>
                <w:sz w:val="26"/>
                <w:szCs w:val="26"/>
                <w:rPrChange w:id="10455" w:author="The Si Tran" w:date="2012-12-14T06:39:00Z">
                  <w:rPr>
                    <w:ins w:id="10456" w:author="The Si Tran" w:date="2012-12-12T07:53:00Z"/>
                    <w:rFonts w:eastAsia="Times New Roman"/>
                    <w:color w:val="000000"/>
                    <w:sz w:val="22"/>
                  </w:rPr>
                </w:rPrChange>
              </w:rPr>
              <w:pPrChange w:id="10457" w:author="superchickend" w:date="2012-12-16T15:36:00Z">
                <w:pPr>
                  <w:spacing w:before="0" w:line="240" w:lineRule="auto"/>
                  <w:jc w:val="right"/>
                </w:pPr>
              </w:pPrChange>
            </w:pPr>
            <w:ins w:id="10458" w:author="The Si Tran" w:date="2012-12-12T07:53:00Z">
              <w:r w:rsidRPr="009523BA">
                <w:rPr>
                  <w:sz w:val="26"/>
                  <w:szCs w:val="26"/>
                  <w:rPrChange w:id="10459" w:author="The Si Tran" w:date="2012-12-14T06:39:00Z">
                    <w:rPr>
                      <w:sz w:val="22"/>
                    </w:rPr>
                  </w:rPrChange>
                </w:rPr>
                <w:t>37.37</w:t>
              </w:r>
            </w:ins>
          </w:p>
        </w:tc>
      </w:tr>
      <w:tr w:rsidR="00A80B78" w:rsidRPr="00AF5054" w14:paraId="41AB3AF1" w14:textId="77777777" w:rsidTr="009523BA">
        <w:trPr>
          <w:trHeight w:val="916"/>
          <w:ins w:id="10460" w:author="The Si Tran" w:date="2012-12-12T07:53:00Z"/>
          <w:trPrChange w:id="10461"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62"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0463" w:author="The Si Tran" w:date="2012-12-12T07:53:00Z"/>
                <w:b/>
                <w:sz w:val="26"/>
                <w:szCs w:val="26"/>
                <w:rPrChange w:id="10464" w:author="superchickend" w:date="2012-12-16T15:35:00Z">
                  <w:rPr>
                    <w:ins w:id="10465" w:author="The Si Tran" w:date="2012-12-12T07:53:00Z"/>
                    <w:rFonts w:eastAsia="Times New Roman"/>
                    <w:color w:val="000000"/>
                    <w:sz w:val="22"/>
                  </w:rPr>
                </w:rPrChange>
              </w:rPr>
              <w:pPrChange w:id="10466" w:author="superchickend" w:date="2012-12-16T15:35:00Z">
                <w:pPr>
                  <w:spacing w:before="0" w:line="240" w:lineRule="auto"/>
                  <w:jc w:val="center"/>
                </w:pPr>
              </w:pPrChange>
            </w:pPr>
            <w:ins w:id="10467" w:author="The Si Tran" w:date="2012-12-12T07:53:00Z">
              <w:r w:rsidRPr="009523BA">
                <w:rPr>
                  <w:b/>
                  <w:sz w:val="26"/>
                  <w:szCs w:val="26"/>
                  <w:rPrChange w:id="10468"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0469"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0470" w:author="The Si Tran" w:date="2012-12-12T07:53:00Z"/>
                <w:sz w:val="26"/>
                <w:szCs w:val="26"/>
                <w:rPrChange w:id="10471" w:author="The Si Tran" w:date="2012-12-14T06:39:00Z">
                  <w:rPr>
                    <w:ins w:id="10472" w:author="The Si Tran" w:date="2012-12-12T07:53:00Z"/>
                    <w:rFonts w:eastAsia="Times New Roman"/>
                    <w:color w:val="000000"/>
                    <w:sz w:val="22"/>
                  </w:rPr>
                </w:rPrChange>
              </w:rPr>
              <w:pPrChange w:id="10473" w:author="The Si Tran" w:date="2012-12-16T08:46:00Z">
                <w:pPr>
                  <w:spacing w:before="0" w:line="240" w:lineRule="auto"/>
                  <w:jc w:val="left"/>
                </w:pPr>
              </w:pPrChange>
            </w:pPr>
            <w:ins w:id="10474" w:author="The Si Tran" w:date="2012-12-12T07:53:00Z">
              <w:r w:rsidRPr="009523BA">
                <w:rPr>
                  <w:sz w:val="26"/>
                  <w:szCs w:val="26"/>
                  <w:rPrChange w:id="10475" w:author="The Si Tran" w:date="2012-12-14T06:39:00Z">
                    <w:rPr>
                      <w:sz w:val="22"/>
                    </w:rPr>
                  </w:rPrChange>
                </w:rPr>
                <w:t>ARIMA(2, 0, 2)(1, 1, 1)10</w:t>
              </w:r>
              <w:r w:rsidRPr="009523BA">
                <w:rPr>
                  <w:sz w:val="26"/>
                  <w:szCs w:val="26"/>
                  <w:rPrChange w:id="10476" w:author="The Si Tran" w:date="2012-12-14T06:39:00Z">
                    <w:rPr>
                      <w:sz w:val="22"/>
                    </w:rPr>
                  </w:rPrChange>
                </w:rPr>
                <w:br/>
              </w:r>
            </w:ins>
            <w:r w:rsidR="00976130">
              <w:rPr>
                <w:sz w:val="26"/>
                <w:szCs w:val="26"/>
              </w:rPr>
              <w:t>Nơron</w:t>
            </w:r>
            <w:ins w:id="10477" w:author="The Si Tran" w:date="2012-12-12T07:53:00Z">
              <w:r w:rsidRPr="009523BA">
                <w:rPr>
                  <w:sz w:val="26"/>
                  <w:szCs w:val="26"/>
                  <w:rPrChange w:id="10478"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479"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0480" w:author="The Si Tran" w:date="2012-12-12T07:53:00Z"/>
                <w:sz w:val="26"/>
                <w:szCs w:val="26"/>
                <w:rPrChange w:id="10481" w:author="The Si Tran" w:date="2012-12-14T06:39:00Z">
                  <w:rPr>
                    <w:ins w:id="10482" w:author="The Si Tran" w:date="2012-12-12T07:53:00Z"/>
                    <w:rFonts w:eastAsia="Times New Roman"/>
                    <w:color w:val="000000"/>
                    <w:sz w:val="22"/>
                  </w:rPr>
                </w:rPrChange>
              </w:rPr>
              <w:pPrChange w:id="10483" w:author="superchickend" w:date="2012-12-16T15:36:00Z">
                <w:pPr>
                  <w:spacing w:before="0" w:line="240" w:lineRule="auto"/>
                  <w:jc w:val="right"/>
                </w:pPr>
              </w:pPrChange>
            </w:pPr>
            <w:ins w:id="10484" w:author="The Si Tran" w:date="2012-12-12T07:53:00Z">
              <w:r w:rsidRPr="009523BA">
                <w:rPr>
                  <w:sz w:val="26"/>
                  <w:szCs w:val="26"/>
                  <w:rPrChange w:id="10485"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0486"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0487" w:author="The Si Tran" w:date="2012-12-12T07:53:00Z"/>
                <w:sz w:val="26"/>
                <w:szCs w:val="26"/>
                <w:rPrChange w:id="10488" w:author="The Si Tran" w:date="2012-12-14T06:39:00Z">
                  <w:rPr>
                    <w:ins w:id="10489" w:author="The Si Tran" w:date="2012-12-12T07:53:00Z"/>
                    <w:rFonts w:eastAsia="Times New Roman"/>
                    <w:color w:val="000000"/>
                    <w:sz w:val="22"/>
                  </w:rPr>
                </w:rPrChange>
              </w:rPr>
              <w:pPrChange w:id="10490" w:author="superchickend" w:date="2012-12-16T15:36:00Z">
                <w:pPr>
                  <w:spacing w:before="0" w:line="240" w:lineRule="auto"/>
                  <w:jc w:val="right"/>
                </w:pPr>
              </w:pPrChange>
            </w:pPr>
            <w:ins w:id="10491" w:author="The Si Tran" w:date="2012-12-12T07:53:00Z">
              <w:r w:rsidRPr="009523BA">
                <w:rPr>
                  <w:sz w:val="26"/>
                  <w:szCs w:val="26"/>
                  <w:rPrChange w:id="10492"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0493"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0494" w:author="The Si Tran" w:date="2012-12-12T07:53:00Z"/>
                <w:sz w:val="26"/>
                <w:szCs w:val="26"/>
                <w:rPrChange w:id="10495" w:author="The Si Tran" w:date="2012-12-14T06:39:00Z">
                  <w:rPr>
                    <w:ins w:id="10496" w:author="The Si Tran" w:date="2012-12-12T07:53:00Z"/>
                    <w:rFonts w:eastAsia="Times New Roman"/>
                    <w:color w:val="000000"/>
                    <w:sz w:val="22"/>
                  </w:rPr>
                </w:rPrChange>
              </w:rPr>
              <w:pPrChange w:id="10497" w:author="superchickend" w:date="2012-12-16T15:36:00Z">
                <w:pPr>
                  <w:spacing w:before="0" w:line="240" w:lineRule="auto"/>
                  <w:jc w:val="right"/>
                </w:pPr>
              </w:pPrChange>
            </w:pPr>
            <w:ins w:id="10498" w:author="The Si Tran" w:date="2012-12-12T07:53:00Z">
              <w:r w:rsidRPr="009523BA">
                <w:rPr>
                  <w:sz w:val="26"/>
                  <w:szCs w:val="26"/>
                  <w:rPrChange w:id="10499" w:author="The Si Tran" w:date="2012-12-14T06:39:00Z">
                    <w:rPr>
                      <w:sz w:val="22"/>
                    </w:rPr>
                  </w:rPrChange>
                </w:rPr>
                <w:t>28.71</w:t>
              </w:r>
            </w:ins>
          </w:p>
        </w:tc>
      </w:tr>
      <w:tr w:rsidR="00A80B78" w:rsidRPr="00AF5054" w14:paraId="316E99BA" w14:textId="77777777" w:rsidTr="009523BA">
        <w:trPr>
          <w:trHeight w:val="916"/>
          <w:ins w:id="10500" w:author="The Si Tran" w:date="2012-12-12T07:53:00Z"/>
          <w:trPrChange w:id="10501"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0502"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0503" w:author="The Si Tran" w:date="2012-12-12T07:53:00Z"/>
                <w:sz w:val="26"/>
                <w:szCs w:val="26"/>
                <w:rPrChange w:id="10504" w:author="The Si Tran" w:date="2012-12-14T06:39:00Z">
                  <w:rPr>
                    <w:ins w:id="10505" w:author="The Si Tran" w:date="2012-12-12T07:53:00Z"/>
                    <w:rFonts w:eastAsia="Times New Roman"/>
                    <w:color w:val="000000"/>
                    <w:sz w:val="22"/>
                  </w:rPr>
                </w:rPrChange>
              </w:rPr>
              <w:pPrChange w:id="10506"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507"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0508" w:author="The Si Tran" w:date="2012-12-12T07:53:00Z"/>
                <w:sz w:val="26"/>
                <w:szCs w:val="26"/>
                <w:rPrChange w:id="10509" w:author="The Si Tran" w:date="2012-12-14T06:39:00Z">
                  <w:rPr>
                    <w:ins w:id="10510" w:author="The Si Tran" w:date="2012-12-12T07:53:00Z"/>
                    <w:rFonts w:eastAsia="Times New Roman"/>
                    <w:color w:val="000000"/>
                    <w:sz w:val="22"/>
                  </w:rPr>
                </w:rPrChange>
              </w:rPr>
              <w:pPrChange w:id="10511" w:author="The Si Tran" w:date="2012-12-16T08:46:00Z">
                <w:pPr>
                  <w:spacing w:before="0" w:line="240" w:lineRule="auto"/>
                  <w:jc w:val="left"/>
                </w:pPr>
              </w:pPrChange>
            </w:pPr>
            <w:ins w:id="10512" w:author="The Si Tran" w:date="2012-12-12T07:53:00Z">
              <w:r w:rsidRPr="009523BA">
                <w:rPr>
                  <w:sz w:val="26"/>
                  <w:szCs w:val="26"/>
                  <w:rPrChange w:id="10513" w:author="The Si Tran" w:date="2012-12-14T06:39:00Z">
                    <w:rPr>
                      <w:sz w:val="22"/>
                    </w:rPr>
                  </w:rPrChange>
                </w:rPr>
                <w:t>ARIMA(2, 0, 2)(1, 1, 1)10</w:t>
              </w:r>
              <w:r w:rsidRPr="009523BA">
                <w:rPr>
                  <w:sz w:val="26"/>
                  <w:szCs w:val="26"/>
                  <w:rPrChange w:id="10514" w:author="The Si Tran" w:date="2012-12-14T06:39:00Z">
                    <w:rPr>
                      <w:sz w:val="22"/>
                    </w:rPr>
                  </w:rPrChange>
                </w:rPr>
                <w:br/>
              </w:r>
            </w:ins>
            <w:r w:rsidR="00976130">
              <w:rPr>
                <w:sz w:val="26"/>
                <w:szCs w:val="26"/>
              </w:rPr>
              <w:t>Nơron</w:t>
            </w:r>
            <w:ins w:id="10515" w:author="The Si Tran" w:date="2012-12-12T07:53:00Z">
              <w:r w:rsidRPr="009523BA">
                <w:rPr>
                  <w:sz w:val="26"/>
                  <w:szCs w:val="26"/>
                  <w:rPrChange w:id="10516"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517"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0518" w:author="The Si Tran" w:date="2012-12-12T07:53:00Z"/>
                <w:b/>
                <w:sz w:val="26"/>
                <w:szCs w:val="26"/>
                <w:rPrChange w:id="10519" w:author="superchickend" w:date="2012-12-16T15:36:00Z">
                  <w:rPr>
                    <w:ins w:id="10520" w:author="The Si Tran" w:date="2012-12-12T07:53:00Z"/>
                    <w:rFonts w:eastAsia="Times New Roman"/>
                    <w:color w:val="000000"/>
                    <w:sz w:val="22"/>
                  </w:rPr>
                </w:rPrChange>
              </w:rPr>
              <w:pPrChange w:id="10521" w:author="superchickend" w:date="2012-12-16T15:36:00Z">
                <w:pPr>
                  <w:spacing w:before="0" w:line="240" w:lineRule="auto"/>
                  <w:jc w:val="right"/>
                </w:pPr>
              </w:pPrChange>
            </w:pPr>
            <w:ins w:id="10522" w:author="The Si Tran" w:date="2012-12-12T07:53:00Z">
              <w:r w:rsidRPr="009523BA">
                <w:rPr>
                  <w:b/>
                  <w:sz w:val="26"/>
                  <w:szCs w:val="26"/>
                  <w:rPrChange w:id="10523"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0524"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0525" w:author="The Si Tran" w:date="2012-12-12T07:53:00Z"/>
                <w:b/>
                <w:sz w:val="26"/>
                <w:szCs w:val="26"/>
                <w:rPrChange w:id="10526" w:author="superchickend" w:date="2012-12-16T15:36:00Z">
                  <w:rPr>
                    <w:ins w:id="10527" w:author="The Si Tran" w:date="2012-12-12T07:53:00Z"/>
                    <w:rFonts w:eastAsia="Times New Roman"/>
                    <w:color w:val="000000"/>
                    <w:sz w:val="22"/>
                  </w:rPr>
                </w:rPrChange>
              </w:rPr>
              <w:pPrChange w:id="10528" w:author="superchickend" w:date="2012-12-16T15:36:00Z">
                <w:pPr>
                  <w:spacing w:before="0" w:line="240" w:lineRule="auto"/>
                  <w:jc w:val="right"/>
                </w:pPr>
              </w:pPrChange>
            </w:pPr>
            <w:ins w:id="10529" w:author="The Si Tran" w:date="2012-12-12T07:53:00Z">
              <w:r w:rsidRPr="009523BA">
                <w:rPr>
                  <w:b/>
                  <w:sz w:val="26"/>
                  <w:szCs w:val="26"/>
                  <w:rPrChange w:id="10530"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0531"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0532" w:author="The Si Tran" w:date="2012-12-12T07:53:00Z"/>
                <w:b/>
                <w:sz w:val="26"/>
                <w:szCs w:val="26"/>
                <w:rPrChange w:id="10533" w:author="superchickend" w:date="2012-12-16T15:36:00Z">
                  <w:rPr>
                    <w:ins w:id="10534" w:author="The Si Tran" w:date="2012-12-12T07:53:00Z"/>
                    <w:rFonts w:eastAsia="Times New Roman"/>
                    <w:color w:val="000000"/>
                    <w:sz w:val="22"/>
                  </w:rPr>
                </w:rPrChange>
              </w:rPr>
              <w:pPrChange w:id="10535" w:author="superchickend" w:date="2012-12-16T15:36:00Z">
                <w:pPr>
                  <w:spacing w:before="0" w:line="240" w:lineRule="auto"/>
                  <w:jc w:val="right"/>
                </w:pPr>
              </w:pPrChange>
            </w:pPr>
            <w:ins w:id="10536" w:author="The Si Tran" w:date="2012-12-12T07:53:00Z">
              <w:r w:rsidRPr="009523BA">
                <w:rPr>
                  <w:b/>
                  <w:sz w:val="26"/>
                  <w:szCs w:val="26"/>
                  <w:rPrChange w:id="10537" w:author="superchickend" w:date="2012-12-16T15:36:00Z">
                    <w:rPr>
                      <w:sz w:val="22"/>
                    </w:rPr>
                  </w:rPrChange>
                </w:rPr>
                <w:t>22.25</w:t>
              </w:r>
            </w:ins>
          </w:p>
        </w:tc>
      </w:tr>
    </w:tbl>
    <w:p w14:paraId="53A82A4F" w14:textId="77777777" w:rsidR="00D7470D" w:rsidRDefault="00D7470D" w:rsidP="00D7470D">
      <w:pPr>
        <w:pStyle w:val="NoFormat"/>
      </w:pPr>
      <w:bookmarkStart w:id="10538" w:name="_Toc343461321"/>
    </w:p>
    <w:p w14:paraId="226DE0B7" w14:textId="22EC2DC8" w:rsidR="0085381C" w:rsidRDefault="0085381C" w:rsidP="0085381C">
      <w:pPr>
        <w:pStyle w:val="Heading2"/>
        <w:rPr>
          <w:ins w:id="10539" w:author="The Si Tran" w:date="2012-12-11T20:50:00Z"/>
        </w:rPr>
      </w:pPr>
      <w:ins w:id="10540" w:author="The Si Tran" w:date="2012-12-11T20:50:00Z">
        <w:r>
          <w:t>Đánh giá kết quả thực nghiệm</w:t>
        </w:r>
        <w:bookmarkEnd w:id="10538"/>
      </w:ins>
    </w:p>
    <w:p w14:paraId="6C528FD7" w14:textId="11AC7D2B" w:rsidR="0085381C" w:rsidRDefault="00BD6CE9">
      <w:pPr>
        <w:rPr>
          <w:ins w:id="10541" w:author="The Si Tran" w:date="2012-12-11T20:53:00Z"/>
        </w:rPr>
        <w:pPrChange w:id="10542" w:author="The Si Tran" w:date="2012-12-16T08:46:00Z">
          <w:pPr>
            <w:pStyle w:val="Heading2"/>
            <w:numPr>
              <w:numId w:val="44"/>
            </w:numPr>
            <w:tabs>
              <w:tab w:val="num" w:pos="1098"/>
            </w:tabs>
            <w:ind w:left="1098"/>
          </w:pPr>
        </w:pPrChange>
      </w:pPr>
      <w:ins w:id="10543" w:author="The Si Tran" w:date="2012-12-11T20:51:00Z">
        <w:r>
          <w:t>Qua quá trình chạy thực nghiệm với các bộ dữ liệu mang tính chất khác nhau và so sánh</w:t>
        </w:r>
      </w:ins>
      <w:ins w:id="10544" w:author="The Si Tran" w:date="2012-12-11T20:52:00Z">
        <w:r>
          <w:t xml:space="preserve"> các mô hình với nhau, </w:t>
        </w:r>
      </w:ins>
      <w:ins w:id="10545" w:author="The Si Tran" w:date="2012-12-11T20:53:00Z">
        <w:r w:rsidR="00637C13">
          <w:t xml:space="preserve">nhóm </w:t>
        </w:r>
      </w:ins>
      <w:ins w:id="10546" w:author="The Si Tran" w:date="2012-12-11T20:52:00Z">
        <w:r>
          <w:t>chúng tôi</w:t>
        </w:r>
      </w:ins>
      <w:ins w:id="10547" w:author="The Si Tran" w:date="2012-12-11T20:53:00Z">
        <w:r w:rsidR="00637C13">
          <w:t xml:space="preserve"> rút ra các nhận xét như sau:</w:t>
        </w:r>
      </w:ins>
    </w:p>
    <w:p w14:paraId="36651042" w14:textId="77777777" w:rsidR="00637C13" w:rsidRPr="00097101" w:rsidRDefault="004E490E">
      <w:pPr>
        <w:pStyle w:val="BuletL1"/>
        <w:rPr>
          <w:ins w:id="10548" w:author="The Si Tran" w:date="2012-12-11T20:56:00Z"/>
        </w:rPr>
        <w:pPrChange w:id="10549" w:author="The Si Tran" w:date="2012-12-16T08:46:00Z">
          <w:pPr>
            <w:pStyle w:val="Heading2"/>
            <w:numPr>
              <w:numId w:val="44"/>
            </w:numPr>
            <w:tabs>
              <w:tab w:val="num" w:pos="1098"/>
            </w:tabs>
            <w:ind w:left="1098"/>
          </w:pPr>
        </w:pPrChange>
      </w:pPr>
      <w:ins w:id="10550" w:author="The Si Tran" w:date="2012-12-11T20:54:00Z">
        <w:r w:rsidRPr="00B7223D">
          <w:rPr>
            <w:rPrChange w:id="10551" w:author="The Si Tran" w:date="2012-12-14T06:40:00Z">
              <w:rPr/>
            </w:rPrChange>
          </w:rPr>
          <w:t>Mô hình SARIAM cho ra kết quả chính xác hơn mô hình mạng n</w:t>
        </w:r>
      </w:ins>
      <w:ins w:id="10552" w:author="The Si Tran" w:date="2012-12-11T20:55:00Z">
        <w:r w:rsidRPr="00B7223D">
          <w:rPr>
            <w:rPrChange w:id="10553" w:author="The Si Tran" w:date="2012-12-14T06:40:00Z">
              <w:rPr/>
            </w:rPrChange>
          </w:rPr>
          <w:t xml:space="preserve">ơron đối với các chuỗi dữ liệu tuyến tính, có tính mùa hoặc xu hướng rõ ràng như: chuỗi dữ liệu </w:t>
        </w:r>
      </w:ins>
      <w:ins w:id="10554" w:author="The Si Tran" w:date="2012-12-11T20:56:00Z">
        <w:r w:rsidRPr="00B7223D">
          <w:rPr>
            <w:rPrChange w:id="10555" w:author="The Si Tran" w:date="2012-12-14T06:40:00Z">
              <w:rPr/>
            </w:rPrChange>
          </w:rPr>
          <w:t>Passengers, chuỗi dữ liệu Paper.</w:t>
        </w:r>
      </w:ins>
    </w:p>
    <w:p w14:paraId="5E2D9635" w14:textId="77777777" w:rsidR="004E490E" w:rsidRPr="00097101" w:rsidRDefault="004E490E">
      <w:pPr>
        <w:pStyle w:val="BuletL1"/>
        <w:rPr>
          <w:ins w:id="10556" w:author="The Si Tran" w:date="2012-12-11T20:58:00Z"/>
        </w:rPr>
        <w:pPrChange w:id="10557" w:author="The Si Tran" w:date="2012-12-16T08:46:00Z">
          <w:pPr>
            <w:pStyle w:val="Heading2"/>
            <w:numPr>
              <w:numId w:val="44"/>
            </w:numPr>
            <w:tabs>
              <w:tab w:val="num" w:pos="1098"/>
            </w:tabs>
            <w:ind w:left="1098"/>
          </w:pPr>
        </w:pPrChange>
      </w:pPr>
      <w:ins w:id="10558" w:author="The Si Tran" w:date="2012-12-11T20:57:00Z">
        <w:r w:rsidRPr="00B7223D">
          <w:rPr>
            <w:rPrChange w:id="10559" w:author="The Si Tran" w:date="2012-12-14T06:40:00Z">
              <w:rPr/>
            </w:rPrChange>
          </w:rPr>
          <w:t>Mô hình mạng nơron cho ra kết quả chính xác hơn mô hình SARIMA đối với các chuỗi dữ liệu phi tuyến.</w:t>
        </w:r>
      </w:ins>
    </w:p>
    <w:p w14:paraId="15E84E1E" w14:textId="77777777" w:rsidR="00DC0CF0" w:rsidRPr="00097101" w:rsidRDefault="00DC0CF0">
      <w:pPr>
        <w:pStyle w:val="BuletL1"/>
        <w:rPr>
          <w:ins w:id="10560" w:author="The Si Tran" w:date="2012-12-11T21:00:00Z"/>
        </w:rPr>
        <w:pPrChange w:id="10561" w:author="The Si Tran" w:date="2012-12-16T08:46:00Z">
          <w:pPr>
            <w:pStyle w:val="Heading2"/>
            <w:numPr>
              <w:numId w:val="44"/>
            </w:numPr>
            <w:tabs>
              <w:tab w:val="num" w:pos="1098"/>
            </w:tabs>
            <w:ind w:left="1098"/>
          </w:pPr>
        </w:pPrChange>
      </w:pPr>
      <w:ins w:id="10562" w:author="The Si Tran" w:date="2012-12-11T20:58:00Z">
        <w:r w:rsidRPr="00B7223D">
          <w:rPr>
            <w:rPrChange w:id="10563" w:author="The Si Tran" w:date="2012-12-14T06:40:00Z">
              <w:rPr/>
            </w:rPrChange>
          </w:rPr>
          <w:t>Đối với các chuỗi dữ liệ</w:t>
        </w:r>
      </w:ins>
      <w:ins w:id="10564" w:author="The Si Tran" w:date="2012-12-11T20:59:00Z">
        <w:r w:rsidRPr="00B7223D">
          <w:rPr>
            <w:rPrChange w:id="10565" w:author="The Si Tran" w:date="2012-12-14T06:40:00Z">
              <w:rPr/>
            </w:rPrChange>
          </w:rPr>
          <w:t>u tuyến tính thì mô hình SARIMA có khả n</w:t>
        </w:r>
      </w:ins>
      <w:ins w:id="10566" w:author="The Si Tran" w:date="2012-12-11T21:00:00Z">
        <w:r w:rsidRPr="00B7223D">
          <w:rPr>
            <w:rPrChange w:id="10567" w:author="The Si Tran" w:date="2012-12-14T06:40:00Z">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0568" w:author="superchickend" w:date="2012-12-12T08:20:00Z"/>
          <w:del w:id="10569" w:author="The Si Tran" w:date="2012-12-16T17:36:00Z"/>
          <w:rPrChange w:id="10570" w:author="The Si Tran" w:date="2012-12-16T17:37:00Z">
            <w:rPr>
              <w:ins w:id="10571" w:author="superchickend" w:date="2012-12-12T08:20:00Z"/>
              <w:del w:id="10572" w:author="The Si Tran" w:date="2012-12-16T17:36:00Z"/>
              <w:b/>
              <w:bCs/>
              <w:kern w:val="32"/>
            </w:rPr>
          </w:rPrChange>
        </w:rPr>
        <w:pPrChange w:id="10573" w:author="The Si Tran" w:date="2012-12-16T17:37:00Z">
          <w:pPr>
            <w:spacing w:before="0" w:after="200" w:line="276" w:lineRule="auto"/>
            <w:jc w:val="left"/>
          </w:pPr>
        </w:pPrChange>
      </w:pPr>
      <w:ins w:id="10574" w:author="The Si Tran" w:date="2012-12-11T21:02:00Z">
        <w:r w:rsidRPr="00B7223D">
          <w:rPr>
            <w:rPrChange w:id="10575" w:author="The Si Tran" w:date="2012-12-14T06:40:00Z">
              <w:rPr/>
            </w:rPrChange>
          </w:rPr>
          <w:t>Mô hình kết hợp SARIMA với mạng nơron</w:t>
        </w:r>
      </w:ins>
      <w:ins w:id="10576" w:author="The Si Tran" w:date="2012-12-11T21:03:00Z">
        <w:r w:rsidRPr="00B7223D">
          <w:rPr>
            <w:rPrChange w:id="10577" w:author="The Si Tran" w:date="2012-12-14T06:40:00Z">
              <w:rPr/>
            </w:rPrChange>
          </w:rPr>
          <w:t xml:space="preserve"> sử dụng được ưu điểm của cả hai mô hình, tạo nên mô hình có kết quả chính xác với nhiều loại dữ liệu khác nhau.</w:t>
        </w:r>
      </w:ins>
      <w:ins w:id="10578" w:author="superchickend" w:date="2012-12-12T08:20:00Z">
        <w:del w:id="10579" w:author="The Si Tran" w:date="2012-12-16T17:37:00Z">
          <w:r w:rsidR="0087598C" w:rsidRPr="00785F58" w:rsidDel="00785F58">
            <w:rPr>
              <w:b/>
              <w:bCs/>
              <w:kern w:val="32"/>
              <w:rPrChange w:id="10580" w:author="The Si Tran" w:date="2012-12-16T17:37:00Z">
                <w:rPr>
                  <w:b/>
                  <w:bCs/>
                  <w:kern w:val="32"/>
                </w:rPr>
              </w:rPrChange>
            </w:rPr>
            <w:br/>
          </w:r>
        </w:del>
      </w:ins>
    </w:p>
    <w:p w14:paraId="789266A7" w14:textId="77777777" w:rsidR="0087598C" w:rsidDel="00785F58" w:rsidRDefault="0087598C">
      <w:pPr>
        <w:pStyle w:val="BuletL1"/>
        <w:rPr>
          <w:ins w:id="10581" w:author="superchickend" w:date="2012-12-12T08:20:00Z"/>
          <w:del w:id="10582" w:author="The Si Tran" w:date="2012-12-16T17:37:00Z"/>
        </w:rPr>
        <w:pPrChange w:id="10583" w:author="The Si Tran" w:date="2012-12-16T17:37:00Z">
          <w:pPr>
            <w:spacing w:before="0" w:after="200" w:line="276" w:lineRule="auto"/>
            <w:jc w:val="left"/>
          </w:pPr>
        </w:pPrChange>
      </w:pPr>
      <w:ins w:id="10584" w:author="superchickend" w:date="2012-12-12T08:20:00Z">
        <w:del w:id="10585"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0586" w:author="superchickend" w:date="2012-12-12T08:20:00Z"/>
          <w:b/>
          <w:bCs/>
          <w:kern w:val="32"/>
          <w:rPrChange w:id="10587" w:author="The Si Tran" w:date="2012-12-16T17:37:00Z">
            <w:rPr>
              <w:del w:id="10588" w:author="superchickend" w:date="2012-12-12T08:20:00Z"/>
              <w:b/>
              <w:bCs/>
              <w:kern w:val="32"/>
              <w:sz w:val="32"/>
              <w:szCs w:val="32"/>
            </w:rPr>
          </w:rPrChange>
        </w:rPr>
        <w:pPrChange w:id="10589" w:author="The Si Tran" w:date="2012-12-16T17:37:00Z">
          <w:pPr>
            <w:spacing w:before="0" w:after="200" w:line="276" w:lineRule="auto"/>
            <w:jc w:val="left"/>
          </w:pPr>
        </w:pPrChange>
      </w:pPr>
      <w:del w:id="10590" w:author="superchickend" w:date="2012-12-12T08:20:00Z">
        <w:r w:rsidRPr="00785F58" w:rsidDel="0087598C">
          <w:rPr>
            <w:rPrChange w:id="10591" w:author="The Si Tran" w:date="2012-12-16T17:37:00Z">
              <w:rPr/>
            </w:rPrChange>
          </w:rPr>
          <w:br w:type="page"/>
        </w:r>
      </w:del>
    </w:p>
    <w:p w14:paraId="7428C31A" w14:textId="77777777" w:rsidR="00451320" w:rsidRPr="000064E1" w:rsidRDefault="00451320">
      <w:pPr>
        <w:pStyle w:val="BuletL1"/>
        <w:rPr>
          <w:b/>
          <w:bCs/>
          <w:kern w:val="32"/>
          <w:sz w:val="32"/>
          <w:szCs w:val="32"/>
        </w:rPr>
        <w:pPrChange w:id="10592" w:author="The Si Tran" w:date="2012-12-16T17:37:00Z">
          <w:pPr>
            <w:spacing w:before="0" w:after="200" w:line="276" w:lineRule="auto"/>
            <w:jc w:val="left"/>
          </w:pPr>
        </w:pPrChange>
      </w:pPr>
    </w:p>
    <w:p w14:paraId="0664603B" w14:textId="77777777" w:rsidR="00B03FC4" w:rsidRDefault="00B03FC4">
      <w:pPr>
        <w:spacing w:before="0" w:after="200" w:line="276" w:lineRule="auto"/>
        <w:ind w:firstLine="0"/>
        <w:jc w:val="left"/>
        <w:rPr>
          <w:b/>
          <w:bCs/>
          <w:kern w:val="32"/>
          <w:sz w:val="32"/>
          <w:szCs w:val="32"/>
        </w:rPr>
      </w:pPr>
      <w:r>
        <w:br w:type="page"/>
      </w:r>
    </w:p>
    <w:p w14:paraId="5AD1B5AE" w14:textId="7876F365" w:rsidR="00783FDB" w:rsidRPr="000064E1" w:rsidRDefault="00362721" w:rsidP="00097101">
      <w:pPr>
        <w:pStyle w:val="Heading1"/>
        <w:rPr>
          <w:rFonts w:cs="Times New Roman"/>
        </w:rPr>
      </w:pPr>
      <w:ins w:id="10593" w:author="superchickend" w:date="2012-12-16T14:59:00Z">
        <w:r>
          <w:rPr>
            <w:rFonts w:cs="Times New Roman"/>
          </w:rPr>
          <w:lastRenderedPageBreak/>
          <w:t xml:space="preserve">    </w:t>
        </w:r>
      </w:ins>
      <w:bookmarkStart w:id="10594" w:name="_Toc343461322"/>
      <w:r w:rsidR="00783FDB" w:rsidRPr="000064E1">
        <w:rPr>
          <w:rFonts w:cs="Times New Roman"/>
          <w:rPrChange w:id="10595" w:author="The Si Tran" w:date="2012-12-12T13:57:00Z">
            <w:rPr>
              <w:rFonts w:cs="Times New Roman"/>
              <w:b w:val="0"/>
              <w:bCs w:val="0"/>
              <w:iCs/>
              <w:kern w:val="0"/>
              <w:sz w:val="28"/>
              <w:szCs w:val="28"/>
            </w:rPr>
          </w:rPrChange>
        </w:rPr>
        <w:t>KẾT LUẬN</w:t>
      </w:r>
      <w:bookmarkEnd w:id="10594"/>
    </w:p>
    <w:p w14:paraId="3A33AA28" w14:textId="2C8A95E5" w:rsidR="00662C01" w:rsidRDefault="00662C01">
      <w:pPr>
        <w:pStyle w:val="Heading2"/>
        <w:rPr>
          <w:ins w:id="10596" w:author="superchickend" w:date="2012-12-16T15:36:00Z"/>
          <w:rFonts w:cs="Times New Roman"/>
          <w:sz w:val="26"/>
          <w:szCs w:val="26"/>
        </w:rPr>
      </w:pPr>
      <w:bookmarkStart w:id="10597" w:name="_Toc343461323"/>
      <w:ins w:id="10598" w:author="The Si Tran" w:date="2012-12-10T19:37:00Z">
        <w:r>
          <w:rPr>
            <w:rFonts w:cs="Times New Roman"/>
            <w:sz w:val="26"/>
            <w:szCs w:val="26"/>
          </w:rPr>
          <w:t>Đánh giá kết qu</w:t>
        </w:r>
      </w:ins>
      <w:ins w:id="10599" w:author="The Si Tran" w:date="2012-12-10T19:38:00Z">
        <w:r>
          <w:rPr>
            <w:rFonts w:cs="Times New Roman"/>
            <w:sz w:val="26"/>
            <w:szCs w:val="26"/>
          </w:rPr>
          <w:t>ả</w:t>
        </w:r>
      </w:ins>
      <w:bookmarkEnd w:id="10597"/>
    </w:p>
    <w:p w14:paraId="4F7F95A3" w14:textId="6C9C777D" w:rsidR="001B34D3" w:rsidRPr="001B34D3" w:rsidRDefault="001B34D3">
      <w:pPr>
        <w:ind w:firstLine="648"/>
        <w:rPr>
          <w:ins w:id="10600" w:author="The Si Tran" w:date="2012-12-10T19:38:00Z"/>
          <w:rPrChange w:id="10601" w:author="superchickend" w:date="2012-12-16T15:36:00Z">
            <w:rPr>
              <w:ins w:id="10602" w:author="The Si Tran" w:date="2012-12-10T19:38:00Z"/>
              <w:rFonts w:cs="Times New Roman"/>
              <w:sz w:val="26"/>
              <w:szCs w:val="26"/>
            </w:rPr>
          </w:rPrChange>
        </w:rPr>
        <w:pPrChange w:id="10603" w:author="superchickend" w:date="2012-12-16T15:39:00Z">
          <w:pPr>
            <w:pStyle w:val="Heading2"/>
          </w:pPr>
        </w:pPrChange>
      </w:pPr>
      <w:ins w:id="10604"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0605" w:author="The Si Tran" w:date="2012-12-10T20:56:00Z"/>
        </w:rPr>
        <w:pPrChange w:id="10606" w:author="The Si Tran" w:date="2012-12-10T19:38:00Z">
          <w:pPr>
            <w:pStyle w:val="Heading2"/>
          </w:pPr>
        </w:pPrChange>
      </w:pPr>
      <w:bookmarkStart w:id="10607" w:name="_Toc343461324"/>
      <w:ins w:id="10608" w:author="The Si Tran" w:date="2012-12-10T19:40:00Z">
        <w:r>
          <w:t>Những công việc làm được</w:t>
        </w:r>
      </w:ins>
      <w:bookmarkEnd w:id="10607"/>
    </w:p>
    <w:p w14:paraId="664D4BC4" w14:textId="77777777" w:rsidR="007700CE" w:rsidRPr="00097101" w:rsidRDefault="007700CE">
      <w:pPr>
        <w:rPr>
          <w:ins w:id="10609" w:author="The Si Tran" w:date="2012-12-11T04:44:00Z"/>
        </w:rPr>
        <w:pPrChange w:id="10610" w:author="The Si Tran" w:date="2012-12-16T08:46:00Z">
          <w:pPr>
            <w:pStyle w:val="ListParagraph"/>
            <w:spacing w:line="240" w:lineRule="auto"/>
          </w:pPr>
        </w:pPrChange>
      </w:pPr>
      <w:ins w:id="10611" w:author="The Si Tran" w:date="2012-12-11T04:44:00Z">
        <w:r w:rsidRPr="007700CE">
          <w:rPr>
            <w:rPrChange w:id="10612"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613" w:author="The Si Tran" w:date="2012-12-11T04:44:00Z"/>
          <w:rPrChange w:id="10614" w:author="The Si Tran" w:date="2012-12-14T06:41:00Z">
            <w:rPr>
              <w:ins w:id="10615" w:author="The Si Tran" w:date="2012-12-11T04:44:00Z"/>
            </w:rPr>
          </w:rPrChange>
        </w:rPr>
        <w:pPrChange w:id="10616" w:author="The Si Tran" w:date="2012-12-16T08:47:00Z">
          <w:pPr>
            <w:pStyle w:val="ListParagraph"/>
            <w:spacing w:line="240" w:lineRule="auto"/>
          </w:pPr>
        </w:pPrChange>
      </w:pPr>
      <w:ins w:id="10617" w:author="The Si Tran" w:date="2012-12-11T04:44:00Z">
        <w:r w:rsidRPr="00B7223D">
          <w:rPr>
            <w:rPrChange w:id="10618" w:author="The Si Tran" w:date="2012-12-14T06:41:00Z">
              <w:rPr>
                <w:rFonts w:eastAsiaTheme="minorHAnsi" w:cs="Arial"/>
                <w:b/>
                <w:bCs/>
                <w:iCs/>
                <w:sz w:val="28"/>
                <w:szCs w:val="28"/>
              </w:rPr>
            </w:rPrChange>
          </w:rPr>
          <w:t>Tìm hiểu về dữ liệu chuỗi thời gian và các tính chất của nó</w:t>
        </w:r>
      </w:ins>
      <w:ins w:id="10619" w:author="The Si Tran" w:date="2012-12-11T04:49:00Z">
        <w:r w:rsidR="00BF3D5C" w:rsidRPr="00B7223D">
          <w:rPr>
            <w:rPrChange w:id="10620" w:author="The Si Tran" w:date="2012-12-14T06:41:00Z">
              <w:rPr/>
            </w:rPrChange>
          </w:rPr>
          <w:t>.</w:t>
        </w:r>
      </w:ins>
    </w:p>
    <w:p w14:paraId="1703C2FF" w14:textId="2827FE04" w:rsidR="007700CE" w:rsidRPr="00B7223D" w:rsidRDefault="007700CE">
      <w:pPr>
        <w:pStyle w:val="BuletL1"/>
        <w:rPr>
          <w:ins w:id="10621" w:author="The Si Tran" w:date="2012-12-11T04:46:00Z"/>
          <w:rPrChange w:id="10622" w:author="The Si Tran" w:date="2012-12-14T06:41:00Z">
            <w:rPr>
              <w:ins w:id="10623" w:author="The Si Tran" w:date="2012-12-11T04:46:00Z"/>
            </w:rPr>
          </w:rPrChange>
        </w:rPr>
        <w:pPrChange w:id="10624" w:author="The Si Tran" w:date="2012-12-16T08:47:00Z">
          <w:pPr>
            <w:pStyle w:val="ListParagraph"/>
            <w:spacing w:line="240" w:lineRule="auto"/>
          </w:pPr>
        </w:pPrChange>
      </w:pPr>
      <w:ins w:id="10625" w:author="The Si Tran" w:date="2012-12-11T04:44:00Z">
        <w:r w:rsidRPr="00B7223D">
          <w:rPr>
            <w:rPrChange w:id="10626"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0627" w:author="The Si Tran" w:date="2012-12-11T04:44:00Z">
        <w:r w:rsidRPr="00B7223D">
          <w:rPr>
            <w:rPrChange w:id="10628" w:author="The Si Tran" w:date="2012-12-14T06:41:00Z">
              <w:rPr>
                <w:rFonts w:eastAsiaTheme="minorHAnsi" w:cs="Arial"/>
                <w:b/>
                <w:bCs/>
                <w:iCs/>
                <w:sz w:val="28"/>
                <w:szCs w:val="28"/>
              </w:rPr>
            </w:rPrChange>
          </w:rPr>
          <w:t xml:space="preserve"> nhân tạo, </w:t>
        </w:r>
      </w:ins>
      <w:ins w:id="10629" w:author="The Si Tran" w:date="2012-12-11T04:50:00Z">
        <w:r w:rsidR="00BF3D5C" w:rsidRPr="00B7223D">
          <w:rPr>
            <w:rPrChange w:id="10630" w:author="The Si Tran" w:date="2012-12-14T06:41:00Z">
              <w:rPr/>
            </w:rPrChange>
          </w:rPr>
          <w:t xml:space="preserve">mạng </w:t>
        </w:r>
      </w:ins>
      <w:r w:rsidR="00976130">
        <w:t>nơron</w:t>
      </w:r>
      <w:ins w:id="10631" w:author="The Si Tran" w:date="2012-12-11T04:50:00Z">
        <w:r w:rsidR="00BF3D5C" w:rsidRPr="00B7223D">
          <w:rPr>
            <w:rPrChange w:id="10632" w:author="The Si Tran" w:date="2012-12-14T06:41:00Z">
              <w:rPr/>
            </w:rPrChange>
          </w:rPr>
          <w:t xml:space="preserve"> nhân tạo cho phép người dùng lựa chọn một trong hai giải thuật huấn luyện: lan truyền ngược và RPROP</w:t>
        </w:r>
      </w:ins>
      <w:ins w:id="10633" w:author="The Si Tran" w:date="2012-12-11T04:44:00Z">
        <w:r w:rsidRPr="00B7223D">
          <w:rPr>
            <w:rPrChange w:id="10634"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635" w:author="The Si Tran" w:date="2012-12-11T04:47:00Z"/>
          <w:rPrChange w:id="10636" w:author="The Si Tran" w:date="2012-12-14T06:41:00Z">
            <w:rPr>
              <w:ins w:id="10637" w:author="The Si Tran" w:date="2012-12-11T04:47:00Z"/>
            </w:rPr>
          </w:rPrChange>
        </w:rPr>
        <w:pPrChange w:id="10638" w:author="The Si Tran" w:date="2012-12-16T08:47:00Z">
          <w:pPr>
            <w:pStyle w:val="ListParagraph"/>
            <w:spacing w:line="240" w:lineRule="auto"/>
          </w:pPr>
        </w:pPrChange>
      </w:pPr>
      <w:ins w:id="10639" w:author="The Si Tran" w:date="2012-12-11T04:46:00Z">
        <w:r w:rsidRPr="00B7223D">
          <w:rPr>
            <w:rPrChange w:id="10640"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641" w:author="The Si Tran" w:date="2012-12-11T04:49:00Z"/>
          <w:rPrChange w:id="10642" w:author="The Si Tran" w:date="2012-12-14T06:41:00Z">
            <w:rPr>
              <w:ins w:id="10643" w:author="The Si Tran" w:date="2012-12-11T04:49:00Z"/>
            </w:rPr>
          </w:rPrChange>
        </w:rPr>
        <w:pPrChange w:id="10644" w:author="The Si Tran" w:date="2012-12-16T08:47:00Z">
          <w:pPr>
            <w:pStyle w:val="ListParagraph"/>
            <w:spacing w:line="240" w:lineRule="auto"/>
          </w:pPr>
        </w:pPrChange>
      </w:pPr>
      <w:ins w:id="10645" w:author="The Si Tran" w:date="2012-12-11T04:47:00Z">
        <w:r w:rsidRPr="00B7223D">
          <w:rPr>
            <w:rPrChange w:id="10646" w:author="The Si Tran" w:date="2012-12-14T06:41:00Z">
              <w:rPr/>
            </w:rPrChange>
          </w:rPr>
          <w:t>Tìm hiểu nguyên lý kết hợp hai mô hình mạng nơron và ARIMA, từ đó xây dựng</w:t>
        </w:r>
      </w:ins>
      <w:ins w:id="10647" w:author="The Si Tran" w:date="2012-12-11T04:48:00Z">
        <w:r w:rsidRPr="00B7223D">
          <w:rPr>
            <w:rPrChange w:id="10648"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649" w:author="The Si Tran" w:date="2012-12-10T19:44:00Z"/>
          <w:rPrChange w:id="10650" w:author="The Si Tran" w:date="2012-12-14T06:41:00Z">
            <w:rPr>
              <w:ins w:id="10651" w:author="The Si Tran" w:date="2012-12-10T19:44:00Z"/>
            </w:rPr>
          </w:rPrChange>
        </w:rPr>
        <w:pPrChange w:id="10652" w:author="The Si Tran" w:date="2012-12-16T08:47:00Z">
          <w:pPr>
            <w:pStyle w:val="Heading2"/>
          </w:pPr>
        </w:pPrChange>
      </w:pPr>
      <w:ins w:id="10653" w:author="The Si Tran" w:date="2012-12-11T04:44:00Z">
        <w:r w:rsidRPr="00B7223D">
          <w:rPr>
            <w:rPrChange w:id="10654" w:author="The Si Tran" w:date="2012-12-14T06:41:00Z">
              <w:rPr>
                <w:b w:val="0"/>
                <w:bCs w:val="0"/>
                <w:iCs w:val="0"/>
              </w:rPr>
            </w:rPrChange>
          </w:rPr>
          <w:t>Thực hiện chạy thử nghiệm chương trình trên các bộ dữ liệu mẫu</w:t>
        </w:r>
      </w:ins>
      <w:ins w:id="10655" w:author="The Si Tran" w:date="2012-12-11T04:50:00Z">
        <w:r w:rsidR="009C08F4" w:rsidRPr="00B7223D">
          <w:rPr>
            <w:rPrChange w:id="10656" w:author="The Si Tran" w:date="2012-12-14T06:41:00Z">
              <w:rPr/>
            </w:rPrChange>
          </w:rPr>
          <w:t xml:space="preserve"> khác nhau, </w:t>
        </w:r>
      </w:ins>
      <w:ins w:id="10657" w:author="The Si Tran" w:date="2012-12-11T04:51:00Z">
        <w:r w:rsidR="009C08F4" w:rsidRPr="00B7223D">
          <w:rPr>
            <w:rPrChange w:id="10658" w:author="The Si Tran" w:date="2012-12-14T06:41:00Z">
              <w:rPr/>
            </w:rPrChange>
          </w:rPr>
          <w:t>từ đó kiểm tra tính đúng đắn của cơ sở lý thuyết.</w:t>
        </w:r>
      </w:ins>
    </w:p>
    <w:p w14:paraId="0E72C806" w14:textId="12ACA8E1" w:rsidR="00662C01" w:rsidRDefault="00662C01">
      <w:pPr>
        <w:pStyle w:val="Heading3"/>
        <w:rPr>
          <w:ins w:id="10659" w:author="The Si Tran" w:date="2012-12-11T05:41:00Z"/>
        </w:rPr>
      </w:pPr>
      <w:bookmarkStart w:id="10660" w:name="_Toc343461325"/>
      <w:ins w:id="10661" w:author="The Si Tran" w:date="2012-12-10T19:41:00Z">
        <w:r w:rsidRPr="00662C01">
          <w:t>Những đúc kết về mặt lý luận</w:t>
        </w:r>
      </w:ins>
      <w:bookmarkEnd w:id="10660"/>
    </w:p>
    <w:p w14:paraId="64704074" w14:textId="6D7FF1E7" w:rsidR="00D54C04" w:rsidRDefault="00D54C04">
      <w:pPr>
        <w:rPr>
          <w:ins w:id="10662" w:author="The Si Tran" w:date="2012-12-11T05:42:00Z"/>
        </w:rPr>
        <w:pPrChange w:id="10663" w:author="The Si Tran" w:date="2012-12-16T08:47:00Z">
          <w:pPr>
            <w:pStyle w:val="Heading3"/>
          </w:pPr>
        </w:pPrChange>
      </w:pPr>
      <w:ins w:id="10664" w:author="The Si Tran" w:date="2012-12-11T05:41:00Z">
        <w:r>
          <w:t>Qua quá trình hiện thực và chạy thực nghiệm mô hình kết hợp SARIMA</w:t>
        </w:r>
      </w:ins>
      <w:ins w:id="10665"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666" w:author="The Si Tran" w:date="2012-12-11T05:45:00Z"/>
        </w:rPr>
        <w:pPrChange w:id="10667" w:author="The Si Tran" w:date="2012-12-16T08:47:00Z">
          <w:pPr>
            <w:pStyle w:val="Heading3"/>
          </w:pPr>
        </w:pPrChange>
      </w:pPr>
      <w:ins w:id="10668" w:author="The Si Tran" w:date="2012-12-11T05:43:00Z">
        <w:r w:rsidRPr="00B7223D">
          <w:rPr>
            <w:rPrChange w:id="10669" w:author="The Si Tran" w:date="2012-12-14T06:42:00Z">
              <w:rPr/>
            </w:rPrChange>
          </w:rPr>
          <w:t xml:space="preserve">Đối với các </w:t>
        </w:r>
      </w:ins>
      <w:ins w:id="10670" w:author="The Si Tran" w:date="2012-12-11T05:44:00Z">
        <w:r w:rsidRPr="00B7223D">
          <w:rPr>
            <w:rPrChange w:id="10671" w:author="The Si Tran" w:date="2012-12-14T06:42:00Z">
              <w:rPr/>
            </w:rPrChange>
          </w:rPr>
          <w:t xml:space="preserve">chuỗi dữ liệu chỉ có tính mùa hoặc xu hướng thì </w:t>
        </w:r>
      </w:ins>
      <w:ins w:id="10672" w:author="The Si Tran" w:date="2012-12-11T05:45:00Z">
        <w:r w:rsidRPr="00B7223D">
          <w:rPr>
            <w:rPrChange w:id="10673" w:author="The Si Tran" w:date="2012-12-14T06:42:00Z">
              <w:rPr/>
            </w:rPrChange>
          </w:rPr>
          <w:t>mô hình</w:t>
        </w:r>
      </w:ins>
      <w:ins w:id="10674" w:author="The Si Tran" w:date="2012-12-11T05:44:00Z">
        <w:r w:rsidRPr="00B7223D">
          <w:rPr>
            <w:rPrChange w:id="10675" w:author="The Si Tran" w:date="2012-12-14T06:42:00Z">
              <w:rPr/>
            </w:rPrChange>
          </w:rPr>
          <w:t xml:space="preserve"> SARIMA có kết quả ch</w:t>
        </w:r>
      </w:ins>
      <w:ins w:id="10676" w:author="The Si Tran" w:date="2012-12-11T05:45:00Z">
        <w:r w:rsidRPr="00B7223D">
          <w:rPr>
            <w:rPrChange w:id="10677" w:author="The Si Tran" w:date="2012-12-14T06:42:00Z">
              <w:rPr/>
            </w:rPrChange>
          </w:rPr>
          <w:t>ính xác hơn mô hình mạng nơron.</w:t>
        </w:r>
      </w:ins>
    </w:p>
    <w:p w14:paraId="72628387" w14:textId="77777777" w:rsidR="00983080" w:rsidRPr="00097101" w:rsidRDefault="00983080">
      <w:pPr>
        <w:pStyle w:val="BuletL1"/>
        <w:rPr>
          <w:ins w:id="10678" w:author="The Si Tran" w:date="2012-12-11T05:47:00Z"/>
        </w:rPr>
        <w:pPrChange w:id="10679" w:author="The Si Tran" w:date="2012-12-16T08:47:00Z">
          <w:pPr>
            <w:pStyle w:val="Heading3"/>
          </w:pPr>
        </w:pPrChange>
      </w:pPr>
      <w:ins w:id="10680" w:author="The Si Tran" w:date="2012-12-11T05:45:00Z">
        <w:r w:rsidRPr="00B7223D">
          <w:rPr>
            <w:rPrChange w:id="10681" w:author="The Si Tran" w:date="2012-12-14T06:42:00Z">
              <w:rPr/>
            </w:rPrChange>
          </w:rPr>
          <w:t xml:space="preserve">Đối với các chuỗi dữ liệu có tính </w:t>
        </w:r>
      </w:ins>
      <w:ins w:id="10682" w:author="The Si Tran" w:date="2012-12-11T05:46:00Z">
        <w:r w:rsidRPr="00B7223D">
          <w:rPr>
            <w:rPrChange w:id="10683"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0684" w:author="The Si Tran" w:date="2012-12-11T05:48:00Z"/>
        </w:rPr>
        <w:pPrChange w:id="10685" w:author="The Si Tran" w:date="2012-12-16T08:47:00Z">
          <w:pPr>
            <w:pStyle w:val="Heading3"/>
          </w:pPr>
        </w:pPrChange>
      </w:pPr>
      <w:ins w:id="10686" w:author="The Si Tran" w:date="2012-12-11T05:47:00Z">
        <w:r w:rsidRPr="00B7223D">
          <w:rPr>
            <w:rPrChange w:id="10687" w:author="The Si Tran" w:date="2012-12-14T06:42:00Z">
              <w:rPr/>
            </w:rPrChange>
          </w:rPr>
          <w:t xml:space="preserve">Do dựa trên đặc tính của cả chuỗi thời gian nên mô hình SARIMA có khả năng dự </w:t>
        </w:r>
      </w:ins>
      <w:ins w:id="10688" w:author="The Si Tran" w:date="2012-12-11T05:48:00Z">
        <w:r w:rsidRPr="00B7223D">
          <w:rPr>
            <w:rPrChange w:id="10689" w:author="The Si Tran" w:date="2012-12-14T06:42:00Z">
              <w:rPr/>
            </w:rPrChange>
          </w:rPr>
          <w:t>đoán xa chính xác hơn mô hình mạng nơron.</w:t>
        </w:r>
      </w:ins>
    </w:p>
    <w:p w14:paraId="29570AF4" w14:textId="77777777" w:rsidR="002C1C14" w:rsidRPr="00097101" w:rsidRDefault="002C1C14">
      <w:pPr>
        <w:pStyle w:val="BuletL1"/>
        <w:rPr>
          <w:ins w:id="10690" w:author="The Si Tran" w:date="2012-12-10T19:41:00Z"/>
        </w:rPr>
        <w:pPrChange w:id="10691" w:author="The Si Tran" w:date="2012-12-16T08:47:00Z">
          <w:pPr>
            <w:pStyle w:val="Heading3"/>
          </w:pPr>
        </w:pPrChange>
      </w:pPr>
      <w:ins w:id="10692" w:author="The Si Tran" w:date="2012-12-11T05:48:00Z">
        <w:r w:rsidRPr="00B7223D">
          <w:rPr>
            <w:rPrChange w:id="10693" w:author="The Si Tran" w:date="2012-12-14T06:42:00Z">
              <w:rPr/>
            </w:rPrChange>
          </w:rPr>
          <w:lastRenderedPageBreak/>
          <w:t>Bằng cách kết hợp cả hai mô hình SARIMA và mạng nơron, ta c</w:t>
        </w:r>
      </w:ins>
      <w:ins w:id="10694" w:author="The Si Tran" w:date="2012-12-11T05:49:00Z">
        <w:r w:rsidRPr="00B7223D">
          <w:rPr>
            <w:rPrChange w:id="10695" w:author="The Si Tran" w:date="2012-12-14T06:42:00Z">
              <w:rPr/>
            </w:rPrChange>
          </w:rPr>
          <w:t>ó thể xây dựng một mô hình thích hợp với nhiều loại dữ liệu khác nhau</w:t>
        </w:r>
        <w:r w:rsidR="00BD71C0" w:rsidRPr="00B7223D">
          <w:rPr>
            <w:rPrChange w:id="10696" w:author="The Si Tran" w:date="2012-12-14T06:42:00Z">
              <w:rPr/>
            </w:rPrChange>
          </w:rPr>
          <w:t>, cho ra kết quả chính xác c</w:t>
        </w:r>
      </w:ins>
      <w:ins w:id="10697" w:author="The Si Tran" w:date="2012-12-11T05:50:00Z">
        <w:r w:rsidR="00BD71C0" w:rsidRPr="00B7223D">
          <w:rPr>
            <w:rPrChange w:id="10698" w:author="The Si Tran" w:date="2012-12-14T06:42:00Z">
              <w:rPr/>
            </w:rPrChange>
          </w:rPr>
          <w:t>ao.</w:t>
        </w:r>
      </w:ins>
    </w:p>
    <w:p w14:paraId="0B4BEF09" w14:textId="4AB6B473" w:rsidR="00E830E0" w:rsidRDefault="00662C01">
      <w:pPr>
        <w:pStyle w:val="Heading3"/>
        <w:rPr>
          <w:ins w:id="10699" w:author="The Si Tran" w:date="2012-12-11T05:27:00Z"/>
        </w:rPr>
        <w:pPrChange w:id="10700" w:author="The Si Tran" w:date="2012-12-14T06:40:00Z">
          <w:pPr>
            <w:pStyle w:val="Heading2"/>
          </w:pPr>
        </w:pPrChange>
      </w:pPr>
      <w:bookmarkStart w:id="10701" w:name="_Toc343461326"/>
      <w:ins w:id="10702" w:author="The Si Tran" w:date="2012-12-10T19:41:00Z">
        <w:r>
          <w:t>Mặt hạn chế</w:t>
        </w:r>
      </w:ins>
      <w:bookmarkEnd w:id="10701"/>
    </w:p>
    <w:p w14:paraId="7B1DEF2D" w14:textId="33E9B641" w:rsidR="006B1716" w:rsidRPr="00102ED8" w:rsidRDefault="00DA3C57">
      <w:pPr>
        <w:rPr>
          <w:ins w:id="10703" w:author="The Si Tran" w:date="2012-12-11T05:29:00Z"/>
        </w:rPr>
        <w:pPrChange w:id="10704" w:author="The Si Tran" w:date="2012-12-16T08:47:00Z">
          <w:pPr>
            <w:spacing w:before="0"/>
            <w:ind w:firstLine="720"/>
          </w:pPr>
        </w:pPrChange>
      </w:pPr>
      <w:ins w:id="10705" w:author="The Si Tran" w:date="2012-12-11T05:31:00Z">
        <w:r>
          <w:t>Mô hình này chưa có phần tiền xử lý dữ liệu</w:t>
        </w:r>
      </w:ins>
      <w:ins w:id="10706" w:author="The Si Tran" w:date="2012-12-11T05:32:00Z">
        <w:r>
          <w:t>, nên đối với các dữ liệu chưa qua tiề</w:t>
        </w:r>
        <w:r w:rsidR="00B7223D">
          <w:t xml:space="preserve">n </w:t>
        </w:r>
        <w:r>
          <w:t>xử lý có chứa giá trị nhi</w:t>
        </w:r>
      </w:ins>
      <w:ins w:id="10707" w:author="The Si Tran" w:date="2012-12-11T05:33:00Z">
        <w:r>
          <w:t>ễu, không hợp lệ… thì kết quả của</w:t>
        </w:r>
      </w:ins>
      <w:ins w:id="10708" w:author="The Si Tran" w:date="2012-12-11T05:34:00Z">
        <w:r>
          <w:t xml:space="preserve"> mô hình không được cao.</w:t>
        </w:r>
      </w:ins>
    </w:p>
    <w:p w14:paraId="466D996B" w14:textId="77777777" w:rsidR="006A21F7" w:rsidRDefault="00E830E0">
      <w:pPr>
        <w:rPr>
          <w:ins w:id="10709" w:author="The Si Tran" w:date="2012-12-11T05:34:00Z"/>
        </w:rPr>
        <w:pPrChange w:id="10710" w:author="The Si Tran" w:date="2012-12-16T08:47:00Z">
          <w:pPr>
            <w:pStyle w:val="Heading2"/>
          </w:pPr>
        </w:pPrChange>
      </w:pPr>
      <w:ins w:id="10711" w:author="The Si Tran" w:date="2012-12-11T05:29:00Z">
        <w:r w:rsidRPr="00102ED8">
          <w:t>Giao diện chương trình hiện thực chưa thân thiện với người dùng.</w:t>
        </w:r>
      </w:ins>
      <w:del w:id="10712"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10713" w:author="The Si Tran" w:date="2012-12-10T19:38:00Z">
              <w:rPr>
                <w:b w:val="0"/>
                <w:bCs w:val="0"/>
              </w:rPr>
            </w:rPrChange>
          </w:rPr>
          <w:delText>ết</w:delText>
        </w:r>
      </w:del>
    </w:p>
    <w:p w14:paraId="75A37250" w14:textId="32D53BDD" w:rsidR="00DA3C57" w:rsidRPr="008B2578" w:rsidRDefault="00DA3C57">
      <w:pPr>
        <w:rPr>
          <w:szCs w:val="26"/>
        </w:rPr>
        <w:pPrChange w:id="10714" w:author="The Si Tran" w:date="2012-12-16T08:47:00Z">
          <w:pPr>
            <w:pStyle w:val="Heading2"/>
          </w:pPr>
        </w:pPrChange>
      </w:pPr>
      <w:ins w:id="10715" w:author="The Si Tran" w:date="2012-12-11T05:34:00Z">
        <w:r>
          <w:t xml:space="preserve">Mô hình được xây dựng nhằm </w:t>
        </w:r>
      </w:ins>
      <w:ins w:id="10716" w:author="The Si Tran" w:date="2012-12-11T05:35:00Z">
        <w:r>
          <w:t>hiện thực các lý thuyết đã nghiên cứu</w:t>
        </w:r>
      </w:ins>
      <w:ins w:id="10717" w:author="The Si Tran" w:date="2012-12-11T05:36:00Z">
        <w:r>
          <w:t xml:space="preserve"> n</w:t>
        </w:r>
      </w:ins>
      <w:ins w:id="10718" w:author="The Si Tran" w:date="2012-12-11T05:37:00Z">
        <w:r>
          <w:t>ên chỉ sử dụ</w:t>
        </w:r>
        <w:r w:rsidR="00B7223D">
          <w:t xml:space="preserve">ng </w:t>
        </w:r>
        <w:r w:rsidR="00B7223D">
          <w:tab/>
        </w:r>
        <w:r>
          <w:t>ác dữ liệu đã thu thập sẵn, không có cập nhật các dữ liệu mới theo thời gian</w:t>
        </w:r>
      </w:ins>
      <w:ins w:id="10719" w:author="The Si Tran" w:date="2012-12-11T05:38:00Z">
        <w:r w:rsidR="00B7223D">
          <w:t xml:space="preserve"> nên </w:t>
        </w:r>
        <w:r>
          <w:t>c</w:t>
        </w:r>
      </w:ins>
      <w:ins w:id="10720" w:author="The Si Tran" w:date="2012-12-11T05:39:00Z">
        <w:r>
          <w:t>ần phải thay đổi để phù hợp với các bài toán thực tiễn.</w:t>
        </w:r>
      </w:ins>
    </w:p>
    <w:p w14:paraId="1A655C1A" w14:textId="13DD86DB" w:rsidR="00783FDB" w:rsidRDefault="00783FDB">
      <w:pPr>
        <w:pStyle w:val="Heading2"/>
        <w:rPr>
          <w:ins w:id="10721" w:author="The Si Tran" w:date="2012-12-11T04:57:00Z"/>
          <w:rFonts w:cs="Times New Roman"/>
          <w:sz w:val="26"/>
          <w:szCs w:val="26"/>
        </w:rPr>
      </w:pPr>
      <w:bookmarkStart w:id="10722" w:name="_Toc343461327"/>
      <w:r w:rsidRPr="0049233F">
        <w:rPr>
          <w:rFonts w:cs="Times New Roman"/>
          <w:sz w:val="26"/>
          <w:szCs w:val="26"/>
          <w:rPrChange w:id="10723" w:author="The Si Tran" w:date="2012-12-05T23:02:00Z">
            <w:rPr>
              <w:rFonts w:cs="Times New Roman"/>
            </w:rPr>
          </w:rPrChange>
        </w:rPr>
        <w:t>Hướng phát triển đề tài</w:t>
      </w:r>
      <w:bookmarkEnd w:id="10722"/>
    </w:p>
    <w:p w14:paraId="3D8B20CB" w14:textId="7CF2E319" w:rsidR="00F27A65" w:rsidRDefault="00F27A65">
      <w:pPr>
        <w:rPr>
          <w:ins w:id="10724" w:author="The Si Tran" w:date="2012-12-11T05:02:00Z"/>
        </w:rPr>
        <w:pPrChange w:id="10725" w:author="The Si Tran" w:date="2012-12-16T08:47:00Z">
          <w:pPr>
            <w:pStyle w:val="Heading2"/>
          </w:pPr>
        </w:pPrChange>
      </w:pPr>
      <w:ins w:id="10726" w:author="The Si Tran" w:date="2012-12-11T04:57:00Z">
        <w:r>
          <w:t>Đề tài đã đưa ra mô hình kết hợp SARIMA với mạng nơron</w:t>
        </w:r>
      </w:ins>
      <w:ins w:id="10727" w:author="The Si Tran" w:date="2012-12-11T04:58:00Z">
        <w:r>
          <w:t xml:space="preserve"> </w:t>
        </w:r>
      </w:ins>
      <w:ins w:id="10728" w:author="The Si Tran" w:date="2012-12-11T04:59:00Z">
        <w:r>
          <w:t>trong</w:t>
        </w:r>
      </w:ins>
      <w:ins w:id="10729" w:author="The Si Tran" w:date="2012-12-11T04:58:00Z">
        <w:r>
          <w:t xml:space="preserve"> bài toán dự báo chuỗi thời gian</w:t>
        </w:r>
      </w:ins>
      <w:ins w:id="10730" w:author="The Si Tran" w:date="2012-12-11T04:59:00Z">
        <w:r>
          <w:t>. Tuy nhiên, để cải thiện độ chính xác của mô hình</w:t>
        </w:r>
      </w:ins>
      <w:ins w:id="10731" w:author="The Si Tran" w:date="2012-12-11T05:01:00Z">
        <w:r>
          <w:t xml:space="preserve">, chúng ta cần </w:t>
        </w:r>
      </w:ins>
      <w:ins w:id="10732"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733" w:author="The Si Tran" w:date="2012-12-11T05:21:00Z"/>
        </w:rPr>
        <w:pPrChange w:id="10734" w:author="The Si Tran" w:date="2012-12-16T08:47:00Z">
          <w:pPr>
            <w:pStyle w:val="Heading2"/>
          </w:pPr>
        </w:pPrChange>
      </w:pPr>
      <w:ins w:id="10735" w:author="The Si Tran" w:date="2012-12-11T05:03:00Z">
        <w:r w:rsidRPr="00B7223D">
          <w:rPr>
            <w:rPrChange w:id="10736" w:author="The Si Tran" w:date="2012-12-14T06:43:00Z">
              <w:rPr/>
            </w:rPrChange>
          </w:rPr>
          <w:t>Trong mô hình SARIMA, để chuyển đổi từ chuỗi dữ liệu có tính mùa và xu hướng, chúng tôi đã sử dụng phương pháp lấy hiệu</w:t>
        </w:r>
      </w:ins>
      <w:ins w:id="10737" w:author="The Si Tran" w:date="2012-12-11T05:12:00Z">
        <w:r w:rsidR="002E24B1" w:rsidRPr="00B7223D">
          <w:rPr>
            <w:rPrChange w:id="10738" w:author="The Si Tran" w:date="2012-12-14T06:43:00Z">
              <w:rPr/>
            </w:rPrChange>
          </w:rPr>
          <w:t>. Nhưng phương pháp này đòi hỏi phương sai của chuỗi dữ liệu phải tĩnh.</w:t>
        </w:r>
      </w:ins>
      <w:ins w:id="10739" w:author="The Si Tran" w:date="2012-12-11T05:14:00Z">
        <w:r w:rsidR="002E24B1" w:rsidRPr="00B7223D">
          <w:rPr>
            <w:rPrChange w:id="10740" w:author="The Si Tran" w:date="2012-12-14T06:43:00Z">
              <w:rPr/>
            </w:rPrChange>
          </w:rPr>
          <w:t xml:space="preserve"> </w:t>
        </w:r>
        <w:r w:rsidR="00330004" w:rsidRPr="00B7223D">
          <w:rPr>
            <w:rPrChange w:id="10741" w:author="The Si Tran" w:date="2012-12-14T06:43:00Z">
              <w:rPr/>
            </w:rPrChange>
          </w:rPr>
          <w:t>Trong tr</w:t>
        </w:r>
      </w:ins>
      <w:ins w:id="10742" w:author="The Si Tran" w:date="2012-12-11T05:15:00Z">
        <w:r w:rsidR="00330004" w:rsidRPr="00B7223D">
          <w:rPr>
            <w:rPrChange w:id="10743" w:author="The Si Tran" w:date="2012-12-14T06:43:00Z">
              <w:rPr/>
            </w:rPrChange>
          </w:rPr>
          <w:t xml:space="preserve">ường hợp này cần phải sử dụng các phương pháp chuyển đổi khác: </w:t>
        </w:r>
      </w:ins>
      <w:ins w:id="10744" w:author="The Si Tran" w:date="2012-12-11T05:20:00Z">
        <w:r w:rsidR="00B663DE" w:rsidRPr="00B7223D">
          <w:rPr>
            <w:rPrChange w:id="10745" w:author="The Si Tran" w:date="2012-12-14T06:43:00Z">
              <w:rPr/>
            </w:rPrChange>
          </w:rPr>
          <w:t xml:space="preserve">phép biến đổi logaríc, </w:t>
        </w:r>
      </w:ins>
      <w:ins w:id="10746" w:author="The Si Tran" w:date="2012-12-11T05:21:00Z">
        <w:r w:rsidR="00B663DE" w:rsidRPr="00B7223D">
          <w:rPr>
            <w:rPrChange w:id="10747" w:author="The Si Tran" w:date="2012-12-14T06:43:00Z">
              <w:rPr/>
            </w:rPrChange>
          </w:rPr>
          <w:t>phép biến đổi Box-Cox power.</w:t>
        </w:r>
      </w:ins>
    </w:p>
    <w:p w14:paraId="5103857F" w14:textId="77777777" w:rsidR="00D66640" w:rsidRPr="00B7223D" w:rsidRDefault="00D66640">
      <w:pPr>
        <w:pStyle w:val="BuletL1"/>
        <w:rPr>
          <w:rPrChange w:id="10748" w:author="The Si Tran" w:date="2012-12-14T06:43:00Z">
            <w:rPr/>
          </w:rPrChange>
        </w:rPr>
        <w:pPrChange w:id="10749" w:author="The Si Tran" w:date="2012-12-16T08:47:00Z">
          <w:pPr>
            <w:pStyle w:val="Heading2"/>
          </w:pPr>
        </w:pPrChange>
      </w:pPr>
      <w:ins w:id="10750" w:author="The Si Tran" w:date="2012-12-11T05:21:00Z">
        <w:r w:rsidRPr="00B7223D">
          <w:rPr>
            <w:rPrChange w:id="10751" w:author="The Si Tran" w:date="2012-12-14T06:43:00Z">
              <w:rPr/>
            </w:rPrChange>
          </w:rPr>
          <w:t>Theo thời gian</w:t>
        </w:r>
      </w:ins>
      <w:ins w:id="10752" w:author="The Si Tran" w:date="2012-12-11T05:22:00Z">
        <w:r w:rsidRPr="00B7223D">
          <w:rPr>
            <w:rPrChange w:id="10753" w:author="The Si Tran" w:date="2012-12-14T06:43:00Z">
              <w:rPr/>
            </w:rPrChange>
          </w:rPr>
          <w:t xml:space="preserve"> thì chuỗi dữ liệu thay đổi tính chất, mô hình đã ước lượng trước đây có thể</w:t>
        </w:r>
      </w:ins>
      <w:ins w:id="10754" w:author="The Si Tran" w:date="2012-12-11T05:23:00Z">
        <w:r w:rsidRPr="00B7223D">
          <w:rPr>
            <w:rPrChange w:id="10755"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0756" w:author="The Si Tran" w:date="2012-12-11T05:25:00Z">
        <w:r w:rsidRPr="00B7223D">
          <w:rPr>
            <w:rPrChange w:id="10757" w:author="The Si Tran" w:date="2012-12-14T06:43:00Z">
              <w:rPr/>
            </w:rPrChange>
          </w:rPr>
          <w:t xml:space="preserve"> </w:t>
        </w:r>
      </w:ins>
      <w:ins w:id="10758" w:author="The Si Tran" w:date="2012-12-11T05:23:00Z">
        <w:r w:rsidRPr="00B7223D">
          <w:rPr>
            <w:rPrChange w:id="10759" w:author="The Si Tran" w:date="2012-12-14T06:43:00Z">
              <w:rPr/>
            </w:rPrChange>
          </w:rPr>
          <w:t>cập</w:t>
        </w:r>
      </w:ins>
      <w:ins w:id="10760" w:author="The Si Tran" w:date="2012-12-11T05:25:00Z">
        <w:r w:rsidRPr="00B7223D">
          <w:rPr>
            <w:rPrChange w:id="10761"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762" w:author="The Si Tran" w:date="2012-12-05T23:02:00Z">
            <w:rPr>
              <w:b/>
              <w:bCs/>
              <w:kern w:val="32"/>
              <w:sz w:val="32"/>
              <w:szCs w:val="26"/>
            </w:rPr>
          </w:rPrChange>
        </w:rPr>
      </w:pPr>
      <w:bookmarkStart w:id="10763" w:name="_Toc328879942"/>
      <w:bookmarkStart w:id="10764" w:name="_Toc328895018"/>
      <w:r w:rsidRPr="0049233F">
        <w:rPr>
          <w:szCs w:val="26"/>
        </w:rPr>
        <w:br w:type="page"/>
      </w:r>
    </w:p>
    <w:p w14:paraId="23073CA3" w14:textId="57D391E2" w:rsidR="00783FDB" w:rsidRPr="0049233F" w:rsidRDefault="00783FDB">
      <w:pPr>
        <w:pStyle w:val="Heading1"/>
        <w:numPr>
          <w:ilvl w:val="0"/>
          <w:numId w:val="0"/>
        </w:numPr>
        <w:ind w:left="360"/>
        <w:rPr>
          <w:b w:val="0"/>
          <w:rPrChange w:id="10765" w:author="The Si Tran" w:date="2012-12-05T23:02:00Z">
            <w:rPr>
              <w:rFonts w:cs="Times New Roman"/>
              <w:b w:val="0"/>
              <w:szCs w:val="26"/>
            </w:rPr>
          </w:rPrChange>
        </w:rPr>
        <w:pPrChange w:id="10766" w:author="The Si Tran" w:date="2012-12-16T09:45:00Z">
          <w:pPr>
            <w:pStyle w:val="Heading1"/>
            <w:numPr>
              <w:numId w:val="0"/>
            </w:numPr>
            <w:spacing w:before="100" w:beforeAutospacing="1" w:after="100" w:afterAutospacing="1"/>
            <w:ind w:left="0" w:firstLine="0"/>
            <w:jc w:val="both"/>
          </w:pPr>
        </w:pPrChange>
      </w:pPr>
      <w:bookmarkStart w:id="10767" w:name="_Toc343461328"/>
      <w:r w:rsidRPr="0049233F">
        <w:rPr>
          <w:rPrChange w:id="10768" w:author="The Si Tran" w:date="2012-12-05T23:02:00Z">
            <w:rPr>
              <w:rFonts w:cs="Times New Roman"/>
              <w:iCs/>
              <w:kern w:val="0"/>
              <w:sz w:val="28"/>
              <w:szCs w:val="26"/>
            </w:rPr>
          </w:rPrChange>
        </w:rPr>
        <w:lastRenderedPageBreak/>
        <w:t>TÀI LIỆU THAM KHẢO</w:t>
      </w:r>
      <w:bookmarkEnd w:id="10763"/>
      <w:bookmarkEnd w:id="10764"/>
      <w:bookmarkEnd w:id="10767"/>
    </w:p>
    <w:p w14:paraId="67AE0CAF" w14:textId="77777777" w:rsidR="008C1D28" w:rsidRPr="00B7223D" w:rsidRDefault="008C1D28" w:rsidP="00097101">
      <w:pPr>
        <w:ind w:firstLine="547"/>
        <w:rPr>
          <w:ins w:id="10769" w:author="The Si Tran" w:date="2012-12-12T00:03:00Z"/>
          <w:szCs w:val="26"/>
        </w:rPr>
      </w:pPr>
      <w:ins w:id="10770" w:author="The Si Tran" w:date="2012-12-12T00:03:00Z">
        <w:r w:rsidRPr="00B7223D">
          <w:rPr>
            <w:szCs w:val="26"/>
          </w:rPr>
          <w:t xml:space="preserve">[1] J. E. Hanke, D. W. Wichenrn. </w:t>
        </w:r>
        <w:r w:rsidRPr="00B7223D">
          <w:rPr>
            <w:i/>
            <w:szCs w:val="26"/>
            <w:rPrChange w:id="10771"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772" w:author="The Si Tran" w:date="2012-12-12T00:03:00Z"/>
        </w:rPr>
        <w:pPrChange w:id="10773" w:author="The Si Tran" w:date="2012-12-14T06:45:00Z">
          <w:pPr>
            <w:pStyle w:val="Stylechun"/>
            <w:ind w:firstLine="547"/>
          </w:pPr>
        </w:pPrChange>
      </w:pPr>
      <w:ins w:id="10774" w:author="The Si Tran" w:date="2012-12-12T00:03:00Z">
        <w:r w:rsidRPr="00B7223D">
          <w:t xml:space="preserve">[2] T. M. Mitchell. </w:t>
        </w:r>
        <w:r w:rsidRPr="00B7223D">
          <w:rPr>
            <w:i/>
            <w:rPrChange w:id="10775"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776" w:author="The Si Tran" w:date="2012-12-12T00:03:00Z"/>
          <w:szCs w:val="26"/>
        </w:rPr>
      </w:pPr>
      <w:ins w:id="10777" w:author="The Si Tran" w:date="2012-12-12T00:03:00Z">
        <w:r w:rsidRPr="00B7223D">
          <w:rPr>
            <w:szCs w:val="26"/>
          </w:rPr>
          <w:t xml:space="preserve">[3] Trần Đức Minh. Luận văn thạc sĩ </w:t>
        </w:r>
        <w:r w:rsidRPr="00B7223D">
          <w:rPr>
            <w:i/>
            <w:szCs w:val="26"/>
            <w:rPrChange w:id="10778"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0779" w:author="The Si Tran" w:date="2012-12-12T00:03:00Z"/>
          <w:szCs w:val="26"/>
        </w:rPr>
        <w:pPrChange w:id="10780" w:author="The Si Tran" w:date="2012-12-14T06:45:00Z">
          <w:pPr>
            <w:spacing w:before="0"/>
            <w:ind w:firstLine="547"/>
          </w:pPr>
        </w:pPrChange>
      </w:pPr>
      <w:ins w:id="10781" w:author="The Si Tran" w:date="2012-12-12T00:03:00Z">
        <w:r w:rsidRPr="00B7223D">
          <w:rPr>
            <w:szCs w:val="26"/>
          </w:rPr>
          <w:t xml:space="preserve">[4] M. Riedmiller, H. Braun. </w:t>
        </w:r>
        <w:r w:rsidRPr="00B7223D">
          <w:rPr>
            <w:i/>
            <w:szCs w:val="26"/>
            <w:rPrChange w:id="10782"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0783" w:author="The Si Tran" w:date="2012-12-14T06:59:00Z">
        <w:r w:rsidR="006F78A0">
          <w:rPr>
            <w:szCs w:val="26"/>
          </w:rPr>
          <w:t>pp</w:t>
        </w:r>
      </w:ins>
      <w:ins w:id="10784" w:author="The Si Tran" w:date="2012-12-12T00:03:00Z">
        <w:r w:rsidRPr="00B7223D">
          <w:rPr>
            <w:szCs w:val="26"/>
          </w:rPr>
          <w:t xml:space="preserve"> 586-591, 1993.</w:t>
        </w:r>
      </w:ins>
    </w:p>
    <w:p w14:paraId="5474FCC3" w14:textId="77777777" w:rsidR="008C1D28" w:rsidRPr="00B7223D" w:rsidRDefault="008C1D28">
      <w:pPr>
        <w:ind w:firstLine="547"/>
        <w:rPr>
          <w:ins w:id="10785" w:author="The Si Tran" w:date="2012-12-12T00:03:00Z"/>
          <w:szCs w:val="26"/>
        </w:rPr>
        <w:pPrChange w:id="10786" w:author="The Si Tran" w:date="2012-12-14T06:45:00Z">
          <w:pPr>
            <w:spacing w:before="0"/>
            <w:ind w:firstLine="547"/>
          </w:pPr>
        </w:pPrChange>
      </w:pPr>
      <w:ins w:id="10787" w:author="The Si Tran" w:date="2012-12-12T00:03:00Z">
        <w:r w:rsidRPr="00B7223D">
          <w:rPr>
            <w:szCs w:val="26"/>
          </w:rPr>
          <w:t xml:space="preserve">[5] M. Riedmiller. </w:t>
        </w:r>
        <w:r w:rsidRPr="00B7223D">
          <w:rPr>
            <w:i/>
            <w:szCs w:val="26"/>
            <w:rPrChange w:id="10788"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0789" w:author="The Si Tran" w:date="2012-12-12T00:03:00Z"/>
          <w:szCs w:val="26"/>
        </w:rPr>
        <w:pPrChange w:id="10790" w:author="The Si Tran" w:date="2012-12-14T06:45:00Z">
          <w:pPr>
            <w:spacing w:before="0"/>
            <w:ind w:firstLine="547"/>
          </w:pPr>
        </w:pPrChange>
      </w:pPr>
      <w:ins w:id="10791" w:author="The Si Tran" w:date="2012-12-12T00:03:00Z">
        <w:r w:rsidRPr="00B7223D">
          <w:rPr>
            <w:szCs w:val="26"/>
          </w:rPr>
          <w:t xml:space="preserve">[6] T. Kolarik, G. Rudorfer. </w:t>
        </w:r>
        <w:r w:rsidRPr="00B7223D">
          <w:rPr>
            <w:i/>
            <w:szCs w:val="26"/>
            <w:rPrChange w:id="10792" w:author="The Si Tran" w:date="2012-12-14T06:44:00Z">
              <w:rPr>
                <w:b/>
                <w:i/>
                <w:szCs w:val="26"/>
              </w:rPr>
            </w:rPrChange>
          </w:rPr>
          <w:t>Time Series Forecasting Using Neural Networks.</w:t>
        </w:r>
        <w:r w:rsidRPr="00B7223D">
          <w:rPr>
            <w:szCs w:val="26"/>
          </w:rPr>
          <w:t xml:space="preserve"> ACM Sigapl Apl Quote Quad, vol. 25, no. 1, </w:t>
        </w:r>
      </w:ins>
      <w:ins w:id="10793" w:author="The Si Tran" w:date="2012-12-14T07:00:00Z">
        <w:r w:rsidR="006F78A0">
          <w:rPr>
            <w:szCs w:val="26"/>
          </w:rPr>
          <w:t>pp</w:t>
        </w:r>
      </w:ins>
      <w:ins w:id="10794" w:author="The Si Tran" w:date="2012-12-12T00:03:00Z">
        <w:r w:rsidRPr="00B7223D">
          <w:rPr>
            <w:szCs w:val="26"/>
          </w:rPr>
          <w:t xml:space="preserve"> 86-94, 1994.</w:t>
        </w:r>
      </w:ins>
    </w:p>
    <w:p w14:paraId="6BB0777B" w14:textId="216FEE3B" w:rsidR="008C1D28" w:rsidRPr="00B7223D" w:rsidRDefault="008C1D28">
      <w:pPr>
        <w:ind w:firstLine="547"/>
        <w:rPr>
          <w:ins w:id="10795" w:author="The Si Tran" w:date="2012-12-12T00:03:00Z"/>
          <w:szCs w:val="26"/>
        </w:rPr>
        <w:pPrChange w:id="10796" w:author="The Si Tran" w:date="2012-12-14T06:45:00Z">
          <w:pPr>
            <w:spacing w:before="0"/>
            <w:ind w:firstLine="547"/>
          </w:pPr>
        </w:pPrChange>
      </w:pPr>
      <w:ins w:id="10797" w:author="The Si Tran" w:date="2012-12-12T00:03:00Z">
        <w:r w:rsidRPr="00B7223D">
          <w:rPr>
            <w:szCs w:val="26"/>
          </w:rPr>
          <w:t xml:space="preserve">[7] I. Kaastra, M. Boyd. </w:t>
        </w:r>
        <w:r w:rsidRPr="00B7223D">
          <w:rPr>
            <w:i/>
            <w:szCs w:val="26"/>
            <w:rPrChange w:id="10798" w:author="The Si Tran" w:date="2012-12-14T06:44:00Z">
              <w:rPr>
                <w:b/>
                <w:i/>
                <w:szCs w:val="26"/>
              </w:rPr>
            </w:rPrChange>
          </w:rPr>
          <w:t>Designing A Neural Network For Forecasting Financial And Economic Time Series.</w:t>
        </w:r>
        <w:r w:rsidRPr="00B7223D">
          <w:rPr>
            <w:szCs w:val="26"/>
          </w:rPr>
          <w:t xml:space="preserve"> Neurocomputing, 10, </w:t>
        </w:r>
      </w:ins>
      <w:ins w:id="10799" w:author="The Si Tran" w:date="2012-12-14T07:00:00Z">
        <w:r w:rsidR="006F78A0">
          <w:rPr>
            <w:szCs w:val="26"/>
          </w:rPr>
          <w:t>pp</w:t>
        </w:r>
      </w:ins>
      <w:ins w:id="10800" w:author="The Si Tran" w:date="2012-12-12T00:03:00Z">
        <w:r w:rsidRPr="00B7223D">
          <w:rPr>
            <w:szCs w:val="26"/>
          </w:rPr>
          <w:t xml:space="preserve"> 215-236, 1996.</w:t>
        </w:r>
      </w:ins>
    </w:p>
    <w:p w14:paraId="6BE4A517" w14:textId="49B817EA" w:rsidR="006E5672" w:rsidRPr="00B7223D" w:rsidRDefault="008C1D28">
      <w:pPr>
        <w:ind w:firstLine="547"/>
        <w:jc w:val="left"/>
        <w:rPr>
          <w:ins w:id="10801" w:author="superchickend" w:date="2012-12-12T08:19:00Z"/>
          <w:szCs w:val="26"/>
        </w:rPr>
        <w:pPrChange w:id="10802" w:author="The Si Tran" w:date="2012-12-14T06:45:00Z">
          <w:pPr>
            <w:spacing w:before="0"/>
            <w:ind w:firstLine="547"/>
            <w:jc w:val="left"/>
          </w:pPr>
        </w:pPrChange>
      </w:pPr>
      <w:ins w:id="10803" w:author="The Si Tran" w:date="2012-12-12T00:03:00Z">
        <w:r w:rsidRPr="00B7223D">
          <w:rPr>
            <w:szCs w:val="26"/>
          </w:rPr>
          <w:t xml:space="preserve">[8] G. Zhang, Michael Y. Hu. </w:t>
        </w:r>
        <w:r w:rsidRPr="00B7223D">
          <w:rPr>
            <w:i/>
            <w:szCs w:val="26"/>
            <w:rPrChange w:id="10804" w:author="The Si Tran" w:date="2012-12-14T06:44:00Z">
              <w:rPr>
                <w:b/>
                <w:i/>
                <w:szCs w:val="26"/>
              </w:rPr>
            </w:rPrChange>
          </w:rPr>
          <w:t>Neural Network Forecasting Of The British Pound/US Dollar Exchange Rate.</w:t>
        </w:r>
        <w:r w:rsidRPr="00B7223D">
          <w:rPr>
            <w:szCs w:val="26"/>
          </w:rPr>
          <w:t xml:space="preserve"> Omega, International Journal of Management Science, 26, </w:t>
        </w:r>
      </w:ins>
      <w:ins w:id="10805" w:author="The Si Tran" w:date="2012-12-14T07:00:00Z">
        <w:r w:rsidR="006F78A0">
          <w:rPr>
            <w:szCs w:val="26"/>
          </w:rPr>
          <w:t>pp</w:t>
        </w:r>
      </w:ins>
      <w:ins w:id="10806"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807" w:author="superchickend" w:date="2012-12-12T08:19:00Z"/>
        </w:rPr>
        <w:pPrChange w:id="10808" w:author="The Si Tran" w:date="2012-12-14T06:45:00Z">
          <w:pPr>
            <w:pStyle w:val="Stylechun"/>
            <w:ind w:firstLine="547"/>
          </w:pPr>
        </w:pPrChange>
      </w:pPr>
      <w:ins w:id="10809" w:author="superchickend" w:date="2012-12-12T08:19:00Z">
        <w:r w:rsidRPr="00B7223D">
          <w:t xml:space="preserve">[9] Chatfield, Christopher. </w:t>
        </w:r>
        <w:r w:rsidRPr="00B7223D">
          <w:rPr>
            <w:i/>
            <w:rPrChange w:id="10810"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811" w:author="superchickend" w:date="2012-12-12T08:19:00Z"/>
        </w:rPr>
        <w:pPrChange w:id="10812" w:author="The Si Tran" w:date="2012-12-14T06:45:00Z">
          <w:pPr>
            <w:pStyle w:val="Stylechun"/>
            <w:ind w:firstLine="547"/>
          </w:pPr>
        </w:pPrChange>
      </w:pPr>
      <w:ins w:id="10813" w:author="superchickend" w:date="2012-12-12T08:19:00Z">
        <w:r w:rsidRPr="00B7223D">
          <w:t xml:space="preserve">[10] J. Scott Armstrong. </w:t>
        </w:r>
        <w:r w:rsidRPr="00B7223D">
          <w:rPr>
            <w:i/>
            <w:rPrChange w:id="10814"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0815" w:author="The Si Tran" w:date="2012-12-16T20:35:00Z"/>
        </w:rPr>
        <w:pPrChange w:id="10816" w:author="The Si Tran" w:date="2012-12-14T06:45:00Z">
          <w:pPr>
            <w:pStyle w:val="Stylechun"/>
            <w:ind w:firstLine="547"/>
          </w:pPr>
        </w:pPrChange>
      </w:pPr>
      <w:ins w:id="10817" w:author="superchickend" w:date="2012-12-12T08:19:00Z">
        <w:r w:rsidRPr="00B7223D">
          <w:t xml:space="preserve">[11] Jan Sterba, Katarina Hilovska. </w:t>
        </w:r>
        <w:r w:rsidRPr="00B7223D">
          <w:rPr>
            <w:i/>
            <w:rPrChange w:id="10818" w:author="The Si Tran" w:date="2012-12-14T06:44:00Z">
              <w:rPr>
                <w:b/>
                <w:i/>
              </w:rPr>
            </w:rPrChange>
          </w:rPr>
          <w:t>The implementation of hybrid ARIMA-Neural network prediction model for aggregate water consumption prediction</w:t>
        </w:r>
        <w:r w:rsidRPr="00B7223D">
          <w:t>, 201</w:t>
        </w:r>
      </w:ins>
      <w:ins w:id="10819" w:author="The Si Tran" w:date="2012-12-14T06:46:00Z">
        <w:r w:rsidR="00B84941">
          <w:t>0</w:t>
        </w:r>
      </w:ins>
    </w:p>
    <w:p w14:paraId="4FBC053B" w14:textId="2B3ECD49" w:rsidR="00C564CC" w:rsidRDefault="00C564CC">
      <w:pPr>
        <w:pStyle w:val="Stylechun"/>
        <w:ind w:firstLine="547"/>
        <w:rPr>
          <w:ins w:id="10820" w:author="The Si Tran" w:date="2012-12-16T20:44:00Z"/>
          <w:rStyle w:val="NoFormatChar"/>
        </w:rPr>
      </w:pPr>
      <w:ins w:id="10821" w:author="The Si Tran" w:date="2012-12-16T20:35:00Z">
        <w:r>
          <w:t>[12]</w:t>
        </w:r>
      </w:ins>
      <w:ins w:id="10822" w:author="The Si Tran" w:date="2012-12-16T20:38:00Z">
        <w:r>
          <w:t xml:space="preserve"> Nancy Ngo</w:t>
        </w:r>
        <w:r w:rsidRPr="00C564CC">
          <w:t>c Tran</w:t>
        </w:r>
        <w:r>
          <w:t xml:space="preserve">. </w:t>
        </w:r>
      </w:ins>
      <w:ins w:id="10823" w:author="The Si Tran" w:date="2012-12-16T20:40:00Z">
        <w:r w:rsidRPr="00724C67">
          <w:rPr>
            <w:i/>
            <w:rPrChange w:id="10824" w:author="The Si Tran" w:date="2012-12-16T20:47:00Z">
              <w:rPr/>
            </w:rPrChange>
          </w:rPr>
          <w:t>Automatic</w:t>
        </w:r>
      </w:ins>
      <w:ins w:id="10825" w:author="The Si Tran" w:date="2012-12-16T20:39:00Z">
        <w:r w:rsidRPr="00724C67">
          <w:rPr>
            <w:rStyle w:val="NoFormatChar"/>
            <w:i/>
            <w:rPrChange w:id="10826" w:author="The Si Tran" w:date="2012-12-16T20:47:00Z">
              <w:rPr>
                <w:rStyle w:val="NoFormatChar"/>
              </w:rPr>
            </w:rPrChange>
          </w:rPr>
          <w:t xml:space="preserve"> ARIMA time </w:t>
        </w:r>
      </w:ins>
      <w:ins w:id="10827" w:author="The Si Tran" w:date="2012-12-16T20:41:00Z">
        <w:r w:rsidRPr="00724C67">
          <w:rPr>
            <w:rStyle w:val="NoFormatChar"/>
            <w:i/>
            <w:rPrChange w:id="10828"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Pr="00050F61" w:rsidRDefault="00050F61" w:rsidP="00050F61">
      <w:pPr>
        <w:pStyle w:val="Stylechun"/>
        <w:ind w:firstLine="547"/>
        <w:rPr>
          <w:ins w:id="10829" w:author="The Si Tran" w:date="2012-12-16T20:44:00Z"/>
          <w:rStyle w:val="NoFormatChar"/>
        </w:rPr>
      </w:pPr>
      <w:ins w:id="10830" w:author="The Si Tran" w:date="2012-12-16T20:44:00Z">
        <w:r>
          <w:rPr>
            <w:rStyle w:val="NoFormatChar"/>
          </w:rPr>
          <w:lastRenderedPageBreak/>
          <w:t xml:space="preserve">[13] </w:t>
        </w:r>
      </w:ins>
      <w:ins w:id="10831"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0832" w:author="The Si Tran" w:date="2012-12-16T20:44:00Z">
        <w:r w:rsidRPr="00724C67">
          <w:rPr>
            <w:rStyle w:val="NoFormatChar"/>
            <w:i/>
            <w:rPrChange w:id="10833" w:author="The Si Tran" w:date="2012-12-16T20:47:00Z">
              <w:rPr>
                <w:rStyle w:val="NoFormatChar"/>
              </w:rPr>
            </w:rPrChange>
          </w:rPr>
          <w:t>A closed formula for the Durbin-</w:t>
        </w:r>
      </w:ins>
      <w:ins w:id="10834" w:author="The Si Tran" w:date="2012-12-16T20:45:00Z">
        <w:r w:rsidRPr="00724C67">
          <w:rPr>
            <w:rStyle w:val="NoFormatChar"/>
            <w:i/>
            <w:rPrChange w:id="10835" w:author="The Si Tran" w:date="2012-12-16T20:47:00Z">
              <w:rPr>
                <w:rStyle w:val="NoFormatChar"/>
              </w:rPr>
            </w:rPrChange>
          </w:rPr>
          <w:t>Levinson’</w:t>
        </w:r>
      </w:ins>
      <w:ins w:id="10836" w:author="The Si Tran" w:date="2012-12-16T20:44:00Z">
        <w:r w:rsidRPr="00724C67">
          <w:rPr>
            <w:rStyle w:val="NoFormatChar"/>
            <w:i/>
            <w:rPrChange w:id="10837" w:author="The Si Tran" w:date="2012-12-16T20:47:00Z">
              <w:rPr>
                <w:rStyle w:val="NoFormatChar"/>
              </w:rPr>
            </w:rPrChange>
          </w:rPr>
          <w:t xml:space="preserve">S </w:t>
        </w:r>
      </w:ins>
      <w:ins w:id="10838" w:author="The Si Tran" w:date="2012-12-16T20:45:00Z">
        <w:r w:rsidRPr="00724C67">
          <w:rPr>
            <w:rStyle w:val="NoFormatChar"/>
            <w:i/>
            <w:rPrChange w:id="10839" w:author="The Si Tran" w:date="2012-12-16T20:47:00Z">
              <w:rPr>
                <w:rStyle w:val="NoFormatChar"/>
              </w:rPr>
            </w:rPrChange>
          </w:rPr>
          <w:t>algorithmin seasonal fractionaly integrated processes</w:t>
        </w:r>
        <w:r w:rsidR="00724C67">
          <w:rPr>
            <w:rStyle w:val="NoFormatChar"/>
          </w:rPr>
          <w:t>, 2004</w:t>
        </w:r>
      </w:ins>
      <w:ins w:id="10840" w:author="The Si Tran" w:date="2012-12-16T20:48:00Z">
        <w:r w:rsidR="00ED159E">
          <w:rPr>
            <w:rStyle w:val="NoFormatChar"/>
          </w:rPr>
          <w:t>.</w:t>
        </w:r>
      </w:ins>
    </w:p>
    <w:p w14:paraId="5BAC21D1" w14:textId="579A264C" w:rsidR="005E182F" w:rsidRDefault="006E5672">
      <w:pPr>
        <w:pStyle w:val="Stylechun"/>
        <w:spacing w:before="120"/>
        <w:ind w:firstLine="547"/>
        <w:rPr>
          <w:ins w:id="10841" w:author="superchickend" w:date="2012-12-12T08:19:00Z"/>
        </w:rPr>
        <w:sectPr w:rsidR="005E182F" w:rsidSect="00097101">
          <w:headerReference w:type="default" r:id="rId370"/>
          <w:pgSz w:w="11909" w:h="16834" w:code="9"/>
          <w:pgMar w:top="1411" w:right="1138" w:bottom="1411" w:left="1699" w:header="720" w:footer="720" w:gutter="0"/>
          <w:pgNumType w:start="1"/>
          <w:cols w:space="720"/>
          <w:docGrid w:linePitch="360"/>
        </w:sectPr>
        <w:pPrChange w:id="10846" w:author="The Si Tran" w:date="2012-12-14T06:45:00Z">
          <w:pPr>
            <w:pStyle w:val="Stylechun"/>
            <w:ind w:firstLine="547"/>
          </w:pPr>
        </w:pPrChange>
      </w:pPr>
      <w:ins w:id="10847" w:author="superchickend" w:date="2012-12-12T08:19:00Z">
        <w:del w:id="10848"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849" w:author="The Si Tran" w:date="2012-12-12T00:03:00Z"/>
        </w:rPr>
        <w:pPrChange w:id="10850" w:author="The Si Tran" w:date="2012-12-14T06:45:00Z">
          <w:pPr/>
        </w:pPrChange>
      </w:pPr>
    </w:p>
    <w:p w14:paraId="0C82F3BD" w14:textId="77777777" w:rsidR="006A21F7" w:rsidRPr="00263465" w:rsidDel="008C1D28" w:rsidRDefault="0080635D">
      <w:pPr>
        <w:pStyle w:val="Heading1"/>
        <w:numPr>
          <w:ilvl w:val="0"/>
          <w:numId w:val="0"/>
        </w:numPr>
        <w:ind w:left="360"/>
        <w:rPr>
          <w:del w:id="10851" w:author="The Si Tran" w:date="2012-12-12T00:03:00Z"/>
        </w:rPr>
        <w:pPrChange w:id="10852" w:author="The Si Tran" w:date="2012-12-14T06:45:00Z">
          <w:pPr/>
        </w:pPrChange>
      </w:pPr>
      <w:bookmarkStart w:id="10853" w:name="Bussiness_forecasting_book"/>
      <w:del w:id="10854" w:author="The Si Tran" w:date="2012-12-12T00:03:00Z">
        <w:r w:rsidRPr="00082976" w:rsidDel="008C1D28">
          <w:delText>[1]</w:delText>
        </w:r>
        <w:bookmarkEnd w:id="10853"/>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0855" w:author="The Si Tran" w:date="2012-12-11T06:15:00Z"/>
          <w:rFonts w:cs="Times New Roman"/>
        </w:rPr>
        <w:pPrChange w:id="10856" w:author="The Si Tran" w:date="2012-12-14T06:45:00Z">
          <w:pPr>
            <w:pStyle w:val="Heading1"/>
            <w:numPr>
              <w:numId w:val="0"/>
            </w:numPr>
            <w:ind w:left="0" w:firstLine="0"/>
          </w:pPr>
        </w:pPrChange>
      </w:pPr>
      <w:bookmarkStart w:id="10857" w:name="www_investopedia_com"/>
      <w:del w:id="10858" w:author="The Si Tran" w:date="2012-12-12T00:03:00Z">
        <w:r w:rsidRPr="00B312F5" w:rsidDel="008C1D28">
          <w:delText>[2]</w:delText>
        </w:r>
        <w:bookmarkEnd w:id="10857"/>
        <w:r w:rsidRPr="00B312F5" w:rsidDel="008C1D28">
          <w:delText xml:space="preserve"> http://www.investopedia.com/articles/trading/07/stationary.asp#axzz2Bu5LkrNQ</w:delText>
        </w:r>
      </w:del>
      <w:bookmarkStart w:id="10859" w:name="_Toc327348208"/>
      <w:bookmarkStart w:id="10860" w:name="_Toc343461329"/>
      <w:ins w:id="10861" w:author="The Si Tran" w:date="2012-12-11T06:15:00Z">
        <w:r w:rsidR="00516934">
          <w:rPr>
            <w:rFonts w:cs="Times New Roman"/>
          </w:rPr>
          <w:t>P</w:t>
        </w:r>
      </w:ins>
      <w:ins w:id="10862" w:author="The Si Tran" w:date="2012-12-11T06:16:00Z">
        <w:r w:rsidR="00516934">
          <w:rPr>
            <w:rFonts w:cs="Times New Roman"/>
          </w:rPr>
          <w:t>HỤ LỤC</w:t>
        </w:r>
      </w:ins>
      <w:ins w:id="10863" w:author="The Si Tran" w:date="2012-12-11T06:15:00Z">
        <w:r w:rsidR="007F45A3" w:rsidRPr="00E31193">
          <w:rPr>
            <w:rFonts w:cs="Times New Roman"/>
          </w:rPr>
          <w:t xml:space="preserve"> A</w:t>
        </w:r>
        <w:del w:id="10864" w:author="superchickend" w:date="2012-12-16T15:00:00Z">
          <w:r w:rsidR="007F45A3" w:rsidDel="00A70A83">
            <w:rPr>
              <w:rFonts w:cs="Times New Roman"/>
            </w:rPr>
            <w:br/>
          </w:r>
        </w:del>
      </w:ins>
      <w:ins w:id="10865" w:author="superchickend" w:date="2012-12-16T15:00:00Z">
        <w:r w:rsidR="00A70A83">
          <w:rPr>
            <w:rFonts w:cs="Times New Roman"/>
          </w:rPr>
          <w:t xml:space="preserve">    </w:t>
        </w:r>
      </w:ins>
      <w:ins w:id="10866" w:author="The Si Tran" w:date="2012-12-11T06:15:00Z">
        <w:r w:rsidR="007F45A3" w:rsidRPr="003E4DFC">
          <w:rPr>
            <w:rFonts w:cs="Times New Roman"/>
            <w:rPrChange w:id="10867" w:author="The Si Tran" w:date="2012-12-16T09:45:00Z">
              <w:rPr>
                <w:rFonts w:cs="Times New Roman"/>
                <w:sz w:val="26"/>
              </w:rPr>
            </w:rPrChange>
          </w:rPr>
          <w:t>Bảng thuật ngữ Anh-Việt</w:t>
        </w:r>
        <w:bookmarkEnd w:id="10859"/>
        <w:bookmarkEnd w:id="10860"/>
      </w:ins>
    </w:p>
    <w:p w14:paraId="5DD5A0B8" w14:textId="77777777" w:rsidR="007F45A3" w:rsidRPr="006F1B6E" w:rsidRDefault="007F45A3" w:rsidP="007F45A3">
      <w:pPr>
        <w:rPr>
          <w:ins w:id="10868"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0869"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0870" w:author="The Si Tran" w:date="2012-12-16T10:39:00Z"/>
              </w:rPr>
              <w:pPrChange w:id="10871" w:author="The Si Tran" w:date="2012-12-16T10:40:00Z">
                <w:pPr/>
              </w:pPrChange>
            </w:pPr>
            <w:ins w:id="10872"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0873" w:author="The Si Tran" w:date="2012-12-16T10:39:00Z"/>
              </w:rPr>
              <w:pPrChange w:id="10874"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0875" w:author="The Si Tran" w:date="2012-12-16T10:39:00Z"/>
              </w:rPr>
              <w:pPrChange w:id="10876" w:author="The Si Tran" w:date="2012-12-16T10:40:00Z">
                <w:pPr/>
              </w:pPrChange>
            </w:pPr>
            <w:ins w:id="10877" w:author="The Si Tran" w:date="2012-12-16T10:39:00Z">
              <w:r w:rsidRPr="006F1B6E">
                <w:t>Hàm kích hoFu</w:t>
              </w:r>
            </w:ins>
          </w:p>
        </w:tc>
      </w:tr>
      <w:tr w:rsidR="00B9548F" w:rsidRPr="006F1B6E" w14:paraId="7225FFA9" w14:textId="77777777" w:rsidTr="00350BDD">
        <w:trPr>
          <w:trHeight w:val="330"/>
          <w:jc w:val="center"/>
          <w:ins w:id="10878"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0879" w:author="The Si Tran" w:date="2012-12-16T10:39:00Z"/>
              </w:rPr>
              <w:pPrChange w:id="10880" w:author="The Si Tran" w:date="2012-12-16T10:40:00Z">
                <w:pPr/>
              </w:pPrChange>
            </w:pPr>
            <w:ins w:id="10881"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0882" w:author="The Si Tran" w:date="2012-12-16T10:39:00Z"/>
              </w:rPr>
              <w:pPrChange w:id="10883"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0884" w:author="The Si Tran" w:date="2012-12-16T10:39:00Z"/>
              </w:rPr>
              <w:pPrChange w:id="10885" w:author="The Si Tran" w:date="2012-12-16T10:40:00Z">
                <w:pPr/>
              </w:pPrChange>
            </w:pPr>
            <w:ins w:id="10886" w:author="The Si Tran" w:date="2012-12-16T10:39:00Z">
              <w:r w:rsidRPr="006F1B6E">
                <w:t>Mrtificial Neural Ne</w:t>
              </w:r>
            </w:ins>
          </w:p>
        </w:tc>
      </w:tr>
      <w:tr w:rsidR="00B9548F" w:rsidRPr="006F1B6E" w14:paraId="356A87E1" w14:textId="77777777" w:rsidTr="00350BDD">
        <w:trPr>
          <w:trHeight w:val="330"/>
          <w:jc w:val="center"/>
          <w:ins w:id="10887"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0888" w:author="The Si Tran" w:date="2012-12-16T10:39:00Z"/>
              </w:rPr>
              <w:pPrChange w:id="10889" w:author="The Si Tran" w:date="2012-12-16T10:40:00Z">
                <w:pPr/>
              </w:pPrChange>
            </w:pPr>
            <w:ins w:id="10890"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0891" w:author="The Si Tran" w:date="2012-12-16T10:39:00Z"/>
              </w:rPr>
              <w:pPrChange w:id="10892"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0893" w:author="The Si Tran" w:date="2012-12-16T10:39:00Z"/>
              </w:rPr>
              <w:pPrChange w:id="10894"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0895" w:author="The Si Tran" w:date="2012-12-16T10:39:00Z"/>
              </w:rPr>
              <w:pPrChange w:id="10896" w:author="The Si Tran" w:date="2012-12-16T10:40:00Z">
                <w:pPr/>
              </w:pPrChange>
            </w:pPr>
            <w:ins w:id="10897" w:author="The Si Tran" w:date="2012-12-16T10:39:00Z">
              <w:r w:rsidRPr="006F1B6E">
                <w:t>Hutocorrelational N</w:t>
              </w:r>
            </w:ins>
          </w:p>
        </w:tc>
      </w:tr>
      <w:tr w:rsidR="00B9548F" w:rsidRPr="006F1B6E" w14:paraId="2B9575C6" w14:textId="77777777" w:rsidTr="00350BDD">
        <w:trPr>
          <w:trHeight w:val="330"/>
          <w:jc w:val="center"/>
          <w:ins w:id="10898"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0899" w:author="The Si Tran" w:date="2012-12-16T10:39:00Z"/>
              </w:rPr>
              <w:pPrChange w:id="10900" w:author="The Si Tran" w:date="2012-12-16T10:40:00Z">
                <w:pPr/>
              </w:pPrChange>
            </w:pPr>
            <w:ins w:id="10901"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0902" w:author="The Si Tran" w:date="2012-12-16T10:39:00Z"/>
              </w:rPr>
              <w:pPrChange w:id="10903"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0904" w:author="The Si Tran" w:date="2012-12-16T10:39:00Z"/>
              </w:rPr>
              <w:pPrChange w:id="10905" w:author="The Si Tran" w:date="2012-12-16T10:40:00Z">
                <w:pPr/>
              </w:pPrChange>
            </w:pPr>
            <w:ins w:id="10906" w:author="The Si Tran" w:date="2012-12-16T10:39:00Z">
              <w:r w:rsidRPr="006F1B6E">
                <w:t>Hàm torrelation F</w:t>
              </w:r>
            </w:ins>
          </w:p>
        </w:tc>
      </w:tr>
      <w:tr w:rsidR="00B9548F" w:rsidRPr="006F1B6E" w14:paraId="7BDE6A89" w14:textId="77777777" w:rsidTr="00350BDD">
        <w:trPr>
          <w:trHeight w:val="330"/>
          <w:jc w:val="center"/>
          <w:ins w:id="10907"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0908" w:author="The Si Tran" w:date="2012-12-16T10:39:00Z"/>
              </w:rPr>
              <w:pPrChange w:id="10909" w:author="The Si Tran" w:date="2012-12-16T10:40:00Z">
                <w:pPr/>
              </w:pPrChange>
            </w:pPr>
            <w:ins w:id="10910"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0911" w:author="The Si Tran" w:date="2012-12-16T10:39:00Z"/>
              </w:rPr>
              <w:pPrChange w:id="10912" w:author="The Si Tran" w:date="2012-12-16T10:40:00Z">
                <w:pPr/>
              </w:pPrChange>
            </w:pPr>
            <w:ins w:id="10913" w:author="The Si Tran" w:date="2012-12-16T10:39:00Z">
              <w:r w:rsidRPr="006F1B6E">
                <w:t>Gickpropagation Algorithmco</w:t>
              </w:r>
            </w:ins>
          </w:p>
        </w:tc>
      </w:tr>
      <w:tr w:rsidR="00B9548F" w:rsidRPr="006F1B6E" w14:paraId="444459FE" w14:textId="77777777" w:rsidTr="00350BDD">
        <w:trPr>
          <w:trHeight w:val="330"/>
          <w:jc w:val="center"/>
          <w:ins w:id="10914"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0915" w:author="The Si Tran" w:date="2012-12-16T10:39:00Z"/>
              </w:rPr>
              <w:pPrChange w:id="10916" w:author="The Si Tran" w:date="2012-12-16T10:40:00Z">
                <w:pPr/>
              </w:pPrChange>
            </w:pPr>
            <w:ins w:id="10917"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0918" w:author="The Si Tran" w:date="2012-12-16T10:39:00Z"/>
              </w:rPr>
              <w:pPrChange w:id="10919"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0920" w:author="The Si Tran" w:date="2012-12-16T10:39:00Z"/>
              </w:rPr>
              <w:pPrChange w:id="10921"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0922" w:author="The Si Tran" w:date="2012-12-16T10:39:00Z"/>
              </w:rPr>
              <w:pPrChange w:id="10923" w:author="The Si Tran" w:date="2012-12-16T10:40:00Z">
                <w:pPr/>
              </w:pPrChange>
            </w:pPr>
            <w:ins w:id="10924" w:author="The Si Tran" w:date="2012-12-16T10:39:00Z">
              <w:r w:rsidRPr="006F1B6E">
                <w:t>Hatch Learn</w:t>
              </w:r>
            </w:ins>
          </w:p>
        </w:tc>
      </w:tr>
      <w:tr w:rsidR="00B9548F" w:rsidRPr="006F1B6E" w14:paraId="6451328B" w14:textId="77777777" w:rsidTr="00350BDD">
        <w:trPr>
          <w:trHeight w:val="330"/>
          <w:jc w:val="center"/>
          <w:ins w:id="10925"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0926" w:author="The Si Tran" w:date="2012-12-16T10:39:00Z"/>
              </w:rPr>
              <w:pPrChange w:id="10927" w:author="The Si Tran" w:date="2012-12-16T10:40:00Z">
                <w:pPr/>
              </w:pPrChange>
            </w:pPr>
            <w:ins w:id="10928"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0929" w:author="The Si Tran" w:date="2012-12-16T10:39:00Z"/>
              </w:rPr>
              <w:pPrChange w:id="10930"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0931" w:author="The Si Tran" w:date="2012-12-16T10:39:00Z"/>
              </w:rPr>
              <w:pPrChange w:id="10932"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0933" w:author="The Si Tran" w:date="2012-12-16T10:39:00Z"/>
              </w:rPr>
              <w:pPrChange w:id="10934"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0935" w:author="The Si Tran" w:date="2012-12-16T10:39:00Z"/>
              </w:rPr>
              <w:pPrChange w:id="10936" w:author="The Si Tran" w:date="2012-12-16T10:40:00Z">
                <w:pPr/>
              </w:pPrChange>
            </w:pPr>
            <w:ins w:id="10937" w:author="The Si Tran" w:date="2012-12-16T10:39:00Z">
              <w:r w:rsidRPr="006F1B6E">
                <w:t>Điash L</w:t>
              </w:r>
            </w:ins>
          </w:p>
        </w:tc>
      </w:tr>
      <w:tr w:rsidR="00B9548F" w:rsidRPr="006F1B6E" w14:paraId="3591884B" w14:textId="77777777" w:rsidTr="00350BDD">
        <w:trPr>
          <w:trHeight w:val="330"/>
          <w:jc w:val="center"/>
          <w:ins w:id="10938"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0939" w:author="The Si Tran" w:date="2012-12-16T10:39:00Z"/>
              </w:rPr>
              <w:pPrChange w:id="10940" w:author="The Si Tran" w:date="2012-12-16T10:40:00Z">
                <w:pPr/>
              </w:pPrChange>
            </w:pPr>
            <w:ins w:id="10941"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0942" w:author="The Si Tran" w:date="2012-12-16T10:39:00Z"/>
              </w:rPr>
              <w:pPrChange w:id="10943"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0944" w:author="The Si Tran" w:date="2012-12-16T10:39:00Z"/>
              </w:rPr>
              <w:pPrChange w:id="10945"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0946" w:author="The Si Tran" w:date="2012-12-16T10:39:00Z"/>
              </w:rPr>
              <w:pPrChange w:id="10947"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0948" w:author="The Si Tran" w:date="2012-12-16T10:39:00Z"/>
              </w:rPr>
              <w:pPrChange w:id="10949" w:author="The Si Tran" w:date="2012-12-16T10:40:00Z">
                <w:pPr/>
              </w:pPrChange>
            </w:pPr>
            <w:ins w:id="10950" w:author="The Si Tran" w:date="2012-12-16T10:39:00Z">
              <w:r w:rsidRPr="006F1B6E">
                <w:t>Tính chu kn</w:t>
              </w:r>
            </w:ins>
          </w:p>
        </w:tc>
      </w:tr>
      <w:tr w:rsidR="00B9548F" w:rsidRPr="006F1B6E" w14:paraId="3BDE2DF8" w14:textId="77777777" w:rsidTr="00350BDD">
        <w:trPr>
          <w:trHeight w:val="330"/>
          <w:jc w:val="center"/>
          <w:ins w:id="10951"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0952" w:author="The Si Tran" w:date="2012-12-16T10:39:00Z"/>
              </w:rPr>
              <w:pPrChange w:id="10953" w:author="The Si Tran" w:date="2012-12-16T10:40:00Z">
                <w:pPr/>
              </w:pPrChange>
            </w:pPr>
            <w:ins w:id="10954"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0955" w:author="The Si Tran" w:date="2012-12-16T10:39:00Z"/>
              </w:rPr>
              <w:pPrChange w:id="10956"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0957" w:author="The Si Tran" w:date="2012-12-16T10:39:00Z"/>
              </w:rPr>
              <w:pPrChange w:id="10958"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0959" w:author="The Si Tran" w:date="2012-12-16T10:39:00Z"/>
              </w:rPr>
              <w:pPrChange w:id="10960" w:author="The Si Tran" w:date="2012-12-16T10:40:00Z">
                <w:pPr/>
              </w:pPrChange>
            </w:pPr>
            <w:ins w:id="10961" w:author="The Si Tran" w:date="2012-12-16T10:39:00Z">
              <w:r w:rsidRPr="006F1B6E">
                <w:t>Mecision Surfa</w:t>
              </w:r>
            </w:ins>
          </w:p>
        </w:tc>
      </w:tr>
      <w:tr w:rsidR="00B9548F" w:rsidRPr="006F1B6E" w14:paraId="3CEED30A" w14:textId="77777777" w:rsidTr="00350BDD">
        <w:trPr>
          <w:trHeight w:val="330"/>
          <w:jc w:val="center"/>
          <w:ins w:id="10962"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0963" w:author="The Si Tran" w:date="2012-12-16T10:39:00Z"/>
              </w:rPr>
              <w:pPrChange w:id="10964" w:author="The Si Tran" w:date="2012-12-16T10:40:00Z">
                <w:pPr/>
              </w:pPrChange>
            </w:pPr>
            <w:ins w:id="10965"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0966" w:author="The Si Tran" w:date="2012-12-16T10:39:00Z"/>
              </w:rPr>
              <w:pPrChange w:id="10967"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0968" w:author="The Si Tran" w:date="2012-12-16T10:39:00Z"/>
              </w:rPr>
              <w:pPrChange w:id="10969"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0970" w:author="The Si Tran" w:date="2012-12-16T10:39:00Z"/>
              </w:rPr>
              <w:pPrChange w:id="10971" w:author="The Si Tran" w:date="2012-12-16T10:40:00Z">
                <w:pPr/>
              </w:pPrChange>
            </w:pPr>
            <w:ins w:id="10972" w:author="The Si Tran" w:date="2012-12-16T10:39:00Z">
              <w:r w:rsidRPr="006F1B6E">
                <w:t>Lulta Rule</w:t>
              </w:r>
            </w:ins>
          </w:p>
        </w:tc>
      </w:tr>
      <w:tr w:rsidR="00B9548F" w:rsidRPr="006F1B6E" w14:paraId="7D5937D9" w14:textId="77777777" w:rsidTr="00350BDD">
        <w:trPr>
          <w:trHeight w:val="330"/>
          <w:jc w:val="center"/>
          <w:ins w:id="10973"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0974" w:author="The Si Tran" w:date="2012-12-16T10:39:00Z"/>
              </w:rPr>
              <w:pPrChange w:id="10975" w:author="The Si Tran" w:date="2012-12-16T10:40:00Z">
                <w:pPr/>
              </w:pPrChange>
            </w:pPr>
            <w:ins w:id="10976"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0977" w:author="The Si Tran" w:date="2012-12-16T10:39:00Z"/>
              </w:rPr>
              <w:pPrChange w:id="10978"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0979" w:author="The Si Tran" w:date="2012-12-16T10:39:00Z"/>
              </w:rPr>
              <w:pPrChange w:id="10980"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0981" w:author="The Si Tran" w:date="2012-12-16T10:39:00Z"/>
              </w:rPr>
              <w:pPrChange w:id="10982" w:author="The Si Tran" w:date="2012-12-16T10:40:00Z">
                <w:pPr/>
              </w:pPrChange>
            </w:pPr>
            <w:ins w:id="10983" w:author="The Si Tran" w:date="2012-12-16T10:39:00Z">
              <w:r w:rsidRPr="006F1B6E">
                <w:t>Lifferen</w:t>
              </w:r>
            </w:ins>
          </w:p>
        </w:tc>
      </w:tr>
      <w:tr w:rsidR="00B9548F" w:rsidRPr="006F1B6E" w14:paraId="17871B21" w14:textId="77777777" w:rsidTr="00350BDD">
        <w:trPr>
          <w:trHeight w:val="330"/>
          <w:jc w:val="center"/>
          <w:ins w:id="10984"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0985" w:author="The Si Tran" w:date="2012-12-16T10:39:00Z"/>
              </w:rPr>
              <w:pPrChange w:id="10986" w:author="The Si Tran" w:date="2012-12-16T10:40:00Z">
                <w:pPr/>
              </w:pPrChange>
            </w:pPr>
            <w:ins w:id="10987"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0988" w:author="The Si Tran" w:date="2012-12-16T10:39:00Z"/>
              </w:rPr>
              <w:pPrChange w:id="10989" w:author="The Si Tran" w:date="2012-12-16T10:40:00Z">
                <w:pPr/>
              </w:pPrChange>
            </w:pPr>
            <w:ins w:id="10990" w:author="The Si Tran" w:date="2012-12-16T10:39:00Z">
              <w:r w:rsidRPr="006F1B6E">
                <w:t>Meed-forward neur</w:t>
              </w:r>
            </w:ins>
          </w:p>
        </w:tc>
      </w:tr>
      <w:tr w:rsidR="00B9548F" w:rsidRPr="006F1B6E" w14:paraId="0B04352D" w14:textId="77777777" w:rsidTr="00350BDD">
        <w:trPr>
          <w:trHeight w:val="330"/>
          <w:jc w:val="center"/>
          <w:ins w:id="10991"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0992" w:author="The Si Tran" w:date="2012-12-16T10:39:00Z"/>
              </w:rPr>
              <w:pPrChange w:id="10993" w:author="The Si Tran" w:date="2012-12-16T10:40:00Z">
                <w:pPr/>
              </w:pPrChange>
            </w:pPr>
            <w:ins w:id="10994"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0995" w:author="The Si Tran" w:date="2012-12-16T10:39:00Z"/>
              </w:rPr>
              <w:pPrChange w:id="10996"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0997" w:author="The Si Tran" w:date="2012-12-16T10:39:00Z"/>
              </w:rPr>
              <w:pPrChange w:id="10998"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0999" w:author="The Si Tran" w:date="2012-12-16T10:39:00Z"/>
              </w:rPr>
              <w:pPrChange w:id="11000" w:author="The Si Tran" w:date="2012-12-16T10:40:00Z">
                <w:pPr/>
              </w:pPrChange>
            </w:pPr>
            <w:ins w:id="11001" w:author="The Si Tran" w:date="2012-12-16T10:39:00Z">
              <w:r w:rsidRPr="006F1B6E">
                <w:t>clobal Minimumeur</w:t>
              </w:r>
            </w:ins>
          </w:p>
        </w:tc>
      </w:tr>
      <w:tr w:rsidR="00B9548F" w:rsidRPr="006F1B6E" w14:paraId="7D658AB4" w14:textId="77777777" w:rsidTr="00350BDD">
        <w:trPr>
          <w:trHeight w:val="330"/>
          <w:jc w:val="center"/>
          <w:ins w:id="11002"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003" w:author="The Si Tran" w:date="2012-12-16T10:39:00Z"/>
              </w:rPr>
              <w:pPrChange w:id="11004" w:author="The Si Tran" w:date="2012-12-16T10:40:00Z">
                <w:pPr/>
              </w:pPrChange>
            </w:pPr>
            <w:ins w:id="11005"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006" w:author="The Si Tran" w:date="2012-12-16T10:39:00Z"/>
              </w:rPr>
              <w:pPrChange w:id="11007"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008" w:author="The Si Tran" w:date="2012-12-16T10:39:00Z"/>
              </w:rPr>
              <w:pPrChange w:id="11009"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010" w:author="The Si Tran" w:date="2012-12-16T10:39:00Z"/>
              </w:rPr>
              <w:pPrChange w:id="11011" w:author="The Si Tran" w:date="2012-12-16T10:40:00Z">
                <w:pPr/>
              </w:pPrChange>
            </w:pPr>
            <w:ins w:id="11012" w:author="The Si Tran" w:date="2012-12-16T10:39:00Z">
              <w:r w:rsidRPr="006F1B6E">
                <w:t>chibal Strategyural</w:t>
              </w:r>
            </w:ins>
          </w:p>
        </w:tc>
      </w:tr>
      <w:tr w:rsidR="00B9548F" w:rsidRPr="006F1B6E" w14:paraId="73F27E6E" w14:textId="77777777" w:rsidTr="00350BDD">
        <w:trPr>
          <w:trHeight w:val="330"/>
          <w:jc w:val="center"/>
          <w:ins w:id="11013"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014" w:author="The Si Tran" w:date="2012-12-16T10:39:00Z"/>
              </w:rPr>
              <w:pPrChange w:id="11015" w:author="The Si Tran" w:date="2012-12-16T10:40:00Z">
                <w:pPr/>
              </w:pPrChange>
            </w:pPr>
            <w:ins w:id="11016"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017" w:author="The Si Tran" w:date="2012-12-16T10:39:00Z"/>
              </w:rPr>
              <w:pPrChange w:id="11018"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019" w:author="The Si Tran" w:date="2012-12-16T10:39:00Z"/>
              </w:rPr>
              <w:pPrChange w:id="11020"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021" w:author="The Si Tran" w:date="2012-12-16T10:39:00Z"/>
              </w:rPr>
              <w:pPrChange w:id="11022" w:author="The Si Tran" w:date="2012-12-16T10:40:00Z">
                <w:pPr/>
              </w:pPrChange>
            </w:pPr>
            <w:ins w:id="11023" w:author="The Si Tran" w:date="2012-12-16T10:39:00Z">
              <w:r w:rsidRPr="006F1B6E">
                <w:t>Đradie</w:t>
              </w:r>
            </w:ins>
          </w:p>
        </w:tc>
      </w:tr>
      <w:tr w:rsidR="00B9548F" w:rsidRPr="006F1B6E" w14:paraId="4EC95E83" w14:textId="77777777" w:rsidTr="00350BDD">
        <w:trPr>
          <w:trHeight w:val="330"/>
          <w:jc w:val="center"/>
          <w:ins w:id="11024"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025" w:author="The Si Tran" w:date="2012-12-16T10:39:00Z"/>
              </w:rPr>
              <w:pPrChange w:id="11026" w:author="The Si Tran" w:date="2012-12-16T10:40:00Z">
                <w:pPr/>
              </w:pPrChange>
            </w:pPr>
            <w:ins w:id="11027"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028" w:author="The Si Tran" w:date="2012-12-16T10:39:00Z"/>
              </w:rPr>
              <w:pPrChange w:id="11029"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030" w:author="The Si Tran" w:date="2012-12-16T10:39:00Z"/>
              </w:rPr>
              <w:pPrChange w:id="11031"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032" w:author="The Si Tran" w:date="2012-12-16T10:39:00Z"/>
              </w:rPr>
              <w:pPrChange w:id="11033" w:author="The Si Tran" w:date="2012-12-16T10:40:00Z">
                <w:pPr/>
              </w:pPrChange>
            </w:pPr>
            <w:ins w:id="11034" w:author="The Si Tran" w:date="2012-12-16T10:39:00Z">
              <w:r w:rsidRPr="006F1B6E">
                <w:t>Giadient De</w:t>
              </w:r>
            </w:ins>
          </w:p>
        </w:tc>
      </w:tr>
      <w:tr w:rsidR="00B9548F" w:rsidRPr="006F1B6E" w14:paraId="188D5C47" w14:textId="77777777" w:rsidTr="00350BDD">
        <w:trPr>
          <w:trHeight w:val="330"/>
          <w:jc w:val="center"/>
          <w:ins w:id="11035"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036" w:author="The Si Tran" w:date="2012-12-16T10:39:00Z"/>
              </w:rPr>
              <w:pPrChange w:id="11037" w:author="The Si Tran" w:date="2012-12-16T10:40:00Z">
                <w:pPr/>
              </w:pPrChange>
            </w:pPr>
            <w:ins w:id="11038"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039" w:author="The Si Tran" w:date="2012-12-16T10:39:00Z"/>
              </w:rPr>
              <w:pPrChange w:id="11040"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041" w:author="The Si Tran" w:date="2012-12-16T10:39:00Z"/>
              </w:rPr>
              <w:pPrChange w:id="11042"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043" w:author="The Si Tran" w:date="2012-12-16T10:39:00Z"/>
              </w:rPr>
              <w:pPrChange w:id="11044" w:author="The Si Tran" w:date="2012-12-16T10:40:00Z">
                <w:pPr/>
              </w:pPrChange>
            </w:pPr>
            <w:ins w:id="11045" w:author="The Si Tran" w:date="2012-12-16T10:39:00Z">
              <w:r w:rsidRPr="006F1B6E">
                <w:t>Siêu phane</w:t>
              </w:r>
            </w:ins>
          </w:p>
        </w:tc>
      </w:tr>
      <w:tr w:rsidR="00B9548F" w:rsidRPr="006F1B6E" w14:paraId="6CD83968" w14:textId="77777777" w:rsidTr="00350BDD">
        <w:trPr>
          <w:trHeight w:val="330"/>
          <w:jc w:val="center"/>
          <w:ins w:id="11046"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047" w:author="The Si Tran" w:date="2012-12-16T10:39:00Z"/>
              </w:rPr>
              <w:pPrChange w:id="11048" w:author="The Si Tran" w:date="2012-12-16T10:40:00Z">
                <w:pPr/>
              </w:pPrChange>
            </w:pPr>
            <w:ins w:id="11049"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050" w:author="The Si Tran" w:date="2012-12-16T10:39:00Z"/>
              </w:rPr>
              <w:pPrChange w:id="11051" w:author="The Si Tran" w:date="2012-12-16T10:40:00Z">
                <w:pPr/>
              </w:pPrChange>
            </w:pPr>
            <w:ins w:id="11052" w:author="The Si Tran" w:date="2012-12-16T10:39:00Z">
              <w:r w:rsidRPr="006F1B6E">
                <w:t>Gicremental Gradient D</w:t>
              </w:r>
            </w:ins>
          </w:p>
        </w:tc>
      </w:tr>
      <w:tr w:rsidR="00B9548F" w:rsidRPr="006F1B6E" w14:paraId="428AAE3F" w14:textId="77777777" w:rsidTr="00350BDD">
        <w:trPr>
          <w:trHeight w:val="330"/>
          <w:jc w:val="center"/>
          <w:ins w:id="11053"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054" w:author="The Si Tran" w:date="2012-12-16T10:39:00Z"/>
              </w:rPr>
              <w:pPrChange w:id="11055" w:author="The Si Tran" w:date="2012-12-16T10:40:00Z">
                <w:pPr/>
              </w:pPrChange>
            </w:pPr>
            <w:ins w:id="11056"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057" w:author="The Si Tran" w:date="2012-12-16T10:39:00Z"/>
              </w:rPr>
              <w:pPrChange w:id="11058"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059" w:author="The Si Tran" w:date="2012-12-16T10:39:00Z"/>
              </w:rPr>
              <w:pPrChange w:id="11060"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061" w:author="The Si Tran" w:date="2012-12-16T10:39:00Z"/>
              </w:rPr>
              <w:pPrChange w:id="11062" w:author="The Si Tran" w:date="2012-12-16T10:40:00Z">
                <w:pPr/>
              </w:pPrChange>
            </w:pPr>
            <w:ins w:id="11063" w:author="The Si Tran" w:date="2012-12-16T10:39:00Z">
              <w:r w:rsidRPr="006F1B6E">
                <w:t>Tính blaral Grad</w:t>
              </w:r>
            </w:ins>
          </w:p>
        </w:tc>
      </w:tr>
      <w:tr w:rsidR="00B9548F" w:rsidRPr="006F1B6E" w14:paraId="4EF24CCD" w14:textId="77777777" w:rsidTr="00350BDD">
        <w:trPr>
          <w:trHeight w:val="330"/>
          <w:jc w:val="center"/>
          <w:ins w:id="11064"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065" w:author="The Si Tran" w:date="2012-12-16T10:39:00Z"/>
              </w:rPr>
              <w:pPrChange w:id="11066" w:author="The Si Tran" w:date="2012-12-16T10:40:00Z">
                <w:pPr/>
              </w:pPrChange>
            </w:pPr>
            <w:ins w:id="11067"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068" w:author="The Si Tran" w:date="2012-12-16T10:39:00Z"/>
              </w:rPr>
              <w:pPrChange w:id="11069"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070" w:author="The Si Tran" w:date="2012-12-16T10:39:00Z"/>
              </w:rPr>
              <w:pPrChange w:id="11071" w:author="The Si Tran" w:date="2012-12-16T10:40:00Z">
                <w:pPr/>
              </w:pPrChange>
            </w:pPr>
            <w:ins w:id="11072" w:author="The Si Tran" w:date="2012-12-16T10:39:00Z">
              <w:r w:rsidRPr="006F1B6E">
                <w:t>Hearning By Ep</w:t>
              </w:r>
            </w:ins>
          </w:p>
        </w:tc>
      </w:tr>
      <w:tr w:rsidR="00B9548F" w:rsidRPr="006F1B6E" w14:paraId="701F0796" w14:textId="77777777" w:rsidTr="00350BDD">
        <w:trPr>
          <w:trHeight w:val="330"/>
          <w:jc w:val="center"/>
          <w:ins w:id="11073"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074" w:author="The Si Tran" w:date="2012-12-16T10:39:00Z"/>
              </w:rPr>
              <w:pPrChange w:id="11075" w:author="The Si Tran" w:date="2012-12-16T10:40:00Z">
                <w:pPr/>
              </w:pPrChange>
            </w:pPr>
            <w:ins w:id="11076"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077" w:author="The Si Tran" w:date="2012-12-16T10:39:00Z"/>
              </w:rPr>
              <w:pPrChange w:id="11078"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079" w:author="The Si Tran" w:date="2012-12-16T10:39:00Z"/>
              </w:rPr>
              <w:pPrChange w:id="11080" w:author="The Si Tran" w:date="2012-12-16T10:40:00Z">
                <w:pPr/>
              </w:pPrChange>
            </w:pPr>
            <w:ins w:id="11081" w:author="The Si Tran" w:date="2012-12-16T10:39:00Z">
              <w:r w:rsidRPr="006F1B6E">
                <w:t xml:space="preserve">Hearning By </w:t>
              </w:r>
            </w:ins>
          </w:p>
        </w:tc>
      </w:tr>
      <w:tr w:rsidR="00B9548F" w:rsidRPr="006F1B6E" w14:paraId="7CE027F9" w14:textId="77777777" w:rsidTr="00350BDD">
        <w:trPr>
          <w:trHeight w:val="330"/>
          <w:jc w:val="center"/>
          <w:ins w:id="11082"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083" w:author="The Si Tran" w:date="2012-12-16T10:39:00Z"/>
              </w:rPr>
              <w:pPrChange w:id="11084" w:author="The Si Tran" w:date="2012-12-16T10:40:00Z">
                <w:pPr/>
              </w:pPrChange>
            </w:pPr>
            <w:ins w:id="11085"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086" w:author="The Si Tran" w:date="2012-12-16T10:39:00Z"/>
              </w:rPr>
              <w:pPrChange w:id="11087"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088" w:author="The Si Tran" w:date="2012-12-16T10:39:00Z"/>
              </w:rPr>
              <w:pPrChange w:id="11089"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090" w:author="The Si Tran" w:date="2012-12-16T10:39:00Z"/>
              </w:rPr>
              <w:pPrChange w:id="11091" w:author="The Si Tran" w:date="2012-12-16T10:40:00Z">
                <w:pPr/>
              </w:pPrChange>
            </w:pPr>
            <w:ins w:id="11092" w:author="The Si Tran" w:date="2012-12-16T10:39:00Z">
              <w:r w:rsidRPr="006F1B6E">
                <w:t xml:space="preserve">Hearning </w:t>
              </w:r>
            </w:ins>
          </w:p>
        </w:tc>
      </w:tr>
      <w:tr w:rsidR="00B9548F" w:rsidRPr="006F1B6E" w14:paraId="6EF4B38F" w14:textId="77777777" w:rsidTr="00350BDD">
        <w:trPr>
          <w:trHeight w:val="330"/>
          <w:jc w:val="center"/>
          <w:ins w:id="11093"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094" w:author="The Si Tran" w:date="2012-12-16T10:39:00Z"/>
              </w:rPr>
              <w:pPrChange w:id="11095" w:author="The Si Tran" w:date="2012-12-16T10:40:00Z">
                <w:pPr/>
              </w:pPrChange>
            </w:pPr>
            <w:ins w:id="11096"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097" w:author="The Si Tran" w:date="2012-12-16T10:39:00Z"/>
              </w:rPr>
              <w:pPrChange w:id="11098"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099" w:author="The Si Tran" w:date="2012-12-16T10:39:00Z"/>
              </w:rPr>
              <w:pPrChange w:id="11100" w:author="The Si Tran" w:date="2012-12-16T10:40:00Z">
                <w:pPr/>
              </w:pPrChange>
            </w:pPr>
            <w:ins w:id="11101" w:author="The Si Tran" w:date="2012-12-16T10:39:00Z">
              <w:r w:rsidRPr="006F1B6E">
                <w:t>Đeast Absolute Deviationce</w:t>
              </w:r>
            </w:ins>
          </w:p>
        </w:tc>
      </w:tr>
      <w:tr w:rsidR="00B9548F" w:rsidRPr="006F1B6E" w14:paraId="21985A06" w14:textId="77777777" w:rsidTr="00350BDD">
        <w:trPr>
          <w:trHeight w:val="330"/>
          <w:jc w:val="center"/>
          <w:ins w:id="11102"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103" w:author="The Si Tran" w:date="2012-12-16T10:39:00Z"/>
              </w:rPr>
              <w:pPrChange w:id="11104" w:author="The Si Tran" w:date="2012-12-16T10:40:00Z">
                <w:pPr/>
              </w:pPrChange>
            </w:pPr>
            <w:ins w:id="11105"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106" w:author="The Si Tran" w:date="2012-12-16T10:39:00Z"/>
              </w:rPr>
              <w:pPrChange w:id="11107"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108" w:author="The Si Tran" w:date="2012-12-16T10:39:00Z"/>
              </w:rPr>
              <w:pPrChange w:id="11109"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110" w:author="The Si Tran" w:date="2012-12-16T10:39:00Z"/>
              </w:rPr>
              <w:pPrChange w:id="11111" w:author="The Si Tran" w:date="2012-12-16T10:40:00Z">
                <w:pPr/>
              </w:pPrChange>
            </w:pPr>
            <w:ins w:id="11112" w:author="The Si Tran" w:date="2012-12-16T10:39:00Z">
              <w:r w:rsidRPr="006F1B6E">
                <w:t>Đơn vr Unitute De</w:t>
              </w:r>
            </w:ins>
          </w:p>
        </w:tc>
      </w:tr>
      <w:tr w:rsidR="00B9548F" w:rsidRPr="006F1B6E" w14:paraId="119C06BC" w14:textId="77777777" w:rsidTr="00350BDD">
        <w:trPr>
          <w:trHeight w:val="330"/>
          <w:jc w:val="center"/>
          <w:ins w:id="11113"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114" w:author="The Si Tran" w:date="2012-12-16T10:39:00Z"/>
              </w:rPr>
              <w:pPrChange w:id="11115" w:author="The Si Tran" w:date="2012-12-16T10:40:00Z">
                <w:pPr/>
              </w:pPrChange>
            </w:pPr>
            <w:ins w:id="11116"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117" w:author="The Si Tran" w:date="2012-12-16T10:39:00Z"/>
              </w:rPr>
              <w:pPrChange w:id="11118"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119" w:author="The Si Tran" w:date="2012-12-16T10:39:00Z"/>
              </w:rPr>
              <w:pPrChange w:id="11120" w:author="The Si Tran" w:date="2012-12-16T10:40:00Z">
                <w:pPr/>
              </w:pPrChange>
            </w:pPr>
            <w:ins w:id="11121" w:author="The Si Tran" w:date="2012-12-16T10:39:00Z">
              <w:r w:rsidRPr="006F1B6E">
                <w:t>Khnearly Separablei</w:t>
              </w:r>
            </w:ins>
          </w:p>
        </w:tc>
      </w:tr>
      <w:tr w:rsidR="00B9548F" w:rsidRPr="006F1B6E" w14:paraId="26854351" w14:textId="77777777" w:rsidTr="00350BDD">
        <w:trPr>
          <w:trHeight w:val="330"/>
          <w:jc w:val="center"/>
          <w:ins w:id="11122"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123" w:author="The Si Tran" w:date="2012-12-16T10:39:00Z"/>
              </w:rPr>
              <w:pPrChange w:id="11124" w:author="The Si Tran" w:date="2012-12-16T10:40:00Z">
                <w:pPr/>
              </w:pPrChange>
            </w:pPr>
            <w:ins w:id="11125"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126" w:author="The Si Tran" w:date="2012-12-16T10:39:00Z"/>
              </w:rPr>
              <w:pPrChange w:id="11127"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128" w:author="The Si Tran" w:date="2012-12-16T10:39:00Z"/>
              </w:rPr>
              <w:pPrChange w:id="11129"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130" w:author="The Si Tran" w:date="2012-12-16T10:39:00Z"/>
              </w:rPr>
              <w:pPrChange w:id="11131" w:author="The Si Tran" w:date="2012-12-16T10:40:00Z">
                <w:pPr/>
              </w:pPrChange>
            </w:pPr>
            <w:ins w:id="11132" w:author="The Si Tran" w:date="2012-12-16T10:39:00Z">
              <w:r w:rsidRPr="006F1B6E">
                <w:t>Tocal Minimum</w:t>
              </w:r>
            </w:ins>
          </w:p>
        </w:tc>
      </w:tr>
      <w:tr w:rsidR="00B9548F" w:rsidRPr="006F1B6E" w14:paraId="24B31742" w14:textId="77777777" w:rsidTr="00350BDD">
        <w:trPr>
          <w:trHeight w:val="330"/>
          <w:jc w:val="center"/>
          <w:ins w:id="11133"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134" w:author="The Si Tran" w:date="2012-12-16T10:39:00Z"/>
              </w:rPr>
              <w:pPrChange w:id="11135" w:author="The Si Tran" w:date="2012-12-16T10:40:00Z">
                <w:pPr/>
              </w:pPrChange>
            </w:pPr>
            <w:ins w:id="11136"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137" w:author="The Si Tran" w:date="2012-12-16T10:39:00Z"/>
              </w:rPr>
              <w:pPrChange w:id="11138"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139" w:author="The Si Tran" w:date="2012-12-16T10:39:00Z"/>
              </w:rPr>
              <w:pPrChange w:id="11140"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141" w:author="The Si Tran" w:date="2012-12-16T10:39:00Z"/>
              </w:rPr>
              <w:pPrChange w:id="11142" w:author="The Si Tran" w:date="2012-12-16T10:40:00Z">
                <w:pPr/>
              </w:pPrChange>
            </w:pPr>
            <w:ins w:id="11143" w:author="The Si Tran" w:date="2012-12-16T10:39:00Z">
              <w:r w:rsidRPr="006F1B6E">
                <w:t>Chial Strategyabl</w:t>
              </w:r>
            </w:ins>
          </w:p>
        </w:tc>
      </w:tr>
      <w:tr w:rsidR="00B9548F" w:rsidRPr="006F1B6E" w14:paraId="0C523C6D" w14:textId="77777777" w:rsidTr="00350BDD">
        <w:trPr>
          <w:trHeight w:val="330"/>
          <w:jc w:val="center"/>
          <w:ins w:id="11144"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145" w:author="The Si Tran" w:date="2012-12-16T10:39:00Z"/>
              </w:rPr>
              <w:pPrChange w:id="11146" w:author="The Si Tran" w:date="2012-12-16T10:40:00Z">
                <w:pPr/>
              </w:pPrChange>
            </w:pPr>
            <w:ins w:id="11147"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148" w:author="The Si Tran" w:date="2012-12-16T10:39:00Z"/>
              </w:rPr>
              <w:pPrChange w:id="11149"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150" w:author="The Si Tran" w:date="2012-12-16T10:39:00Z"/>
              </w:rPr>
              <w:pPrChange w:id="11151" w:author="The Si Tran" w:date="2012-12-16T10:40:00Z">
                <w:pPr/>
              </w:pPrChange>
            </w:pPr>
            <w:ins w:id="11152" w:author="The Si Tran" w:date="2012-12-16T10:39:00Z">
              <w:r w:rsidRPr="006F1B6E">
                <w:t>Trung bình tuyErrors lung</w:t>
              </w:r>
            </w:ins>
          </w:p>
        </w:tc>
      </w:tr>
      <w:tr w:rsidR="00B9548F" w:rsidRPr="006F1B6E" w14:paraId="419DB81B" w14:textId="77777777" w:rsidTr="00350BDD">
        <w:trPr>
          <w:trHeight w:val="330"/>
          <w:jc w:val="center"/>
          <w:ins w:id="11153"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154" w:author="The Si Tran" w:date="2012-12-16T10:39:00Z"/>
              </w:rPr>
              <w:pPrChange w:id="11155" w:author="The Si Tran" w:date="2012-12-16T10:40:00Z">
                <w:pPr/>
              </w:pPrChange>
            </w:pPr>
            <w:ins w:id="11156"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157" w:author="The Si Tran" w:date="2012-12-16T10:39:00Z"/>
              </w:rPr>
              <w:pPrChange w:id="11158"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159" w:author="The Si Tran" w:date="2012-12-16T10:39:00Z"/>
              </w:rPr>
              <w:pPrChange w:id="11160" w:author="The Si Tran" w:date="2012-12-16T10:40:00Z">
                <w:pPr/>
              </w:pPrChange>
            </w:pPr>
            <w:ins w:id="11161" w:author="The Si Tran" w:date="2012-12-16T10:39:00Z">
              <w:r w:rsidRPr="006F1B6E">
                <w:t>Trung bình bình phương lce</w:t>
              </w:r>
            </w:ins>
          </w:p>
        </w:tc>
      </w:tr>
      <w:tr w:rsidR="00B9548F" w:rsidRPr="006F1B6E" w14:paraId="127E4ED0" w14:textId="77777777" w:rsidTr="00350BDD">
        <w:trPr>
          <w:trHeight w:val="330"/>
          <w:jc w:val="center"/>
          <w:ins w:id="11162"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163" w:author="The Si Tran" w:date="2012-12-16T10:39:00Z"/>
              </w:rPr>
              <w:pPrChange w:id="11164" w:author="The Si Tran" w:date="2012-12-16T10:40:00Z">
                <w:pPr/>
              </w:pPrChange>
            </w:pPr>
            <w:ins w:id="11165"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166" w:author="The Si Tran" w:date="2012-12-16T10:39:00Z"/>
              </w:rPr>
              <w:pPrChange w:id="11167"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168" w:author="The Si Tran" w:date="2012-12-16T10:39:00Z"/>
              </w:rPr>
              <w:pPrChange w:id="11169" w:author="The Si Tran" w:date="2012-12-16T10:40:00Z">
                <w:pPr/>
              </w:pPrChange>
            </w:pPr>
            <w:ins w:id="11170" w:author="The Si Tran" w:date="2012-12-16T10:39:00Z">
              <w:r w:rsidRPr="006F1B6E">
                <w:t>Hàm khable Funct</w:t>
              </w:r>
            </w:ins>
          </w:p>
        </w:tc>
      </w:tr>
      <w:tr w:rsidR="00B9548F" w:rsidRPr="006F1B6E" w14:paraId="3EEF92AD" w14:textId="77777777" w:rsidTr="00350BDD">
        <w:trPr>
          <w:trHeight w:val="330"/>
          <w:jc w:val="center"/>
          <w:ins w:id="11171"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172" w:author="The Si Tran" w:date="2012-12-16T10:39:00Z"/>
              </w:rPr>
              <w:pPrChange w:id="11173" w:author="The Si Tran" w:date="2012-12-16T10:40:00Z">
                <w:pPr/>
              </w:pPrChange>
            </w:pPr>
            <w:ins w:id="11174"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175" w:author="The Si Tran" w:date="2012-12-16T10:39:00Z"/>
              </w:rPr>
              <w:pPrChange w:id="11176"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177" w:author="The Si Tran" w:date="2012-12-16T10:39:00Z"/>
              </w:rPr>
              <w:pPrChange w:id="11178"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179" w:author="The Si Tran" w:date="2012-12-16T10:39:00Z"/>
              </w:rPr>
              <w:pPrChange w:id="11180" w:author="The Si Tran" w:date="2012-12-16T10:40:00Z">
                <w:pPr/>
              </w:pPrChange>
            </w:pPr>
            <w:ins w:id="11181" w:author="The Si Tran" w:date="2012-12-16T10:39:00Z">
              <w:r w:rsidRPr="006F1B6E">
                <w:t>Homentum Termnc</w:t>
              </w:r>
            </w:ins>
          </w:p>
        </w:tc>
      </w:tr>
      <w:tr w:rsidR="00B9548F" w:rsidRPr="006F1B6E" w14:paraId="01F25E43" w14:textId="77777777" w:rsidTr="00350BDD">
        <w:trPr>
          <w:trHeight w:val="330"/>
          <w:jc w:val="center"/>
          <w:ins w:id="11182"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183" w:author="The Si Tran" w:date="2012-12-16T10:39:00Z"/>
              </w:rPr>
              <w:pPrChange w:id="11184" w:author="The Si Tran" w:date="2012-12-16T10:40:00Z">
                <w:pPr/>
              </w:pPrChange>
            </w:pPr>
            <w:ins w:id="11185"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186" w:author="The Si Tran" w:date="2012-12-16T10:39:00Z"/>
              </w:rPr>
              <w:pPrChange w:id="11187"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188" w:author="The Si Tran" w:date="2012-12-16T10:39:00Z"/>
              </w:rPr>
              <w:pPrChange w:id="11189"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190" w:author="The Si Tran" w:date="2012-12-16T10:39:00Z"/>
              </w:rPr>
              <w:pPrChange w:id="11191" w:author="The Si Tran" w:date="2012-12-16T10:40:00Z">
                <w:pPr/>
              </w:pPrChange>
            </w:pPr>
            <w:ins w:id="11192" w:author="The Si Tran" w:date="2012-12-16T10:39:00Z">
              <w:r w:rsidRPr="006F1B6E">
                <w:t>Hnline Learnin</w:t>
              </w:r>
            </w:ins>
          </w:p>
        </w:tc>
      </w:tr>
      <w:tr w:rsidR="00B9548F" w:rsidRPr="006F1B6E" w14:paraId="54F47733" w14:textId="77777777" w:rsidTr="00350BDD">
        <w:trPr>
          <w:trHeight w:val="330"/>
          <w:jc w:val="center"/>
          <w:ins w:id="11193"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194" w:author="The Si Tran" w:date="2012-12-16T10:39:00Z"/>
              </w:rPr>
              <w:pPrChange w:id="11195" w:author="The Si Tran" w:date="2012-12-16T10:40:00Z">
                <w:pPr/>
              </w:pPrChange>
            </w:pPr>
            <w:ins w:id="11196"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197" w:author="The Si Tran" w:date="2012-12-16T10:39:00Z"/>
              </w:rPr>
              <w:pPrChange w:id="11198"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199" w:author="The Si Tran" w:date="2012-12-16T10:39:00Z"/>
              </w:rPr>
              <w:pPrChange w:id="11200"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201" w:author="The Si Tran" w:date="2012-12-16T10:39:00Z"/>
              </w:rPr>
              <w:pPrChange w:id="11202" w:author="The Si Tran" w:date="2012-12-16T10:40:00Z">
                <w:pPr/>
              </w:pPrChange>
            </w:pPr>
            <w:ins w:id="11203" w:author="The Si Tran" w:date="2012-12-16T10:39:00Z">
              <w:r w:rsidRPr="006F1B6E">
                <w:t>Giao đati</w:t>
              </w:r>
            </w:ins>
          </w:p>
        </w:tc>
      </w:tr>
      <w:tr w:rsidR="00B9548F" w:rsidRPr="006F1B6E" w14:paraId="080A36E5" w14:textId="77777777" w:rsidTr="00350BDD">
        <w:trPr>
          <w:trHeight w:val="330"/>
          <w:jc w:val="center"/>
          <w:ins w:id="11204"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205" w:author="The Si Tran" w:date="2012-12-16T10:39:00Z"/>
              </w:rPr>
              <w:pPrChange w:id="11206" w:author="The Si Tran" w:date="2012-12-16T10:40:00Z">
                <w:pPr/>
              </w:pPrChange>
            </w:pPr>
            <w:ins w:id="11207"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208" w:author="The Si Tran" w:date="2012-12-16T10:39:00Z"/>
              </w:rPr>
              <w:pPrChange w:id="11209"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210" w:author="The Si Tran" w:date="2012-12-16T10:39:00Z"/>
              </w:rPr>
              <w:pPrChange w:id="11211"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212" w:author="The Si Tran" w:date="2012-12-16T10:39:00Z"/>
              </w:rPr>
              <w:pPrChange w:id="11213" w:author="The Si Tran" w:date="2012-12-16T10:40:00Z">
                <w:pPr/>
              </w:pPrChange>
            </w:pPr>
            <w:ins w:id="11214" w:author="The Si Tran" w:date="2012-12-16T10:39:00Z">
              <w:r w:rsidRPr="006F1B6E">
                <w:t>Lverall Erro</w:t>
              </w:r>
            </w:ins>
          </w:p>
        </w:tc>
      </w:tr>
      <w:tr w:rsidR="00B9548F" w:rsidRPr="006F1B6E" w14:paraId="2DB073E5" w14:textId="77777777" w:rsidTr="00350BDD">
        <w:trPr>
          <w:trHeight w:val="330"/>
          <w:jc w:val="center"/>
          <w:ins w:id="11215"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216" w:author="The Si Tran" w:date="2012-12-16T10:39:00Z"/>
              </w:rPr>
              <w:pPrChange w:id="11217" w:author="The Si Tran" w:date="2012-12-16T10:40:00Z">
                <w:pPr/>
              </w:pPrChange>
            </w:pPr>
            <w:ins w:id="11218"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219" w:author="The Si Tran" w:date="2012-12-16T10:39:00Z"/>
              </w:rPr>
              <w:pPrChange w:id="11220"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221" w:author="The Si Tran" w:date="2012-12-16T10:39:00Z"/>
              </w:rPr>
              <w:pPrChange w:id="11222"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223" w:author="The Si Tran" w:date="2012-12-16T10:39:00Z"/>
              </w:rPr>
              <w:pPrChange w:id="11224" w:author="The Si Tran" w:date="2012-12-16T10:40:00Z">
                <w:pPr/>
              </w:pPrChange>
            </w:pPr>
            <w:ins w:id="11225" w:author="The Si Tran" w:date="2012-12-16T10:39:00Z">
              <w:r w:rsidRPr="006F1B6E">
                <w:t>Quá khtt</w:t>
              </w:r>
            </w:ins>
          </w:p>
        </w:tc>
      </w:tr>
      <w:tr w:rsidR="00B9548F" w:rsidRPr="006F1B6E" w14:paraId="1B562679" w14:textId="77777777" w:rsidTr="00350BDD">
        <w:trPr>
          <w:trHeight w:val="330"/>
          <w:jc w:val="center"/>
          <w:ins w:id="11226"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227" w:author="The Si Tran" w:date="2012-12-16T10:39:00Z"/>
              </w:rPr>
              <w:pPrChange w:id="11228" w:author="The Si Tran" w:date="2012-12-16T10:40:00Z">
                <w:pPr/>
              </w:pPrChange>
            </w:pPr>
            <w:ins w:id="11229"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230" w:author="The Si Tran" w:date="2012-12-16T10:39:00Z"/>
              </w:rPr>
              <w:pPrChange w:id="11231"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232" w:author="The Si Tran" w:date="2012-12-16T10:39:00Z"/>
              </w:rPr>
              <w:pPrChange w:id="11233"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234" w:author="The Si Tran" w:date="2012-12-16T10:39:00Z"/>
              </w:rPr>
              <w:pPrChange w:id="11235" w:author="The Si Tran" w:date="2012-12-16T10:40:00Z">
                <w:pPr/>
              </w:pPrChange>
            </w:pPr>
            <w:ins w:id="11236" w:author="The Si Tran" w:date="2012-12-16T10:39:00Z">
              <w:r w:rsidRPr="006F1B6E">
                <w:t>Tattern</w:t>
              </w:r>
            </w:ins>
          </w:p>
        </w:tc>
      </w:tr>
      <w:tr w:rsidR="00B9548F" w:rsidRPr="006F1B6E" w14:paraId="5F602599" w14:textId="77777777" w:rsidTr="00350BDD">
        <w:trPr>
          <w:trHeight w:val="330"/>
          <w:jc w:val="center"/>
          <w:ins w:id="11237"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238" w:author="The Si Tran" w:date="2012-12-16T10:39:00Z"/>
              </w:rPr>
              <w:pPrChange w:id="11239" w:author="The Si Tran" w:date="2012-12-16T10:40:00Z">
                <w:pPr/>
              </w:pPrChange>
            </w:pPr>
            <w:ins w:id="11240"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241" w:author="The Si Tran" w:date="2012-12-16T10:39:00Z"/>
              </w:rPr>
              <w:pPrChange w:id="11242"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243" w:author="The Si Tran" w:date="2012-12-16T10:39:00Z"/>
              </w:rPr>
              <w:pPrChange w:id="11244" w:author="The Si Tran" w:date="2012-12-16T10:40:00Z">
                <w:pPr/>
              </w:pPrChange>
            </w:pPr>
            <w:ins w:id="11245" w:author="The Si Tran" w:date="2012-12-16T10:39:00Z">
              <w:r w:rsidRPr="006F1B6E">
                <w:t>Hircentage Dif</w:t>
              </w:r>
            </w:ins>
          </w:p>
        </w:tc>
      </w:tr>
      <w:tr w:rsidR="00B9548F" w:rsidRPr="006F1B6E" w14:paraId="0327E722" w14:textId="77777777" w:rsidTr="00350BDD">
        <w:trPr>
          <w:trHeight w:val="330"/>
          <w:jc w:val="center"/>
          <w:ins w:id="11246"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247" w:author="The Si Tran" w:date="2012-12-16T10:39:00Z"/>
              </w:rPr>
              <w:pPrChange w:id="11248" w:author="The Si Tran" w:date="2012-12-16T10:40:00Z">
                <w:pPr/>
              </w:pPrChange>
            </w:pPr>
            <w:ins w:id="11249"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250" w:author="The Si Tran" w:date="2012-12-16T10:39:00Z"/>
              </w:rPr>
              <w:pPrChange w:id="11251"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252" w:author="The Si Tran" w:date="2012-12-16T10:39:00Z"/>
              </w:rPr>
              <w:pPrChange w:id="11253" w:author="The Si Tran" w:date="2012-12-16T10:40:00Z">
                <w:pPr/>
              </w:pPrChange>
            </w:pPr>
            <w:ins w:id="11254" w:author="The Si Tran" w:date="2012-12-16T10:39:00Z">
              <w:r w:rsidRPr="006F1B6E">
                <w:t>Lurceptron Training Rulece</w:t>
              </w:r>
            </w:ins>
          </w:p>
        </w:tc>
      </w:tr>
      <w:tr w:rsidR="00B9548F" w:rsidRPr="006F1B6E" w14:paraId="2C45A53A" w14:textId="77777777" w:rsidTr="00350BDD">
        <w:trPr>
          <w:trHeight w:val="330"/>
          <w:jc w:val="center"/>
          <w:ins w:id="11255"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256" w:author="The Si Tran" w:date="2012-12-16T10:39:00Z"/>
              </w:rPr>
              <w:pPrChange w:id="11257" w:author="The Si Tran" w:date="2012-12-16T10:40:00Z">
                <w:pPr/>
              </w:pPrChange>
            </w:pPr>
            <w:ins w:id="11258"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259" w:author="The Si Tran" w:date="2012-12-16T10:39:00Z"/>
              </w:rPr>
              <w:pPrChange w:id="11260"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261" w:author="The Si Tran" w:date="2012-12-16T10:39:00Z"/>
              </w:rPr>
              <w:pPrChange w:id="11262" w:author="The Si Tran" w:date="2012-12-16T10:40:00Z">
                <w:pPr/>
              </w:pPrChange>
            </w:pPr>
            <w:ins w:id="11263" w:author="The Si Tran" w:date="2012-12-16T10:39:00Z">
              <w:r w:rsidRPr="006F1B6E">
                <w:t>Phân bility Dist</w:t>
              </w:r>
            </w:ins>
          </w:p>
        </w:tc>
      </w:tr>
      <w:tr w:rsidR="00B9548F" w:rsidRPr="006F1B6E" w14:paraId="21FD77FB" w14:textId="77777777" w:rsidTr="00350BDD">
        <w:trPr>
          <w:trHeight w:val="330"/>
          <w:jc w:val="center"/>
          <w:ins w:id="11264"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265" w:author="The Si Tran" w:date="2012-12-16T10:39:00Z"/>
              </w:rPr>
              <w:pPrChange w:id="11266" w:author="The Si Tran" w:date="2012-12-16T10:40:00Z">
                <w:pPr/>
              </w:pPrChange>
            </w:pPr>
            <w:ins w:id="11267"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268" w:author="The Si Tran" w:date="2012-12-16T10:39:00Z"/>
              </w:rPr>
              <w:pPrChange w:id="11269"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270" w:author="The Si Tran" w:date="2012-12-16T10:39:00Z"/>
              </w:rPr>
              <w:pPrChange w:id="11271"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272" w:author="The Si Tran" w:date="2012-12-16T10:39:00Z"/>
              </w:rPr>
              <w:pPrChange w:id="11273" w:author="The Si Tran" w:date="2012-12-16T10:40:00Z">
                <w:pPr/>
              </w:pPrChange>
            </w:pPr>
            <w:ins w:id="11274" w:author="The Si Tran" w:date="2012-12-16T10:39:00Z">
              <w:r w:rsidRPr="006F1B6E">
                <w:t>Bindom Variable</w:t>
              </w:r>
            </w:ins>
          </w:p>
        </w:tc>
      </w:tr>
      <w:tr w:rsidR="00B9548F" w:rsidRPr="006F1B6E" w14:paraId="00C429BD" w14:textId="77777777" w:rsidTr="00350BDD">
        <w:trPr>
          <w:trHeight w:val="330"/>
          <w:jc w:val="center"/>
          <w:ins w:id="11275"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276" w:author="The Si Tran" w:date="2012-12-16T10:39:00Z"/>
              </w:rPr>
              <w:pPrChange w:id="11277" w:author="The Si Tran" w:date="2012-12-16T10:40:00Z">
                <w:pPr/>
              </w:pPrChange>
            </w:pPr>
            <w:ins w:id="11278"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279" w:author="The Si Tran" w:date="2012-12-16T10:39:00Z"/>
              </w:rPr>
              <w:pPrChange w:id="11280"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281" w:author="The Si Tran" w:date="2012-12-16T10:39:00Z"/>
              </w:rPr>
              <w:pPrChange w:id="11282" w:author="The Si Tran" w:date="2012-12-16T10:40:00Z">
                <w:pPr/>
              </w:pPrChange>
            </w:pPr>
            <w:ins w:id="11283" w:author="The Si Tran" w:date="2012-12-16T10:39:00Z">
              <w:r w:rsidRPr="006F1B6E">
                <w:t>Mecurrent Ne</w:t>
              </w:r>
            </w:ins>
          </w:p>
        </w:tc>
      </w:tr>
      <w:tr w:rsidR="00B9548F" w:rsidRPr="006F1B6E" w14:paraId="2667F005" w14:textId="77777777" w:rsidTr="00350BDD">
        <w:trPr>
          <w:trHeight w:val="330"/>
          <w:jc w:val="center"/>
          <w:ins w:id="11284"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285" w:author="The Si Tran" w:date="2012-12-16T10:39:00Z"/>
              </w:rPr>
              <w:pPrChange w:id="11286" w:author="The Si Tran" w:date="2012-12-16T10:40:00Z">
                <w:pPr/>
              </w:pPrChange>
            </w:pPr>
            <w:ins w:id="11287"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288" w:author="The Si Tran" w:date="2012-12-16T10:39:00Z"/>
              </w:rPr>
              <w:pPrChange w:id="11289"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290" w:author="The Si Tran" w:date="2012-12-16T10:39:00Z"/>
              </w:rPr>
              <w:pPrChange w:id="11291"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292" w:author="The Si Tran" w:date="2012-12-16T10:39:00Z"/>
              </w:rPr>
              <w:pPrChange w:id="11293" w:author="The Si Tran" w:date="2012-12-16T10:40:00Z">
                <w:pPr/>
              </w:pPrChange>
            </w:pPr>
            <w:ins w:id="11294" w:author="The Si Tran" w:date="2012-12-16T10:39:00Z">
              <w:r w:rsidRPr="006F1B6E">
                <w:t>Tính mùa</w:t>
              </w:r>
            </w:ins>
          </w:p>
        </w:tc>
      </w:tr>
      <w:tr w:rsidR="00B9548F" w:rsidRPr="006F1B6E" w14:paraId="761EAC76" w14:textId="77777777" w:rsidTr="00350BDD">
        <w:trPr>
          <w:trHeight w:val="330"/>
          <w:jc w:val="center"/>
          <w:ins w:id="11295"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296" w:author="The Si Tran" w:date="2012-12-16T10:39:00Z"/>
              </w:rPr>
              <w:pPrChange w:id="11297" w:author="The Si Tran" w:date="2012-12-16T10:40:00Z">
                <w:pPr/>
              </w:pPrChange>
            </w:pPr>
            <w:ins w:id="11298"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299" w:author="The Si Tran" w:date="2012-12-16T10:39:00Z"/>
              </w:rPr>
              <w:pPrChange w:id="11300"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301" w:author="The Si Tran" w:date="2012-12-16T10:39:00Z"/>
              </w:rPr>
              <w:pPrChange w:id="11302"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303" w:author="The Si Tran" w:date="2012-12-16T10:39:00Z"/>
              </w:rPr>
              <w:pPrChange w:id="11304" w:author="The Si Tran" w:date="2012-12-16T10:40:00Z">
                <w:pPr/>
              </w:pPrChange>
            </w:pPr>
            <w:ins w:id="11305" w:author="The Si Tran" w:date="2012-12-16T10:39:00Z">
              <w:r w:rsidRPr="006F1B6E">
                <w:t>Đơn vid Unitur</w:t>
              </w:r>
            </w:ins>
          </w:p>
        </w:tc>
      </w:tr>
      <w:tr w:rsidR="00B9548F" w:rsidRPr="006F1B6E" w14:paraId="3993834D" w14:textId="77777777" w:rsidTr="00350BDD">
        <w:trPr>
          <w:trHeight w:val="330"/>
          <w:jc w:val="center"/>
          <w:ins w:id="11306"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307" w:author="The Si Tran" w:date="2012-12-16T10:39:00Z"/>
              </w:rPr>
              <w:pPrChange w:id="11308" w:author="The Si Tran" w:date="2012-12-16T10:40:00Z">
                <w:pPr/>
              </w:pPrChange>
            </w:pPr>
            <w:ins w:id="11309"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310" w:author="The Si Tran" w:date="2012-12-16T10:39:00Z"/>
              </w:rPr>
              <w:pPrChange w:id="11311"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312" w:author="The Si Tran" w:date="2012-12-16T10:39:00Z"/>
              </w:rPr>
              <w:pPrChange w:id="11313" w:author="The Si Tran" w:date="2012-12-16T10:40:00Z">
                <w:pPr/>
              </w:pPrChange>
            </w:pPr>
            <w:ins w:id="11314" w:author="The Si Tran" w:date="2012-12-16T10:39:00Z">
              <w:r w:rsidRPr="006F1B6E">
                <w:t>Tum Of Squared Error</w:t>
              </w:r>
            </w:ins>
          </w:p>
        </w:tc>
      </w:tr>
      <w:tr w:rsidR="00B9548F" w:rsidRPr="006F1B6E" w14:paraId="058466E7" w14:textId="77777777" w:rsidTr="00350BDD">
        <w:trPr>
          <w:trHeight w:val="330"/>
          <w:jc w:val="center"/>
          <w:ins w:id="11315"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316" w:author="The Si Tran" w:date="2012-12-16T10:39:00Z"/>
              </w:rPr>
              <w:pPrChange w:id="11317" w:author="The Si Tran" w:date="2012-12-16T10:40:00Z">
                <w:pPr/>
              </w:pPrChange>
            </w:pPr>
            <w:ins w:id="11318"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319" w:author="The Si Tran" w:date="2012-12-16T10:39:00Z"/>
              </w:rPr>
              <w:pPrChange w:id="11320"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321" w:author="The Si Tran" w:date="2012-12-16T10:39:00Z"/>
              </w:rPr>
              <w:pPrChange w:id="11322" w:author="The Si Tran" w:date="2012-12-16T10:40:00Z">
                <w:pPr/>
              </w:pPrChange>
            </w:pPr>
            <w:ins w:id="11323" w:author="The Si Tran" w:date="2012-12-16T10:39:00Z">
              <w:r w:rsidRPr="006F1B6E">
                <w:t>Hupervised Lear</w:t>
              </w:r>
            </w:ins>
          </w:p>
        </w:tc>
      </w:tr>
      <w:tr w:rsidR="00B9548F" w:rsidRPr="006F1B6E" w14:paraId="405FA2BC" w14:textId="77777777" w:rsidTr="00350BDD">
        <w:trPr>
          <w:trHeight w:val="330"/>
          <w:jc w:val="center"/>
          <w:ins w:id="11324"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325" w:author="The Si Tran" w:date="2012-12-16T10:39:00Z"/>
              </w:rPr>
              <w:pPrChange w:id="11326" w:author="The Si Tran" w:date="2012-12-16T10:40:00Z">
                <w:pPr/>
              </w:pPrChange>
            </w:pPr>
            <w:ins w:id="11327"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328" w:author="The Si Tran" w:date="2012-12-16T10:39:00Z"/>
              </w:rPr>
              <w:pPrChange w:id="11329"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330" w:author="The Si Tran" w:date="2012-12-16T10:39:00Z"/>
              </w:rPr>
              <w:pPrChange w:id="11331"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332" w:author="The Si Tran" w:date="2012-12-16T10:39:00Z"/>
              </w:rPr>
              <w:pPrChange w:id="11333"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334" w:author="The Si Tran" w:date="2012-12-16T10:39:00Z"/>
              </w:rPr>
              <w:pPrChange w:id="11335" w:author="The Si Tran" w:date="2012-12-16T10:40:00Z">
                <w:pPr/>
              </w:pPrChange>
            </w:pPr>
            <w:ins w:id="11336" w:author="The Si Tran" w:date="2012-12-16T10:39:00Z">
              <w:r w:rsidRPr="006F1B6E">
                <w:t>Khnapsesed Lea</w:t>
              </w:r>
            </w:ins>
          </w:p>
        </w:tc>
      </w:tr>
      <w:tr w:rsidR="00B9548F" w:rsidRPr="006F1B6E" w14:paraId="0241FF61" w14:textId="77777777" w:rsidTr="00350BDD">
        <w:trPr>
          <w:trHeight w:val="330"/>
          <w:jc w:val="center"/>
          <w:ins w:id="11337"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338" w:author="The Si Tran" w:date="2012-12-16T10:39:00Z"/>
              </w:rPr>
              <w:pPrChange w:id="11339" w:author="The Si Tran" w:date="2012-12-16T10:40:00Z">
                <w:pPr/>
              </w:pPrChange>
            </w:pPr>
            <w:ins w:id="11340"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341" w:author="The Si Tran" w:date="2012-12-16T10:39:00Z"/>
              </w:rPr>
              <w:pPrChange w:id="11342"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343" w:author="The Si Tran" w:date="2012-12-16T10:39:00Z"/>
              </w:rPr>
              <w:pPrChange w:id="11344"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345" w:author="The Si Tran" w:date="2012-12-16T10:39:00Z"/>
              </w:rPr>
              <w:pPrChange w:id="11346" w:author="The Si Tran" w:date="2012-12-16T10:40:00Z">
                <w:pPr/>
              </w:pPrChange>
            </w:pPr>
            <w:ins w:id="11347" w:author="The Si Tran" w:date="2012-12-16T10:39:00Z">
              <w:r w:rsidRPr="006F1B6E">
                <w:t xml:space="preserve">Phân ngưds </w:t>
              </w:r>
            </w:ins>
          </w:p>
        </w:tc>
      </w:tr>
      <w:tr w:rsidR="00B9548F" w:rsidRPr="006F1B6E" w14:paraId="1A726C24" w14:textId="77777777" w:rsidTr="00350BDD">
        <w:trPr>
          <w:trHeight w:val="330"/>
          <w:jc w:val="center"/>
          <w:ins w:id="11348"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349" w:author="The Si Tran" w:date="2012-12-16T10:39:00Z"/>
              </w:rPr>
              <w:pPrChange w:id="11350" w:author="The Si Tran" w:date="2012-12-16T10:40:00Z">
                <w:pPr/>
              </w:pPrChange>
            </w:pPr>
            <w:ins w:id="11351"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352" w:author="The Si Tran" w:date="2012-12-16T10:39:00Z"/>
              </w:rPr>
              <w:pPrChange w:id="11353"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354" w:author="The Si Tran" w:date="2012-12-16T10:39:00Z"/>
              </w:rPr>
              <w:pPrChange w:id="11355"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356" w:author="The Si Tran" w:date="2012-12-16T10:39:00Z"/>
              </w:rPr>
              <w:pPrChange w:id="11357" w:author="The Si Tran" w:date="2012-12-16T10:40:00Z">
                <w:pPr/>
              </w:pPrChange>
            </w:pPr>
            <w:ins w:id="11358" w:author="The Si Tran" w:date="2012-12-16T10:39:00Z">
              <w:r w:rsidRPr="006F1B6E">
                <w:t>Chue SeriesLear</w:t>
              </w:r>
            </w:ins>
          </w:p>
        </w:tc>
      </w:tr>
      <w:tr w:rsidR="00B9548F" w:rsidRPr="006F1B6E" w14:paraId="1ADDB2D6" w14:textId="77777777" w:rsidTr="00350BDD">
        <w:trPr>
          <w:trHeight w:val="330"/>
          <w:jc w:val="center"/>
          <w:ins w:id="11359"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360" w:author="The Si Tran" w:date="2012-12-16T10:39:00Z"/>
              </w:rPr>
              <w:pPrChange w:id="11361" w:author="The Si Tran" w:date="2012-12-16T10:40:00Z">
                <w:pPr/>
              </w:pPrChange>
            </w:pPr>
            <w:ins w:id="11362"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363" w:author="The Si Tran" w:date="2012-12-16T10:39:00Z"/>
              </w:rPr>
              <w:pPrChange w:id="11364"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365" w:author="The Si Tran" w:date="2012-12-16T10:39:00Z"/>
              </w:rPr>
              <w:pPrChange w:id="11366" w:author="The Si Tran" w:date="2012-12-16T10:40:00Z">
                <w:pPr/>
              </w:pPrChange>
            </w:pPr>
            <w:ins w:id="11367" w:author="The Si Tran" w:date="2012-12-16T10:39:00Z">
              <w:r w:rsidRPr="006F1B6E">
                <w:t>Giaining Algorithmgrs</w:t>
              </w:r>
            </w:ins>
          </w:p>
        </w:tc>
      </w:tr>
      <w:tr w:rsidR="00B9548F" w:rsidRPr="006F1B6E" w14:paraId="7D04AFE0" w14:textId="77777777" w:rsidTr="00350BDD">
        <w:trPr>
          <w:trHeight w:val="330"/>
          <w:jc w:val="center"/>
          <w:ins w:id="11368"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369" w:author="The Si Tran" w:date="2012-12-16T10:39:00Z"/>
              </w:rPr>
              <w:pPrChange w:id="11370" w:author="The Si Tran" w:date="2012-12-16T10:40:00Z">
                <w:pPr/>
              </w:pPrChange>
            </w:pPr>
            <w:ins w:id="11371"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372" w:author="The Si Tran" w:date="2012-12-16T10:39:00Z"/>
              </w:rPr>
              <w:pPrChange w:id="11373"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374" w:author="The Si Tran" w:date="2012-12-16T10:39:00Z"/>
              </w:rPr>
              <w:pPrChange w:id="11375" w:author="The Si Tran" w:date="2012-12-16T10:40:00Z">
                <w:pPr/>
              </w:pPrChange>
            </w:pPr>
            <w:ins w:id="11376" w:author="The Si Tran" w:date="2012-12-16T10:39:00Z">
              <w:r w:rsidRPr="006F1B6E">
                <w:t>Hàm lin</w:t>
              </w:r>
            </w:ins>
          </w:p>
        </w:tc>
      </w:tr>
      <w:tr w:rsidR="00B9548F" w:rsidRPr="006F1B6E" w14:paraId="6CA913A2" w14:textId="77777777" w:rsidTr="00350BDD">
        <w:trPr>
          <w:trHeight w:val="330"/>
          <w:jc w:val="center"/>
          <w:ins w:id="11377"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378" w:author="The Si Tran" w:date="2012-12-16T10:39:00Z"/>
              </w:rPr>
              <w:pPrChange w:id="11379" w:author="The Si Tran" w:date="2012-12-16T10:40:00Z">
                <w:pPr/>
              </w:pPrChange>
            </w:pPr>
            <w:ins w:id="11380"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381" w:author="The Si Tran" w:date="2012-12-16T10:39:00Z"/>
              </w:rPr>
              <w:pPrChange w:id="11382"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383" w:author="The Si Tran" w:date="2012-12-16T10:39:00Z"/>
              </w:rPr>
              <w:pPrChange w:id="11384"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385" w:author="The Si Tran" w:date="2012-12-16T10:39:00Z"/>
              </w:rPr>
              <w:pPrChange w:id="11386"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387" w:author="The Si Tran" w:date="2012-12-16T10:39:00Z"/>
              </w:rPr>
              <w:pPrChange w:id="11388" w:author="The Si Tran" w:date="2012-12-16T10:40:00Z">
                <w:pPr/>
              </w:pPrChange>
            </w:pPr>
            <w:ins w:id="11389" w:author="The Si Tran" w:date="2012-12-16T10:39:00Z">
              <w:r w:rsidRPr="006F1B6E">
                <w:t>Tính xu hưrro</w:t>
              </w:r>
            </w:ins>
          </w:p>
        </w:tc>
      </w:tr>
      <w:tr w:rsidR="00B9548F" w:rsidRPr="006F1B6E" w14:paraId="4D04856C" w14:textId="77777777" w:rsidTr="00350BDD">
        <w:trPr>
          <w:trHeight w:val="330"/>
          <w:jc w:val="center"/>
          <w:ins w:id="11390"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391" w:author="The Si Tran" w:date="2012-12-16T10:39:00Z"/>
              </w:rPr>
              <w:pPrChange w:id="11392" w:author="The Si Tran" w:date="2012-12-16T10:40:00Z">
                <w:pPr/>
              </w:pPrChange>
            </w:pPr>
            <w:ins w:id="11393"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394" w:author="The Si Tran" w:date="2012-12-16T10:39:00Z"/>
              </w:rPr>
              <w:pPrChange w:id="11395"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396" w:author="The Si Tran" w:date="2012-12-16T10:39:00Z"/>
              </w:rPr>
              <w:pPrChange w:id="11397" w:author="The Si Tran" w:date="2012-12-16T10:40:00Z">
                <w:pPr/>
              </w:pPrChange>
            </w:pPr>
            <w:ins w:id="11398" w:author="The Si Tran" w:date="2012-12-16T10:39:00Z">
              <w:r w:rsidRPr="006F1B6E">
                <w:t>Hnsupervised Learning</w:t>
              </w:r>
            </w:ins>
          </w:p>
        </w:tc>
      </w:tr>
      <w:tr w:rsidR="00B9548F" w:rsidRPr="006F1B6E" w14:paraId="59F4FF51" w14:textId="77777777" w:rsidTr="00350BDD">
        <w:trPr>
          <w:trHeight w:val="330"/>
          <w:jc w:val="center"/>
          <w:ins w:id="11399"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400" w:author="The Si Tran" w:date="2012-12-16T10:39:00Z"/>
              </w:rPr>
              <w:pPrChange w:id="11401" w:author="The Si Tran" w:date="2012-12-16T10:40:00Z">
                <w:pPr/>
              </w:pPrChange>
            </w:pPr>
            <w:ins w:id="11402"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403" w:author="The Si Tran" w:date="2012-12-16T10:39:00Z"/>
              </w:rPr>
              <w:pPrChange w:id="11404"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405" w:author="The Si Tran" w:date="2012-12-16T10:39:00Z"/>
              </w:rPr>
              <w:pPrChange w:id="11406" w:author="The Si Tran" w:date="2012-12-16T10:40:00Z">
                <w:pPr>
                  <w:ind w:right="-217"/>
                </w:pPr>
              </w:pPrChange>
            </w:pPr>
            <w:ins w:id="11407"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408" w:author="The Si Tran" w:date="2012-12-14T06:51:00Z"/>
          <w:b/>
          <w:bCs/>
        </w:rPr>
        <w:sectPr w:rsidR="00857243" w:rsidSect="00071995">
          <w:footerReference w:type="default" r:id="rId371"/>
          <w:pgSz w:w="12240" w:h="15840"/>
          <w:pgMar w:top="1440" w:right="1440" w:bottom="1440" w:left="1260" w:header="720" w:footer="720" w:gutter="0"/>
          <w:pgNumType w:start="1"/>
          <w:cols w:space="720"/>
          <w:docGrid w:linePitch="360"/>
        </w:sectPr>
        <w:pPrChange w:id="11415" w:author="The Si Tran" w:date="2012-12-16T09:47:00Z">
          <w:pPr>
            <w:pStyle w:val="Heading1"/>
            <w:numPr>
              <w:numId w:val="0"/>
            </w:numPr>
            <w:ind w:left="0" w:firstLine="0"/>
          </w:pPr>
        </w:pPrChange>
      </w:pPr>
      <w:ins w:id="11416" w:author="The Si Tran" w:date="2012-12-12T00:03:00Z">
        <w:r>
          <w:br w:type="page"/>
        </w:r>
      </w:ins>
    </w:p>
    <w:p w14:paraId="40C882F6" w14:textId="17A0AA4D" w:rsidR="003E4DFC" w:rsidRPr="00BF6BDF" w:rsidRDefault="003E4DFC">
      <w:pPr>
        <w:pStyle w:val="Heading1"/>
        <w:numPr>
          <w:ilvl w:val="0"/>
          <w:numId w:val="0"/>
        </w:numPr>
        <w:ind w:left="360"/>
        <w:rPr>
          <w:ins w:id="11417" w:author="The Si Tran" w:date="2012-12-16T09:48:00Z"/>
          <w:rFonts w:cs="Times New Roman"/>
          <w:rPrChange w:id="11418" w:author="The Si Tran" w:date="2012-12-16T09:57:00Z">
            <w:rPr>
              <w:ins w:id="11419" w:author="The Si Tran" w:date="2012-12-16T09:48:00Z"/>
            </w:rPr>
          </w:rPrChange>
        </w:rPr>
        <w:pPrChange w:id="11420" w:author="The Si Tran" w:date="2012-12-16T09:57:00Z">
          <w:pPr>
            <w:pStyle w:val="Heading1"/>
            <w:numPr>
              <w:numId w:val="0"/>
            </w:numPr>
            <w:ind w:left="0" w:firstLine="0"/>
          </w:pPr>
        </w:pPrChange>
      </w:pPr>
      <w:bookmarkStart w:id="11421" w:name="_Toc343461330"/>
      <w:ins w:id="11422" w:author="The Si Tran" w:date="2012-12-16T09:47:00Z">
        <w:r>
          <w:rPr>
            <w:rFonts w:cs="Times New Roman"/>
          </w:rPr>
          <w:lastRenderedPageBreak/>
          <w:t>PHỤ LỤC B</w:t>
        </w:r>
        <w:del w:id="11423" w:author="superchickend" w:date="2012-12-16T15:00:00Z">
          <w:r w:rsidDel="00714282">
            <w:rPr>
              <w:rFonts w:cs="Times New Roman"/>
            </w:rPr>
            <w:br/>
          </w:r>
        </w:del>
      </w:ins>
      <w:ins w:id="11424" w:author="superchickend" w:date="2012-12-16T15:00:00Z">
        <w:r w:rsidR="00714282">
          <w:rPr>
            <w:rFonts w:cs="Times New Roman"/>
          </w:rPr>
          <w:t xml:space="preserve">    </w:t>
        </w:r>
      </w:ins>
      <w:ins w:id="11425" w:author="The Si Tran" w:date="2012-12-16T09:47:00Z">
        <w:r>
          <w:rPr>
            <w:rFonts w:cs="Times New Roman"/>
          </w:rPr>
          <w:t>Danh mục từ viết tắt</w:t>
        </w:r>
      </w:ins>
      <w:bookmarkEnd w:id="11421"/>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426"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427">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428" w:author="The Si Tran" w:date="2012-12-16T09:48:00Z"/>
          <w:trPrChange w:id="11429" w:author="The Si Tran" w:date="2012-12-16T09:53:00Z">
            <w:trPr>
              <w:trHeight w:val="296"/>
              <w:jc w:val="center"/>
            </w:trPr>
          </w:trPrChange>
        </w:trPr>
        <w:tc>
          <w:tcPr>
            <w:tcW w:w="1833" w:type="dxa"/>
            <w:shd w:val="clear" w:color="auto" w:fill="auto"/>
            <w:noWrap/>
            <w:vAlign w:val="bottom"/>
            <w:hideMark/>
            <w:tcPrChange w:id="11430"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431" w:author="The Si Tran" w:date="2012-12-16T09:48:00Z"/>
                <w:szCs w:val="26"/>
              </w:rPr>
            </w:pPr>
            <w:ins w:id="11432" w:author="The Si Tran" w:date="2012-12-16T09:49:00Z">
              <w:r w:rsidRPr="00537CF3">
                <w:rPr>
                  <w:sz w:val="26"/>
                  <w:szCs w:val="26"/>
                </w:rPr>
                <w:t>ARIMA</w:t>
              </w:r>
            </w:ins>
          </w:p>
        </w:tc>
        <w:tc>
          <w:tcPr>
            <w:tcW w:w="276" w:type="dxa"/>
            <w:shd w:val="clear" w:color="auto" w:fill="auto"/>
            <w:noWrap/>
            <w:vAlign w:val="bottom"/>
            <w:hideMark/>
            <w:tcPrChange w:id="11433"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434" w:author="The Si Tran" w:date="2012-12-16T09:48:00Z"/>
                <w:szCs w:val="26"/>
              </w:rPr>
            </w:pPr>
          </w:p>
        </w:tc>
        <w:tc>
          <w:tcPr>
            <w:tcW w:w="257" w:type="dxa"/>
            <w:tcPrChange w:id="11435" w:author="The Si Tran" w:date="2012-12-16T09:53:00Z">
              <w:tcPr>
                <w:tcW w:w="5093" w:type="dxa"/>
                <w:gridSpan w:val="2"/>
              </w:tcPr>
            </w:tcPrChange>
          </w:tcPr>
          <w:p w14:paraId="4FC4D474" w14:textId="77777777" w:rsidR="00BA560D" w:rsidRDefault="00BA560D" w:rsidP="00537CF3">
            <w:pPr>
              <w:pStyle w:val="BangBody"/>
              <w:rPr>
                <w:ins w:id="11436" w:author="The Si Tran" w:date="2012-12-16T09:52:00Z"/>
                <w:sz w:val="26"/>
                <w:szCs w:val="26"/>
              </w:rPr>
            </w:pPr>
          </w:p>
        </w:tc>
        <w:tc>
          <w:tcPr>
            <w:tcW w:w="5550" w:type="dxa"/>
            <w:shd w:val="clear" w:color="auto" w:fill="auto"/>
            <w:noWrap/>
            <w:vAlign w:val="bottom"/>
            <w:hideMark/>
            <w:tcPrChange w:id="11437"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438" w:author="The Si Tran" w:date="2012-12-16T09:48:00Z"/>
                <w:szCs w:val="26"/>
              </w:rPr>
            </w:pPr>
            <w:ins w:id="11439"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440" w:author="The Si Tran" w:date="2012-12-16T09:52:00Z"/>
          <w:trPrChange w:id="11441" w:author="The Si Tran" w:date="2012-12-16T09:53:00Z">
            <w:trPr>
              <w:trHeight w:val="296"/>
              <w:jc w:val="center"/>
            </w:trPr>
          </w:trPrChange>
        </w:trPr>
        <w:tc>
          <w:tcPr>
            <w:tcW w:w="1833" w:type="dxa"/>
            <w:shd w:val="clear" w:color="auto" w:fill="auto"/>
            <w:noWrap/>
            <w:vAlign w:val="bottom"/>
            <w:tcPrChange w:id="11442"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443" w:author="The Si Tran" w:date="2012-12-16T09:52:00Z"/>
                <w:sz w:val="26"/>
                <w:szCs w:val="26"/>
              </w:rPr>
            </w:pPr>
            <w:ins w:id="11444" w:author="The Si Tran" w:date="2012-12-16T09:52:00Z">
              <w:r>
                <w:rPr>
                  <w:sz w:val="26"/>
                  <w:szCs w:val="26"/>
                </w:rPr>
                <w:t xml:space="preserve">SARIMA </w:t>
              </w:r>
            </w:ins>
          </w:p>
        </w:tc>
        <w:tc>
          <w:tcPr>
            <w:tcW w:w="276" w:type="dxa"/>
            <w:shd w:val="clear" w:color="auto" w:fill="auto"/>
            <w:noWrap/>
            <w:vAlign w:val="bottom"/>
            <w:tcPrChange w:id="11445"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446" w:author="The Si Tran" w:date="2012-12-16T09:52:00Z"/>
                <w:szCs w:val="26"/>
              </w:rPr>
            </w:pPr>
          </w:p>
        </w:tc>
        <w:tc>
          <w:tcPr>
            <w:tcW w:w="257" w:type="dxa"/>
            <w:tcPrChange w:id="11447" w:author="The Si Tran" w:date="2012-12-16T09:53:00Z">
              <w:tcPr>
                <w:tcW w:w="5093" w:type="dxa"/>
                <w:gridSpan w:val="2"/>
              </w:tcPr>
            </w:tcPrChange>
          </w:tcPr>
          <w:p w14:paraId="1062ED55" w14:textId="77777777" w:rsidR="00BA560D" w:rsidRPr="00BA560D" w:rsidRDefault="00BA560D" w:rsidP="00537CF3">
            <w:pPr>
              <w:pStyle w:val="BangBody"/>
              <w:rPr>
                <w:ins w:id="11448" w:author="The Si Tran" w:date="2012-12-16T09:52:00Z"/>
                <w:sz w:val="26"/>
                <w:szCs w:val="26"/>
              </w:rPr>
            </w:pPr>
          </w:p>
        </w:tc>
        <w:tc>
          <w:tcPr>
            <w:tcW w:w="5550" w:type="dxa"/>
            <w:shd w:val="clear" w:color="auto" w:fill="auto"/>
            <w:noWrap/>
            <w:vAlign w:val="bottom"/>
            <w:tcPrChange w:id="11449"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450" w:author="The Si Tran" w:date="2012-12-16T09:52:00Z"/>
                <w:sz w:val="26"/>
                <w:szCs w:val="26"/>
              </w:rPr>
            </w:pPr>
            <w:ins w:id="11451"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452"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453" w:author="The Si Tran" w:date="2012-12-16T09:53:00Z"/>
                <w:sz w:val="26"/>
                <w:szCs w:val="26"/>
              </w:rPr>
            </w:pPr>
            <w:ins w:id="11454"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455" w:author="The Si Tran" w:date="2012-12-16T09:53:00Z"/>
                <w:szCs w:val="26"/>
              </w:rPr>
            </w:pPr>
          </w:p>
        </w:tc>
        <w:tc>
          <w:tcPr>
            <w:tcW w:w="257" w:type="dxa"/>
          </w:tcPr>
          <w:p w14:paraId="42385180" w14:textId="77777777" w:rsidR="00BA560D" w:rsidRPr="00BA560D" w:rsidRDefault="00BA560D" w:rsidP="00537CF3">
            <w:pPr>
              <w:pStyle w:val="BangBody"/>
              <w:rPr>
                <w:ins w:id="11456"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457" w:author="The Si Tran" w:date="2012-12-16T09:53:00Z"/>
                <w:sz w:val="26"/>
                <w:szCs w:val="26"/>
              </w:rPr>
            </w:pPr>
            <w:ins w:id="11458"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459"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460" w:author="The Si Tran" w:date="2012-12-16T09:53:00Z"/>
                <w:sz w:val="26"/>
                <w:szCs w:val="26"/>
              </w:rPr>
            </w:pPr>
            <w:ins w:id="11461"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462" w:author="The Si Tran" w:date="2012-12-16T09:53:00Z"/>
                <w:szCs w:val="26"/>
              </w:rPr>
            </w:pPr>
          </w:p>
        </w:tc>
        <w:tc>
          <w:tcPr>
            <w:tcW w:w="257" w:type="dxa"/>
          </w:tcPr>
          <w:p w14:paraId="43497145" w14:textId="77777777" w:rsidR="00BA560D" w:rsidRPr="00BA560D" w:rsidRDefault="00BA560D" w:rsidP="00537CF3">
            <w:pPr>
              <w:pStyle w:val="BangBody"/>
              <w:rPr>
                <w:ins w:id="11463"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464" w:author="The Si Tran" w:date="2012-12-16T09:53:00Z"/>
                <w:sz w:val="26"/>
                <w:szCs w:val="26"/>
              </w:rPr>
            </w:pPr>
            <w:ins w:id="11465"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466"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467" w:author="The Si Tran" w:date="2012-12-16T09:53:00Z"/>
                <w:sz w:val="26"/>
                <w:szCs w:val="26"/>
              </w:rPr>
            </w:pPr>
            <w:ins w:id="11468"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469" w:author="The Si Tran" w:date="2012-12-16T09:53:00Z"/>
                <w:szCs w:val="26"/>
              </w:rPr>
            </w:pPr>
          </w:p>
        </w:tc>
        <w:tc>
          <w:tcPr>
            <w:tcW w:w="257" w:type="dxa"/>
          </w:tcPr>
          <w:p w14:paraId="46353785" w14:textId="77777777" w:rsidR="00BA560D" w:rsidRPr="00BA560D" w:rsidRDefault="00BA560D" w:rsidP="00537CF3">
            <w:pPr>
              <w:pStyle w:val="BangBody"/>
              <w:rPr>
                <w:ins w:id="11470"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471" w:author="The Si Tran" w:date="2012-12-16T09:53:00Z"/>
                <w:sz w:val="26"/>
                <w:szCs w:val="26"/>
              </w:rPr>
            </w:pPr>
            <w:ins w:id="11472"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473"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474" w:author="The Si Tran" w:date="2012-12-16T09:53:00Z"/>
                <w:sz w:val="26"/>
                <w:szCs w:val="26"/>
              </w:rPr>
            </w:pPr>
            <w:ins w:id="11475"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476" w:author="The Si Tran" w:date="2012-12-16T09:53:00Z"/>
                <w:szCs w:val="26"/>
              </w:rPr>
            </w:pPr>
          </w:p>
        </w:tc>
        <w:tc>
          <w:tcPr>
            <w:tcW w:w="257" w:type="dxa"/>
          </w:tcPr>
          <w:p w14:paraId="176FBEEC" w14:textId="77777777" w:rsidR="00BA560D" w:rsidRPr="00BA560D" w:rsidRDefault="00BA560D" w:rsidP="00537CF3">
            <w:pPr>
              <w:pStyle w:val="BangBody"/>
              <w:rPr>
                <w:ins w:id="11477"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478" w:author="The Si Tran" w:date="2012-12-16T09:53:00Z"/>
                <w:sz w:val="26"/>
                <w:szCs w:val="26"/>
              </w:rPr>
            </w:pPr>
            <w:ins w:id="11479" w:author="The Si Tran" w:date="2012-12-16T09:54:00Z">
              <w:r w:rsidRPr="00BA560D">
                <w:rPr>
                  <w:sz w:val="26"/>
                  <w:szCs w:val="26"/>
                </w:rPr>
                <w:t>moving average</w:t>
              </w:r>
            </w:ins>
          </w:p>
        </w:tc>
      </w:tr>
      <w:tr w:rsidR="00BA560D" w:rsidRPr="006F1B6E" w14:paraId="66424D36" w14:textId="77777777" w:rsidTr="00BA560D">
        <w:trPr>
          <w:trHeight w:val="338"/>
          <w:jc w:val="center"/>
          <w:ins w:id="11480"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481" w:author="The Si Tran" w:date="2012-12-16T09:53:00Z"/>
                <w:sz w:val="26"/>
                <w:szCs w:val="26"/>
              </w:rPr>
            </w:pPr>
            <w:ins w:id="11482"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483" w:author="The Si Tran" w:date="2012-12-16T09:53:00Z"/>
                <w:szCs w:val="26"/>
              </w:rPr>
            </w:pPr>
          </w:p>
        </w:tc>
        <w:tc>
          <w:tcPr>
            <w:tcW w:w="257" w:type="dxa"/>
          </w:tcPr>
          <w:p w14:paraId="1FEA1EEB" w14:textId="77777777" w:rsidR="00BA560D" w:rsidRPr="00BA560D" w:rsidRDefault="00BA560D" w:rsidP="00537CF3">
            <w:pPr>
              <w:pStyle w:val="BangBody"/>
              <w:rPr>
                <w:ins w:id="11484"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485" w:author="The Si Tran" w:date="2012-12-16T09:53:00Z"/>
                <w:sz w:val="26"/>
                <w:szCs w:val="26"/>
              </w:rPr>
            </w:pPr>
            <w:ins w:id="11486"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487"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488" w:author="The Si Tran" w:date="2012-12-16T09:53:00Z"/>
                <w:sz w:val="26"/>
                <w:szCs w:val="26"/>
              </w:rPr>
            </w:pPr>
            <w:ins w:id="11489"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490" w:author="The Si Tran" w:date="2012-12-16T09:53:00Z"/>
                <w:szCs w:val="26"/>
              </w:rPr>
            </w:pPr>
          </w:p>
        </w:tc>
        <w:tc>
          <w:tcPr>
            <w:tcW w:w="257" w:type="dxa"/>
          </w:tcPr>
          <w:p w14:paraId="68B65CD8" w14:textId="77777777" w:rsidR="00BA560D" w:rsidRPr="00BA560D" w:rsidRDefault="00BA560D" w:rsidP="00537CF3">
            <w:pPr>
              <w:pStyle w:val="BangBody"/>
              <w:rPr>
                <w:ins w:id="11491"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492" w:author="The Si Tran" w:date="2012-12-16T09:53:00Z"/>
                <w:sz w:val="26"/>
                <w:szCs w:val="26"/>
              </w:rPr>
            </w:pPr>
            <w:ins w:id="11493" w:author="The Si Tran" w:date="2012-12-16T09:55:00Z">
              <w:r w:rsidRPr="00BA560D">
                <w:rPr>
                  <w:sz w:val="26"/>
                  <w:szCs w:val="26"/>
                </w:rPr>
                <w:t>mean absolute error</w:t>
              </w:r>
            </w:ins>
          </w:p>
        </w:tc>
      </w:tr>
      <w:tr w:rsidR="00BA560D" w:rsidRPr="006F1B6E" w14:paraId="15C173FB" w14:textId="77777777" w:rsidTr="00BA560D">
        <w:trPr>
          <w:trHeight w:val="338"/>
          <w:jc w:val="center"/>
          <w:ins w:id="11494"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495" w:author="The Si Tran" w:date="2012-12-16T09:55:00Z"/>
                <w:sz w:val="26"/>
                <w:szCs w:val="26"/>
              </w:rPr>
            </w:pPr>
            <w:ins w:id="11496"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497" w:author="The Si Tran" w:date="2012-12-16T09:55:00Z"/>
                <w:szCs w:val="26"/>
              </w:rPr>
            </w:pPr>
          </w:p>
        </w:tc>
        <w:tc>
          <w:tcPr>
            <w:tcW w:w="257" w:type="dxa"/>
          </w:tcPr>
          <w:p w14:paraId="6C71940E" w14:textId="77777777" w:rsidR="00BA560D" w:rsidRPr="00BA560D" w:rsidRDefault="00BA560D" w:rsidP="00537CF3">
            <w:pPr>
              <w:pStyle w:val="BangBody"/>
              <w:rPr>
                <w:ins w:id="11498"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499" w:author="The Si Tran" w:date="2012-12-16T09:55:00Z"/>
                <w:sz w:val="26"/>
                <w:szCs w:val="26"/>
              </w:rPr>
            </w:pPr>
            <w:ins w:id="11500" w:author="The Si Tran" w:date="2012-12-16T09:56:00Z">
              <w:r w:rsidRPr="00BA560D">
                <w:rPr>
                  <w:sz w:val="26"/>
                  <w:szCs w:val="26"/>
                </w:rPr>
                <w:t>mean square error</w:t>
              </w:r>
            </w:ins>
          </w:p>
        </w:tc>
      </w:tr>
      <w:tr w:rsidR="00BA560D" w:rsidRPr="006F1B6E" w14:paraId="312D6DF7" w14:textId="77777777" w:rsidTr="00BA560D">
        <w:trPr>
          <w:trHeight w:val="338"/>
          <w:jc w:val="center"/>
          <w:ins w:id="11501"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502" w:author="The Si Tran" w:date="2012-12-16T09:55:00Z"/>
                <w:sz w:val="26"/>
                <w:szCs w:val="26"/>
              </w:rPr>
            </w:pPr>
            <w:ins w:id="11503"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504" w:author="The Si Tran" w:date="2012-12-16T09:55:00Z"/>
                <w:szCs w:val="26"/>
              </w:rPr>
            </w:pPr>
          </w:p>
        </w:tc>
        <w:tc>
          <w:tcPr>
            <w:tcW w:w="257" w:type="dxa"/>
          </w:tcPr>
          <w:p w14:paraId="6C5AC3A8" w14:textId="77777777" w:rsidR="00BA560D" w:rsidRPr="00BA560D" w:rsidRDefault="00BA560D" w:rsidP="00537CF3">
            <w:pPr>
              <w:pStyle w:val="BangBody"/>
              <w:rPr>
                <w:ins w:id="11505"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506" w:author="The Si Tran" w:date="2012-12-16T09:55:00Z"/>
                <w:sz w:val="26"/>
                <w:szCs w:val="26"/>
              </w:rPr>
            </w:pPr>
            <w:ins w:id="11507"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508"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509" w:author="The Si Tran" w:date="2012-12-16T09:55:00Z"/>
                <w:sz w:val="26"/>
                <w:szCs w:val="26"/>
              </w:rPr>
            </w:pPr>
            <w:ins w:id="11510"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511" w:author="The Si Tran" w:date="2012-12-16T09:55:00Z"/>
                <w:szCs w:val="26"/>
              </w:rPr>
            </w:pPr>
          </w:p>
        </w:tc>
        <w:tc>
          <w:tcPr>
            <w:tcW w:w="257" w:type="dxa"/>
          </w:tcPr>
          <w:p w14:paraId="0F2A8D44" w14:textId="77777777" w:rsidR="00BA560D" w:rsidRPr="00BA560D" w:rsidRDefault="00BA560D" w:rsidP="00537CF3">
            <w:pPr>
              <w:pStyle w:val="BangBody"/>
              <w:rPr>
                <w:ins w:id="11512"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513" w:author="The Si Tran" w:date="2012-12-16T09:55:00Z"/>
                <w:sz w:val="26"/>
                <w:szCs w:val="26"/>
              </w:rPr>
            </w:pPr>
            <w:ins w:id="11514" w:author="The Si Tran" w:date="2012-12-16T09:56:00Z">
              <w:r w:rsidRPr="00BA560D">
                <w:rPr>
                  <w:sz w:val="26"/>
                  <w:szCs w:val="26"/>
                </w:rPr>
                <w:t>autoregressive</w:t>
              </w:r>
            </w:ins>
          </w:p>
        </w:tc>
      </w:tr>
      <w:tr w:rsidR="00BA560D" w:rsidRPr="006F1B6E" w14:paraId="7C3710B3" w14:textId="77777777" w:rsidTr="00BA560D">
        <w:trPr>
          <w:trHeight w:val="338"/>
          <w:jc w:val="center"/>
          <w:ins w:id="11515"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516" w:author="The Si Tran" w:date="2012-12-16T09:55:00Z"/>
                <w:sz w:val="26"/>
                <w:szCs w:val="26"/>
              </w:rPr>
            </w:pPr>
            <w:ins w:id="11517"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518" w:author="The Si Tran" w:date="2012-12-16T09:55:00Z"/>
                <w:szCs w:val="26"/>
              </w:rPr>
            </w:pPr>
          </w:p>
        </w:tc>
        <w:tc>
          <w:tcPr>
            <w:tcW w:w="257" w:type="dxa"/>
          </w:tcPr>
          <w:p w14:paraId="7E3C3744" w14:textId="77777777" w:rsidR="00BA560D" w:rsidRPr="00BA560D" w:rsidRDefault="00BA560D" w:rsidP="00537CF3">
            <w:pPr>
              <w:pStyle w:val="BangBody"/>
              <w:rPr>
                <w:ins w:id="11519"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520" w:author="The Si Tran" w:date="2012-12-16T09:55:00Z"/>
                <w:sz w:val="26"/>
                <w:szCs w:val="26"/>
              </w:rPr>
            </w:pPr>
            <w:ins w:id="11521"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522"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523" w:author="The Si Tran" w:date="2012-12-16T09:55:00Z"/>
                <w:sz w:val="26"/>
                <w:szCs w:val="26"/>
              </w:rPr>
            </w:pPr>
            <w:ins w:id="11524"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525" w:author="The Si Tran" w:date="2012-12-16T09:55:00Z"/>
                <w:szCs w:val="26"/>
              </w:rPr>
            </w:pPr>
          </w:p>
        </w:tc>
        <w:tc>
          <w:tcPr>
            <w:tcW w:w="257" w:type="dxa"/>
          </w:tcPr>
          <w:p w14:paraId="64CD5359" w14:textId="77777777" w:rsidR="00BA560D" w:rsidRPr="00BA560D" w:rsidRDefault="00BA560D" w:rsidP="00537CF3">
            <w:pPr>
              <w:pStyle w:val="BangBody"/>
              <w:rPr>
                <w:ins w:id="11526"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527" w:author="The Si Tran" w:date="2012-12-16T09:55:00Z"/>
                <w:sz w:val="26"/>
                <w:szCs w:val="26"/>
              </w:rPr>
            </w:pPr>
            <w:ins w:id="11528"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529"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530" w:author="The Si Tran" w:date="2012-12-16T09:55:00Z"/>
                <w:sz w:val="26"/>
                <w:szCs w:val="26"/>
              </w:rPr>
            </w:pPr>
            <w:ins w:id="11531"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532" w:author="The Si Tran" w:date="2012-12-16T09:55:00Z"/>
                <w:szCs w:val="26"/>
              </w:rPr>
            </w:pPr>
          </w:p>
        </w:tc>
        <w:tc>
          <w:tcPr>
            <w:tcW w:w="257" w:type="dxa"/>
          </w:tcPr>
          <w:p w14:paraId="33089981" w14:textId="77777777" w:rsidR="00BA560D" w:rsidRPr="00BA560D" w:rsidRDefault="00BA560D" w:rsidP="00537CF3">
            <w:pPr>
              <w:pStyle w:val="BangBody"/>
              <w:rPr>
                <w:ins w:id="11533"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534" w:author="The Si Tran" w:date="2012-12-16T09:55:00Z"/>
                <w:sz w:val="26"/>
                <w:szCs w:val="26"/>
              </w:rPr>
            </w:pPr>
            <w:ins w:id="11535"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536"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537" w:author="The Si Tran" w:date="2012-12-16T09:55:00Z"/>
                <w:sz w:val="26"/>
                <w:szCs w:val="26"/>
              </w:rPr>
            </w:pPr>
            <w:ins w:id="11538"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539" w:author="The Si Tran" w:date="2012-12-16T09:55:00Z"/>
                <w:szCs w:val="26"/>
              </w:rPr>
            </w:pPr>
          </w:p>
        </w:tc>
        <w:tc>
          <w:tcPr>
            <w:tcW w:w="257" w:type="dxa"/>
          </w:tcPr>
          <w:p w14:paraId="6FDE0BD3" w14:textId="77777777" w:rsidR="00BA560D" w:rsidRPr="00BA560D" w:rsidRDefault="00BA560D" w:rsidP="00537CF3">
            <w:pPr>
              <w:pStyle w:val="BangBody"/>
              <w:rPr>
                <w:ins w:id="11540"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541" w:author="The Si Tran" w:date="2012-12-16T09:55:00Z"/>
                <w:sz w:val="26"/>
                <w:szCs w:val="26"/>
              </w:rPr>
            </w:pPr>
            <w:ins w:id="11542" w:author="The Si Tran" w:date="2012-12-16T09:57:00Z">
              <w:r w:rsidRPr="00BA560D">
                <w:rPr>
                  <w:sz w:val="26"/>
                  <w:szCs w:val="26"/>
                </w:rPr>
                <w:t>sum square error</w:t>
              </w:r>
            </w:ins>
          </w:p>
        </w:tc>
      </w:tr>
    </w:tbl>
    <w:p w14:paraId="6FCD92AE" w14:textId="77777777" w:rsidR="00DB31CF" w:rsidRPr="00DB31CF" w:rsidRDefault="00DB31CF" w:rsidP="00DB31CF">
      <w:pPr>
        <w:rPr>
          <w:ins w:id="11543" w:author="The Si Tran" w:date="2012-12-16T09:47:00Z"/>
          <w:rPrChange w:id="11544" w:author="The Si Tran" w:date="2012-12-16T09:48:00Z">
            <w:rPr>
              <w:ins w:id="11545" w:author="The Si Tran" w:date="2012-12-16T09:47:00Z"/>
            </w:rPr>
          </w:rPrChange>
        </w:rPr>
        <w:sectPr w:rsidR="00DB31CF" w:rsidRPr="00DB31CF" w:rsidSect="00071995">
          <w:footerReference w:type="default" r:id="rId372"/>
          <w:pgSz w:w="12240" w:h="15840"/>
          <w:pgMar w:top="1440" w:right="1440" w:bottom="1440" w:left="1260" w:header="720" w:footer="720" w:gutter="0"/>
          <w:pgNumType w:start="1"/>
          <w:cols w:space="720"/>
          <w:docGrid w:linePitch="360"/>
        </w:sectPr>
        <w:pPrChange w:id="11552" w:author="The Si Tran" w:date="2012-12-16T09:48:00Z">
          <w:pPr>
            <w:pStyle w:val="Heading1"/>
            <w:numPr>
              <w:numId w:val="0"/>
            </w:numPr>
            <w:ind w:left="0" w:firstLine="0"/>
          </w:pPr>
        </w:pPrChange>
      </w:pPr>
    </w:p>
    <w:p w14:paraId="2C84C67C" w14:textId="4E4FCDC7" w:rsidR="004B145B" w:rsidDel="00D22ECB" w:rsidRDefault="00C64004">
      <w:pPr>
        <w:pStyle w:val="Heading1"/>
        <w:numPr>
          <w:ilvl w:val="0"/>
          <w:numId w:val="0"/>
        </w:numPr>
        <w:ind w:left="360"/>
        <w:rPr>
          <w:ins w:id="11553" w:author="The Si Tran" w:date="2012-12-11T06:25:00Z"/>
          <w:del w:id="11554" w:author="superchickend" w:date="2012-12-16T15:00:00Z"/>
        </w:rPr>
        <w:pPrChange w:id="11555" w:author="The Si Tran" w:date="2012-12-11T06:25:00Z">
          <w:pPr/>
        </w:pPrChange>
      </w:pPr>
      <w:bookmarkStart w:id="11556" w:name="_Toc343461331"/>
      <w:ins w:id="11557" w:author="The Si Tran" w:date="2012-12-11T06:18:00Z">
        <w:r>
          <w:lastRenderedPageBreak/>
          <w:t xml:space="preserve">PHỤ LỤC </w:t>
        </w:r>
        <w:r w:rsidR="00BF6BDF">
          <w:t>C</w:t>
        </w:r>
      </w:ins>
      <w:bookmarkEnd w:id="11556"/>
    </w:p>
    <w:p w14:paraId="7CBF589D" w14:textId="669636AA" w:rsidR="00C64004" w:rsidRPr="004B145B" w:rsidRDefault="00D22ECB">
      <w:pPr>
        <w:pStyle w:val="Heading1"/>
        <w:numPr>
          <w:ilvl w:val="0"/>
          <w:numId w:val="0"/>
        </w:numPr>
        <w:ind w:left="360"/>
        <w:rPr>
          <w:ins w:id="11558" w:author="The Si Tran" w:date="2012-12-11T06:20:00Z"/>
          <w:b w:val="0"/>
          <w:rPrChange w:id="11559" w:author="The Si Tran" w:date="2012-12-11T06:25:00Z">
            <w:rPr>
              <w:ins w:id="11560" w:author="The Si Tran" w:date="2012-12-11T06:20:00Z"/>
              <w:b/>
              <w:szCs w:val="26"/>
            </w:rPr>
          </w:rPrChange>
        </w:rPr>
        <w:pPrChange w:id="11561" w:author="The Si Tran" w:date="2012-12-11T06:25:00Z">
          <w:pPr/>
        </w:pPrChange>
      </w:pPr>
      <w:ins w:id="11562" w:author="superchickend" w:date="2012-12-16T15:00:00Z">
        <w:r>
          <w:rPr>
            <w:szCs w:val="26"/>
          </w:rPr>
          <w:t xml:space="preserve">    </w:t>
        </w:r>
      </w:ins>
      <w:bookmarkStart w:id="11563" w:name="_Toc343461332"/>
      <w:ins w:id="11564" w:author="The Si Tran" w:date="2012-12-11T06:18:00Z">
        <w:r w:rsidR="00C64004">
          <w:rPr>
            <w:szCs w:val="26"/>
          </w:rPr>
          <w:t>H</w:t>
        </w:r>
      </w:ins>
      <w:ins w:id="11565" w:author="The Si Tran" w:date="2012-12-11T06:19:00Z">
        <w:r w:rsidR="00C64004">
          <w:rPr>
            <w:szCs w:val="26"/>
          </w:rPr>
          <w:t>ướng dẫn sử dụng chương trình</w:t>
        </w:r>
      </w:ins>
      <w:bookmarkEnd w:id="11563"/>
    </w:p>
    <w:p w14:paraId="53B76982" w14:textId="7892115F" w:rsidR="00A33636" w:rsidRPr="00A33636" w:rsidRDefault="00A33636">
      <w:pPr>
        <w:pStyle w:val="Heading2"/>
        <w:numPr>
          <w:ilvl w:val="0"/>
          <w:numId w:val="42"/>
        </w:numPr>
        <w:ind w:left="720"/>
        <w:rPr>
          <w:ins w:id="11566" w:author="The Si Tran" w:date="2012-12-11T06:26:00Z"/>
          <w:rPrChange w:id="11567" w:author="The Si Tran" w:date="2012-12-11T06:26:00Z">
            <w:rPr>
              <w:ins w:id="11568" w:author="The Si Tran" w:date="2012-12-11T06:26:00Z"/>
              <w:rFonts w:ascii="Times New Roman" w:hAnsi="Times New Roman"/>
            </w:rPr>
          </w:rPrChange>
        </w:rPr>
        <w:pPrChange w:id="11569" w:author="The Si Tran" w:date="2012-12-11T07:03:00Z">
          <w:pPr>
            <w:pStyle w:val="ListParagraph"/>
            <w:numPr>
              <w:numId w:val="40"/>
            </w:numPr>
            <w:spacing w:after="160" w:line="259" w:lineRule="auto"/>
            <w:ind w:hanging="360"/>
          </w:pPr>
        </w:pPrChange>
      </w:pPr>
      <w:bookmarkStart w:id="11570" w:name="_Toc343461333"/>
      <w:ins w:id="11571" w:author="The Si Tran" w:date="2012-12-11T06:26:00Z">
        <w:r w:rsidRPr="00835F6C">
          <w:t>Xây d</w:t>
        </w:r>
        <w:r w:rsidRPr="008E61D1">
          <w:t>ự</w:t>
        </w:r>
        <w:r w:rsidRPr="00097101">
          <w:t xml:space="preserve">ng mô hình </w:t>
        </w:r>
        <w:r w:rsidRPr="00A33636">
          <w:rPr>
            <w:rPrChange w:id="11572" w:author="The Si Tran" w:date="2012-12-11T06:26:00Z">
              <w:rPr/>
            </w:rPrChange>
          </w:rPr>
          <w:t>SARIMA</w:t>
        </w:r>
        <w:bookmarkEnd w:id="11570"/>
      </w:ins>
    </w:p>
    <w:p w14:paraId="3E577E69" w14:textId="77777777" w:rsidR="00A33636" w:rsidRPr="001B545C" w:rsidRDefault="00A33636">
      <w:pPr>
        <w:pStyle w:val="Caption"/>
        <w:rPr>
          <w:ins w:id="11573" w:author="The Si Tran" w:date="2012-12-11T06:20:00Z"/>
          <w:rPrChange w:id="11574" w:author="The Si Tran" w:date="2012-12-11T06:24:00Z">
            <w:rPr>
              <w:ins w:id="11575" w:author="The Si Tran" w:date="2012-12-11T06:20:00Z"/>
            </w:rPr>
          </w:rPrChange>
        </w:rPr>
        <w:pPrChange w:id="11576"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577" w:author="The Si Tran" w:date="2012-12-11T06:28:00Z"/>
          <w:rFonts w:ascii="Times New Roman" w:hAnsi="Times New Roman"/>
        </w:rPr>
        <w:pPrChange w:id="11578" w:author="The Si Tran" w:date="2012-12-11T06:29:00Z">
          <w:pPr>
            <w:pStyle w:val="ListParagraph"/>
          </w:pPr>
        </w:pPrChange>
      </w:pPr>
      <w:ins w:id="11579" w:author="The Si Tran" w:date="2012-12-11T06:20:00Z">
        <w:r w:rsidRPr="001B545C">
          <w:rPr>
            <w:rFonts w:ascii="Times New Roman" w:hAnsi="Times New Roman"/>
            <w:noProof/>
            <w:rPrChange w:id="11580" w:author="Unknown">
              <w:rPr>
                <w:noProof/>
              </w:rPr>
            </w:rPrChange>
          </w:rPr>
          <w:drawing>
            <wp:inline distT="0" distB="0" distL="0" distR="0" wp14:anchorId="066BD0F2" wp14:editId="67BA91E6">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581" w:author="The Si Tran" w:date="2012-12-11T06:27:00Z"/>
          <w:rFonts w:ascii="Times New Roman" w:hAnsi="Times New Roman"/>
          <w:sz w:val="26"/>
          <w:szCs w:val="26"/>
          <w:rPrChange w:id="11582" w:author="The Si Tran" w:date="2012-12-11T06:31:00Z">
            <w:rPr>
              <w:ins w:id="11583" w:author="The Si Tran" w:date="2012-12-11T06:27:00Z"/>
              <w:rFonts w:ascii="Times New Roman" w:hAnsi="Times New Roman"/>
            </w:rPr>
          </w:rPrChange>
        </w:rPr>
        <w:pPrChange w:id="11584" w:author="The Si Tran" w:date="2012-12-11T06:28:00Z">
          <w:pPr>
            <w:pStyle w:val="ListParagraph"/>
          </w:pPr>
        </w:pPrChange>
      </w:pPr>
      <w:ins w:id="11585" w:author="The Si Tran" w:date="2012-12-11T06:30:00Z">
        <w:r w:rsidRPr="00E64586">
          <w:rPr>
            <w:rFonts w:ascii="Times New Roman" w:hAnsi="Times New Roman"/>
            <w:sz w:val="26"/>
            <w:szCs w:val="26"/>
            <w:rPrChange w:id="11586"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587" w:author="The Si Tran" w:date="2012-12-11T06:31:00Z"/>
          <w:sz w:val="26"/>
          <w:szCs w:val="26"/>
        </w:rPr>
        <w:pPrChange w:id="11588" w:author="The Si Tran" w:date="2012-12-11T06:27:00Z">
          <w:pPr>
            <w:pStyle w:val="ListParagraph"/>
          </w:pPr>
        </w:pPrChange>
      </w:pPr>
      <w:bookmarkStart w:id="11589" w:name="_Toc343029971"/>
      <w:ins w:id="11590" w:author="The Si Tran" w:date="2012-12-11T06:27:00Z">
        <w:r w:rsidRPr="00A33636">
          <w:rPr>
            <w:b w:val="0"/>
            <w:sz w:val="26"/>
            <w:szCs w:val="26"/>
            <w:rPrChange w:id="11591" w:author="The Si Tran" w:date="2012-12-11T06:27:00Z">
              <w:rPr/>
            </w:rPrChange>
          </w:rPr>
          <w:t>Chọn tập dữ liệu</w:t>
        </w:r>
      </w:ins>
      <w:bookmarkEnd w:id="11589"/>
    </w:p>
    <w:p w14:paraId="1AEC98FB" w14:textId="77777777" w:rsidR="00142ADD" w:rsidRPr="008E61D1" w:rsidRDefault="00911202">
      <w:pPr>
        <w:rPr>
          <w:ins w:id="11592" w:author="The Si Tran" w:date="2012-12-11T06:20:00Z"/>
        </w:rPr>
        <w:pPrChange w:id="11593" w:author="The Si Tran" w:date="2012-12-11T06:31:00Z">
          <w:pPr>
            <w:pStyle w:val="ListParagraph"/>
          </w:pPr>
        </w:pPrChange>
      </w:pPr>
      <w:ins w:id="11594" w:author="The Si Tran" w:date="2012-12-11T06:34:00Z">
        <w:r w:rsidRPr="00097101">
          <w:rPr>
            <w:noProof/>
            <w:rPrChange w:id="11595" w:author="Unknown">
              <w:rPr>
                <w:noProof/>
              </w:rPr>
            </w:rPrChange>
          </w:rPr>
          <w:lastRenderedPageBreak/>
          <mc:AlternateContent>
            <mc:Choice Requires="wps">
              <w:drawing>
                <wp:anchor distT="0" distB="0" distL="114300" distR="114300" simplePos="0" relativeHeight="251688448" behindDoc="0" locked="0" layoutInCell="1" allowOverlap="1" wp14:anchorId="1192725A" wp14:editId="7B7C2594">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4C2D67" w:rsidRDefault="004C2D67">
                              <w:pPr>
                                <w:pStyle w:val="EquationIndex"/>
                                <w:pPrChange w:id="11596" w:author="The Si Tran" w:date="2012-12-16T10:41:00Z">
                                  <w:pPr>
                                    <w:spacing w:before="0" w:line="240" w:lineRule="auto"/>
                                  </w:pPr>
                                </w:pPrChange>
                              </w:pPr>
                              <w:ins w:id="11597" w:author="The Si Tran" w:date="2012-12-11T06:34:00Z">
                                <w:r>
                                  <w:t>Chọn</w:t>
                                </w:r>
                              </w:ins>
                              <w:ins w:id="11598" w:author="The Si Tran" w:date="2012-12-16T10:41:00Z">
                                <w:r>
                                  <w:t xml:space="preserve"> </w:t>
                                </w:r>
                              </w:ins>
                              <w:ins w:id="11599"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83" type="#_x0000_t202" style="position:absolute;left:0;text-align:left;margin-left:169.75pt;margin-top:129.75pt;width:87.9pt;height:23.2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" fillcolor="white [3201]" strokecolor="red" strokeweight="2.25pt">
                  <v:textbox>
                    <w:txbxContent>
                      <w:p w14:paraId="3716734A" w14:textId="024487AB" w:rsidR="004C2D67" w:rsidRDefault="004C2D67">
                        <w:pPr>
                          <w:pStyle w:val="EquationIndex"/>
                          <w:pPrChange w:id="11600" w:author="The Si Tran" w:date="2012-12-16T10:41:00Z">
                            <w:pPr>
                              <w:spacing w:before="0" w:line="240" w:lineRule="auto"/>
                            </w:pPr>
                          </w:pPrChange>
                        </w:pPr>
                        <w:ins w:id="11601" w:author="The Si Tran" w:date="2012-12-11T06:34:00Z">
                          <w:r>
                            <w:t>Chọn</w:t>
                          </w:r>
                        </w:ins>
                        <w:ins w:id="11602" w:author="The Si Tran" w:date="2012-12-16T10:41:00Z">
                          <w:r>
                            <w:t xml:space="preserve"> </w:t>
                          </w:r>
                        </w:ins>
                        <w:ins w:id="11603" w:author="The Si Tran" w:date="2012-12-11T06:34:00Z">
                          <w:r>
                            <w:t>dữ liệu</w:t>
                          </w:r>
                        </w:ins>
                      </w:p>
                    </w:txbxContent>
                  </v:textbox>
                </v:shape>
              </w:pict>
            </mc:Fallback>
          </mc:AlternateContent>
        </w:r>
        <w:r>
          <w:rPr>
            <w:noProof/>
            <w:rPrChange w:id="11604" w:author="Unknown">
              <w:rPr>
                <w:noProof/>
              </w:rPr>
            </w:rPrChange>
          </w:rPr>
          <mc:AlternateContent>
            <mc:Choice Requires="wps">
              <w:drawing>
                <wp:anchor distT="0" distB="0" distL="114300" distR="114300" simplePos="0" relativeHeight="251687424" behindDoc="0" locked="0" layoutInCell="1" allowOverlap="1" wp14:anchorId="4F21588D" wp14:editId="64BA96B9">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4C2D67" w:rsidRDefault="004C2D67">
                              <w:pPr>
                                <w:pStyle w:val="EquationIndex"/>
                                <w:pPrChange w:id="11605" w:author="The Si Tran" w:date="2012-12-16T10:41:00Z">
                                  <w:pPr>
                                    <w:spacing w:before="0" w:line="240" w:lineRule="auto"/>
                                  </w:pPr>
                                </w:pPrChange>
                              </w:pPr>
                              <w:ins w:id="11606"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84" type="#_x0000_t202" style="position:absolute;left:0;text-align:left;margin-left:214.5pt;margin-top:93pt;width:119.25pt;height:23.2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14:paraId="1FE2A9D1" w14:textId="77777777" w:rsidR="004C2D67" w:rsidRDefault="004C2D67">
                        <w:pPr>
                          <w:pStyle w:val="EquationIndex"/>
                          <w:pPrChange w:id="11607" w:author="The Si Tran" w:date="2012-12-16T10:41:00Z">
                            <w:pPr>
                              <w:spacing w:before="0" w:line="240" w:lineRule="auto"/>
                            </w:pPr>
                          </w:pPrChange>
                        </w:pPr>
                        <w:ins w:id="11608" w:author="The Si Tran" w:date="2012-12-11T06:35:00Z">
                          <w:r>
                            <w:t>Thông tin dữ liệu</w:t>
                          </w:r>
                        </w:ins>
                      </w:p>
                    </w:txbxContent>
                  </v:textbox>
                </v:shape>
              </w:pict>
            </mc:Fallback>
          </mc:AlternateContent>
        </w:r>
      </w:ins>
      <w:ins w:id="11609" w:author="The Si Tran" w:date="2012-12-11T06:33:00Z">
        <w:r w:rsidR="00B737B9">
          <w:rPr>
            <w:noProof/>
            <w:rPrChange w:id="11610" w:author="Unknown">
              <w:rPr>
                <w:noProof/>
              </w:rPr>
            </w:rPrChange>
          </w:rPr>
          <mc:AlternateContent>
            <mc:Choice Requires="wps">
              <w:drawing>
                <wp:anchor distT="0" distB="0" distL="114300" distR="114300" simplePos="0" relativeHeight="251686400" behindDoc="0" locked="0" layoutInCell="1" allowOverlap="1" wp14:anchorId="6B2B2353" wp14:editId="65353010">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4C2D67" w:rsidRDefault="004C2D67">
                              <w:pPr>
                                <w:pStyle w:val="EquationIndex"/>
                                <w:pPrChange w:id="11611" w:author="The Si Tran" w:date="2012-12-16T10:41:00Z">
                                  <w:pPr>
                                    <w:spacing w:before="0" w:line="240" w:lineRule="auto"/>
                                  </w:pPr>
                                </w:pPrChange>
                              </w:pPr>
                              <w:ins w:id="11612"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85" type="#_x0000_t202" style="position:absolute;left:0;text-align:left;margin-left:211.5pt;margin-top:54pt;width:119.25pt;height:23.2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4C2D67" w:rsidRDefault="004C2D67">
                        <w:pPr>
                          <w:pStyle w:val="EquationIndex"/>
                          <w:pPrChange w:id="11613" w:author="The Si Tran" w:date="2012-12-16T10:41:00Z">
                            <w:pPr>
                              <w:spacing w:before="0" w:line="240" w:lineRule="auto"/>
                            </w:pPr>
                          </w:pPrChange>
                        </w:pPr>
                        <w:ins w:id="11614" w:author="The Si Tran" w:date="2012-12-11T06:33:00Z">
                          <w:r>
                            <w:t>Chọn tập tin dữ liệu</w:t>
                          </w:r>
                        </w:ins>
                      </w:p>
                    </w:txbxContent>
                  </v:textbox>
                </v:shape>
              </w:pict>
            </mc:Fallback>
          </mc:AlternateContent>
        </w:r>
      </w:ins>
      <w:ins w:id="11615" w:author="The Si Tran" w:date="2012-12-11T06:32:00Z">
        <w:r w:rsidR="00B737B9">
          <w:rPr>
            <w:noProof/>
            <w:rPrChange w:id="11616" w:author="Unknown">
              <w:rPr>
                <w:noProof/>
              </w:rPr>
            </w:rPrChange>
          </w:rPr>
          <mc:AlternateContent>
            <mc:Choice Requires="wps">
              <w:drawing>
                <wp:anchor distT="0" distB="0" distL="114300" distR="114300" simplePos="0" relativeHeight="251685376" behindDoc="0" locked="0" layoutInCell="1" allowOverlap="1" wp14:anchorId="51664591" wp14:editId="4481D57E">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C6366" id="Straight Connector 158" o:spid="_x0000_s1026" style="position:absolute;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617" w:author="Unknown">
              <w:rPr>
                <w:noProof/>
              </w:rPr>
            </w:rPrChange>
          </w:rPr>
          <mc:AlternateContent>
            <mc:Choice Requires="wps">
              <w:drawing>
                <wp:anchor distT="0" distB="0" distL="114300" distR="114300" simplePos="0" relativeHeight="251624960" behindDoc="0" locked="0" layoutInCell="1" allowOverlap="1" wp14:anchorId="00FEE6EF" wp14:editId="43E80A0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0181C" id="Straight Connector 157"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618" w:author="Unknown">
              <w:rPr>
                <w:noProof/>
              </w:rPr>
            </w:rPrChange>
          </w:rPr>
          <mc:AlternateContent>
            <mc:Choice Requires="wps">
              <w:drawing>
                <wp:anchor distT="0" distB="0" distL="114300" distR="114300" simplePos="0" relativeHeight="251623936" behindDoc="0" locked="0" layoutInCell="1" allowOverlap="1" wp14:anchorId="43350F25" wp14:editId="37D5A4C8">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6220C" id="Straight Connector 156"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619" w:author="The Si Tran" w:date="2012-12-11T06:31:00Z">
        <w:r w:rsidR="00B737B9">
          <w:rPr>
            <w:noProof/>
            <w:rPrChange w:id="11620" w:author="Unknown">
              <w:rPr>
                <w:noProof/>
              </w:rPr>
            </w:rPrChange>
          </w:rPr>
          <mc:AlternateContent>
            <mc:Choice Requires="wps">
              <w:drawing>
                <wp:anchor distT="0" distB="0" distL="114300" distR="114300" simplePos="0" relativeHeight="251621888" behindDoc="0" locked="0" layoutInCell="1" allowOverlap="1" wp14:anchorId="4B2D0E99" wp14:editId="1A1F5843">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F9F4C" id="Straight Connector 15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621" w:author="Unknown">
              <w:rPr>
                <w:noProof/>
              </w:rPr>
            </w:rPrChange>
          </w:rPr>
          <mc:AlternateContent>
            <mc:Choice Requires="wps">
              <w:drawing>
                <wp:anchor distT="0" distB="0" distL="114300" distR="114300" simplePos="0" relativeHeight="251622912" behindDoc="0" locked="0" layoutInCell="1" allowOverlap="1" wp14:anchorId="03A6DB0A" wp14:editId="3F89C061">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55B4C" id="Straight Connector 154"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622" w:author="Unknown">
              <w:rPr>
                <w:noProof/>
              </w:rPr>
            </w:rPrChange>
          </w:rPr>
          <w:drawing>
            <wp:inline distT="0" distB="0" distL="0" distR="0" wp14:anchorId="7B62F606" wp14:editId="22A6325D">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623" w:author="The Si Tran" w:date="2012-12-11T06:29:00Z"/>
          <w:rFonts w:ascii="Times New Roman" w:hAnsi="Times New Roman"/>
          <w:sz w:val="26"/>
          <w:szCs w:val="26"/>
        </w:rPr>
      </w:pPr>
      <w:ins w:id="11624" w:author="The Si Tran" w:date="2012-12-11T06:20:00Z">
        <w:r w:rsidRPr="00B20D96">
          <w:rPr>
            <w:rFonts w:ascii="Times New Roman" w:hAnsi="Times New Roman"/>
            <w:sz w:val="26"/>
            <w:szCs w:val="26"/>
            <w:rPrChange w:id="11625" w:author="The Si Tran" w:date="2012-12-11T06:28:00Z">
              <w:rPr/>
            </w:rPrChange>
          </w:rPr>
          <w:t xml:space="preserve">Ta nhấp vào </w:t>
        </w:r>
      </w:ins>
      <w:ins w:id="11626" w:author="The Si Tran" w:date="2012-12-11T06:27:00Z">
        <w:r w:rsidR="00A33636" w:rsidRPr="00B20D96">
          <w:rPr>
            <w:rFonts w:ascii="Times New Roman" w:hAnsi="Times New Roman"/>
            <w:sz w:val="26"/>
            <w:szCs w:val="26"/>
            <w:rPrChange w:id="11627" w:author="The Si Tran" w:date="2012-12-11T06:28:00Z">
              <w:rPr>
                <w:rFonts w:ascii="Times New Roman" w:hAnsi="Times New Roman"/>
              </w:rPr>
            </w:rPrChange>
          </w:rPr>
          <w:t>nút</w:t>
        </w:r>
      </w:ins>
      <w:ins w:id="11628" w:author="The Si Tran" w:date="2012-12-11T06:20:00Z">
        <w:r w:rsidRPr="00B20D96">
          <w:rPr>
            <w:rFonts w:ascii="Times New Roman" w:hAnsi="Times New Roman"/>
            <w:sz w:val="26"/>
            <w:szCs w:val="26"/>
            <w:rPrChange w:id="11629"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1630" w:author="The Si Tran" w:date="2012-12-11T06:20:00Z"/>
          <w:rFonts w:ascii="Times New Roman" w:hAnsi="Times New Roman"/>
          <w:sz w:val="26"/>
          <w:szCs w:val="26"/>
          <w:rPrChange w:id="11631" w:author="The Si Tran" w:date="2012-12-11T06:28:00Z">
            <w:rPr>
              <w:ins w:id="11632" w:author="The Si Tran" w:date="2012-12-11T06:20:00Z"/>
            </w:rPr>
          </w:rPrChange>
        </w:rPr>
        <w:pPrChange w:id="11633"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634" w:author="The Si Tran" w:date="2012-12-11T06:36:00Z"/>
          <w:rFonts w:ascii="Times New Roman" w:hAnsi="Times New Roman"/>
        </w:rPr>
      </w:pPr>
      <w:ins w:id="11635" w:author="The Si Tran" w:date="2012-12-11T06:20:00Z">
        <w:r w:rsidRPr="001B545C">
          <w:rPr>
            <w:rFonts w:ascii="Times New Roman" w:hAnsi="Times New Roman"/>
            <w:noProof/>
            <w:rPrChange w:id="11636" w:author="Unknown">
              <w:rPr>
                <w:noProof/>
              </w:rPr>
            </w:rPrChange>
          </w:rPr>
          <w:drawing>
            <wp:inline distT="0" distB="0" distL="0" distR="0" wp14:anchorId="7A0D5060" wp14:editId="5CE6ED8E">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637" w:author="The Si Tran" w:date="2012-12-11T06:20:00Z"/>
          <w:rFonts w:ascii="Times New Roman" w:hAnsi="Times New Roman"/>
          <w:rPrChange w:id="11638" w:author="The Si Tran" w:date="2012-12-11T06:24:00Z">
            <w:rPr>
              <w:ins w:id="11639"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640" w:author="The Si Tran" w:date="2012-12-11T06:20:00Z"/>
          <w:rFonts w:ascii="Times New Roman" w:hAnsi="Times New Roman"/>
          <w:sz w:val="26"/>
          <w:szCs w:val="26"/>
          <w:rPrChange w:id="11641" w:author="The Si Tran" w:date="2012-12-16T10:18:00Z">
            <w:rPr>
              <w:ins w:id="11642" w:author="The Si Tran" w:date="2012-12-11T06:20:00Z"/>
            </w:rPr>
          </w:rPrChange>
        </w:rPr>
      </w:pPr>
      <w:ins w:id="11643" w:author="The Si Tran" w:date="2012-12-11T06:20:00Z">
        <w:r w:rsidRPr="00F51D11">
          <w:rPr>
            <w:rFonts w:ascii="Times New Roman" w:hAnsi="Times New Roman"/>
            <w:sz w:val="26"/>
            <w:szCs w:val="26"/>
            <w:rPrChange w:id="11644"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645" w:author="The Si Tran" w:date="2012-12-11T06:37:00Z"/>
          <w:sz w:val="26"/>
          <w:szCs w:val="26"/>
          <w:rPrChange w:id="11646" w:author="The Si Tran" w:date="2012-12-11T06:38:00Z">
            <w:rPr>
              <w:ins w:id="11647" w:author="The Si Tran" w:date="2012-12-11T06:37:00Z"/>
            </w:rPr>
          </w:rPrChange>
        </w:rPr>
        <w:pPrChange w:id="11648" w:author="The Si Tran" w:date="2012-12-11T06:38:00Z">
          <w:pPr>
            <w:pStyle w:val="ListParagraph"/>
            <w:numPr>
              <w:numId w:val="35"/>
            </w:numPr>
            <w:spacing w:after="160" w:line="259" w:lineRule="auto"/>
            <w:ind w:left="1080" w:hanging="360"/>
          </w:pPr>
        </w:pPrChange>
      </w:pPr>
      <w:bookmarkStart w:id="11649" w:name="_Toc343029972"/>
      <w:ins w:id="11650" w:author="The Si Tran" w:date="2012-12-11T06:38:00Z">
        <w:r w:rsidRPr="00554AC4">
          <w:rPr>
            <w:b w:val="0"/>
            <w:sz w:val="26"/>
            <w:szCs w:val="26"/>
            <w:rPrChange w:id="11651" w:author="The Si Tran" w:date="2012-12-11T06:38:00Z">
              <w:rPr/>
            </w:rPrChange>
          </w:rPr>
          <w:t>Phân tích tập dữ liệu qua đồ thị</w:t>
        </w:r>
      </w:ins>
      <w:bookmarkEnd w:id="11649"/>
    </w:p>
    <w:p w14:paraId="2D19A555" w14:textId="77777777" w:rsidR="00667F2E" w:rsidRPr="003E01A2" w:rsidRDefault="00667F2E" w:rsidP="00667F2E">
      <w:pPr>
        <w:pStyle w:val="ListParagraph"/>
        <w:numPr>
          <w:ilvl w:val="0"/>
          <w:numId w:val="36"/>
        </w:numPr>
        <w:spacing w:after="160" w:line="259" w:lineRule="auto"/>
        <w:rPr>
          <w:ins w:id="11652" w:author="The Si Tran" w:date="2012-12-11T06:20:00Z"/>
          <w:rFonts w:ascii="Times New Roman" w:hAnsi="Times New Roman"/>
          <w:sz w:val="26"/>
          <w:szCs w:val="26"/>
          <w:rPrChange w:id="11653" w:author="The Si Tran" w:date="2012-12-11T06:41:00Z">
            <w:rPr>
              <w:ins w:id="11654" w:author="The Si Tran" w:date="2012-12-11T06:20:00Z"/>
            </w:rPr>
          </w:rPrChange>
        </w:rPr>
      </w:pPr>
      <w:ins w:id="11655" w:author="The Si Tran" w:date="2012-12-11T06:20:00Z">
        <w:r w:rsidRPr="003E01A2">
          <w:rPr>
            <w:rFonts w:ascii="Times New Roman" w:hAnsi="Times New Roman"/>
            <w:sz w:val="26"/>
            <w:szCs w:val="26"/>
            <w:rPrChange w:id="11656" w:author="The Si Tran" w:date="2012-12-11T06:41:00Z">
              <w:rPr/>
            </w:rPrChange>
          </w:rPr>
          <w:t xml:space="preserve">Xem đồ thị chuỗi dữ liệu bằng cách chọn </w:t>
        </w:r>
      </w:ins>
      <w:ins w:id="11657" w:author="The Si Tran" w:date="2012-12-11T06:39:00Z">
        <w:r w:rsidR="00554AC4" w:rsidRPr="003E01A2">
          <w:rPr>
            <w:rFonts w:ascii="Times New Roman" w:hAnsi="Times New Roman"/>
            <w:sz w:val="26"/>
            <w:szCs w:val="26"/>
            <w:rPrChange w:id="11658" w:author="The Si Tran" w:date="2012-12-11T06:41:00Z">
              <w:rPr>
                <w:rFonts w:ascii="Times New Roman" w:hAnsi="Times New Roman"/>
              </w:rPr>
            </w:rPrChange>
          </w:rPr>
          <w:t>nút</w:t>
        </w:r>
      </w:ins>
      <w:ins w:id="11659" w:author="The Si Tran" w:date="2012-12-11T06:20:00Z">
        <w:r w:rsidRPr="003E01A2">
          <w:rPr>
            <w:rFonts w:ascii="Times New Roman" w:hAnsi="Times New Roman"/>
            <w:sz w:val="26"/>
            <w:szCs w:val="26"/>
            <w:rPrChange w:id="11660" w:author="The Si Tran" w:date="2012-12-11T06:41:00Z">
              <w:rPr/>
            </w:rPrChange>
          </w:rPr>
          <w:t xml:space="preserve"> [Plot]</w:t>
        </w:r>
      </w:ins>
    </w:p>
    <w:p w14:paraId="4BE86C4B" w14:textId="77777777" w:rsidR="00667F2E" w:rsidRPr="001B545C" w:rsidRDefault="00667F2E" w:rsidP="00667F2E">
      <w:pPr>
        <w:pStyle w:val="ListParagraph"/>
        <w:ind w:left="1440"/>
        <w:rPr>
          <w:ins w:id="11661" w:author="The Si Tran" w:date="2012-12-11T06:20:00Z"/>
          <w:rFonts w:ascii="Times New Roman" w:hAnsi="Times New Roman"/>
          <w:rPrChange w:id="11662" w:author="The Si Tran" w:date="2012-12-11T06:24:00Z">
            <w:rPr>
              <w:ins w:id="11663" w:author="The Si Tran" w:date="2012-12-11T06:20:00Z"/>
            </w:rPr>
          </w:rPrChange>
        </w:rPr>
      </w:pPr>
      <w:ins w:id="11664" w:author="The Si Tran" w:date="2012-12-11T06:20:00Z">
        <w:r w:rsidRPr="001B545C">
          <w:rPr>
            <w:rFonts w:ascii="Times New Roman" w:hAnsi="Times New Roman"/>
            <w:noProof/>
            <w:rPrChange w:id="11665" w:author="Unknown">
              <w:rPr>
                <w:noProof/>
              </w:rPr>
            </w:rPrChange>
          </w:rPr>
          <w:drawing>
            <wp:inline distT="0" distB="0" distL="0" distR="0" wp14:anchorId="5E272D5A" wp14:editId="22343D46">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666" w:author="The Si Tran" w:date="2012-12-11T06:20:00Z"/>
          <w:rFonts w:ascii="Times New Roman" w:hAnsi="Times New Roman"/>
          <w:sz w:val="26"/>
          <w:szCs w:val="26"/>
          <w:rPrChange w:id="11667" w:author="The Si Tran" w:date="2012-12-11T06:41:00Z">
            <w:rPr>
              <w:ins w:id="11668" w:author="The Si Tran" w:date="2012-12-11T06:20:00Z"/>
            </w:rPr>
          </w:rPrChange>
        </w:rPr>
        <w:pPrChange w:id="11669" w:author="The Si Tran" w:date="2012-12-11T06:40:00Z">
          <w:pPr>
            <w:pStyle w:val="ListParagraph"/>
            <w:ind w:left="1440"/>
          </w:pPr>
        </w:pPrChange>
      </w:pPr>
      <w:ins w:id="11670" w:author="The Si Tran" w:date="2012-12-11T06:40:00Z">
        <w:r w:rsidRPr="003E01A2">
          <w:rPr>
            <w:rFonts w:ascii="Times New Roman" w:hAnsi="Times New Roman"/>
            <w:sz w:val="26"/>
            <w:szCs w:val="26"/>
            <w:rPrChange w:id="11671"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1672" w:author="The Si Tran" w:date="2012-12-11T06:39:00Z"/>
          <w:rFonts w:ascii="Times New Roman" w:hAnsi="Times New Roman"/>
          <w:sz w:val="26"/>
          <w:szCs w:val="26"/>
          <w:rPrChange w:id="11673" w:author="The Si Tran" w:date="2012-12-11T06:41:00Z">
            <w:rPr>
              <w:ins w:id="11674" w:author="The Si Tran" w:date="2012-12-11T06:39:00Z"/>
              <w:rFonts w:ascii="Times New Roman" w:hAnsi="Times New Roman"/>
            </w:rPr>
          </w:rPrChange>
        </w:rPr>
      </w:pPr>
      <w:ins w:id="11675" w:author="The Si Tran" w:date="2012-12-11T06:20:00Z">
        <w:r w:rsidRPr="003E01A2">
          <w:rPr>
            <w:rFonts w:ascii="Times New Roman" w:hAnsi="Times New Roman"/>
            <w:sz w:val="26"/>
            <w:szCs w:val="26"/>
            <w:rPrChange w:id="11676"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677" w:author="The Si Tran" w:date="2012-12-11T06:41:00Z"/>
          <w:rFonts w:ascii="Times New Roman" w:hAnsi="Times New Roman"/>
          <w:sz w:val="26"/>
          <w:szCs w:val="26"/>
        </w:rPr>
        <w:pPrChange w:id="11678" w:author="The Si Tran" w:date="2012-12-11T06:39:00Z">
          <w:pPr>
            <w:pStyle w:val="ListParagraph"/>
            <w:numPr>
              <w:numId w:val="36"/>
            </w:numPr>
            <w:spacing w:after="160" w:line="259" w:lineRule="auto"/>
            <w:ind w:left="1440" w:hanging="360"/>
          </w:pPr>
        </w:pPrChange>
      </w:pPr>
      <w:ins w:id="11679" w:author="The Si Tran" w:date="2012-12-11T06:39:00Z">
        <w:r w:rsidRPr="003E01A2">
          <w:rPr>
            <w:rFonts w:ascii="Times New Roman" w:hAnsi="Times New Roman"/>
            <w:sz w:val="26"/>
            <w:szCs w:val="26"/>
            <w:rPrChange w:id="11680" w:author="The Si Tran" w:date="2012-12-11T06:41:00Z">
              <w:rPr>
                <w:rFonts w:ascii="Times New Roman" w:hAnsi="Times New Roman"/>
              </w:rPr>
            </w:rPrChange>
          </w:rPr>
          <w:t>Thông qua đồ thị này, ta có thể ước lượng được tính xu hướng và tính m</w:t>
        </w:r>
      </w:ins>
      <w:ins w:id="11681" w:author="The Si Tran" w:date="2012-12-11T06:40:00Z">
        <w:r w:rsidRPr="003E01A2">
          <w:rPr>
            <w:rFonts w:ascii="Times New Roman" w:hAnsi="Times New Roman"/>
            <w:sz w:val="26"/>
            <w:szCs w:val="26"/>
            <w:rPrChange w:id="11682" w:author="The Si Tran" w:date="2012-12-11T06:41:00Z">
              <w:rPr>
                <w:rFonts w:ascii="Times New Roman" w:hAnsi="Times New Roman"/>
              </w:rPr>
            </w:rPrChange>
          </w:rPr>
          <w:t>ùa trong chuỗi dữ liệu</w:t>
        </w:r>
      </w:ins>
      <w:ins w:id="11683"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684" w:author="The Si Tran" w:date="2012-12-11T06:20:00Z"/>
          <w:rFonts w:ascii="Times New Roman" w:hAnsi="Times New Roman"/>
          <w:sz w:val="26"/>
          <w:szCs w:val="26"/>
          <w:rPrChange w:id="11685" w:author="The Si Tran" w:date="2012-12-11T06:41:00Z">
            <w:rPr>
              <w:ins w:id="11686" w:author="The Si Tran" w:date="2012-12-11T06:20:00Z"/>
            </w:rPr>
          </w:rPrChange>
        </w:rPr>
        <w:pPrChange w:id="11687"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688" w:author="The Si Tran" w:date="2012-12-11T06:20:00Z"/>
          <w:rFonts w:ascii="Times New Roman" w:hAnsi="Times New Roman"/>
          <w:rPrChange w:id="11689" w:author="The Si Tran" w:date="2012-12-11T06:24:00Z">
            <w:rPr>
              <w:ins w:id="11690" w:author="The Si Tran" w:date="2012-12-11T06:20:00Z"/>
            </w:rPr>
          </w:rPrChange>
        </w:rPr>
      </w:pPr>
      <w:ins w:id="11691" w:author="The Si Tran" w:date="2012-12-11T06:20:00Z">
        <w:r w:rsidRPr="001B545C">
          <w:rPr>
            <w:rFonts w:ascii="Times New Roman" w:hAnsi="Times New Roman"/>
            <w:noProof/>
            <w:rPrChange w:id="11692" w:author="Unknown">
              <w:rPr>
                <w:noProof/>
              </w:rPr>
            </w:rPrChange>
          </w:rPr>
          <w:lastRenderedPageBreak/>
          <w:drawing>
            <wp:inline distT="0" distB="0" distL="0" distR="0" wp14:anchorId="4AF5CF79" wp14:editId="491F745B">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693" w:author="The Si Tran" w:date="2012-12-11T06:41:00Z"/>
          <w:rFonts w:ascii="Times New Roman" w:hAnsi="Times New Roman"/>
          <w:sz w:val="26"/>
          <w:szCs w:val="26"/>
        </w:rPr>
      </w:pPr>
      <w:ins w:id="11694"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695"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1696" w:author="The Si Tran" w:date="2012-12-11T06:20:00Z"/>
          <w:rFonts w:ascii="Times New Roman" w:hAnsi="Times New Roman"/>
          <w:rPrChange w:id="11697" w:author="The Si Tran" w:date="2012-12-11T06:24:00Z">
            <w:rPr>
              <w:ins w:id="11698"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699" w:author="The Si Tran" w:date="2012-12-11T06:43:00Z"/>
          <w:rFonts w:ascii="Times New Roman" w:hAnsi="Times New Roman"/>
          <w:sz w:val="26"/>
          <w:szCs w:val="26"/>
        </w:rPr>
      </w:pPr>
      <w:ins w:id="11700" w:author="The Si Tran" w:date="2012-12-11T06:20:00Z">
        <w:r w:rsidRPr="0097191E">
          <w:rPr>
            <w:rFonts w:ascii="Times New Roman" w:hAnsi="Times New Roman"/>
            <w:sz w:val="26"/>
            <w:szCs w:val="26"/>
            <w:rPrChange w:id="11701"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702" w:author="The Si Tran" w:date="2012-12-11T06:43:00Z"/>
          <w:rFonts w:ascii="Times New Roman" w:hAnsi="Times New Roman"/>
          <w:sz w:val="26"/>
          <w:szCs w:val="26"/>
        </w:rPr>
        <w:pPrChange w:id="11703" w:author="The Si Tran" w:date="2012-12-11T06:43:00Z">
          <w:pPr>
            <w:pStyle w:val="ListParagraph"/>
            <w:numPr>
              <w:numId w:val="36"/>
            </w:numPr>
            <w:spacing w:after="160" w:line="259" w:lineRule="auto"/>
            <w:ind w:left="1440" w:hanging="360"/>
          </w:pPr>
        </w:pPrChange>
      </w:pPr>
      <w:ins w:id="11704" w:author="The Si Tran" w:date="2012-12-11T06:43:00Z">
        <w:r>
          <w:rPr>
            <w:rFonts w:ascii="Times New Roman" w:hAnsi="Times New Roman"/>
            <w:sz w:val="26"/>
            <w:szCs w:val="26"/>
          </w:rPr>
          <w:t>Thông qua đồ thị này và đồ thị hệ số tự tương quan</w:t>
        </w:r>
      </w:ins>
      <w:ins w:id="11705"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706" w:author="The Si Tran" w:date="2012-12-11T06:20:00Z"/>
          <w:rFonts w:ascii="Times New Roman" w:hAnsi="Times New Roman"/>
          <w:sz w:val="26"/>
          <w:szCs w:val="26"/>
          <w:rPrChange w:id="11707" w:author="The Si Tran" w:date="2012-12-11T06:42:00Z">
            <w:rPr>
              <w:ins w:id="11708" w:author="The Si Tran" w:date="2012-12-11T06:20:00Z"/>
            </w:rPr>
          </w:rPrChange>
        </w:rPr>
        <w:pPrChange w:id="11709"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710" w:author="The Si Tran" w:date="2012-12-11T06:44:00Z"/>
          <w:rFonts w:ascii="Times New Roman" w:hAnsi="Times New Roman"/>
        </w:rPr>
      </w:pPr>
      <w:ins w:id="11711" w:author="The Si Tran" w:date="2012-12-11T06:20:00Z">
        <w:r w:rsidRPr="001B545C">
          <w:rPr>
            <w:rFonts w:ascii="Times New Roman" w:hAnsi="Times New Roman"/>
            <w:noProof/>
            <w:rPrChange w:id="11712" w:author="Unknown">
              <w:rPr>
                <w:noProof/>
              </w:rPr>
            </w:rPrChange>
          </w:rPr>
          <w:drawing>
            <wp:inline distT="0" distB="0" distL="0" distR="0" wp14:anchorId="5413DEB2" wp14:editId="56BF9D4D">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713" w:author="The Si Tran" w:date="2012-12-11T06:44:00Z"/>
          <w:rFonts w:ascii="Times New Roman" w:hAnsi="Times New Roman"/>
          <w:sz w:val="26"/>
          <w:szCs w:val="26"/>
        </w:rPr>
      </w:pPr>
      <w:ins w:id="11714"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1715" w:author="The Si Tran" w:date="2012-12-11T06:20:00Z"/>
          <w:rFonts w:ascii="Times New Roman" w:hAnsi="Times New Roman"/>
          <w:rPrChange w:id="11716" w:author="The Si Tran" w:date="2012-12-11T06:24:00Z">
            <w:rPr>
              <w:ins w:id="11717" w:author="The Si Tran" w:date="2012-12-11T06:20:00Z"/>
            </w:rPr>
          </w:rPrChange>
        </w:rPr>
      </w:pPr>
    </w:p>
    <w:p w14:paraId="07908807" w14:textId="77777777" w:rsidR="00667F2E" w:rsidRPr="001B545C" w:rsidRDefault="00667F2E" w:rsidP="00667F2E">
      <w:pPr>
        <w:pStyle w:val="ListParagraph"/>
        <w:ind w:left="1440"/>
        <w:rPr>
          <w:ins w:id="11718" w:author="The Si Tran" w:date="2012-12-11T06:20:00Z"/>
          <w:rFonts w:ascii="Times New Roman" w:hAnsi="Times New Roman"/>
          <w:rPrChange w:id="11719" w:author="The Si Tran" w:date="2012-12-11T06:24:00Z">
            <w:rPr>
              <w:ins w:id="11720"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721" w:author="The Si Tran" w:date="2012-12-11T06:45:00Z"/>
          <w:rFonts w:ascii="Times New Roman" w:hAnsi="Times New Roman"/>
          <w:sz w:val="26"/>
          <w:szCs w:val="26"/>
        </w:rPr>
      </w:pPr>
      <w:ins w:id="11722" w:author="The Si Tran" w:date="2012-12-11T06:20:00Z">
        <w:r w:rsidRPr="00C14E00">
          <w:rPr>
            <w:rFonts w:ascii="Times New Roman" w:hAnsi="Times New Roman"/>
            <w:sz w:val="26"/>
            <w:szCs w:val="26"/>
            <w:rPrChange w:id="11723"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724" w:author="The Si Tran" w:date="2012-12-11T06:20:00Z"/>
          <w:rFonts w:ascii="Times New Roman" w:hAnsi="Times New Roman"/>
          <w:sz w:val="26"/>
          <w:szCs w:val="26"/>
          <w:rPrChange w:id="11725" w:author="The Si Tran" w:date="2012-12-11T06:45:00Z">
            <w:rPr>
              <w:ins w:id="11726" w:author="The Si Tran" w:date="2012-12-11T06:20:00Z"/>
            </w:rPr>
          </w:rPrChange>
        </w:rPr>
        <w:pPrChange w:id="11727" w:author="The Si Tran" w:date="2012-12-11T06:45:00Z">
          <w:pPr>
            <w:pStyle w:val="ListParagraph"/>
            <w:numPr>
              <w:numId w:val="36"/>
            </w:numPr>
            <w:spacing w:after="160" w:line="259" w:lineRule="auto"/>
            <w:ind w:left="1440" w:hanging="360"/>
          </w:pPr>
        </w:pPrChange>
      </w:pPr>
      <w:ins w:id="11728" w:author="The Si Tran" w:date="2012-12-11T06:45:00Z">
        <w:r>
          <w:rPr>
            <w:rFonts w:ascii="Times New Roman" w:hAnsi="Times New Roman"/>
            <w:sz w:val="26"/>
            <w:szCs w:val="26"/>
          </w:rPr>
          <w:lastRenderedPageBreak/>
          <w:t>Thông qua đồ thị này, ta có thể đánh giá được độ chính xác của</w:t>
        </w:r>
      </w:ins>
      <w:ins w:id="11729"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730" w:author="The Si Tran" w:date="2012-12-11T06:49:00Z"/>
          <w:rFonts w:ascii="Times New Roman" w:hAnsi="Times New Roman"/>
        </w:rPr>
      </w:pPr>
      <w:ins w:id="11731" w:author="The Si Tran" w:date="2012-12-11T06:20:00Z">
        <w:r w:rsidRPr="001B545C">
          <w:rPr>
            <w:rFonts w:ascii="Times New Roman" w:hAnsi="Times New Roman"/>
            <w:noProof/>
            <w:rPrChange w:id="11732" w:author="Unknown">
              <w:rPr>
                <w:noProof/>
              </w:rPr>
            </w:rPrChange>
          </w:rPr>
          <w:drawing>
            <wp:inline distT="0" distB="0" distL="0" distR="0" wp14:anchorId="27469DE2" wp14:editId="10026F70">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733" w:author="The Si Tran" w:date="2012-12-11T06:49:00Z"/>
          <w:rFonts w:ascii="Times New Roman" w:hAnsi="Times New Roman"/>
          <w:sz w:val="26"/>
          <w:szCs w:val="26"/>
        </w:rPr>
      </w:pPr>
      <w:ins w:id="11734"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1735" w:author="The Si Tran" w:date="2012-12-11T06:20:00Z"/>
        </w:rPr>
        <w:pPrChange w:id="11736" w:author="The Si Tran" w:date="2012-12-11T06:50:00Z">
          <w:pPr>
            <w:pStyle w:val="ListParagraph"/>
            <w:ind w:left="1440"/>
          </w:pPr>
        </w:pPrChange>
      </w:pPr>
      <w:bookmarkStart w:id="11737" w:name="_Toc343029973"/>
      <w:ins w:id="11738" w:author="The Si Tran" w:date="2012-12-11T06:50:00Z">
        <w:r>
          <w:rPr>
            <w:b w:val="0"/>
            <w:sz w:val="26"/>
            <w:szCs w:val="26"/>
          </w:rPr>
          <w:t>Ước lượng tham số cho mô hình SARIMA</w:t>
        </w:r>
        <w:bookmarkEnd w:id="11737"/>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739" w:author="The Si Tran" w:date="2012-12-11T06:20:00Z"/>
          <w:rFonts w:ascii="Times New Roman" w:hAnsi="Times New Roman"/>
          <w:sz w:val="26"/>
          <w:szCs w:val="26"/>
          <w:rPrChange w:id="11740" w:author="The Si Tran" w:date="2012-12-11T06:51:00Z">
            <w:rPr>
              <w:ins w:id="11741" w:author="The Si Tran" w:date="2012-12-11T06:20:00Z"/>
            </w:rPr>
          </w:rPrChange>
        </w:rPr>
      </w:pPr>
      <w:ins w:id="11742" w:author="The Si Tran" w:date="2012-12-11T06:20:00Z">
        <w:r w:rsidRPr="00FF6A63">
          <w:rPr>
            <w:rFonts w:ascii="Times New Roman" w:hAnsi="Times New Roman"/>
            <w:sz w:val="26"/>
            <w:szCs w:val="26"/>
            <w:rPrChange w:id="11743" w:author="The Si Tran" w:date="2012-12-11T06:51:00Z">
              <w:rPr/>
            </w:rPrChange>
          </w:rPr>
          <w:t>Ước lượng tự động</w:t>
        </w:r>
      </w:ins>
    </w:p>
    <w:p w14:paraId="1F3B2740" w14:textId="77777777" w:rsidR="00667F2E" w:rsidRPr="00FF6A63" w:rsidRDefault="00667F2E" w:rsidP="00667F2E">
      <w:pPr>
        <w:pStyle w:val="ListParagraph"/>
        <w:ind w:left="1440"/>
        <w:rPr>
          <w:ins w:id="11744" w:author="The Si Tran" w:date="2012-12-11T06:20:00Z"/>
          <w:rFonts w:ascii="Times New Roman" w:hAnsi="Times New Roman"/>
          <w:sz w:val="26"/>
          <w:szCs w:val="26"/>
          <w:rPrChange w:id="11745" w:author="The Si Tran" w:date="2012-12-11T06:51:00Z">
            <w:rPr>
              <w:ins w:id="11746" w:author="The Si Tran" w:date="2012-12-11T06:20:00Z"/>
            </w:rPr>
          </w:rPrChange>
        </w:rPr>
      </w:pPr>
      <w:ins w:id="11747" w:author="The Si Tran" w:date="2012-12-11T06:20:00Z">
        <w:r w:rsidRPr="00FF6A63">
          <w:rPr>
            <w:rFonts w:ascii="Times New Roman" w:hAnsi="Times New Roman"/>
            <w:sz w:val="26"/>
            <w:szCs w:val="26"/>
            <w:rPrChange w:id="11748"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749" w:author="The Si Tran" w:date="2012-12-11T06:20:00Z"/>
          <w:rFonts w:ascii="Times New Roman" w:hAnsi="Times New Roman"/>
          <w:sz w:val="26"/>
          <w:szCs w:val="26"/>
          <w:rPrChange w:id="11750" w:author="The Si Tran" w:date="2012-12-11T06:51:00Z">
            <w:rPr>
              <w:ins w:id="11751" w:author="The Si Tran" w:date="2012-12-11T06:20:00Z"/>
            </w:rPr>
          </w:rPrChange>
        </w:rPr>
      </w:pPr>
      <w:ins w:id="11752" w:author="The Si Tran" w:date="2012-12-11T06:20:00Z">
        <w:r w:rsidRPr="00FF6A63">
          <w:rPr>
            <w:rFonts w:ascii="Times New Roman" w:hAnsi="Times New Roman"/>
            <w:sz w:val="26"/>
            <w:szCs w:val="26"/>
            <w:rPrChange w:id="11753"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754" w:author="The Si Tran" w:date="2012-12-11T06:20:00Z"/>
          <w:rFonts w:ascii="Times New Roman" w:hAnsi="Times New Roman"/>
          <w:rPrChange w:id="11755" w:author="The Si Tran" w:date="2012-12-11T06:24:00Z">
            <w:rPr>
              <w:ins w:id="11756" w:author="The Si Tran" w:date="2012-12-11T06:20:00Z"/>
            </w:rPr>
          </w:rPrChange>
        </w:rPr>
      </w:pPr>
    </w:p>
    <w:p w14:paraId="5D840CAC" w14:textId="77777777" w:rsidR="00667F2E" w:rsidRPr="001B545C" w:rsidRDefault="00667F2E" w:rsidP="00667F2E">
      <w:pPr>
        <w:pStyle w:val="ListParagraph"/>
        <w:ind w:left="1440"/>
        <w:rPr>
          <w:ins w:id="11757" w:author="The Si Tran" w:date="2012-12-11T06:20:00Z"/>
          <w:rFonts w:ascii="Times New Roman" w:hAnsi="Times New Roman"/>
          <w:rPrChange w:id="11758" w:author="The Si Tran" w:date="2012-12-11T06:24:00Z">
            <w:rPr>
              <w:ins w:id="11759" w:author="The Si Tran" w:date="2012-12-11T06:20:00Z"/>
            </w:rPr>
          </w:rPrChange>
        </w:rPr>
      </w:pPr>
    </w:p>
    <w:p w14:paraId="2DE715E0" w14:textId="77777777" w:rsidR="00667F2E" w:rsidRPr="001B545C" w:rsidRDefault="00667F2E" w:rsidP="00667F2E">
      <w:pPr>
        <w:pStyle w:val="ListParagraph"/>
        <w:ind w:left="1440"/>
        <w:rPr>
          <w:ins w:id="11760" w:author="The Si Tran" w:date="2012-12-11T06:20:00Z"/>
          <w:rFonts w:ascii="Times New Roman" w:hAnsi="Times New Roman"/>
          <w:rPrChange w:id="11761" w:author="The Si Tran" w:date="2012-12-11T06:24:00Z">
            <w:rPr>
              <w:ins w:id="11762" w:author="The Si Tran" w:date="2012-12-11T06:20:00Z"/>
            </w:rPr>
          </w:rPrChange>
        </w:rPr>
      </w:pPr>
    </w:p>
    <w:p w14:paraId="153F01BA" w14:textId="77777777" w:rsidR="00667F2E" w:rsidRPr="001B545C" w:rsidRDefault="007E692E">
      <w:pPr>
        <w:pStyle w:val="ListParagraph"/>
        <w:ind w:left="0"/>
        <w:jc w:val="center"/>
        <w:rPr>
          <w:ins w:id="11763" w:author="The Si Tran" w:date="2012-12-11T06:20:00Z"/>
          <w:rFonts w:ascii="Times New Roman" w:hAnsi="Times New Roman"/>
          <w:rPrChange w:id="11764" w:author="The Si Tran" w:date="2012-12-11T06:24:00Z">
            <w:rPr>
              <w:ins w:id="11765" w:author="The Si Tran" w:date="2012-12-11T06:20:00Z"/>
            </w:rPr>
          </w:rPrChange>
        </w:rPr>
        <w:pPrChange w:id="11766" w:author="The Si Tran" w:date="2012-12-11T06:47:00Z">
          <w:pPr>
            <w:pStyle w:val="ListParagraph"/>
            <w:ind w:left="0"/>
          </w:pPr>
        </w:pPrChange>
      </w:pPr>
      <w:ins w:id="11767" w:author="The Si Tran" w:date="2012-12-11T06:20:00Z">
        <w:r w:rsidRPr="001B545C">
          <w:rPr>
            <w:rFonts w:ascii="Times New Roman" w:hAnsi="Times New Roman"/>
            <w:noProof/>
            <w:rPrChange w:id="11768" w:author="Unknown">
              <w:rPr>
                <w:noProof/>
              </w:rPr>
            </w:rPrChange>
          </w:rPr>
          <w:lastRenderedPageBreak/>
          <mc:AlternateContent>
            <mc:Choice Requires="wps">
              <w:drawing>
                <wp:anchor distT="0" distB="0" distL="114300" distR="114300" simplePos="0" relativeHeight="251619840" behindDoc="0" locked="0" layoutInCell="1" allowOverlap="1" wp14:anchorId="00A0296C" wp14:editId="4879D4B5">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86" type="#_x0000_t47" style="position:absolute;left:0;text-align:left;margin-left:228.55pt;margin-top:178.5pt;width:279.75pt;height:85.5pt;z-index:2516198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14:paraId="29E95B31" w14:textId="77777777" w:rsidR="004C2D67" w:rsidRDefault="004C2D67" w:rsidP="00667F2E">
                        <w:pPr>
                          <w:jc w:val="center"/>
                        </w:pPr>
                      </w:p>
                    </w:txbxContent>
                  </v:textbox>
                  <o:callout v:ext="edit" minusy="t"/>
                  <w10:wrap anchorx="margin"/>
                </v:shape>
              </w:pict>
            </mc:Fallback>
          </mc:AlternateContent>
        </w:r>
      </w:ins>
      <w:ins w:id="11769" w:author="The Si Tran" w:date="2012-12-11T06:53:00Z">
        <w:r w:rsidRPr="00FF6A63">
          <w:rPr>
            <w:rFonts w:ascii="Times New Roman" w:hAnsi="Times New Roman"/>
            <w:noProof/>
            <w:rPrChange w:id="11770" w:author="Unknown">
              <w:rPr>
                <w:noProof/>
              </w:rPr>
            </w:rPrChange>
          </w:rPr>
          <mc:AlternateContent>
            <mc:Choice Requires="wps">
              <w:drawing>
                <wp:anchor distT="0" distB="0" distL="114300" distR="114300" simplePos="0" relativeHeight="251694592" behindDoc="0" locked="0" layoutInCell="1" allowOverlap="1" wp14:anchorId="131A4D11" wp14:editId="04E2065D">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4C2D67" w:rsidRDefault="004C2D67">
                              <w:pPr>
                                <w:pStyle w:val="EquationIndex"/>
                                <w:pPrChange w:id="11771" w:author="The Si Tran" w:date="2012-12-16T10:41:00Z">
                                  <w:pPr/>
                                </w:pPrChange>
                              </w:pPr>
                              <w:ins w:id="11772" w:author="The Si Tran" w:date="2012-12-11T06:53:00Z">
                                <w:r>
                                  <w:t>Tham số cho</w:t>
                                </w:r>
                              </w:ins>
                              <w:ins w:id="11773" w:author="The Si Tran" w:date="2012-12-11T06:51:00Z">
                                <w:r>
                                  <w:t xml:space="preserve"> </w:t>
                                </w:r>
                              </w:ins>
                              <w:ins w:id="11774" w:author="The Si Tran" w:date="2012-12-11T06:53:00Z">
                                <w:r>
                                  <w:t>ước</w:t>
                                </w:r>
                              </w:ins>
                              <w:ins w:id="11775"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7" type="#_x0000_t202" style="position:absolute;left:0;text-align:left;margin-left:22.5pt;margin-top:129.45pt;width:119.25pt;height:39.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4C2D67" w:rsidRDefault="004C2D67">
                        <w:pPr>
                          <w:pStyle w:val="EquationIndex"/>
                          <w:pPrChange w:id="11776" w:author="The Si Tran" w:date="2012-12-16T10:41:00Z">
                            <w:pPr/>
                          </w:pPrChange>
                        </w:pPr>
                        <w:ins w:id="11777" w:author="The Si Tran" w:date="2012-12-11T06:53:00Z">
                          <w:r>
                            <w:t>Tham số cho</w:t>
                          </w:r>
                        </w:ins>
                        <w:ins w:id="11778" w:author="The Si Tran" w:date="2012-12-11T06:51:00Z">
                          <w:r>
                            <w:t xml:space="preserve"> </w:t>
                          </w:r>
                        </w:ins>
                        <w:ins w:id="11779" w:author="The Si Tran" w:date="2012-12-11T06:53:00Z">
                          <w:r>
                            <w:t>ước</w:t>
                          </w:r>
                        </w:ins>
                        <w:ins w:id="11780" w:author="The Si Tran" w:date="2012-12-11T06:51:00Z">
                          <w:r>
                            <w:t xml:space="preserve"> lượng tự chọn</w:t>
                          </w:r>
                        </w:ins>
                      </w:p>
                    </w:txbxContent>
                  </v:textbox>
                </v:shape>
              </w:pict>
            </mc:Fallback>
          </mc:AlternateContent>
        </w:r>
      </w:ins>
      <w:ins w:id="11781" w:author="The Si Tran" w:date="2012-12-11T06:52:00Z">
        <w:r w:rsidRPr="001B545C">
          <w:rPr>
            <w:rFonts w:ascii="Times New Roman" w:hAnsi="Times New Roman"/>
            <w:noProof/>
            <w:rPrChange w:id="11782" w:author="Unknown">
              <w:rPr>
                <w:noProof/>
              </w:rPr>
            </w:rPrChange>
          </w:rPr>
          <mc:AlternateContent>
            <mc:Choice Requires="wps">
              <w:drawing>
                <wp:anchor distT="0" distB="0" distL="114300" distR="114300" simplePos="0" relativeHeight="251693568" behindDoc="0" locked="0" layoutInCell="1" allowOverlap="1" wp14:anchorId="11EC305F" wp14:editId="6E1AD2C2">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088" type="#_x0000_t47" style="position:absolute;left:0;text-align:left;margin-left:279.75pt;margin-top:49.95pt;width:248.25pt;height:99.7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4C2D67" w:rsidRDefault="004C2D67" w:rsidP="00667F2E">
                        <w:pPr>
                          <w:jc w:val="center"/>
                        </w:pPr>
                      </w:p>
                    </w:txbxContent>
                  </v:textbox>
                  <o:callout v:ext="edit" minusy="t"/>
                  <w10:wrap anchorx="page"/>
                </v:shape>
              </w:pict>
            </mc:Fallback>
          </mc:AlternateContent>
        </w:r>
        <w:r w:rsidR="0004647E" w:rsidRPr="00FF6A63">
          <w:rPr>
            <w:rFonts w:ascii="Times New Roman" w:hAnsi="Times New Roman"/>
            <w:noProof/>
            <w:rPrChange w:id="11783" w:author="Unknown">
              <w:rPr>
                <w:noProof/>
              </w:rPr>
            </w:rPrChange>
          </w:rPr>
          <mc:AlternateContent>
            <mc:Choice Requires="wps">
              <w:drawing>
                <wp:anchor distT="0" distB="0" distL="114300" distR="114300" simplePos="0" relativeHeight="251692544" behindDoc="0" locked="0" layoutInCell="1" allowOverlap="1" wp14:anchorId="369EEFD7" wp14:editId="1614466E">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7C6CA" id="Straight Connector 166" o:spid="_x0000_s1026" style="position:absolute;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784" w:author="Unknown">
              <w:rPr>
                <w:noProof/>
              </w:rPr>
            </w:rPrChange>
          </w:rPr>
          <mc:AlternateContent>
            <mc:Choice Requires="wps">
              <w:drawing>
                <wp:anchor distT="0" distB="0" distL="114300" distR="114300" simplePos="0" relativeHeight="251691520" behindDoc="0" locked="0" layoutInCell="1" allowOverlap="1" wp14:anchorId="33D77AA8" wp14:editId="22DE977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4C2D67" w:rsidRDefault="004C2D67">
                              <w:pPr>
                                <w:pStyle w:val="EquationIndex"/>
                                <w:pPrChange w:id="11785" w:author="The Si Tran" w:date="2012-12-16T10:41:00Z">
                                  <w:pPr>
                                    <w:spacing w:before="0" w:line="240" w:lineRule="auto"/>
                                  </w:pPr>
                                </w:pPrChange>
                              </w:pPr>
                              <w:ins w:id="11786"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089" type="#_x0000_t202" style="position:absolute;left:0;text-align:left;margin-left:48pt;margin-top:7.2pt;width:119.25pt;height:23.2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4C2D67" w:rsidRDefault="004C2D67">
                        <w:pPr>
                          <w:pStyle w:val="EquationIndex"/>
                          <w:pPrChange w:id="11787" w:author="The Si Tran" w:date="2012-12-16T10:41:00Z">
                            <w:pPr>
                              <w:spacing w:before="0" w:line="240" w:lineRule="auto"/>
                            </w:pPr>
                          </w:pPrChange>
                        </w:pPr>
                        <w:ins w:id="11788" w:author="The Si Tran" w:date="2012-12-11T06:51:00Z">
                          <w:r>
                            <w:t>Ước lượng tự động</w:t>
                          </w:r>
                        </w:ins>
                      </w:p>
                    </w:txbxContent>
                  </v:textbox>
                </v:shape>
              </w:pict>
            </mc:Fallback>
          </mc:AlternateContent>
        </w:r>
      </w:ins>
      <w:ins w:id="11789" w:author="The Si Tran" w:date="2012-12-11T06:51:00Z">
        <w:r w:rsidR="00FF6A63" w:rsidRPr="00FF6A63">
          <w:rPr>
            <w:rFonts w:ascii="Times New Roman" w:hAnsi="Times New Roman"/>
            <w:noProof/>
            <w:rPrChange w:id="11790" w:author="Unknown">
              <w:rPr>
                <w:noProof/>
              </w:rPr>
            </w:rPrChange>
          </w:rPr>
          <mc:AlternateContent>
            <mc:Choice Requires="wps">
              <w:drawing>
                <wp:anchor distT="0" distB="0" distL="114300" distR="114300" simplePos="0" relativeHeight="251690496" behindDoc="0" locked="0" layoutInCell="1" allowOverlap="1" wp14:anchorId="6D1A698F" wp14:editId="5064ADB4">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4C2D67" w:rsidRDefault="004C2D67">
                              <w:pPr>
                                <w:pStyle w:val="EquationIndex"/>
                                <w:pPrChange w:id="11791" w:author="The Si Tran" w:date="2012-12-16T10:41:00Z">
                                  <w:pPr>
                                    <w:spacing w:before="0" w:line="240" w:lineRule="auto"/>
                                  </w:pPr>
                                </w:pPrChange>
                              </w:pPr>
                              <w:ins w:id="11792"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090" type="#_x0000_t202" style="position:absolute;left:0;text-align:left;margin-left:337.5pt;margin-top:18.45pt;width:119.25pt;height:23.2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4C2D67" w:rsidRDefault="004C2D67">
                        <w:pPr>
                          <w:pStyle w:val="EquationIndex"/>
                          <w:pPrChange w:id="11793" w:author="The Si Tran" w:date="2012-12-16T10:41:00Z">
                            <w:pPr>
                              <w:spacing w:before="0" w:line="240" w:lineRule="auto"/>
                            </w:pPr>
                          </w:pPrChange>
                        </w:pPr>
                        <w:ins w:id="11794" w:author="The Si Tran" w:date="2012-12-11T06:51:00Z">
                          <w:r>
                            <w:t>Ước lượng tự chọn</w:t>
                          </w:r>
                        </w:ins>
                      </w:p>
                    </w:txbxContent>
                  </v:textbox>
                </v:shape>
              </w:pict>
            </mc:Fallback>
          </mc:AlternateContent>
        </w:r>
        <w:r w:rsidR="00FF6A63" w:rsidRPr="00FF6A63">
          <w:rPr>
            <w:rFonts w:ascii="Times New Roman" w:hAnsi="Times New Roman"/>
            <w:noProof/>
            <w:rPrChange w:id="11795" w:author="Unknown">
              <w:rPr>
                <w:noProof/>
              </w:rPr>
            </w:rPrChange>
          </w:rPr>
          <mc:AlternateContent>
            <mc:Choice Requires="wps">
              <w:drawing>
                <wp:anchor distT="0" distB="0" distL="114300" distR="114300" simplePos="0" relativeHeight="251689472" behindDoc="0" locked="0" layoutInCell="1" allowOverlap="1" wp14:anchorId="11BA2179" wp14:editId="4168C28F">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D3442" id="Straight Connector 163"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796" w:author="The Si Tran" w:date="2012-12-11T06:20:00Z">
        <w:r w:rsidR="00667F2E" w:rsidRPr="001B545C">
          <w:rPr>
            <w:rFonts w:ascii="Times New Roman" w:hAnsi="Times New Roman"/>
            <w:noProof/>
            <w:rPrChange w:id="11797" w:author="Unknown">
              <w:rPr>
                <w:noProof/>
              </w:rPr>
            </w:rPrChange>
          </w:rPr>
          <w:drawing>
            <wp:inline distT="0" distB="0" distL="0" distR="0" wp14:anchorId="7CF9E34C" wp14:editId="6AFCBE90">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798" w:author="The Si Tran" w:date="2012-12-11T06:20:00Z"/>
          <w:rFonts w:ascii="Times New Roman" w:hAnsi="Times New Roman"/>
          <w:rPrChange w:id="11799" w:author="The Si Tran" w:date="2012-12-11T06:24:00Z">
            <w:rPr>
              <w:ins w:id="11800" w:author="The Si Tran" w:date="2012-12-11T06:20:00Z"/>
            </w:rPr>
          </w:rPrChange>
        </w:rPr>
      </w:pPr>
      <w:ins w:id="11801" w:author="The Si Tran" w:date="2012-12-11T06:20:00Z">
        <w:r w:rsidRPr="001B545C">
          <w:rPr>
            <w:rFonts w:ascii="Times New Roman" w:hAnsi="Times New Roman"/>
            <w:noProof/>
            <w:rPrChange w:id="11802" w:author="Unknown">
              <w:rPr>
                <w:noProof/>
              </w:rPr>
            </w:rPrChange>
          </w:rPr>
          <mc:AlternateContent>
            <mc:Choice Requires="wps">
              <w:drawing>
                <wp:anchor distT="0" distB="0" distL="114300" distR="114300" simplePos="0" relativeHeight="251620864" behindDoc="0" locked="0" layoutInCell="1" allowOverlap="1" wp14:anchorId="08063775" wp14:editId="7D27999D">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4C2D67" w:rsidRDefault="004C2D67">
                              <w:pPr>
                                <w:pStyle w:val="EquationIndex"/>
                                <w:pPrChange w:id="11803"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91" type="#_x0000_t202" style="position:absolute;left:0;text-align:left;margin-left:20.25pt;margin-top:3.3pt;width:175.5pt;height:33.7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14:paraId="1DA0E7C7" w14:textId="77777777" w:rsidR="004C2D67" w:rsidRDefault="004C2D67">
                        <w:pPr>
                          <w:pStyle w:val="EquationIndex"/>
                          <w:pPrChange w:id="11804"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805" w:author="The Si Tran" w:date="2012-12-11T06:20:00Z"/>
          <w:rFonts w:ascii="Times New Roman" w:hAnsi="Times New Roman"/>
          <w:rPrChange w:id="11806" w:author="The Si Tran" w:date="2012-12-11T06:24:00Z">
            <w:rPr>
              <w:ins w:id="11807" w:author="The Si Tran" w:date="2012-12-11T06:20:00Z"/>
            </w:rPr>
          </w:rPrChange>
        </w:rPr>
      </w:pPr>
    </w:p>
    <w:p w14:paraId="598C9449" w14:textId="77777777" w:rsidR="00667F2E" w:rsidRPr="001B545C" w:rsidRDefault="00667F2E" w:rsidP="00667F2E">
      <w:pPr>
        <w:pStyle w:val="ListParagraph"/>
        <w:ind w:left="1440"/>
        <w:rPr>
          <w:ins w:id="11808" w:author="The Si Tran" w:date="2012-12-11T06:20:00Z"/>
          <w:rFonts w:ascii="Times New Roman" w:hAnsi="Times New Roman"/>
          <w:rPrChange w:id="11809" w:author="The Si Tran" w:date="2012-12-11T06:24:00Z">
            <w:rPr>
              <w:ins w:id="11810"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811" w:author="The Si Tran" w:date="2012-12-11T06:20:00Z"/>
          <w:rFonts w:ascii="Times New Roman" w:hAnsi="Times New Roman"/>
          <w:sz w:val="26"/>
          <w:szCs w:val="26"/>
          <w:rPrChange w:id="11812" w:author="The Si Tran" w:date="2012-12-11T06:54:00Z">
            <w:rPr>
              <w:ins w:id="11813" w:author="The Si Tran" w:date="2012-12-11T06:20:00Z"/>
            </w:rPr>
          </w:rPrChange>
        </w:rPr>
      </w:pPr>
      <w:ins w:id="11814" w:author="The Si Tran" w:date="2012-12-11T06:20:00Z">
        <w:r w:rsidRPr="007E692E">
          <w:rPr>
            <w:rFonts w:ascii="Times New Roman" w:hAnsi="Times New Roman"/>
            <w:sz w:val="26"/>
            <w:szCs w:val="26"/>
            <w:rPrChange w:id="11815" w:author="The Si Tran" w:date="2012-12-11T06:54:00Z">
              <w:rPr/>
            </w:rPrChange>
          </w:rPr>
          <w:t>Ước lượng tự chọn</w:t>
        </w:r>
      </w:ins>
    </w:p>
    <w:p w14:paraId="02281106" w14:textId="77777777" w:rsidR="00667F2E" w:rsidRPr="007E692E" w:rsidRDefault="00667F2E" w:rsidP="00667F2E">
      <w:pPr>
        <w:pStyle w:val="ListParagraph"/>
        <w:ind w:left="1440"/>
        <w:rPr>
          <w:ins w:id="11816" w:author="The Si Tran" w:date="2012-12-11T06:20:00Z"/>
          <w:rFonts w:ascii="Times New Roman" w:hAnsi="Times New Roman"/>
          <w:sz w:val="26"/>
          <w:szCs w:val="26"/>
          <w:rPrChange w:id="11817" w:author="The Si Tran" w:date="2012-12-11T06:54:00Z">
            <w:rPr>
              <w:ins w:id="11818" w:author="The Si Tran" w:date="2012-12-11T06:20:00Z"/>
            </w:rPr>
          </w:rPrChange>
        </w:rPr>
      </w:pPr>
      <w:ins w:id="11819" w:author="The Si Tran" w:date="2012-12-11T06:20:00Z">
        <w:r w:rsidRPr="007E692E">
          <w:rPr>
            <w:rFonts w:ascii="Times New Roman" w:hAnsi="Times New Roman"/>
            <w:sz w:val="26"/>
            <w:szCs w:val="26"/>
            <w:rPrChange w:id="11820"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821" w:author="The Si Tran" w:date="2012-12-11T06:20:00Z"/>
          <w:rFonts w:ascii="Times New Roman" w:hAnsi="Times New Roman"/>
          <w:sz w:val="26"/>
          <w:szCs w:val="26"/>
          <w:rPrChange w:id="11822" w:author="The Si Tran" w:date="2012-12-11T06:54:00Z">
            <w:rPr>
              <w:ins w:id="11823" w:author="The Si Tran" w:date="2012-12-11T06:20:00Z"/>
            </w:rPr>
          </w:rPrChange>
        </w:rPr>
      </w:pPr>
      <w:ins w:id="11824" w:author="The Si Tran" w:date="2012-12-11T06:20:00Z">
        <w:r w:rsidRPr="007E692E">
          <w:rPr>
            <w:rFonts w:ascii="Times New Roman" w:hAnsi="Times New Roman"/>
            <w:sz w:val="26"/>
            <w:szCs w:val="26"/>
            <w:rPrChange w:id="11825"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826" w:author="The Si Tran" w:date="2012-12-11T06:20:00Z"/>
          <w:sz w:val="26"/>
          <w:szCs w:val="26"/>
          <w:rPrChange w:id="11827" w:author="The Si Tran" w:date="2012-12-11T06:57:00Z">
            <w:rPr>
              <w:ins w:id="11828" w:author="The Si Tran" w:date="2012-12-11T06:20:00Z"/>
            </w:rPr>
          </w:rPrChange>
        </w:rPr>
        <w:pPrChange w:id="11829" w:author="The Si Tran" w:date="2012-12-11T06:56:00Z">
          <w:pPr>
            <w:pStyle w:val="ListParagraph"/>
            <w:ind w:left="1440"/>
          </w:pPr>
        </w:pPrChange>
      </w:pPr>
      <w:bookmarkStart w:id="11830" w:name="_Toc343029974"/>
      <w:ins w:id="11831" w:author="The Si Tran" w:date="2012-12-11T06:56:00Z">
        <w:r w:rsidRPr="00351FEC">
          <w:rPr>
            <w:b w:val="0"/>
            <w:sz w:val="26"/>
            <w:szCs w:val="26"/>
            <w:rPrChange w:id="11832" w:author="The Si Tran" w:date="2012-12-11T06:57:00Z">
              <w:rPr/>
            </w:rPrChange>
          </w:rPr>
          <w:t>Kiểm tra mô hình SARIMA</w:t>
        </w:r>
      </w:ins>
      <w:bookmarkEnd w:id="11830"/>
    </w:p>
    <w:p w14:paraId="140A5481" w14:textId="77777777" w:rsidR="00667F2E" w:rsidRPr="00522B9B" w:rsidRDefault="00667F2E" w:rsidP="00667F2E">
      <w:pPr>
        <w:pStyle w:val="ListParagraph"/>
        <w:numPr>
          <w:ilvl w:val="0"/>
          <w:numId w:val="36"/>
        </w:numPr>
        <w:spacing w:after="160" w:line="259" w:lineRule="auto"/>
        <w:rPr>
          <w:ins w:id="11833" w:author="The Si Tran" w:date="2012-12-11T06:20:00Z"/>
          <w:rFonts w:ascii="Times New Roman" w:hAnsi="Times New Roman"/>
          <w:sz w:val="26"/>
          <w:szCs w:val="26"/>
          <w:rPrChange w:id="11834" w:author="The Si Tran" w:date="2012-12-11T06:57:00Z">
            <w:rPr>
              <w:ins w:id="11835" w:author="The Si Tran" w:date="2012-12-11T06:20:00Z"/>
            </w:rPr>
          </w:rPrChange>
        </w:rPr>
      </w:pPr>
      <w:ins w:id="11836" w:author="The Si Tran" w:date="2012-12-11T06:20:00Z">
        <w:r w:rsidRPr="00522B9B">
          <w:rPr>
            <w:rFonts w:ascii="Times New Roman" w:hAnsi="Times New Roman"/>
            <w:sz w:val="26"/>
            <w:szCs w:val="26"/>
            <w:rPrChange w:id="11837"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838" w:author="The Si Tran" w:date="2012-12-11T06:58:00Z"/>
          <w:rFonts w:ascii="Times New Roman" w:hAnsi="Times New Roman"/>
        </w:rPr>
        <w:pPrChange w:id="11839" w:author="The Si Tran" w:date="2012-12-11T06:58:00Z">
          <w:pPr>
            <w:pStyle w:val="ListParagraph"/>
            <w:ind w:left="0"/>
          </w:pPr>
        </w:pPrChange>
      </w:pPr>
      <w:ins w:id="11840" w:author="The Si Tran" w:date="2012-12-11T06:20:00Z">
        <w:r w:rsidRPr="001B545C">
          <w:rPr>
            <w:rFonts w:ascii="Times New Roman" w:hAnsi="Times New Roman"/>
            <w:noProof/>
            <w:rPrChange w:id="11841" w:author="Unknown">
              <w:rPr>
                <w:noProof/>
              </w:rPr>
            </w:rPrChange>
          </w:rPr>
          <w:lastRenderedPageBreak/>
          <w:drawing>
            <wp:inline distT="0" distB="0" distL="0" distR="0" wp14:anchorId="60B3929A" wp14:editId="5FC6BCB2">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842" w:author="The Si Tran" w:date="2012-12-11T06:20:00Z"/>
          <w:rFonts w:ascii="Times New Roman" w:hAnsi="Times New Roman"/>
          <w:rPrChange w:id="11843" w:author="The Si Tran" w:date="2012-12-11T06:24:00Z">
            <w:rPr>
              <w:ins w:id="11844" w:author="The Si Tran" w:date="2012-12-11T06:20:00Z"/>
            </w:rPr>
          </w:rPrChange>
        </w:rPr>
        <w:pPrChange w:id="11845"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846" w:author="The Si Tran" w:date="2012-12-11T06:20:00Z"/>
          <w:rFonts w:ascii="Times New Roman" w:hAnsi="Times New Roman"/>
          <w:sz w:val="26"/>
          <w:szCs w:val="26"/>
          <w:rPrChange w:id="11847" w:author="The Si Tran" w:date="2012-12-11T06:59:00Z">
            <w:rPr>
              <w:ins w:id="11848" w:author="The Si Tran" w:date="2012-12-11T06:20:00Z"/>
            </w:rPr>
          </w:rPrChange>
        </w:rPr>
      </w:pPr>
      <w:ins w:id="11849" w:author="The Si Tran" w:date="2012-12-11T06:20:00Z">
        <w:r w:rsidRPr="003C73FD">
          <w:rPr>
            <w:rFonts w:ascii="Times New Roman" w:hAnsi="Times New Roman"/>
            <w:sz w:val="26"/>
            <w:szCs w:val="26"/>
            <w:rPrChange w:id="11850"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1851" w:author="The Si Tran" w:date="2012-12-11T06:20:00Z"/>
          <w:rFonts w:ascii="Times New Roman" w:hAnsi="Times New Roman"/>
          <w:sz w:val="26"/>
          <w:szCs w:val="26"/>
          <w:rPrChange w:id="11852" w:author="The Si Tran" w:date="2012-12-11T06:59:00Z">
            <w:rPr>
              <w:ins w:id="11853" w:author="The Si Tran" w:date="2012-12-11T06:20:00Z"/>
            </w:rPr>
          </w:rPrChange>
        </w:rPr>
      </w:pPr>
      <w:ins w:id="11854" w:author="The Si Tran" w:date="2012-12-11T06:20:00Z">
        <w:r w:rsidRPr="003C73FD">
          <w:rPr>
            <w:rFonts w:ascii="Times New Roman" w:hAnsi="Times New Roman"/>
            <w:sz w:val="26"/>
            <w:szCs w:val="26"/>
            <w:rPrChange w:id="11855"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1856" w:author="The Si Tran" w:date="2012-12-11T06:20:00Z"/>
          <w:rFonts w:ascii="Times New Roman" w:hAnsi="Times New Roman"/>
          <w:rPrChange w:id="11857" w:author="The Si Tran" w:date="2012-12-11T06:24:00Z">
            <w:rPr>
              <w:ins w:id="11858" w:author="The Si Tran" w:date="2012-12-11T06:20:00Z"/>
            </w:rPr>
          </w:rPrChange>
        </w:rPr>
      </w:pPr>
      <w:ins w:id="11859" w:author="The Si Tran" w:date="2012-12-11T06:20:00Z">
        <w:r w:rsidRPr="001B545C">
          <w:rPr>
            <w:rFonts w:ascii="Times New Roman" w:hAnsi="Times New Roman"/>
            <w:noProof/>
            <w:rPrChange w:id="11860" w:author="Unknown">
              <w:rPr>
                <w:noProof/>
              </w:rPr>
            </w:rPrChange>
          </w:rPr>
          <w:drawing>
            <wp:inline distT="0" distB="0" distL="0" distR="0" wp14:anchorId="3B3BDF89" wp14:editId="6641E84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1861" w:author="The Si Tran" w:date="2012-12-11T06:20:00Z"/>
          <w:rFonts w:ascii="Times New Roman" w:hAnsi="Times New Roman"/>
          <w:sz w:val="26"/>
          <w:szCs w:val="26"/>
          <w:rPrChange w:id="11862" w:author="The Si Tran" w:date="2012-12-11T06:59:00Z">
            <w:rPr>
              <w:ins w:id="11863" w:author="The Si Tran" w:date="2012-12-11T06:20:00Z"/>
            </w:rPr>
          </w:rPrChange>
        </w:rPr>
      </w:pPr>
      <w:ins w:id="11864" w:author="The Si Tran" w:date="2012-12-11T06:20:00Z">
        <w:r w:rsidRPr="006716F2">
          <w:rPr>
            <w:rFonts w:ascii="Times New Roman" w:hAnsi="Times New Roman"/>
            <w:sz w:val="26"/>
            <w:szCs w:val="26"/>
            <w:rPrChange w:id="11865" w:author="The Si Tran" w:date="2012-12-11T06:59:00Z">
              <w:rPr/>
            </w:rPrChange>
          </w:rPr>
          <w:t>Kết quả dự báo:</w:t>
        </w:r>
      </w:ins>
    </w:p>
    <w:p w14:paraId="334D311B" w14:textId="77777777" w:rsidR="00667F2E" w:rsidRDefault="00667F2E" w:rsidP="006716F2">
      <w:pPr>
        <w:pStyle w:val="ListParagraph"/>
        <w:ind w:left="0"/>
        <w:rPr>
          <w:ins w:id="11866" w:author="The Si Tran" w:date="2012-12-11T07:00:00Z"/>
          <w:rFonts w:ascii="Times New Roman" w:hAnsi="Times New Roman"/>
        </w:rPr>
      </w:pPr>
      <w:ins w:id="11867" w:author="The Si Tran" w:date="2012-12-11T06:20:00Z">
        <w:r w:rsidRPr="001B545C">
          <w:rPr>
            <w:rFonts w:ascii="Times New Roman" w:hAnsi="Times New Roman"/>
            <w:noProof/>
            <w:rPrChange w:id="11868" w:author="Unknown">
              <w:rPr>
                <w:noProof/>
              </w:rPr>
            </w:rPrChange>
          </w:rPr>
          <w:lastRenderedPageBreak/>
          <w:drawing>
            <wp:inline distT="0" distB="0" distL="0" distR="0" wp14:anchorId="00AE8D97" wp14:editId="0979EAE8">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1869" w:author="The Si Tran" w:date="2012-12-11T07:00:00Z"/>
          <w:rFonts w:ascii="Times New Roman" w:hAnsi="Times New Roman"/>
          <w:sz w:val="26"/>
          <w:szCs w:val="26"/>
          <w:rPrChange w:id="11870" w:author="The Si Tran" w:date="2012-12-11T07:00:00Z">
            <w:rPr>
              <w:ins w:id="11871" w:author="The Si Tran" w:date="2012-12-11T07:00:00Z"/>
              <w:rFonts w:ascii="Times New Roman" w:hAnsi="Times New Roman"/>
            </w:rPr>
          </w:rPrChange>
        </w:rPr>
        <w:pPrChange w:id="11872" w:author="The Si Tran" w:date="2012-12-11T07:00:00Z">
          <w:pPr>
            <w:pStyle w:val="ListParagraph"/>
            <w:ind w:left="0"/>
          </w:pPr>
        </w:pPrChange>
      </w:pPr>
      <w:ins w:id="11873" w:author="The Si Tran" w:date="2012-12-11T07:00:00Z">
        <w:r w:rsidRPr="00364895">
          <w:rPr>
            <w:rFonts w:ascii="Times New Roman" w:hAnsi="Times New Roman"/>
            <w:sz w:val="26"/>
            <w:szCs w:val="26"/>
            <w:rPrChange w:id="11874"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1875" w:author="The Si Tran" w:date="2012-12-11T06:20:00Z"/>
          <w:rFonts w:ascii="Times New Roman" w:hAnsi="Times New Roman"/>
          <w:rPrChange w:id="11876" w:author="The Si Tran" w:date="2012-12-11T06:24:00Z">
            <w:rPr>
              <w:ins w:id="11877"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1878" w:author="The Si Tran" w:date="2012-12-11T06:20:00Z"/>
          <w:rFonts w:ascii="Times New Roman" w:hAnsi="Times New Roman"/>
          <w:sz w:val="26"/>
          <w:szCs w:val="26"/>
          <w:rPrChange w:id="11879" w:author="The Si Tran" w:date="2012-12-11T07:00:00Z">
            <w:rPr>
              <w:ins w:id="11880" w:author="The Si Tran" w:date="2012-12-11T06:20:00Z"/>
            </w:rPr>
          </w:rPrChange>
        </w:rPr>
      </w:pPr>
      <w:ins w:id="11881" w:author="The Si Tran" w:date="2012-12-11T06:20:00Z">
        <w:r w:rsidRPr="006716F2">
          <w:rPr>
            <w:rFonts w:ascii="Times New Roman" w:hAnsi="Times New Roman"/>
            <w:sz w:val="26"/>
            <w:szCs w:val="26"/>
            <w:rPrChange w:id="11882"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1883" w:author="The Si Tran" w:date="2012-12-11T06:20:00Z"/>
          <w:rFonts w:ascii="Times New Roman" w:hAnsi="Times New Roman"/>
          <w:sz w:val="26"/>
          <w:szCs w:val="26"/>
          <w:rPrChange w:id="11884" w:author="The Si Tran" w:date="2012-12-11T07:00:00Z">
            <w:rPr>
              <w:ins w:id="11885" w:author="The Si Tran" w:date="2012-12-11T06:20:00Z"/>
            </w:rPr>
          </w:rPrChange>
        </w:rPr>
      </w:pPr>
      <w:ins w:id="11886" w:author="The Si Tran" w:date="2012-12-11T06:20:00Z">
        <w:r w:rsidRPr="006716F2">
          <w:rPr>
            <w:rFonts w:ascii="Times New Roman" w:hAnsi="Times New Roman"/>
            <w:sz w:val="26"/>
            <w:szCs w:val="26"/>
            <w:rPrChange w:id="11887"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1888" w:author="The Si Tran" w:date="2012-12-11T07:02:00Z"/>
          <w:rPrChange w:id="11889" w:author="The Si Tran" w:date="2012-12-11T07:02:00Z">
            <w:rPr>
              <w:ins w:id="11890" w:author="The Si Tran" w:date="2012-12-11T07:02:00Z"/>
              <w:rFonts w:ascii="Times New Roman" w:hAnsi="Times New Roman"/>
            </w:rPr>
          </w:rPrChange>
        </w:rPr>
        <w:pPrChange w:id="11891" w:author="The Si Tran" w:date="2012-12-11T07:02:00Z">
          <w:pPr>
            <w:pStyle w:val="ListParagraph"/>
            <w:numPr>
              <w:numId w:val="40"/>
            </w:numPr>
            <w:spacing w:after="160" w:line="259" w:lineRule="auto"/>
            <w:ind w:hanging="360"/>
          </w:pPr>
        </w:pPrChange>
      </w:pPr>
      <w:bookmarkStart w:id="11892" w:name="_Toc343461334"/>
      <w:ins w:id="11893" w:author="The Si Tran" w:date="2012-12-11T07:02:00Z">
        <w:r w:rsidRPr="008E61D1">
          <w:t>Xây d</w:t>
        </w:r>
        <w:r w:rsidRPr="00097101">
          <w:t>ự</w:t>
        </w:r>
        <w:r w:rsidRPr="00B808D3">
          <w:rPr>
            <w:rPrChange w:id="11894" w:author="The Si Tran" w:date="2012-12-11T07:02:00Z">
              <w:rPr/>
            </w:rPrChange>
          </w:rPr>
          <w:t>ng mô hình mạng nơron</w:t>
        </w:r>
        <w:bookmarkEnd w:id="11892"/>
      </w:ins>
    </w:p>
    <w:p w14:paraId="188F443C" w14:textId="77777777" w:rsidR="008C76D1" w:rsidRDefault="00667F2E">
      <w:pPr>
        <w:pStyle w:val="ListParagraph"/>
        <w:ind w:firstLine="0"/>
        <w:rPr>
          <w:ins w:id="11895" w:author="The Si Tran" w:date="2012-12-11T07:05:00Z"/>
          <w:rFonts w:ascii="Times New Roman" w:hAnsi="Times New Roman"/>
          <w:sz w:val="26"/>
          <w:szCs w:val="26"/>
        </w:rPr>
        <w:pPrChange w:id="11896" w:author="The Si Tran" w:date="2012-12-11T07:05:00Z">
          <w:pPr>
            <w:pStyle w:val="ListParagraph"/>
            <w:numPr>
              <w:numId w:val="37"/>
            </w:numPr>
            <w:spacing w:after="160" w:line="259" w:lineRule="auto"/>
            <w:ind w:left="1080" w:hanging="360"/>
          </w:pPr>
        </w:pPrChange>
      </w:pPr>
      <w:ins w:id="11897" w:author="The Si Tran" w:date="2012-12-11T06:20:00Z">
        <w:r w:rsidRPr="00B808D3">
          <w:rPr>
            <w:rFonts w:ascii="Times New Roman" w:hAnsi="Times New Roman"/>
            <w:sz w:val="26"/>
            <w:szCs w:val="26"/>
            <w:rPrChange w:id="11898"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1899" w:author="The Si Tran" w:date="2012-12-11T07:05:00Z"/>
          <w:sz w:val="26"/>
          <w:szCs w:val="26"/>
        </w:rPr>
        <w:pPrChange w:id="11900" w:author="The Si Tran" w:date="2012-12-11T07:05:00Z">
          <w:pPr>
            <w:pStyle w:val="ListParagraph"/>
            <w:numPr>
              <w:numId w:val="37"/>
            </w:numPr>
            <w:spacing w:after="160" w:line="259" w:lineRule="auto"/>
            <w:ind w:left="1080" w:hanging="360"/>
          </w:pPr>
        </w:pPrChange>
      </w:pPr>
      <w:bookmarkStart w:id="11901" w:name="_Toc343029975"/>
      <w:ins w:id="11902" w:author="The Si Tran" w:date="2012-12-11T06:20:00Z">
        <w:r w:rsidRPr="008C76D1">
          <w:rPr>
            <w:b w:val="0"/>
            <w:sz w:val="26"/>
            <w:szCs w:val="26"/>
            <w:rPrChange w:id="11903" w:author="The Si Tran" w:date="2012-12-11T07:05:00Z">
              <w:rPr/>
            </w:rPrChange>
          </w:rPr>
          <w:t>Xây dựng cấu hình mạng</w:t>
        </w:r>
      </w:ins>
      <w:bookmarkEnd w:id="11901"/>
    </w:p>
    <w:p w14:paraId="7653448D" w14:textId="77777777" w:rsidR="008C76D1" w:rsidRPr="008E61D1" w:rsidRDefault="008F750D">
      <w:pPr>
        <w:rPr>
          <w:ins w:id="11904" w:author="The Si Tran" w:date="2012-12-11T06:20:00Z"/>
        </w:rPr>
        <w:pPrChange w:id="11905" w:author="The Si Tran" w:date="2012-12-11T07:05:00Z">
          <w:pPr>
            <w:pStyle w:val="ListParagraph"/>
            <w:numPr>
              <w:numId w:val="37"/>
            </w:numPr>
            <w:spacing w:after="160" w:line="259" w:lineRule="auto"/>
            <w:ind w:left="1080" w:hanging="360"/>
          </w:pPr>
        </w:pPrChange>
      </w:pPr>
      <w:ins w:id="11906" w:author="The Si Tran" w:date="2012-12-11T07:06:00Z">
        <w:r w:rsidRPr="00097101">
          <w:rPr>
            <w:noProof/>
            <w:rPrChange w:id="11907" w:author="Unknown">
              <w:rPr>
                <w:noProof/>
              </w:rPr>
            </w:rPrChange>
          </w:rPr>
          <w:lastRenderedPageBreak/>
          <mc:AlternateContent>
            <mc:Choice Requires="wps">
              <w:drawing>
                <wp:anchor distT="0" distB="0" distL="114300" distR="114300" simplePos="0" relativeHeight="251649536" behindDoc="0" locked="0" layoutInCell="1" allowOverlap="1" wp14:anchorId="4F929E4A" wp14:editId="25356F58">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37D7BE3E"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1908" w:author="Unknown">
              <w:rPr>
                <w:noProof/>
              </w:rPr>
            </w:rPrChange>
          </w:rPr>
          <mc:AlternateContent>
            <mc:Choice Requires="wps">
              <w:drawing>
                <wp:anchor distT="0" distB="0" distL="114300" distR="114300" simplePos="0" relativeHeight="251647488" behindDoc="0" locked="0" layoutInCell="1" allowOverlap="1" wp14:anchorId="1B78464B" wp14:editId="0DFD4B21">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4C2D67" w:rsidRDefault="004C2D67">
                              <w:pPr>
                                <w:pStyle w:val="EquationIndex"/>
                                <w:pPrChange w:id="11909" w:author="The Si Tran" w:date="2012-12-16T10:41:00Z">
                                  <w:pPr>
                                    <w:spacing w:before="0" w:line="240" w:lineRule="auto"/>
                                  </w:pPr>
                                </w:pPrChange>
                              </w:pPr>
                              <w:ins w:id="11910"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092" type="#_x0000_t202" style="position:absolute;left:0;text-align:left;margin-left:177pt;margin-top:147.75pt;width:135pt;height:23.2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14:paraId="30D36063" w14:textId="77777777" w:rsidR="004C2D67" w:rsidRDefault="004C2D67">
                        <w:pPr>
                          <w:pStyle w:val="EquationIndex"/>
                          <w:pPrChange w:id="11911" w:author="The Si Tran" w:date="2012-12-16T10:41:00Z">
                            <w:pPr>
                              <w:spacing w:before="0" w:line="240" w:lineRule="auto"/>
                            </w:pPr>
                          </w:pPrChange>
                        </w:pPr>
                        <w:ins w:id="11912" w:author="The Si Tran" w:date="2012-12-11T07:07:00Z">
                          <w:r>
                            <w:t>Cấu hình mạng nơron</w:t>
                          </w:r>
                        </w:ins>
                      </w:p>
                    </w:txbxContent>
                  </v:textbox>
                  <w10:wrap anchorx="margin"/>
                </v:shape>
              </w:pict>
            </mc:Fallback>
          </mc:AlternateContent>
        </w:r>
        <w:r>
          <w:rPr>
            <w:noProof/>
            <w:rPrChange w:id="11913" w:author="Unknown">
              <w:rPr>
                <w:noProof/>
              </w:rPr>
            </w:rPrChange>
          </w:rPr>
          <mc:AlternateContent>
            <mc:Choice Requires="wps">
              <w:drawing>
                <wp:anchor distT="0" distB="0" distL="114300" distR="114300" simplePos="0" relativeHeight="251648512" behindDoc="0" locked="0" layoutInCell="1" allowOverlap="1" wp14:anchorId="1C6BB945" wp14:editId="4937E164">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A0F5A" id="Rectangle 171" o:spid="_x0000_s1026" style="position:absolute;margin-left:92.25pt;margin-top:75pt;width:102.75pt;height: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1914" w:author="The Si Tran" w:date="2012-12-11T07:44:00Z">
        <w:r w:rsidRPr="008F750D">
          <w:rPr>
            <w:noProof/>
          </w:rPr>
          <w:t xml:space="preserve"> </w:t>
        </w:r>
        <w:r w:rsidRPr="00097101">
          <w:rPr>
            <w:noProof/>
            <w:rPrChange w:id="11915" w:author="Unknown">
              <w:rPr>
                <w:noProof/>
              </w:rPr>
            </w:rPrChange>
          </w:rPr>
          <w:drawing>
            <wp:inline distT="0" distB="0" distL="0" distR="0" wp14:anchorId="41BA5467" wp14:editId="7FCEA033">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1916" w:author="The Si Tran" w:date="2012-12-11T06:20:00Z"/>
          <w:rFonts w:ascii="Times New Roman" w:hAnsi="Times New Roman"/>
          <w:sz w:val="26"/>
          <w:szCs w:val="26"/>
          <w:rPrChange w:id="11917" w:author="The Si Tran" w:date="2012-12-11T07:08:00Z">
            <w:rPr>
              <w:ins w:id="11918" w:author="The Si Tran" w:date="2012-12-11T06:20:00Z"/>
            </w:rPr>
          </w:rPrChange>
        </w:rPr>
      </w:pPr>
      <w:ins w:id="11919" w:author="The Si Tran" w:date="2012-12-11T06:20:00Z">
        <w:r w:rsidRPr="00A51C54">
          <w:rPr>
            <w:rFonts w:ascii="Times New Roman" w:hAnsi="Times New Roman"/>
            <w:sz w:val="26"/>
            <w:szCs w:val="26"/>
            <w:rPrChange w:id="11920"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1921" w:author="The Si Tran" w:date="2012-12-11T07:29:00Z"/>
          <w:sz w:val="26"/>
          <w:szCs w:val="26"/>
        </w:rPr>
        <w:pPrChange w:id="11922" w:author="The Si Tran" w:date="2012-12-11T07:29:00Z">
          <w:pPr>
            <w:pStyle w:val="Caption"/>
            <w:numPr>
              <w:numId w:val="36"/>
            </w:numPr>
            <w:ind w:left="1440" w:hanging="360"/>
          </w:pPr>
        </w:pPrChange>
      </w:pPr>
      <w:ins w:id="11923" w:author="The Si Tran" w:date="2012-12-11T06:20:00Z">
        <w:r w:rsidRPr="00A51C54">
          <w:rPr>
            <w:rFonts w:ascii="Times New Roman" w:hAnsi="Times New Roman"/>
            <w:sz w:val="26"/>
            <w:szCs w:val="26"/>
            <w:rPrChange w:id="11924"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1925" w:author="The Si Tran" w:date="2012-12-11T07:29:00Z"/>
          <w:sz w:val="26"/>
          <w:szCs w:val="26"/>
        </w:rPr>
        <w:pPrChange w:id="11926"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1927" w:author="The Si Tran" w:date="2012-12-11T07:34:00Z"/>
          <w:sz w:val="26"/>
          <w:szCs w:val="26"/>
        </w:rPr>
        <w:pPrChange w:id="11928" w:author="The Si Tran" w:date="2012-12-11T07:34:00Z">
          <w:pPr>
            <w:pStyle w:val="Caption"/>
            <w:numPr>
              <w:numId w:val="36"/>
            </w:numPr>
            <w:ind w:left="1440" w:hanging="360"/>
          </w:pPr>
        </w:pPrChange>
      </w:pPr>
      <w:ins w:id="11929" w:author="The Si Tran" w:date="2012-12-11T07:29:00Z">
        <w:r>
          <w:rPr>
            <w:rFonts w:ascii="Times New Roman" w:hAnsi="Times New Roman"/>
            <w:sz w:val="26"/>
            <w:szCs w:val="26"/>
          </w:rPr>
          <w:t>Hu</w:t>
        </w:r>
      </w:ins>
      <w:ins w:id="11930"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1931" w:author="The Si Tran" w:date="2012-12-11T07:34:00Z"/>
          <w:rFonts w:ascii="Times New Roman" w:hAnsi="Times New Roman"/>
          <w:sz w:val="26"/>
          <w:szCs w:val="26"/>
          <w:rPrChange w:id="11932" w:author="The Si Tran" w:date="2012-12-11T07:34:00Z">
            <w:rPr>
              <w:ins w:id="11933" w:author="The Si Tran" w:date="2012-12-11T07:34:00Z"/>
              <w:rFonts w:ascii="Times New Roman" w:hAnsi="Times New Roman"/>
            </w:rPr>
          </w:rPrChange>
        </w:rPr>
        <w:pPrChange w:id="11934" w:author="The Si Tran" w:date="2012-12-11T07:34:00Z">
          <w:pPr>
            <w:pStyle w:val="ListParagraph"/>
            <w:numPr>
              <w:numId w:val="41"/>
            </w:numPr>
            <w:spacing w:after="160" w:line="259" w:lineRule="auto"/>
            <w:ind w:left="1440" w:hanging="360"/>
          </w:pPr>
        </w:pPrChange>
      </w:pPr>
      <w:ins w:id="11935" w:author="The Si Tran" w:date="2012-12-11T07:34:00Z">
        <w:r w:rsidRPr="007B3A21">
          <w:rPr>
            <w:rFonts w:ascii="Times New Roman" w:hAnsi="Times New Roman"/>
            <w:sz w:val="26"/>
            <w:szCs w:val="26"/>
            <w:rPrChange w:id="11936"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1937" w:author="The Si Tran" w:date="2012-12-11T07:34:00Z"/>
          <w:rFonts w:ascii="Times New Roman" w:hAnsi="Times New Roman"/>
          <w:sz w:val="26"/>
          <w:szCs w:val="26"/>
          <w:rPrChange w:id="11938" w:author="The Si Tran" w:date="2012-12-11T07:34:00Z">
            <w:rPr>
              <w:ins w:id="11939" w:author="The Si Tran" w:date="2012-12-11T07:34:00Z"/>
              <w:rFonts w:ascii="Times New Roman" w:hAnsi="Times New Roman"/>
            </w:rPr>
          </w:rPrChange>
        </w:rPr>
        <w:pPrChange w:id="11940" w:author="The Si Tran" w:date="2012-12-11T07:34:00Z">
          <w:pPr>
            <w:pStyle w:val="ListParagraph"/>
            <w:numPr>
              <w:numId w:val="41"/>
            </w:numPr>
            <w:spacing w:after="160" w:line="259" w:lineRule="auto"/>
            <w:ind w:left="1440" w:hanging="360"/>
          </w:pPr>
        </w:pPrChange>
      </w:pPr>
      <w:ins w:id="11941" w:author="The Si Tran" w:date="2012-12-11T07:34:00Z">
        <w:r w:rsidRPr="007B3A21">
          <w:rPr>
            <w:rFonts w:ascii="Times New Roman" w:hAnsi="Times New Roman"/>
            <w:sz w:val="26"/>
            <w:szCs w:val="26"/>
            <w:rPrChange w:id="11942"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1943" w:author="The Si Tran" w:date="2012-12-11T07:29:00Z"/>
          <w:b/>
          <w:sz w:val="26"/>
          <w:szCs w:val="26"/>
          <w:rPrChange w:id="11944" w:author="The Si Tran" w:date="2012-12-11T07:34:00Z">
            <w:rPr>
              <w:ins w:id="11945" w:author="The Si Tran" w:date="2012-12-11T07:29:00Z"/>
              <w:b w:val="0"/>
            </w:rPr>
          </w:rPrChange>
        </w:rPr>
        <w:pPrChange w:id="11946"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1947" w:author="The Si Tran" w:date="2012-12-11T07:35:00Z"/>
          <w:rFonts w:ascii="Times New Roman" w:hAnsi="Times New Roman"/>
          <w:sz w:val="26"/>
          <w:szCs w:val="26"/>
        </w:rPr>
        <w:pPrChange w:id="11948" w:author="The Si Tran" w:date="2012-12-11T07:29:00Z">
          <w:pPr>
            <w:pStyle w:val="ListParagraph"/>
            <w:numPr>
              <w:numId w:val="36"/>
            </w:numPr>
            <w:spacing w:after="160" w:line="259" w:lineRule="auto"/>
            <w:ind w:left="1440" w:hanging="360"/>
          </w:pPr>
        </w:pPrChange>
      </w:pPr>
      <w:ins w:id="11949" w:author="The Si Tran" w:date="2012-12-11T07:31:00Z">
        <w:r w:rsidRPr="0038242B">
          <w:rPr>
            <w:rFonts w:ascii="Times New Roman" w:hAnsi="Times New Roman"/>
            <w:noProof/>
            <w:sz w:val="26"/>
            <w:szCs w:val="26"/>
            <w:rPrChange w:id="11950" w:author="Unknown">
              <w:rPr>
                <w:noProof/>
              </w:rPr>
            </w:rPrChange>
          </w:rPr>
          <w:lastRenderedPageBreak/>
          <mc:AlternateContent>
            <mc:Choice Requires="wps">
              <w:drawing>
                <wp:anchor distT="0" distB="0" distL="114300" distR="114300" simplePos="0" relativeHeight="251652608" behindDoc="0" locked="0" layoutInCell="1" allowOverlap="1" wp14:anchorId="7F74A3C8" wp14:editId="34E4D3CB">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4C2D67" w:rsidRDefault="004C2D67">
                              <w:pPr>
                                <w:pStyle w:val="EquationIndex"/>
                                <w:pPrChange w:id="11951" w:author="The Si Tran" w:date="2012-12-16T10:42:00Z">
                                  <w:pPr/>
                                </w:pPrChange>
                              </w:pPr>
                              <w:ins w:id="11952" w:author="The Si Tran" w:date="2012-12-11T07:32:00Z">
                                <w:r>
                                  <w:t>Chọn giải thuật</w:t>
                                </w:r>
                              </w:ins>
                              <w:ins w:id="11953"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93" type="#_x0000_t202" style="position:absolute;margin-left:133.5pt;margin-top:81.75pt;width:107.25pt;height:38.2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14:paraId="0FFCF233" w14:textId="77777777" w:rsidR="004C2D67" w:rsidRDefault="004C2D67">
                        <w:pPr>
                          <w:pStyle w:val="EquationIndex"/>
                          <w:pPrChange w:id="11954" w:author="The Si Tran" w:date="2012-12-16T10:42:00Z">
                            <w:pPr/>
                          </w:pPrChange>
                        </w:pPr>
                        <w:ins w:id="11955" w:author="The Si Tran" w:date="2012-12-11T07:32:00Z">
                          <w:r>
                            <w:t>Chọn giải thuật</w:t>
                          </w:r>
                        </w:ins>
                        <w:ins w:id="11956" w:author="The Si Tran" w:date="2012-12-11T07:35:00Z">
                          <w:r>
                            <w:t xml:space="preserve"> lan truyền ngược</w:t>
                          </w:r>
                        </w:ins>
                      </w:p>
                    </w:txbxContent>
                  </v:textbox>
                  <w10:wrap anchorx="margin"/>
                </v:shape>
              </w:pict>
            </mc:Fallback>
          </mc:AlternateContent>
        </w:r>
      </w:ins>
      <w:ins w:id="11957" w:author="The Si Tran" w:date="2012-12-11T07:32:00Z">
        <w:r w:rsidRPr="0038242B">
          <w:rPr>
            <w:rFonts w:ascii="Times New Roman" w:hAnsi="Times New Roman"/>
            <w:noProof/>
            <w:sz w:val="26"/>
            <w:szCs w:val="26"/>
            <w:rPrChange w:id="11958" w:author="Unknown">
              <w:rPr>
                <w:noProof/>
              </w:rPr>
            </w:rPrChange>
          </w:rPr>
          <mc:AlternateContent>
            <mc:Choice Requires="wps">
              <w:drawing>
                <wp:anchor distT="0" distB="0" distL="114300" distR="114300" simplePos="0" relativeHeight="251655680" behindDoc="0" locked="0" layoutInCell="1" allowOverlap="1" wp14:anchorId="26511F00" wp14:editId="499DD19C">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4C2D67" w:rsidRDefault="004C2D67">
                              <w:pPr>
                                <w:pStyle w:val="EquationIndex"/>
                                <w:pPrChange w:id="11959" w:author="The Si Tran" w:date="2012-12-16T10:42:00Z">
                                  <w:pPr/>
                                </w:pPrChange>
                              </w:pPr>
                              <w:ins w:id="11960" w:author="The Si Tran" w:date="2012-12-11T07:33:00Z">
                                <w:r>
                                  <w:t xml:space="preserve">Thông số cho </w:t>
                                </w:r>
                              </w:ins>
                              <w:ins w:id="11961" w:author="The Si Tran" w:date="2012-12-11T07:32:00Z">
                                <w:r>
                                  <w:t xml:space="preserve"> giải thuật</w:t>
                                </w:r>
                              </w:ins>
                              <w:ins w:id="11962" w:author="The Si Tran" w:date="2012-12-11T07:34:00Z">
                                <w:r>
                                  <w:t xml:space="preserve"> </w:t>
                                </w:r>
                              </w:ins>
                              <w:ins w:id="11963"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94" type="#_x0000_t202" style="position:absolute;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4C2D67" w:rsidRDefault="004C2D67">
                        <w:pPr>
                          <w:pStyle w:val="EquationIndex"/>
                          <w:pPrChange w:id="11964" w:author="The Si Tran" w:date="2012-12-16T10:42:00Z">
                            <w:pPr/>
                          </w:pPrChange>
                        </w:pPr>
                        <w:ins w:id="11965" w:author="The Si Tran" w:date="2012-12-11T07:33:00Z">
                          <w:r>
                            <w:t xml:space="preserve">Thông số cho </w:t>
                          </w:r>
                        </w:ins>
                        <w:ins w:id="11966" w:author="The Si Tran" w:date="2012-12-11T07:32:00Z">
                          <w:r>
                            <w:t xml:space="preserve"> giải thuật</w:t>
                          </w:r>
                        </w:ins>
                        <w:ins w:id="11967" w:author="The Si Tran" w:date="2012-12-11T07:34:00Z">
                          <w:r>
                            <w:t xml:space="preserve"> </w:t>
                          </w:r>
                        </w:ins>
                        <w:ins w:id="11968" w:author="The Si Tran" w:date="2012-12-11T07:35:00Z">
                          <w:r>
                            <w:t>lan truyền ngược</w:t>
                          </w:r>
                        </w:ins>
                      </w:p>
                    </w:txbxContent>
                  </v:textbox>
                  <w10:wrap anchorx="margin"/>
                </v:shape>
              </w:pict>
            </mc:Fallback>
          </mc:AlternateContent>
        </w:r>
      </w:ins>
      <w:ins w:id="11969" w:author="The Si Tran" w:date="2012-12-11T07:33:00Z">
        <w:r w:rsidRPr="0038242B">
          <w:rPr>
            <w:rFonts w:ascii="Times New Roman" w:hAnsi="Times New Roman"/>
            <w:noProof/>
            <w:sz w:val="26"/>
            <w:szCs w:val="26"/>
            <w:rPrChange w:id="11970" w:author="Unknown">
              <w:rPr>
                <w:noProof/>
              </w:rPr>
            </w:rPrChange>
          </w:rPr>
          <mc:AlternateContent>
            <mc:Choice Requires="wps">
              <w:drawing>
                <wp:anchor distT="0" distB="0" distL="114300" distR="114300" simplePos="0" relativeHeight="251657728" behindDoc="0" locked="0" layoutInCell="1" allowOverlap="1" wp14:anchorId="6C7AD123" wp14:editId="467F36B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61EE9F1" id="Straight Connector 179"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1971" w:author="The Si Tran" w:date="2012-12-11T07:32:00Z">
        <w:r>
          <w:rPr>
            <w:noProof/>
          </w:rPr>
          <mc:AlternateContent>
            <mc:Choice Requires="wps">
              <w:drawing>
                <wp:anchor distT="0" distB="0" distL="114300" distR="114300" simplePos="0" relativeHeight="251654656" behindDoc="0" locked="0" layoutInCell="1" allowOverlap="1" wp14:anchorId="69B1F6E1" wp14:editId="19632403">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6BC09" id="Rectangle 177" o:spid="_x0000_s1026" style="position:absolute;margin-left:354pt;margin-top:144.8pt;width:64.5pt;height:10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1972" w:author="The Si Tran" w:date="2012-12-11T07:31:00Z">
        <w:r w:rsidRPr="0038242B">
          <w:rPr>
            <w:rFonts w:ascii="Times New Roman" w:hAnsi="Times New Roman"/>
            <w:noProof/>
            <w:sz w:val="26"/>
            <w:szCs w:val="26"/>
            <w:rPrChange w:id="11973" w:author="Unknown">
              <w:rPr>
                <w:noProof/>
              </w:rPr>
            </w:rPrChange>
          </w:rPr>
          <mc:AlternateContent>
            <mc:Choice Requires="wps">
              <w:drawing>
                <wp:anchor distT="0" distB="0" distL="114300" distR="114300" simplePos="0" relativeHeight="251653632" behindDoc="0" locked="0" layoutInCell="1" allowOverlap="1" wp14:anchorId="4EAC69C6" wp14:editId="0B69418A">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B951BD5"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1584" behindDoc="0" locked="0" layoutInCell="1" allowOverlap="1" wp14:anchorId="2E0D66F3" wp14:editId="6003F252">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87215" id="Rectangle 174" o:spid="_x0000_s1026" style="position:absolute;margin-left:49.5pt;margin-top:156.8pt;width:102.75pt;height:3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1974" w:author="The Si Tran" w:date="2012-12-11T07:45:00Z">
        <w:r w:rsidRPr="00D62B2C">
          <w:rPr>
            <w:noProof/>
          </w:rPr>
          <w:t xml:space="preserve"> </w:t>
        </w:r>
        <w:r>
          <w:rPr>
            <w:noProof/>
          </w:rPr>
          <w:drawing>
            <wp:inline distT="0" distB="0" distL="0" distR="0" wp14:anchorId="6F4A43F4" wp14:editId="12740D8E">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1975" w:author="The Si Tran" w:date="2012-12-11T06:20:00Z"/>
          <w:rFonts w:ascii="Times New Roman" w:hAnsi="Times New Roman"/>
          <w:sz w:val="26"/>
          <w:szCs w:val="26"/>
          <w:rPrChange w:id="11976" w:author="The Si Tran" w:date="2012-12-11T07:08:00Z">
            <w:rPr>
              <w:ins w:id="11977" w:author="The Si Tran" w:date="2012-12-11T06:20:00Z"/>
            </w:rPr>
          </w:rPrChange>
        </w:rPr>
        <w:pPrChange w:id="11978" w:author="The Si Tran" w:date="2012-12-11T07:35:00Z">
          <w:pPr>
            <w:pStyle w:val="ListParagraph"/>
            <w:numPr>
              <w:numId w:val="36"/>
            </w:numPr>
            <w:spacing w:after="160" w:line="259" w:lineRule="auto"/>
            <w:ind w:left="1440" w:hanging="360"/>
          </w:pPr>
        </w:pPrChange>
      </w:pPr>
      <w:ins w:id="11979"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1980" w:author="The Si Tran" w:date="2012-12-11T06:20:00Z"/>
          <w:rFonts w:ascii="Times New Roman" w:hAnsi="Times New Roman"/>
          <w:rPrChange w:id="11981" w:author="The Si Tran" w:date="2012-12-11T06:24:00Z">
            <w:rPr>
              <w:ins w:id="11982"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1983" w:author="The Si Tran" w:date="2012-12-11T06:20:00Z"/>
          <w:rFonts w:ascii="Times New Roman" w:hAnsi="Times New Roman"/>
          <w:sz w:val="26"/>
          <w:szCs w:val="26"/>
          <w:rPrChange w:id="11984" w:author="The Si Tran" w:date="2012-12-11T07:36:00Z">
            <w:rPr>
              <w:ins w:id="11985" w:author="The Si Tran" w:date="2012-12-11T06:20:00Z"/>
            </w:rPr>
          </w:rPrChange>
        </w:rPr>
      </w:pPr>
      <w:ins w:id="11986" w:author="The Si Tran" w:date="2012-12-11T06:20:00Z">
        <w:r w:rsidRPr="0052188A">
          <w:rPr>
            <w:rFonts w:ascii="Times New Roman" w:hAnsi="Times New Roman"/>
            <w:sz w:val="26"/>
            <w:szCs w:val="26"/>
            <w:rPrChange w:id="11987"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1988" w:author="The Si Tran" w:date="2012-12-11T06:20:00Z"/>
          <w:rFonts w:ascii="Times New Roman" w:hAnsi="Times New Roman"/>
          <w:rPrChange w:id="11989" w:author="The Si Tran" w:date="2012-12-11T06:24:00Z">
            <w:rPr>
              <w:ins w:id="11990" w:author="The Si Tran" w:date="2012-12-11T06:20:00Z"/>
            </w:rPr>
          </w:rPrChange>
        </w:rPr>
      </w:pPr>
    </w:p>
    <w:p w14:paraId="500F91EE" w14:textId="77777777" w:rsidR="00667F2E" w:rsidRDefault="00D4441E" w:rsidP="0052188A">
      <w:pPr>
        <w:pStyle w:val="ListParagraph"/>
        <w:ind w:left="0"/>
        <w:rPr>
          <w:ins w:id="11991" w:author="The Si Tran" w:date="2012-12-11T07:39:00Z"/>
          <w:rFonts w:ascii="Times New Roman" w:hAnsi="Times New Roman"/>
        </w:rPr>
      </w:pPr>
      <w:ins w:id="11992" w:author="The Si Tran" w:date="2012-12-11T07:38:00Z">
        <w:r w:rsidRPr="003C1928">
          <w:rPr>
            <w:rFonts w:ascii="Times New Roman" w:hAnsi="Times New Roman"/>
            <w:noProof/>
            <w:rPrChange w:id="11993" w:author="Unknown">
              <w:rPr>
                <w:noProof/>
              </w:rPr>
            </w:rPrChange>
          </w:rPr>
          <mc:AlternateContent>
            <mc:Choice Requires="wps">
              <w:drawing>
                <wp:anchor distT="0" distB="0" distL="114300" distR="114300" simplePos="0" relativeHeight="251664896" behindDoc="0" locked="0" layoutInCell="1" allowOverlap="1" wp14:anchorId="05AB0561" wp14:editId="0938CB4B">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6FAE2" id="Rectangle 180" o:spid="_x0000_s1026" style="position:absolute;margin-left:49.5pt;margin-top:153.75pt;width:102.75pt;height:31.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1994" w:author="Unknown">
              <w:rPr>
                <w:noProof/>
              </w:rPr>
            </w:rPrChange>
          </w:rPr>
          <mc:AlternateContent>
            <mc:Choice Requires="wps">
              <w:drawing>
                <wp:anchor distT="0" distB="0" distL="114300" distR="114300" simplePos="0" relativeHeight="251665920" behindDoc="0" locked="0" layoutInCell="1" allowOverlap="1" wp14:anchorId="7103CA9B" wp14:editId="62DBB364">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4C2D67" w:rsidRDefault="004C2D67">
                              <w:pPr>
                                <w:pStyle w:val="EquationIndex"/>
                                <w:pPrChange w:id="11995" w:author="The Si Tran" w:date="2012-12-16T10:42:00Z">
                                  <w:pPr/>
                                </w:pPrChange>
                              </w:pPr>
                              <w:ins w:id="11996" w:author="The Si Tran" w:date="2012-12-11T07:32:00Z">
                                <w:r>
                                  <w:t>Chọn giải thuật</w:t>
                                </w:r>
                              </w:ins>
                              <w:ins w:id="11997" w:author="The Si Tran" w:date="2012-12-11T07:35:00Z">
                                <w:r>
                                  <w:t xml:space="preserve"> </w:t>
                                </w:r>
                              </w:ins>
                              <w:ins w:id="11998"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95"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4C2D67" w:rsidRDefault="004C2D67">
                        <w:pPr>
                          <w:pStyle w:val="EquationIndex"/>
                          <w:pPrChange w:id="11999" w:author="The Si Tran" w:date="2012-12-16T10:42:00Z">
                            <w:pPr/>
                          </w:pPrChange>
                        </w:pPr>
                        <w:ins w:id="12000" w:author="The Si Tran" w:date="2012-12-11T07:32:00Z">
                          <w:r>
                            <w:t>Chọn giải thuật</w:t>
                          </w:r>
                        </w:ins>
                        <w:ins w:id="12001" w:author="The Si Tran" w:date="2012-12-11T07:35:00Z">
                          <w:r>
                            <w:t xml:space="preserve"> </w:t>
                          </w:r>
                        </w:ins>
                        <w:ins w:id="12002" w:author="The Si Tran" w:date="2012-12-11T07:40:00Z">
                          <w:r>
                            <w:t>RPROP</w:t>
                          </w:r>
                        </w:ins>
                      </w:p>
                    </w:txbxContent>
                  </v:textbox>
                  <w10:wrap anchorx="margin"/>
                </v:shape>
              </w:pict>
            </mc:Fallback>
          </mc:AlternateContent>
        </w:r>
        <w:r w:rsidRPr="003C1928">
          <w:rPr>
            <w:rFonts w:ascii="Times New Roman" w:hAnsi="Times New Roman"/>
            <w:noProof/>
            <w:rPrChange w:id="12003" w:author="Unknown">
              <w:rPr>
                <w:noProof/>
              </w:rPr>
            </w:rPrChange>
          </w:rPr>
          <mc:AlternateContent>
            <mc:Choice Requires="wps">
              <w:drawing>
                <wp:anchor distT="0" distB="0" distL="114300" distR="114300" simplePos="0" relativeHeight="251666944" behindDoc="0" locked="0" layoutInCell="1" allowOverlap="1" wp14:anchorId="1385DBFF" wp14:editId="217DF78B">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BBE5252"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004" w:author="Unknown">
              <w:rPr>
                <w:noProof/>
              </w:rPr>
            </w:rPrChange>
          </w:rPr>
          <mc:AlternateContent>
            <mc:Choice Requires="wps">
              <w:drawing>
                <wp:anchor distT="0" distB="0" distL="114300" distR="114300" simplePos="0" relativeHeight="251667968" behindDoc="0" locked="0" layoutInCell="1" allowOverlap="1" wp14:anchorId="179B3922" wp14:editId="788E5EC4">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B8D8D"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005" w:author="Unknown">
              <w:rPr>
                <w:noProof/>
              </w:rPr>
            </w:rPrChange>
          </w:rPr>
          <mc:AlternateContent>
            <mc:Choice Requires="wps">
              <w:drawing>
                <wp:anchor distT="0" distB="0" distL="114300" distR="114300" simplePos="0" relativeHeight="251670016" behindDoc="0" locked="0" layoutInCell="1" allowOverlap="1" wp14:anchorId="3D60FAB2" wp14:editId="08D68C27">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4C2D67" w:rsidRDefault="004C2D67">
                              <w:pPr>
                                <w:pStyle w:val="EquationIndex"/>
                                <w:pPrChange w:id="12006" w:author="The Si Tran" w:date="2012-12-16T10:42:00Z">
                                  <w:pPr/>
                                </w:pPrChange>
                              </w:pPr>
                              <w:ins w:id="12007" w:author="The Si Tran" w:date="2012-12-11T07:33:00Z">
                                <w:r>
                                  <w:t xml:space="preserve">Thông số cho </w:t>
                                </w:r>
                              </w:ins>
                              <w:ins w:id="12008" w:author="The Si Tran" w:date="2012-12-11T07:32:00Z">
                                <w:r>
                                  <w:t xml:space="preserve"> giải thuật</w:t>
                                </w:r>
                              </w:ins>
                              <w:ins w:id="12009" w:author="The Si Tran" w:date="2012-12-11T07:34:00Z">
                                <w:r>
                                  <w:t xml:space="preserve"> </w:t>
                                </w:r>
                              </w:ins>
                              <w:ins w:id="12010"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96" type="#_x0000_t202" style="position:absolute;left:0;text-align:left;margin-left:112.5pt;margin-top:221.2pt;width:2in;height:38.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14:paraId="1B9CC203" w14:textId="77777777" w:rsidR="004C2D67" w:rsidRDefault="004C2D67">
                        <w:pPr>
                          <w:pStyle w:val="EquationIndex"/>
                          <w:pPrChange w:id="12011" w:author="The Si Tran" w:date="2012-12-16T10:42:00Z">
                            <w:pPr/>
                          </w:pPrChange>
                        </w:pPr>
                        <w:ins w:id="12012" w:author="The Si Tran" w:date="2012-12-11T07:33:00Z">
                          <w:r>
                            <w:t xml:space="preserve">Thông số cho </w:t>
                          </w:r>
                        </w:ins>
                        <w:ins w:id="12013" w:author="The Si Tran" w:date="2012-12-11T07:32:00Z">
                          <w:r>
                            <w:t xml:space="preserve"> giải thuật</w:t>
                          </w:r>
                        </w:ins>
                        <w:ins w:id="12014" w:author="The Si Tran" w:date="2012-12-11T07:34:00Z">
                          <w:r>
                            <w:t xml:space="preserve"> </w:t>
                          </w:r>
                        </w:ins>
                        <w:ins w:id="12015" w:author="The Si Tran" w:date="2012-12-11T07:40:00Z">
                          <w:r>
                            <w:t>RPROP</w:t>
                          </w:r>
                        </w:ins>
                      </w:p>
                    </w:txbxContent>
                  </v:textbox>
                  <w10:wrap anchorx="margin"/>
                </v:shape>
              </w:pict>
            </mc:Fallback>
          </mc:AlternateContent>
        </w:r>
        <w:r w:rsidRPr="003C1928">
          <w:rPr>
            <w:rFonts w:ascii="Times New Roman" w:hAnsi="Times New Roman"/>
            <w:noProof/>
            <w:rPrChange w:id="12016" w:author="Unknown">
              <w:rPr>
                <w:noProof/>
              </w:rPr>
            </w:rPrChange>
          </w:rPr>
          <mc:AlternateContent>
            <mc:Choice Requires="wps">
              <w:drawing>
                <wp:anchor distT="0" distB="0" distL="114300" distR="114300" simplePos="0" relativeHeight="251671040" behindDoc="0" locked="0" layoutInCell="1" allowOverlap="1" wp14:anchorId="27EAA975" wp14:editId="29CB6CE4">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72E3FDD" id="Straight Connector 185"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017" w:author="The Si Tran" w:date="2012-12-11T07:46:00Z">
        <w:r w:rsidRPr="00D4441E">
          <w:rPr>
            <w:noProof/>
          </w:rPr>
          <w:t xml:space="preserve"> </w:t>
        </w:r>
        <w:r>
          <w:rPr>
            <w:noProof/>
          </w:rPr>
          <w:drawing>
            <wp:inline distT="0" distB="0" distL="0" distR="0" wp14:anchorId="21B3CF2C" wp14:editId="7C1D2D8F">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018" w:author="The Si Tran" w:date="2012-12-11T07:39:00Z"/>
          <w:rFonts w:ascii="Times New Roman" w:hAnsi="Times New Roman"/>
          <w:sz w:val="26"/>
          <w:szCs w:val="26"/>
        </w:rPr>
      </w:pPr>
      <w:ins w:id="12019"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020" w:author="The Si Tran" w:date="2012-12-11T06:20:00Z"/>
          <w:rFonts w:ascii="Times New Roman" w:hAnsi="Times New Roman"/>
          <w:rPrChange w:id="12021" w:author="The Si Tran" w:date="2012-12-11T06:24:00Z">
            <w:rPr>
              <w:ins w:id="12022" w:author="The Si Tran" w:date="2012-12-11T06:20:00Z"/>
            </w:rPr>
          </w:rPrChange>
        </w:rPr>
      </w:pPr>
    </w:p>
    <w:p w14:paraId="3AC6ADFC" w14:textId="77777777" w:rsidR="00667F2E" w:rsidRPr="001B545C" w:rsidRDefault="00667F2E" w:rsidP="00667F2E">
      <w:pPr>
        <w:pStyle w:val="ListParagraph"/>
        <w:rPr>
          <w:ins w:id="12023" w:author="The Si Tran" w:date="2012-12-11T06:20:00Z"/>
          <w:rFonts w:ascii="Times New Roman" w:hAnsi="Times New Roman"/>
          <w:rPrChange w:id="12024" w:author="The Si Tran" w:date="2012-12-11T06:24:00Z">
            <w:rPr>
              <w:ins w:id="12025" w:author="The Si Tran" w:date="2012-12-11T06:20:00Z"/>
            </w:rPr>
          </w:rPrChange>
        </w:rPr>
      </w:pPr>
    </w:p>
    <w:p w14:paraId="730D6D51" w14:textId="77777777" w:rsidR="00667F2E" w:rsidRDefault="00667F2E">
      <w:pPr>
        <w:pStyle w:val="ListParagraph"/>
        <w:numPr>
          <w:ilvl w:val="0"/>
          <w:numId w:val="36"/>
        </w:numPr>
        <w:rPr>
          <w:ins w:id="12026" w:author="The Si Tran" w:date="2012-12-11T07:40:00Z"/>
          <w:rFonts w:ascii="Times New Roman" w:hAnsi="Times New Roman"/>
          <w:sz w:val="26"/>
          <w:szCs w:val="26"/>
        </w:rPr>
        <w:pPrChange w:id="12027" w:author="The Si Tran" w:date="2012-12-11T07:40:00Z">
          <w:pPr>
            <w:pStyle w:val="ListParagraph"/>
          </w:pPr>
        </w:pPrChange>
      </w:pPr>
      <w:ins w:id="12028" w:author="The Si Tran" w:date="2012-12-11T06:20:00Z">
        <w:r w:rsidRPr="00AD549B">
          <w:rPr>
            <w:rFonts w:ascii="Times New Roman" w:hAnsi="Times New Roman"/>
            <w:sz w:val="26"/>
            <w:szCs w:val="26"/>
            <w:rPrChange w:id="12029" w:author="The Si Tran" w:date="2012-12-11T07:40:00Z">
              <w:rPr/>
            </w:rPrChange>
          </w:rPr>
          <w:t>Kết quả của quá trình huấn luyện</w:t>
        </w:r>
      </w:ins>
    </w:p>
    <w:p w14:paraId="6527B548" w14:textId="77777777" w:rsidR="00AD549B" w:rsidRPr="00AD549B" w:rsidRDefault="00AD549B">
      <w:pPr>
        <w:pStyle w:val="ListParagraph"/>
        <w:ind w:left="1440"/>
        <w:rPr>
          <w:ins w:id="12030" w:author="The Si Tran" w:date="2012-12-11T06:20:00Z"/>
          <w:rFonts w:ascii="Times New Roman" w:hAnsi="Times New Roman"/>
          <w:sz w:val="26"/>
          <w:szCs w:val="26"/>
          <w:rPrChange w:id="12031" w:author="The Si Tran" w:date="2012-12-11T07:40:00Z">
            <w:rPr>
              <w:ins w:id="12032" w:author="The Si Tran" w:date="2012-12-11T06:20:00Z"/>
            </w:rPr>
          </w:rPrChange>
        </w:rPr>
        <w:pPrChange w:id="12033" w:author="The Si Tran" w:date="2012-12-11T07:47:00Z">
          <w:pPr>
            <w:pStyle w:val="ListParagraph"/>
          </w:pPr>
        </w:pPrChange>
      </w:pPr>
    </w:p>
    <w:p w14:paraId="3F628AE9" w14:textId="77777777" w:rsidR="00667F2E" w:rsidRPr="001B545C" w:rsidRDefault="00667F2E" w:rsidP="00AD549B">
      <w:pPr>
        <w:pStyle w:val="ListParagraph"/>
        <w:ind w:left="0"/>
        <w:rPr>
          <w:ins w:id="12034" w:author="The Si Tran" w:date="2012-12-11T06:20:00Z"/>
          <w:rFonts w:ascii="Times New Roman" w:hAnsi="Times New Roman"/>
          <w:rPrChange w:id="12035" w:author="The Si Tran" w:date="2012-12-11T06:24:00Z">
            <w:rPr>
              <w:ins w:id="12036" w:author="The Si Tran" w:date="2012-12-11T06:20:00Z"/>
            </w:rPr>
          </w:rPrChange>
        </w:rPr>
      </w:pPr>
      <w:ins w:id="12037" w:author="The Si Tran" w:date="2012-12-11T06:20:00Z">
        <w:r w:rsidRPr="001B545C">
          <w:rPr>
            <w:rFonts w:ascii="Times New Roman" w:hAnsi="Times New Roman"/>
            <w:noProof/>
            <w:rPrChange w:id="12038" w:author="Unknown">
              <w:rPr>
                <w:noProof/>
              </w:rPr>
            </w:rPrChange>
          </w:rPr>
          <w:drawing>
            <wp:inline distT="0" distB="0" distL="0" distR="0" wp14:anchorId="79201A0C" wp14:editId="0669B2C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039" w:author="The Si Tran" w:date="2012-12-11T06:20:00Z"/>
          <w:rFonts w:ascii="Times New Roman" w:hAnsi="Times New Roman"/>
          <w:rPrChange w:id="12040" w:author="The Si Tran" w:date="2012-12-11T06:24:00Z">
            <w:rPr>
              <w:ins w:id="12041" w:author="The Si Tran" w:date="2012-12-11T06:20:00Z"/>
            </w:rPr>
          </w:rPrChange>
        </w:rPr>
        <w:pPrChange w:id="12042" w:author="The Si Tran" w:date="2012-12-11T07:41:00Z">
          <w:pPr>
            <w:pStyle w:val="ListParagraph"/>
          </w:pPr>
        </w:pPrChange>
      </w:pPr>
      <w:ins w:id="12043" w:author="The Si Tran" w:date="2012-12-11T06:20:00Z">
        <w:r w:rsidRPr="001B545C">
          <w:rPr>
            <w:rFonts w:ascii="Times New Roman" w:hAnsi="Times New Roman"/>
            <w:rPrChange w:id="12044"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2045" w:author="The Si Tran" w:date="2012-12-11T07:48:00Z"/>
          <w:rFonts w:ascii="Times New Roman" w:hAnsi="Times New Roman"/>
          <w:rPrChange w:id="12046" w:author="The Si Tran" w:date="2012-12-11T07:48:00Z">
            <w:rPr>
              <w:ins w:id="12047" w:author="The Si Tran" w:date="2012-12-11T07:48:00Z"/>
              <w:rFonts w:ascii="Times New Roman" w:hAnsi="Times New Roman"/>
              <w:sz w:val="26"/>
              <w:szCs w:val="26"/>
            </w:rPr>
          </w:rPrChange>
        </w:rPr>
        <w:pPrChange w:id="12048" w:author="The Si Tran" w:date="2012-12-11T07:47:00Z">
          <w:pPr>
            <w:pStyle w:val="ListParagraph"/>
          </w:pPr>
        </w:pPrChange>
      </w:pPr>
      <w:ins w:id="12049"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050" w:author="The Si Tran" w:date="2012-12-11T07:48:00Z"/>
          <w:rFonts w:ascii="Times New Roman" w:hAnsi="Times New Roman"/>
          <w:rPrChange w:id="12051" w:author="The Si Tran" w:date="2012-12-11T07:48:00Z">
            <w:rPr>
              <w:ins w:id="12052" w:author="The Si Tran" w:date="2012-12-11T07:48:00Z"/>
              <w:rFonts w:ascii="Times New Roman" w:hAnsi="Times New Roman"/>
              <w:sz w:val="26"/>
              <w:szCs w:val="26"/>
            </w:rPr>
          </w:rPrChange>
        </w:rPr>
        <w:pPrChange w:id="12053" w:author="The Si Tran" w:date="2012-12-11T07:48:00Z">
          <w:pPr>
            <w:pStyle w:val="ListParagraph"/>
          </w:pPr>
        </w:pPrChange>
      </w:pPr>
    </w:p>
    <w:p w14:paraId="17950C99" w14:textId="1D369808" w:rsidR="00F4420F" w:rsidRPr="001B545C" w:rsidRDefault="00DC2B95">
      <w:pPr>
        <w:pStyle w:val="ListParagraph"/>
        <w:ind w:left="0"/>
        <w:rPr>
          <w:ins w:id="12054" w:author="The Si Tran" w:date="2012-12-11T06:20:00Z"/>
          <w:rFonts w:ascii="Times New Roman" w:hAnsi="Times New Roman"/>
          <w:rPrChange w:id="12055" w:author="The Si Tran" w:date="2012-12-11T06:24:00Z">
            <w:rPr>
              <w:ins w:id="12056" w:author="The Si Tran" w:date="2012-12-11T06:20:00Z"/>
            </w:rPr>
          </w:rPrChange>
        </w:rPr>
        <w:pPrChange w:id="12057" w:author="The Si Tran" w:date="2012-12-11T07:48:00Z">
          <w:pPr>
            <w:pStyle w:val="ListParagraph"/>
          </w:pPr>
        </w:pPrChange>
      </w:pPr>
      <w:ins w:id="12058" w:author="The Si Tran" w:date="2012-12-11T07:49:00Z">
        <w:r w:rsidRPr="00F4420F">
          <w:rPr>
            <w:rFonts w:ascii="Times New Roman" w:hAnsi="Times New Roman"/>
            <w:noProof/>
            <w:rPrChange w:id="12059" w:author="Unknown">
              <w:rPr>
                <w:noProof/>
              </w:rPr>
            </w:rPrChange>
          </w:rPr>
          <w:lastRenderedPageBreak/>
          <mc:AlternateContent>
            <mc:Choice Requires="wps">
              <w:drawing>
                <wp:anchor distT="0" distB="0" distL="114300" distR="114300" simplePos="0" relativeHeight="251658752" behindDoc="0" locked="0" layoutInCell="1" allowOverlap="1" wp14:anchorId="127629DE" wp14:editId="1FFC1818">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4C2D67" w:rsidRDefault="004C2D67">
                              <w:pPr>
                                <w:pStyle w:val="EquationIndex"/>
                                <w:pPrChange w:id="12060" w:author="The Si Tran" w:date="2012-12-16T10:42:00Z">
                                  <w:pPr/>
                                </w:pPrChange>
                              </w:pPr>
                              <w:ins w:id="12061" w:author="The Si Tran" w:date="2012-12-11T07:49:00Z">
                                <w:r w:rsidRPr="00DC2B95">
                                  <w:rPr>
                                    <w:rStyle w:val="EquationIndexChar"/>
                                    <w:rPrChange w:id="12062"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7" type="#_x0000_t202" style="position:absolute;left:0;text-align:left;margin-left:103.6pt;margin-top:121.4pt;width:58.7pt;height:39.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CsZ0Ap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4C2D67" w:rsidRDefault="004C2D67">
                        <w:pPr>
                          <w:pStyle w:val="EquationIndex"/>
                          <w:pPrChange w:id="12063" w:author="The Si Tran" w:date="2012-12-16T10:42:00Z">
                            <w:pPr/>
                          </w:pPrChange>
                        </w:pPr>
                        <w:ins w:id="12064" w:author="The Si Tran" w:date="2012-12-11T07:49:00Z">
                          <w:r w:rsidRPr="00DC2B95">
                            <w:rPr>
                              <w:rStyle w:val="EquationIndexChar"/>
                              <w:rPrChange w:id="12065"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066" w:author="Unknown">
              <w:rPr>
                <w:noProof/>
              </w:rPr>
            </w:rPrChange>
          </w:rPr>
          <mc:AlternateContent>
            <mc:Choice Requires="wps">
              <w:drawing>
                <wp:anchor distT="0" distB="0" distL="114300" distR="114300" simplePos="0" relativeHeight="251661824" behindDoc="0" locked="0" layoutInCell="1" allowOverlap="1" wp14:anchorId="7F4701F3" wp14:editId="2535131B">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4C2D67" w:rsidRDefault="004C2D67">
                              <w:pPr>
                                <w:pStyle w:val="EquationIndex"/>
                                <w:pPrChange w:id="12067" w:author="The Si Tran" w:date="2012-12-16T10:42:00Z">
                                  <w:pPr/>
                                </w:pPrChange>
                              </w:pPr>
                              <w:ins w:id="12068" w:author="The Si Tran" w:date="2012-12-11T07:49:00Z">
                                <w:r>
                                  <w:t>Kiểm tra khả nă</w:t>
                                </w:r>
                              </w:ins>
                              <w:ins w:id="12069"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98" type="#_x0000_t202" style="position:absolute;left:0;text-align:left;margin-left:205.75pt;margin-top:125.6pt;width:102pt;height:4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lOQn+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4C2D67" w:rsidRDefault="004C2D67">
                        <w:pPr>
                          <w:pStyle w:val="EquationIndex"/>
                          <w:pPrChange w:id="12070" w:author="The Si Tran" w:date="2012-12-16T10:42:00Z">
                            <w:pPr/>
                          </w:pPrChange>
                        </w:pPr>
                        <w:ins w:id="12071" w:author="The Si Tran" w:date="2012-12-11T07:49:00Z">
                          <w:r>
                            <w:t>Kiểm tra khả nă</w:t>
                          </w:r>
                        </w:ins>
                        <w:ins w:id="12072" w:author="The Si Tran" w:date="2012-12-11T07:50:00Z">
                          <w:r>
                            <w:t>ng dự đoán</w:t>
                          </w:r>
                        </w:ins>
                      </w:p>
                    </w:txbxContent>
                  </v:textbox>
                  <w10:wrap anchorx="margin"/>
                </v:shape>
              </w:pict>
            </mc:Fallback>
          </mc:AlternateContent>
        </w:r>
      </w:ins>
      <w:ins w:id="12073" w:author="The Si Tran" w:date="2012-12-11T07:50:00Z">
        <w:r w:rsidR="00F4420F" w:rsidRPr="00F4420F">
          <w:rPr>
            <w:rFonts w:ascii="Times New Roman" w:hAnsi="Times New Roman"/>
            <w:noProof/>
            <w:rPrChange w:id="12074" w:author="Unknown">
              <w:rPr>
                <w:noProof/>
              </w:rPr>
            </w:rPrChange>
          </w:rPr>
          <mc:AlternateContent>
            <mc:Choice Requires="wps">
              <w:drawing>
                <wp:anchor distT="0" distB="0" distL="114300" distR="114300" simplePos="0" relativeHeight="251663872" behindDoc="0" locked="0" layoutInCell="1" allowOverlap="1" wp14:anchorId="5564A9BB" wp14:editId="002ACA1B">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4475328" id="Straight Connector 203"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075" w:author="The Si Tran" w:date="2012-12-11T07:49:00Z">
        <w:r w:rsidR="00F4420F" w:rsidRPr="00F4420F">
          <w:rPr>
            <w:rFonts w:ascii="Times New Roman" w:hAnsi="Times New Roman"/>
            <w:noProof/>
            <w:rPrChange w:id="12076" w:author="Unknown">
              <w:rPr>
                <w:noProof/>
              </w:rPr>
            </w:rPrChange>
          </w:rPr>
          <mc:AlternateContent>
            <mc:Choice Requires="wps">
              <w:drawing>
                <wp:anchor distT="0" distB="0" distL="114300" distR="114300" simplePos="0" relativeHeight="251660800" behindDoc="0" locked="0" layoutInCell="1" allowOverlap="1" wp14:anchorId="6B3D2C26" wp14:editId="04981261">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ED796"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077" w:author="Unknown">
              <w:rPr>
                <w:noProof/>
              </w:rPr>
            </w:rPrChange>
          </w:rPr>
          <mc:AlternateContent>
            <mc:Choice Requires="wps">
              <w:drawing>
                <wp:anchor distT="0" distB="0" distL="114300" distR="114300" simplePos="0" relativeHeight="251659776" behindDoc="0" locked="0" layoutInCell="1" allowOverlap="1" wp14:anchorId="67237BEB" wp14:editId="5905B8ED">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D25AE50"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078" w:author="Unknown">
              <w:rPr>
                <w:noProof/>
              </w:rPr>
            </w:rPrChange>
          </w:rPr>
          <mc:AlternateContent>
            <mc:Choice Requires="wps">
              <w:drawing>
                <wp:anchor distT="0" distB="0" distL="114300" distR="114300" simplePos="0" relativeHeight="251672064" behindDoc="0" locked="0" layoutInCell="1" allowOverlap="1" wp14:anchorId="1EF64DEE" wp14:editId="4B945252">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AD3CE"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079" w:author="The Si Tran" w:date="2012-12-11T07:48:00Z">
        <w:r w:rsidR="00F4420F">
          <w:rPr>
            <w:noProof/>
          </w:rPr>
          <w:drawing>
            <wp:inline distT="0" distB="0" distL="0" distR="0" wp14:anchorId="44AC1143" wp14:editId="1426EEE8">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080" w:author="The Si Tran" w:date="2012-12-11T06:20:00Z"/>
          <w:rFonts w:ascii="Times New Roman" w:hAnsi="Times New Roman"/>
          <w:sz w:val="26"/>
          <w:szCs w:val="26"/>
          <w:rPrChange w:id="12081" w:author="The Si Tran" w:date="2012-12-11T07:48:00Z">
            <w:rPr>
              <w:ins w:id="12082" w:author="The Si Tran" w:date="2012-12-11T06:20:00Z"/>
            </w:rPr>
          </w:rPrChange>
        </w:rPr>
      </w:pPr>
      <w:ins w:id="12083" w:author="The Si Tran" w:date="2012-12-11T06:20:00Z">
        <w:r w:rsidRPr="0090080B">
          <w:rPr>
            <w:rFonts w:ascii="Times New Roman" w:hAnsi="Times New Roman"/>
            <w:sz w:val="26"/>
            <w:szCs w:val="26"/>
            <w:rPrChange w:id="12084"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085" w:author="The Si Tran" w:date="2012-12-11T07:51:00Z"/>
          <w:rFonts w:ascii="Times New Roman" w:hAnsi="Times New Roman"/>
        </w:rPr>
      </w:pPr>
      <w:ins w:id="12086" w:author="The Si Tran" w:date="2012-12-11T06:20:00Z">
        <w:r w:rsidRPr="001B545C">
          <w:rPr>
            <w:rFonts w:ascii="Times New Roman" w:hAnsi="Times New Roman"/>
            <w:noProof/>
            <w:rPrChange w:id="12087" w:author="Unknown">
              <w:rPr>
                <w:noProof/>
              </w:rPr>
            </w:rPrChange>
          </w:rPr>
          <w:drawing>
            <wp:inline distT="0" distB="0" distL="0" distR="0" wp14:anchorId="7B2AC025" wp14:editId="34A7E8F6">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088" w:author="The Si Tran" w:date="2012-12-11T06:20:00Z"/>
          <w:rFonts w:ascii="Times New Roman" w:hAnsi="Times New Roman"/>
          <w:sz w:val="26"/>
          <w:szCs w:val="26"/>
          <w:rPrChange w:id="12089" w:author="The Si Tran" w:date="2012-12-11T07:51:00Z">
            <w:rPr>
              <w:ins w:id="12090"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091" w:author="The Si Tran" w:date="2012-12-11T06:20:00Z"/>
          <w:rFonts w:ascii="Times New Roman" w:hAnsi="Times New Roman"/>
          <w:sz w:val="26"/>
          <w:szCs w:val="26"/>
          <w:rPrChange w:id="12092" w:author="The Si Tran" w:date="2012-12-11T07:51:00Z">
            <w:rPr>
              <w:ins w:id="12093" w:author="The Si Tran" w:date="2012-12-11T06:20:00Z"/>
            </w:rPr>
          </w:rPrChange>
        </w:rPr>
      </w:pPr>
      <w:ins w:id="12094" w:author="The Si Tran" w:date="2012-12-11T06:20:00Z">
        <w:r w:rsidRPr="00745EDF">
          <w:rPr>
            <w:rFonts w:ascii="Times New Roman" w:hAnsi="Times New Roman"/>
            <w:sz w:val="26"/>
            <w:szCs w:val="26"/>
            <w:rPrChange w:id="12095"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096" w:author="The Si Tran" w:date="2012-12-11T06:20:00Z"/>
          <w:rFonts w:ascii="Times New Roman" w:hAnsi="Times New Roman"/>
          <w:sz w:val="26"/>
          <w:szCs w:val="26"/>
          <w:rPrChange w:id="12097" w:author="The Si Tran" w:date="2012-12-11T07:51:00Z">
            <w:rPr>
              <w:ins w:id="12098" w:author="The Si Tran" w:date="2012-12-11T06:20:00Z"/>
            </w:rPr>
          </w:rPrChange>
        </w:rPr>
      </w:pPr>
      <w:ins w:id="12099" w:author="The Si Tran" w:date="2012-12-11T06:20:00Z">
        <w:r w:rsidRPr="00745EDF">
          <w:rPr>
            <w:rFonts w:ascii="Times New Roman" w:hAnsi="Times New Roman"/>
            <w:sz w:val="26"/>
            <w:szCs w:val="26"/>
            <w:rPrChange w:id="12100" w:author="The Si Tran" w:date="2012-12-11T07:51:00Z">
              <w:rPr/>
            </w:rPrChange>
          </w:rPr>
          <w:t>Chọn số thời đoạn cần dự báo</w:t>
        </w:r>
      </w:ins>
    </w:p>
    <w:p w14:paraId="7DC2B188" w14:textId="77777777" w:rsidR="00667F2E" w:rsidRDefault="00667F2E" w:rsidP="00667F2E">
      <w:pPr>
        <w:pStyle w:val="ListParagraph"/>
        <w:ind w:left="1440"/>
        <w:rPr>
          <w:ins w:id="12101" w:author="The Si Tran" w:date="2012-12-11T07:52:00Z"/>
          <w:rFonts w:ascii="Times New Roman" w:hAnsi="Times New Roman"/>
        </w:rPr>
      </w:pPr>
      <w:ins w:id="12102" w:author="The Si Tran" w:date="2012-12-11T06:20:00Z">
        <w:r w:rsidRPr="001B545C">
          <w:rPr>
            <w:rFonts w:ascii="Times New Roman" w:hAnsi="Times New Roman"/>
            <w:noProof/>
            <w:rPrChange w:id="12103" w:author="Unknown">
              <w:rPr>
                <w:noProof/>
              </w:rPr>
            </w:rPrChange>
          </w:rPr>
          <w:drawing>
            <wp:inline distT="0" distB="0" distL="0" distR="0" wp14:anchorId="379256B8" wp14:editId="28A1056D">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104" w:author="The Si Tran" w:date="2012-12-11T06:20:00Z"/>
          <w:rFonts w:ascii="Times New Roman" w:hAnsi="Times New Roman"/>
          <w:rPrChange w:id="12105" w:author="The Si Tran" w:date="2012-12-11T06:24:00Z">
            <w:rPr>
              <w:ins w:id="12106" w:author="The Si Tran" w:date="2012-12-11T06:20:00Z"/>
            </w:rPr>
          </w:rPrChange>
        </w:rPr>
      </w:pPr>
    </w:p>
    <w:p w14:paraId="72939B3E" w14:textId="77777777" w:rsidR="00667F2E" w:rsidRPr="001B545C" w:rsidRDefault="00667F2E" w:rsidP="00667F2E">
      <w:pPr>
        <w:pStyle w:val="ListParagraph"/>
        <w:ind w:left="1440"/>
        <w:rPr>
          <w:ins w:id="12107" w:author="The Si Tran" w:date="2012-12-11T06:20:00Z"/>
          <w:rFonts w:ascii="Times New Roman" w:hAnsi="Times New Roman"/>
          <w:rPrChange w:id="12108" w:author="The Si Tran" w:date="2012-12-11T06:24:00Z">
            <w:rPr>
              <w:ins w:id="12109" w:author="The Si Tran" w:date="2012-12-11T06:20:00Z"/>
            </w:rPr>
          </w:rPrChange>
        </w:rPr>
      </w:pPr>
      <w:ins w:id="12110" w:author="The Si Tran" w:date="2012-12-11T06:20:00Z">
        <w:r w:rsidRPr="001B545C">
          <w:rPr>
            <w:rFonts w:ascii="Times New Roman" w:hAnsi="Times New Roman"/>
            <w:rPrChange w:id="12111" w:author="The Si Tran" w:date="2012-12-11T06:24:00Z">
              <w:rPr/>
            </w:rPrChange>
          </w:rPr>
          <w:t>Kết quả dự báo:</w:t>
        </w:r>
      </w:ins>
    </w:p>
    <w:p w14:paraId="23B796F5" w14:textId="77777777" w:rsidR="00667F2E" w:rsidRDefault="00667F2E" w:rsidP="00422906">
      <w:pPr>
        <w:pStyle w:val="ListParagraph"/>
        <w:ind w:left="0"/>
        <w:rPr>
          <w:ins w:id="12112" w:author="The Si Tran" w:date="2012-12-11T07:52:00Z"/>
          <w:rFonts w:ascii="Times New Roman" w:hAnsi="Times New Roman"/>
        </w:rPr>
      </w:pPr>
      <w:ins w:id="12113" w:author="The Si Tran" w:date="2012-12-11T06:20:00Z">
        <w:r w:rsidRPr="001B545C">
          <w:rPr>
            <w:rFonts w:ascii="Times New Roman" w:hAnsi="Times New Roman"/>
            <w:noProof/>
            <w:rPrChange w:id="12114" w:author="Unknown">
              <w:rPr>
                <w:noProof/>
              </w:rPr>
            </w:rPrChange>
          </w:rPr>
          <w:drawing>
            <wp:inline distT="0" distB="0" distL="0" distR="0" wp14:anchorId="4C8A0108" wp14:editId="4459FB31">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115" w:author="The Si Tran" w:date="2012-12-11T07:53:00Z"/>
          <w:rFonts w:ascii="Times New Roman" w:hAnsi="Times New Roman"/>
          <w:sz w:val="26"/>
          <w:szCs w:val="26"/>
        </w:rPr>
        <w:pPrChange w:id="12116" w:author="The Si Tran" w:date="2012-12-11T07:52:00Z">
          <w:pPr>
            <w:pStyle w:val="ListParagraph"/>
            <w:ind w:left="0"/>
          </w:pPr>
        </w:pPrChange>
      </w:pPr>
      <w:ins w:id="12117" w:author="The Si Tran" w:date="2012-12-11T07:52:00Z">
        <w:r w:rsidRPr="00422906">
          <w:rPr>
            <w:rFonts w:ascii="Times New Roman" w:hAnsi="Times New Roman"/>
            <w:sz w:val="26"/>
            <w:szCs w:val="26"/>
            <w:rPrChange w:id="12118"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119" w:author="The Si Tran" w:date="2012-12-11T06:20:00Z"/>
          <w:rFonts w:ascii="Times New Roman" w:hAnsi="Times New Roman"/>
          <w:sz w:val="26"/>
          <w:szCs w:val="26"/>
          <w:rPrChange w:id="12120" w:author="The Si Tran" w:date="2012-12-11T07:53:00Z">
            <w:rPr>
              <w:ins w:id="12121" w:author="The Si Tran" w:date="2012-12-11T06:20:00Z"/>
            </w:rPr>
          </w:rPrChange>
        </w:rPr>
        <w:pPrChange w:id="12122"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123" w:author="The Si Tran" w:date="2012-12-11T06:20:00Z"/>
          <w:rFonts w:ascii="Times New Roman" w:hAnsi="Times New Roman"/>
          <w:sz w:val="26"/>
          <w:szCs w:val="26"/>
          <w:rPrChange w:id="12124" w:author="The Si Tran" w:date="2012-12-11T07:53:00Z">
            <w:rPr>
              <w:ins w:id="12125" w:author="The Si Tran" w:date="2012-12-11T06:20:00Z"/>
            </w:rPr>
          </w:rPrChange>
        </w:rPr>
      </w:pPr>
      <w:ins w:id="12126" w:author="The Si Tran" w:date="2012-12-11T06:20:00Z">
        <w:r w:rsidRPr="00422906">
          <w:rPr>
            <w:rFonts w:ascii="Times New Roman" w:hAnsi="Times New Roman"/>
            <w:sz w:val="26"/>
            <w:szCs w:val="26"/>
            <w:rPrChange w:id="12127"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128" w:author="The Si Tran" w:date="2012-12-11T06:20:00Z"/>
          <w:rFonts w:ascii="Times New Roman" w:hAnsi="Times New Roman"/>
          <w:sz w:val="26"/>
          <w:szCs w:val="26"/>
          <w:rPrChange w:id="12129" w:author="The Si Tran" w:date="2012-12-11T07:53:00Z">
            <w:rPr>
              <w:ins w:id="12130" w:author="The Si Tran" w:date="2012-12-11T06:20:00Z"/>
            </w:rPr>
          </w:rPrChange>
        </w:rPr>
      </w:pPr>
      <w:ins w:id="12131" w:author="The Si Tran" w:date="2012-12-11T06:20:00Z">
        <w:r w:rsidRPr="00422906">
          <w:rPr>
            <w:rFonts w:ascii="Times New Roman" w:hAnsi="Times New Roman"/>
            <w:sz w:val="26"/>
            <w:szCs w:val="26"/>
            <w:rPrChange w:id="12132"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133" w:author="The Si Tran" w:date="2012-12-11T07:54:00Z"/>
        </w:rPr>
        <w:pPrChange w:id="12134" w:author="The Si Tran" w:date="2012-12-11T07:54:00Z">
          <w:pPr>
            <w:pStyle w:val="ListParagraph"/>
          </w:pPr>
        </w:pPrChange>
      </w:pPr>
      <w:ins w:id="12135" w:author="The Si Tran" w:date="2012-12-11T07:53:00Z">
        <w:r>
          <w:t>Dự báo</w:t>
        </w:r>
      </w:ins>
    </w:p>
    <w:p w14:paraId="3216EB82" w14:textId="77777777" w:rsidR="004833CB" w:rsidRPr="00097101" w:rsidRDefault="004833CB">
      <w:pPr>
        <w:pStyle w:val="NoSpacing"/>
        <w:numPr>
          <w:ilvl w:val="0"/>
          <w:numId w:val="41"/>
        </w:numPr>
        <w:rPr>
          <w:ins w:id="12136" w:author="The Si Tran" w:date="2012-12-11T06:20:00Z"/>
        </w:rPr>
        <w:pPrChange w:id="12137" w:author="The Si Tran" w:date="2012-12-11T07:54:00Z">
          <w:pPr>
            <w:pStyle w:val="ListParagraph"/>
          </w:pPr>
        </w:pPrChange>
      </w:pPr>
      <w:ins w:id="12138" w:author="The Si Tran" w:date="2012-12-11T07:54:00Z">
        <w:r>
          <w:t>Kiểm tra mô hình kết hợp</w:t>
        </w:r>
      </w:ins>
    </w:p>
    <w:p w14:paraId="3455B1D2" w14:textId="77777777" w:rsidR="00667F2E" w:rsidRPr="004833CB" w:rsidRDefault="00667F2E" w:rsidP="00667F2E">
      <w:pPr>
        <w:pStyle w:val="ListParagraph"/>
        <w:ind w:left="1080"/>
        <w:rPr>
          <w:ins w:id="12139" w:author="The Si Tran" w:date="2012-12-11T06:20:00Z"/>
          <w:rFonts w:ascii="Times New Roman" w:hAnsi="Times New Roman"/>
          <w:sz w:val="26"/>
          <w:szCs w:val="26"/>
          <w:rPrChange w:id="12140" w:author="The Si Tran" w:date="2012-12-11T07:54:00Z">
            <w:rPr>
              <w:ins w:id="12141" w:author="The Si Tran" w:date="2012-12-11T06:20:00Z"/>
            </w:rPr>
          </w:rPrChange>
        </w:rPr>
      </w:pPr>
      <w:ins w:id="12142" w:author="The Si Tran" w:date="2012-12-11T06:20:00Z">
        <w:r w:rsidRPr="004833CB">
          <w:rPr>
            <w:rFonts w:ascii="Times New Roman" w:hAnsi="Times New Roman"/>
            <w:sz w:val="26"/>
            <w:szCs w:val="26"/>
            <w:rPrChange w:id="12143"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144" w:author="The Si Tran" w:date="2012-12-11T07:59:00Z"/>
          <w:rFonts w:ascii="Times New Roman" w:hAnsi="Times New Roman"/>
        </w:rPr>
      </w:pPr>
      <w:ins w:id="12145" w:author="The Si Tran" w:date="2012-12-11T06:20:00Z">
        <w:r w:rsidRPr="001B545C">
          <w:rPr>
            <w:rFonts w:ascii="Times New Roman" w:hAnsi="Times New Roman"/>
            <w:noProof/>
            <w:rPrChange w:id="12146" w:author="Unknown">
              <w:rPr>
                <w:noProof/>
              </w:rPr>
            </w:rPrChange>
          </w:rPr>
          <mc:AlternateContent>
            <mc:Choice Requires="wps">
              <w:drawing>
                <wp:anchor distT="0" distB="0" distL="114300" distR="114300" simplePos="0" relativeHeight="251639296" behindDoc="0" locked="0" layoutInCell="1" allowOverlap="1" wp14:anchorId="419359FF" wp14:editId="4B066369">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4C2D67" w:rsidRDefault="004C2D67"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9" type="#_x0000_t202" style="position:absolute;left:0;text-align:left;margin-left:116.25pt;margin-top:90pt;width:117pt;height:36.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4C2D67" w:rsidRDefault="004C2D67" w:rsidP="00667F2E">
                        <w:r>
                          <w:t>Kiểm tra mô hình</w:t>
                        </w:r>
                      </w:p>
                    </w:txbxContent>
                  </v:textbox>
                </v:shape>
              </w:pict>
            </mc:Fallback>
          </mc:AlternateContent>
        </w:r>
        <w:r w:rsidRPr="001B545C">
          <w:rPr>
            <w:rFonts w:ascii="Times New Roman" w:hAnsi="Times New Roman"/>
            <w:noProof/>
            <w:rPrChange w:id="12147" w:author="Unknown">
              <w:rPr>
                <w:noProof/>
              </w:rPr>
            </w:rPrChange>
          </w:rPr>
          <mc:AlternateContent>
            <mc:Choice Requires="wps">
              <w:drawing>
                <wp:anchor distT="0" distB="0" distL="114300" distR="114300" simplePos="0" relativeHeight="251637248" behindDoc="0" locked="0" layoutInCell="1" allowOverlap="1" wp14:anchorId="3B978055" wp14:editId="4F20A077">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100" type="#_x0000_t47" style="position:absolute;left:0;text-align:left;margin-left:217.5pt;margin-top:39.75pt;width:60pt;height:20.2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4C2D67" w:rsidRDefault="004C2D67" w:rsidP="00667F2E">
                        <w:pPr>
                          <w:jc w:val="center"/>
                        </w:pPr>
                      </w:p>
                    </w:txbxContent>
                  </v:textbox>
                  <o:callout v:ext="edit" minusy="t"/>
                </v:shape>
              </w:pict>
            </mc:Fallback>
          </mc:AlternateContent>
        </w:r>
        <w:r w:rsidR="00667F2E" w:rsidRPr="001B545C">
          <w:rPr>
            <w:rFonts w:ascii="Times New Roman" w:hAnsi="Times New Roman"/>
            <w:noProof/>
            <w:rPrChange w:id="12148" w:author="Unknown">
              <w:rPr>
                <w:noProof/>
              </w:rPr>
            </w:rPrChange>
          </w:rPr>
          <w:drawing>
            <wp:inline distT="0" distB="0" distL="0" distR="0" wp14:anchorId="6184D586" wp14:editId="31B8CF98">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149" w:author="The Si Tran" w:date="2012-12-11T07:59:00Z"/>
          <w:rFonts w:ascii="Times New Roman" w:hAnsi="Times New Roman"/>
        </w:rPr>
      </w:pPr>
    </w:p>
    <w:p w14:paraId="2398A1DA" w14:textId="77777777" w:rsidR="00BF62DE" w:rsidRDefault="00BF62DE" w:rsidP="00BF62DE">
      <w:pPr>
        <w:pStyle w:val="ListParagraph"/>
        <w:ind w:left="0"/>
        <w:rPr>
          <w:ins w:id="12150" w:author="The Si Tran" w:date="2012-12-11T07:59:00Z"/>
          <w:rFonts w:ascii="Times New Roman" w:hAnsi="Times New Roman"/>
        </w:rPr>
      </w:pPr>
    </w:p>
    <w:p w14:paraId="3185EAA8" w14:textId="77777777" w:rsidR="00BF62DE" w:rsidRDefault="00BF62DE" w:rsidP="00BF62DE">
      <w:pPr>
        <w:pStyle w:val="ListParagraph"/>
        <w:ind w:left="0"/>
        <w:rPr>
          <w:ins w:id="12151" w:author="The Si Tran" w:date="2012-12-11T07:59:00Z"/>
          <w:rFonts w:ascii="Times New Roman" w:hAnsi="Times New Roman"/>
        </w:rPr>
      </w:pPr>
      <w:ins w:id="12152" w:author="The Si Tran" w:date="2012-12-11T07:59:00Z">
        <w:r>
          <w:rPr>
            <w:noProof/>
          </w:rPr>
          <w:lastRenderedPageBreak/>
          <w:drawing>
            <wp:inline distT="0" distB="0" distL="0" distR="0" wp14:anchorId="6B725F63" wp14:editId="1A00D64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153" w:author="The Si Tran" w:date="2012-12-11T07:56:00Z"/>
          <w:rFonts w:ascii="Times New Roman" w:hAnsi="Times New Roman"/>
          <w:sz w:val="26"/>
          <w:szCs w:val="26"/>
          <w:rPrChange w:id="12154" w:author="The Si Tran" w:date="2012-12-11T07:59:00Z">
            <w:rPr>
              <w:ins w:id="12155" w:author="The Si Tran" w:date="2012-12-11T07:56:00Z"/>
              <w:rFonts w:ascii="Times New Roman" w:hAnsi="Times New Roman"/>
            </w:rPr>
          </w:rPrChange>
        </w:rPr>
        <w:pPrChange w:id="12156" w:author="The Si Tran" w:date="2012-12-11T07:59:00Z">
          <w:pPr>
            <w:pStyle w:val="ListParagraph"/>
            <w:ind w:left="0"/>
          </w:pPr>
        </w:pPrChange>
      </w:pPr>
      <w:ins w:id="12157" w:author="The Si Tran" w:date="2012-12-11T07:59:00Z">
        <w:r w:rsidRPr="003C0DE2">
          <w:rPr>
            <w:rFonts w:ascii="Times New Roman" w:hAnsi="Times New Roman"/>
            <w:sz w:val="26"/>
            <w:szCs w:val="26"/>
            <w:rPrChange w:id="12158"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159" w:author="The Si Tran" w:date="2012-12-11T06:20:00Z"/>
          <w:rFonts w:ascii="Times New Roman" w:hAnsi="Times New Roman"/>
          <w:rPrChange w:id="12160" w:author="The Si Tran" w:date="2012-12-11T06:24:00Z">
            <w:rPr>
              <w:ins w:id="12161"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162" w:author="The Si Tran" w:date="2012-12-11T07:55:00Z"/>
          <w:rFonts w:ascii="Times New Roman" w:hAnsi="Times New Roman"/>
          <w:sz w:val="26"/>
          <w:szCs w:val="26"/>
          <w:rPrChange w:id="12163" w:author="The Si Tran" w:date="2012-12-11T07:56:00Z">
            <w:rPr>
              <w:ins w:id="12164" w:author="The Si Tran" w:date="2012-12-11T07:55:00Z"/>
              <w:rFonts w:ascii="Times New Roman" w:hAnsi="Times New Roman"/>
            </w:rPr>
          </w:rPrChange>
        </w:rPr>
        <w:pPrChange w:id="12165" w:author="The Si Tran" w:date="2012-12-11T07:56:00Z">
          <w:pPr>
            <w:pStyle w:val="ListParagraph"/>
            <w:numPr>
              <w:numId w:val="38"/>
            </w:numPr>
            <w:spacing w:after="160" w:line="259" w:lineRule="auto"/>
            <w:ind w:left="1080" w:hanging="360"/>
          </w:pPr>
        </w:pPrChange>
      </w:pPr>
      <w:ins w:id="12166" w:author="The Si Tran" w:date="2012-12-11T06:20:00Z">
        <w:r w:rsidRPr="00BF62DE">
          <w:rPr>
            <w:rFonts w:ascii="Times New Roman" w:hAnsi="Times New Roman"/>
            <w:sz w:val="26"/>
            <w:szCs w:val="26"/>
            <w:rPrChange w:id="12167"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168" w:author="The Si Tran" w:date="2012-12-11T06:20:00Z"/>
          <w:rFonts w:ascii="Times New Roman" w:hAnsi="Times New Roman"/>
          <w:rPrChange w:id="12169" w:author="The Si Tran" w:date="2012-12-11T06:24:00Z">
            <w:rPr>
              <w:ins w:id="12170" w:author="The Si Tran" w:date="2012-12-11T06:20:00Z"/>
            </w:rPr>
          </w:rPrChange>
        </w:rPr>
        <w:pPrChange w:id="12171"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172" w:author="The Si Tran" w:date="2012-12-11T06:20:00Z"/>
          <w:rFonts w:ascii="Times New Roman" w:hAnsi="Times New Roman"/>
          <w:rPrChange w:id="12173" w:author="The Si Tran" w:date="2012-12-11T06:24:00Z">
            <w:rPr>
              <w:ins w:id="12174" w:author="The Si Tran" w:date="2012-12-11T06:20:00Z"/>
            </w:rPr>
          </w:rPrChange>
        </w:rPr>
      </w:pPr>
      <w:ins w:id="12175" w:author="The Si Tran" w:date="2012-12-11T06:20:00Z">
        <w:r w:rsidRPr="001B545C">
          <w:rPr>
            <w:rFonts w:ascii="Times New Roman" w:hAnsi="Times New Roman"/>
            <w:noProof/>
            <w:rPrChange w:id="12176" w:author="Unknown">
              <w:rPr>
                <w:noProof/>
              </w:rPr>
            </w:rPrChange>
          </w:rPr>
          <w:lastRenderedPageBreak/>
          <mc:AlternateContent>
            <mc:Choice Requires="wps">
              <w:drawing>
                <wp:anchor distT="0" distB="0" distL="114300" distR="114300" simplePos="0" relativeHeight="251641344" behindDoc="0" locked="0" layoutInCell="1" allowOverlap="1" wp14:anchorId="3EDEB21A" wp14:editId="2D2A513E">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4C2D67" w:rsidRDefault="004C2D67"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101" type="#_x0000_t202" style="position:absolute;left:0;text-align:left;margin-left:62.25pt;margin-top:89.45pt;width:63.75pt;height:3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4C2D67" w:rsidRDefault="004C2D67" w:rsidP="00667F2E">
                        <w:r>
                          <w:t>Dự đoán</w:t>
                        </w:r>
                      </w:p>
                    </w:txbxContent>
                  </v:textbox>
                </v:shape>
              </w:pict>
            </mc:Fallback>
          </mc:AlternateContent>
        </w:r>
        <w:r w:rsidRPr="001B545C">
          <w:rPr>
            <w:rFonts w:ascii="Times New Roman" w:hAnsi="Times New Roman"/>
            <w:noProof/>
            <w:rPrChange w:id="12177" w:author="Unknown">
              <w:rPr>
                <w:noProof/>
              </w:rPr>
            </w:rPrChange>
          </w:rPr>
          <mc:AlternateContent>
            <mc:Choice Requires="wps">
              <w:drawing>
                <wp:anchor distT="0" distB="0" distL="114300" distR="114300" simplePos="0" relativeHeight="251640320" behindDoc="0" locked="0" layoutInCell="1" allowOverlap="1" wp14:anchorId="00D386CF" wp14:editId="4B7B885F">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4C2D67" w:rsidRDefault="004C2D67"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102" type="#_x0000_t47" style="position:absolute;left:0;text-align:left;margin-left:146.25pt;margin-top:40.45pt;width:60pt;height:20.2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4C2D67" w:rsidRDefault="004C2D67" w:rsidP="00667F2E">
                        <w:pPr>
                          <w:jc w:val="center"/>
                        </w:pPr>
                      </w:p>
                    </w:txbxContent>
                  </v:textbox>
                  <o:callout v:ext="edit" minusy="t"/>
                </v:shape>
              </w:pict>
            </mc:Fallback>
          </mc:AlternateContent>
        </w:r>
        <w:r w:rsidR="00667F2E" w:rsidRPr="001B545C">
          <w:rPr>
            <w:rFonts w:ascii="Times New Roman" w:hAnsi="Times New Roman"/>
            <w:noProof/>
            <w:rPrChange w:id="12178" w:author="Unknown">
              <w:rPr>
                <w:noProof/>
              </w:rPr>
            </w:rPrChange>
          </w:rPr>
          <mc:AlternateContent>
            <mc:Choice Requires="wps">
              <w:drawing>
                <wp:anchor distT="0" distB="0" distL="114300" distR="114300" simplePos="0" relativeHeight="251645440" behindDoc="0" locked="0" layoutInCell="1" allowOverlap="1" wp14:anchorId="3F6F5102" wp14:editId="5D2B7DFA">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1E39C" id="Straight Arrow Connector 127" o:spid="_x0000_s1026" type="#_x0000_t32" style="position:absolute;margin-left:422.25pt;margin-top:230.2pt;width:22.5pt;height:61.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179" w:author="Unknown">
              <w:rPr>
                <w:noProof/>
              </w:rPr>
            </w:rPrChange>
          </w:rPr>
          <mc:AlternateContent>
            <mc:Choice Requires="wps">
              <w:drawing>
                <wp:anchor distT="0" distB="0" distL="114300" distR="114300" simplePos="0" relativeHeight="251642368" behindDoc="0" locked="0" layoutInCell="1" allowOverlap="1" wp14:anchorId="4E62179D" wp14:editId="688CB50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2C671" id="Straight Arrow Connector 128" o:spid="_x0000_s1026" type="#_x0000_t32" style="position:absolute;margin-left:105.75pt;margin-top:229.45pt;width:13.5pt;height:65.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180" w:author="Unknown">
              <w:rPr>
                <w:noProof/>
              </w:rPr>
            </w:rPrChange>
          </w:rPr>
          <w:drawing>
            <wp:inline distT="0" distB="0" distL="0" distR="0" wp14:anchorId="7FB50EBD" wp14:editId="69D13392">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181" w:author="The Si Tran" w:date="2012-12-11T06:20:00Z"/>
        </w:rPr>
      </w:pPr>
      <w:ins w:id="12182" w:author="The Si Tran" w:date="2012-12-11T06:20:00Z">
        <w:r w:rsidRPr="001B545C">
          <w:rPr>
            <w:noProof/>
            <w:rPrChange w:id="12183" w:author="Unknown">
              <w:rPr>
                <w:rFonts w:ascii="Calibri" w:eastAsia="Calibri" w:hAnsi="Calibri"/>
                <w:noProof/>
                <w:sz w:val="22"/>
              </w:rPr>
            </w:rPrChange>
          </w:rPr>
          <mc:AlternateContent>
            <mc:Choice Requires="wps">
              <w:drawing>
                <wp:anchor distT="0" distB="0" distL="114300" distR="114300" simplePos="0" relativeHeight="251646464" behindDoc="0" locked="0" layoutInCell="1" allowOverlap="1" wp14:anchorId="7BE96E7A" wp14:editId="19B454FD">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4C2D67" w:rsidRDefault="004C2D67"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103" type="#_x0000_t202" style="position:absolute;left:0;text-align:left;margin-left:98.05pt;margin-top:20.45pt;width:149.25pt;height:33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14:paraId="0D1FB836" w14:textId="77777777" w:rsidR="004C2D67" w:rsidRDefault="004C2D67"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184" w:author="The Si Tran" w:date="2012-12-11T06:20:00Z"/>
        </w:rPr>
      </w:pPr>
      <w:ins w:id="12185" w:author="The Si Tran" w:date="2012-12-11T06:20:00Z">
        <w:r w:rsidRPr="001B545C">
          <w:rPr>
            <w:noProof/>
            <w:rPrChange w:id="12186" w:author="Unknown">
              <w:rPr>
                <w:rFonts w:ascii="Calibri" w:eastAsia="Calibri" w:hAnsi="Calibri"/>
                <w:noProof/>
                <w:sz w:val="22"/>
              </w:rPr>
            </w:rPrChange>
          </w:rPr>
          <mc:AlternateContent>
            <mc:Choice Requires="wps">
              <w:drawing>
                <wp:anchor distT="0" distB="0" distL="114300" distR="114300" simplePos="0" relativeHeight="251643392" behindDoc="0" locked="0" layoutInCell="1" allowOverlap="1" wp14:anchorId="4C4C90C5" wp14:editId="2D27984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4C2D67" w:rsidRDefault="004C2D67"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104" type="#_x0000_t202" style="position:absolute;left:0;text-align:left;margin-left:94.5pt;margin-top:1pt;width:149.25pt;height:29.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14:paraId="095457D3" w14:textId="77777777" w:rsidR="004C2D67" w:rsidRDefault="004C2D67" w:rsidP="00667F2E">
                        <w:r>
                          <w:t>Đồ thị các giá trị dự đoán</w:t>
                        </w:r>
                      </w:p>
                    </w:txbxContent>
                  </v:textbox>
                </v:shape>
              </w:pict>
            </mc:Fallback>
          </mc:AlternateContent>
        </w:r>
      </w:ins>
    </w:p>
    <w:p w14:paraId="126C25BD" w14:textId="77777777" w:rsidR="00667F2E" w:rsidRPr="001B545C" w:rsidRDefault="00667F2E" w:rsidP="00667F2E">
      <w:pPr>
        <w:rPr>
          <w:ins w:id="12187" w:author="The Si Tran" w:date="2012-12-11T06:20:00Z"/>
        </w:rPr>
      </w:pPr>
    </w:p>
    <w:p w14:paraId="59F0763C" w14:textId="77777777" w:rsidR="00667F2E" w:rsidRPr="00C64004" w:rsidRDefault="00667F2E">
      <w:pPr>
        <w:jc w:val="center"/>
        <w:rPr>
          <w:b/>
          <w:rPrChange w:id="12188" w:author="The Si Tran" w:date="2012-12-11T06:18:00Z">
            <w:rPr>
              <w:szCs w:val="26"/>
            </w:rPr>
          </w:rPrChange>
        </w:rPr>
        <w:pPrChange w:id="12189"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190"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673EBA" w14:textId="77777777" w:rsidR="003941EB" w:rsidRDefault="003941EB" w:rsidP="00AC1CB4">
      <w:pPr>
        <w:spacing w:before="0" w:line="240" w:lineRule="auto"/>
      </w:pPr>
      <w:r>
        <w:separator/>
      </w:r>
    </w:p>
    <w:p w14:paraId="56DE16F2" w14:textId="77777777" w:rsidR="003941EB" w:rsidRDefault="003941EB"/>
  </w:endnote>
  <w:endnote w:type="continuationSeparator" w:id="0">
    <w:p w14:paraId="5EF47E5B" w14:textId="77777777" w:rsidR="003941EB" w:rsidRDefault="003941EB" w:rsidP="00AC1CB4">
      <w:pPr>
        <w:spacing w:before="0" w:line="240" w:lineRule="auto"/>
      </w:pPr>
      <w:r>
        <w:continuationSeparator/>
      </w:r>
    </w:p>
    <w:p w14:paraId="64A05328" w14:textId="77777777" w:rsidR="003941EB" w:rsidRDefault="003941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392" w:author="The Si Tran" w:date="2012-12-12T13:36:00Z"/>
  <w:sdt>
    <w:sdtPr>
      <w:id w:val="-908844875"/>
      <w:docPartObj>
        <w:docPartGallery w:val="Page Numbers (Bottom of Page)"/>
        <w:docPartUnique/>
      </w:docPartObj>
    </w:sdtPr>
    <w:sdtEndPr>
      <w:rPr>
        <w:noProof/>
      </w:rPr>
    </w:sdtEndPr>
    <w:sdtContent>
      <w:customXmlInsRangeEnd w:id="392"/>
      <w:p w14:paraId="17267F96" w14:textId="77777777" w:rsidR="004C2D67" w:rsidRDefault="004C2D67">
        <w:pPr>
          <w:pStyle w:val="Footer"/>
          <w:jc w:val="center"/>
          <w:rPr>
            <w:ins w:id="393" w:author="The Si Tran" w:date="2012-12-12T13:36:00Z"/>
          </w:rPr>
        </w:pPr>
        <w:ins w:id="394" w:author="The Si Tran" w:date="2012-12-12T13:36:00Z">
          <w:r>
            <w:fldChar w:fldCharType="begin"/>
          </w:r>
          <w:r>
            <w:instrText xml:space="preserve"> PAGE   \* MERGEFORMAT </w:instrText>
          </w:r>
          <w:r>
            <w:fldChar w:fldCharType="separate"/>
          </w:r>
        </w:ins>
        <w:r w:rsidR="002E3DC5">
          <w:rPr>
            <w:noProof/>
          </w:rPr>
          <w:t>68</w:t>
        </w:r>
        <w:ins w:id="395" w:author="The Si Tran" w:date="2012-12-12T13:36:00Z">
          <w:r>
            <w:rPr>
              <w:noProof/>
            </w:rPr>
            <w:fldChar w:fldCharType="end"/>
          </w:r>
        </w:ins>
      </w:p>
      <w:customXmlInsRangeStart w:id="396" w:author="The Si Tran" w:date="2012-12-12T13:36:00Z"/>
    </w:sdtContent>
  </w:sdt>
  <w:customXmlInsRangeEnd w:id="396"/>
  <w:p w14:paraId="3AF94941" w14:textId="77777777" w:rsidR="004C2D67" w:rsidRDefault="004C2D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4C2D67" w:rsidRDefault="004C2D67">
    <w:pPr>
      <w:pStyle w:val="Footer"/>
      <w:jc w:val="center"/>
      <w:rPr>
        <w:ins w:id="11409" w:author="The Si Tran" w:date="2012-12-14T06:50:00Z"/>
      </w:rPr>
    </w:pPr>
    <w:ins w:id="11410" w:author="The Si Tran" w:date="2012-12-14T06:50:00Z">
      <w:r>
        <w:t>A.</w:t>
      </w:r>
    </w:ins>
    <w:customXmlInsRangeStart w:id="11411" w:author="The Si Tran" w:date="2012-12-14T06:50:00Z"/>
    <w:sdt>
      <w:sdtPr>
        <w:id w:val="1504550065"/>
        <w:docPartObj>
          <w:docPartGallery w:val="Page Numbers (Bottom of Page)"/>
          <w:docPartUnique/>
        </w:docPartObj>
      </w:sdtPr>
      <w:sdtEndPr>
        <w:rPr>
          <w:noProof/>
        </w:rPr>
      </w:sdtEndPr>
      <w:sdtContent>
        <w:customXmlInsRangeEnd w:id="11411"/>
        <w:ins w:id="11412" w:author="The Si Tran" w:date="2012-12-14T06:50:00Z">
          <w:r>
            <w:fldChar w:fldCharType="begin"/>
          </w:r>
          <w:r>
            <w:instrText xml:space="preserve"> PAGE   \* MERGEFORMAT </w:instrText>
          </w:r>
          <w:r>
            <w:fldChar w:fldCharType="separate"/>
          </w:r>
        </w:ins>
        <w:r w:rsidR="002E3DC5">
          <w:rPr>
            <w:noProof/>
          </w:rPr>
          <w:t>2</w:t>
        </w:r>
        <w:ins w:id="11413" w:author="The Si Tran" w:date="2012-12-14T06:50:00Z">
          <w:r>
            <w:rPr>
              <w:noProof/>
            </w:rPr>
            <w:fldChar w:fldCharType="end"/>
          </w:r>
        </w:ins>
        <w:customXmlInsRangeStart w:id="11414" w:author="The Si Tran" w:date="2012-12-14T06:50:00Z"/>
      </w:sdtContent>
    </w:sdt>
    <w:customXmlInsRangeEnd w:id="11414"/>
  </w:p>
  <w:p w14:paraId="2B5B527C" w14:textId="77777777" w:rsidR="004C2D67" w:rsidRDefault="004C2D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4C2D67" w:rsidRDefault="004C2D67">
    <w:pPr>
      <w:pStyle w:val="Footer"/>
      <w:jc w:val="center"/>
      <w:rPr>
        <w:ins w:id="11546" w:author="The Si Tran" w:date="2012-12-14T06:50:00Z"/>
      </w:rPr>
    </w:pPr>
    <w:ins w:id="11547" w:author="The Si Tran" w:date="2012-12-14T06:50:00Z">
      <w:r>
        <w:t>C.</w:t>
      </w:r>
    </w:ins>
    <w:customXmlInsRangeStart w:id="11548" w:author="The Si Tran" w:date="2012-12-14T06:50:00Z"/>
    <w:sdt>
      <w:sdtPr>
        <w:id w:val="280921923"/>
        <w:docPartObj>
          <w:docPartGallery w:val="Page Numbers (Bottom of Page)"/>
          <w:docPartUnique/>
        </w:docPartObj>
      </w:sdtPr>
      <w:sdtEndPr>
        <w:rPr>
          <w:noProof/>
        </w:rPr>
      </w:sdtEndPr>
      <w:sdtContent>
        <w:customXmlInsRangeEnd w:id="11548"/>
        <w:ins w:id="11549" w:author="The Si Tran" w:date="2012-12-14T06:50:00Z">
          <w:r>
            <w:fldChar w:fldCharType="begin"/>
          </w:r>
          <w:r>
            <w:instrText xml:space="preserve"> PAGE   \* MERGEFORMAT </w:instrText>
          </w:r>
          <w:r>
            <w:fldChar w:fldCharType="separate"/>
          </w:r>
        </w:ins>
        <w:r w:rsidR="002E3DC5">
          <w:rPr>
            <w:noProof/>
          </w:rPr>
          <w:t>2</w:t>
        </w:r>
        <w:ins w:id="11550" w:author="The Si Tran" w:date="2012-12-14T06:50:00Z">
          <w:r>
            <w:rPr>
              <w:noProof/>
            </w:rPr>
            <w:fldChar w:fldCharType="end"/>
          </w:r>
        </w:ins>
        <w:customXmlInsRangeStart w:id="11551" w:author="The Si Tran" w:date="2012-12-14T06:50:00Z"/>
      </w:sdtContent>
    </w:sdt>
    <w:customXmlInsRangeEnd w:id="11551"/>
  </w:p>
  <w:p w14:paraId="656B5744" w14:textId="77777777" w:rsidR="004C2D67" w:rsidRDefault="004C2D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0FE6FF" w14:textId="77777777" w:rsidR="003941EB" w:rsidRDefault="003941EB" w:rsidP="00AC1CB4">
      <w:pPr>
        <w:spacing w:before="0" w:line="240" w:lineRule="auto"/>
      </w:pPr>
      <w:r>
        <w:separator/>
      </w:r>
    </w:p>
    <w:p w14:paraId="361D8DD8" w14:textId="77777777" w:rsidR="003941EB" w:rsidRDefault="003941EB"/>
  </w:footnote>
  <w:footnote w:type="continuationSeparator" w:id="0">
    <w:p w14:paraId="2F0C38F0" w14:textId="77777777" w:rsidR="003941EB" w:rsidRDefault="003941EB" w:rsidP="00AC1CB4">
      <w:pPr>
        <w:spacing w:before="0" w:line="240" w:lineRule="auto"/>
      </w:pPr>
      <w:r>
        <w:continuationSeparator/>
      </w:r>
    </w:p>
    <w:p w14:paraId="02F116F9" w14:textId="77777777" w:rsidR="003941EB" w:rsidRDefault="003941E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0842"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0842"/>
      <w:p w14:paraId="3F653F36" w14:textId="2792F6D7" w:rsidR="004C2D67" w:rsidRDefault="004C2D67">
        <w:pPr>
          <w:pStyle w:val="Header"/>
          <w:pBdr>
            <w:bottom w:val="thickThinSmallGap" w:sz="24" w:space="1" w:color="auto"/>
          </w:pBdr>
          <w:tabs>
            <w:tab w:val="clear" w:pos="9360"/>
            <w:tab w:val="right" w:pos="9072"/>
          </w:tabs>
          <w:jc w:val="center"/>
          <w:rPr>
            <w:ins w:id="10843" w:author="The Si Tran" w:date="2012-12-14T06:56:00Z"/>
            <w:szCs w:val="26"/>
          </w:rPr>
        </w:pPr>
        <w:ins w:id="10844" w:author="The Si Tran" w:date="2012-12-14T06:57:00Z">
          <w:r w:rsidRPr="000A27E1">
            <w:rPr>
              <w:szCs w:val="26"/>
            </w:rPr>
            <w:t>Ứng dụng mạ</w:t>
          </w:r>
          <w:r>
            <w:rPr>
              <w:szCs w:val="26"/>
            </w:rPr>
            <w:t>ng Nơ</w:t>
          </w:r>
          <w:r w:rsidRPr="000A27E1">
            <w:rPr>
              <w:szCs w:val="26"/>
            </w:rPr>
            <w:t>ron nhân tạo vào công tác dự báo dữ liệu chuỗi thời gian</w:t>
          </w:r>
        </w:ins>
      </w:p>
      <w:customXmlInsRangeStart w:id="10845" w:author="The Si Tran" w:date="2012-12-14T06:56:00Z"/>
    </w:sdtContent>
  </w:sdt>
  <w:customXmlInsRangeEnd w:id="10845"/>
  <w:p w14:paraId="4F445727" w14:textId="0A2B6F9B" w:rsidR="004C2D67" w:rsidRPr="000A27E1" w:rsidRDefault="004C2D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2D83"/>
    <w:rsid w:val="00035531"/>
    <w:rsid w:val="0004647E"/>
    <w:rsid w:val="00050F61"/>
    <w:rsid w:val="00052731"/>
    <w:rsid w:val="0005400A"/>
    <w:rsid w:val="0005561A"/>
    <w:rsid w:val="0006468C"/>
    <w:rsid w:val="00066043"/>
    <w:rsid w:val="00071624"/>
    <w:rsid w:val="00071995"/>
    <w:rsid w:val="000729A7"/>
    <w:rsid w:val="00075CBD"/>
    <w:rsid w:val="00080E17"/>
    <w:rsid w:val="00082976"/>
    <w:rsid w:val="0008713C"/>
    <w:rsid w:val="0008775D"/>
    <w:rsid w:val="00087FFE"/>
    <w:rsid w:val="00090047"/>
    <w:rsid w:val="00090AB7"/>
    <w:rsid w:val="00091D45"/>
    <w:rsid w:val="00094614"/>
    <w:rsid w:val="000952DD"/>
    <w:rsid w:val="00095447"/>
    <w:rsid w:val="00097101"/>
    <w:rsid w:val="000A27E1"/>
    <w:rsid w:val="000A302D"/>
    <w:rsid w:val="000A51F8"/>
    <w:rsid w:val="000A7921"/>
    <w:rsid w:val="000B15D7"/>
    <w:rsid w:val="000B2963"/>
    <w:rsid w:val="000B35DE"/>
    <w:rsid w:val="000B533B"/>
    <w:rsid w:val="000B65E4"/>
    <w:rsid w:val="000C119A"/>
    <w:rsid w:val="000C4531"/>
    <w:rsid w:val="000C7BB4"/>
    <w:rsid w:val="000D001B"/>
    <w:rsid w:val="000D0624"/>
    <w:rsid w:val="000D0B0B"/>
    <w:rsid w:val="000D6995"/>
    <w:rsid w:val="000E05CE"/>
    <w:rsid w:val="000E1023"/>
    <w:rsid w:val="000E6941"/>
    <w:rsid w:val="000E7270"/>
    <w:rsid w:val="000E7D19"/>
    <w:rsid w:val="000F1F6F"/>
    <w:rsid w:val="000F27A6"/>
    <w:rsid w:val="001164BE"/>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67945"/>
    <w:rsid w:val="00177321"/>
    <w:rsid w:val="0018627D"/>
    <w:rsid w:val="00187200"/>
    <w:rsid w:val="00187396"/>
    <w:rsid w:val="00187478"/>
    <w:rsid w:val="00191361"/>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3484"/>
    <w:rsid w:val="001D36B5"/>
    <w:rsid w:val="001D7BD2"/>
    <w:rsid w:val="001E051F"/>
    <w:rsid w:val="001E0550"/>
    <w:rsid w:val="001E48EF"/>
    <w:rsid w:val="001E6D0D"/>
    <w:rsid w:val="001E7EC0"/>
    <w:rsid w:val="001F017F"/>
    <w:rsid w:val="00206943"/>
    <w:rsid w:val="0020765F"/>
    <w:rsid w:val="0021110E"/>
    <w:rsid w:val="00213AA5"/>
    <w:rsid w:val="002150BF"/>
    <w:rsid w:val="00215622"/>
    <w:rsid w:val="00223994"/>
    <w:rsid w:val="00231125"/>
    <w:rsid w:val="00233EFD"/>
    <w:rsid w:val="0023677B"/>
    <w:rsid w:val="002400FD"/>
    <w:rsid w:val="00244BAB"/>
    <w:rsid w:val="00246F0B"/>
    <w:rsid w:val="00247293"/>
    <w:rsid w:val="002510A2"/>
    <w:rsid w:val="0025143A"/>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0C6D"/>
    <w:rsid w:val="002E24B1"/>
    <w:rsid w:val="002E3B57"/>
    <w:rsid w:val="002E3DC5"/>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C45"/>
    <w:rsid w:val="003B0506"/>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5C02"/>
    <w:rsid w:val="003E7D6B"/>
    <w:rsid w:val="003F2C8F"/>
    <w:rsid w:val="003F6E52"/>
    <w:rsid w:val="0040359E"/>
    <w:rsid w:val="004174BC"/>
    <w:rsid w:val="004211A5"/>
    <w:rsid w:val="00422906"/>
    <w:rsid w:val="004347B6"/>
    <w:rsid w:val="00442EEE"/>
    <w:rsid w:val="00444FC1"/>
    <w:rsid w:val="00445847"/>
    <w:rsid w:val="00445CC8"/>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A1DFD"/>
    <w:rsid w:val="004A208B"/>
    <w:rsid w:val="004A3B54"/>
    <w:rsid w:val="004A4474"/>
    <w:rsid w:val="004B145B"/>
    <w:rsid w:val="004B1E49"/>
    <w:rsid w:val="004B2AD3"/>
    <w:rsid w:val="004B6166"/>
    <w:rsid w:val="004B73A9"/>
    <w:rsid w:val="004C00C8"/>
    <w:rsid w:val="004C2D67"/>
    <w:rsid w:val="004C4C13"/>
    <w:rsid w:val="004D3F55"/>
    <w:rsid w:val="004D65BA"/>
    <w:rsid w:val="004D65F6"/>
    <w:rsid w:val="004D6F02"/>
    <w:rsid w:val="004E0543"/>
    <w:rsid w:val="004E0A08"/>
    <w:rsid w:val="004E490E"/>
    <w:rsid w:val="004E4F8F"/>
    <w:rsid w:val="004E61AD"/>
    <w:rsid w:val="004E789F"/>
    <w:rsid w:val="004F02C0"/>
    <w:rsid w:val="004F10F8"/>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4C5E"/>
    <w:rsid w:val="00555D32"/>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267BC"/>
    <w:rsid w:val="00637C13"/>
    <w:rsid w:val="00637F2A"/>
    <w:rsid w:val="00642B1B"/>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274D"/>
    <w:rsid w:val="0069415C"/>
    <w:rsid w:val="006948EF"/>
    <w:rsid w:val="00695328"/>
    <w:rsid w:val="00695D90"/>
    <w:rsid w:val="00696717"/>
    <w:rsid w:val="006A0FB5"/>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5EDF"/>
    <w:rsid w:val="00747DD6"/>
    <w:rsid w:val="007529B1"/>
    <w:rsid w:val="007657A1"/>
    <w:rsid w:val="0076673F"/>
    <w:rsid w:val="007700CE"/>
    <w:rsid w:val="007701F2"/>
    <w:rsid w:val="00776549"/>
    <w:rsid w:val="00780AB7"/>
    <w:rsid w:val="00781FC7"/>
    <w:rsid w:val="00782A72"/>
    <w:rsid w:val="00783376"/>
    <w:rsid w:val="00783FC7"/>
    <w:rsid w:val="00783FDB"/>
    <w:rsid w:val="007850C8"/>
    <w:rsid w:val="00785F58"/>
    <w:rsid w:val="007A66EB"/>
    <w:rsid w:val="007A78B2"/>
    <w:rsid w:val="007B0D12"/>
    <w:rsid w:val="007B33EC"/>
    <w:rsid w:val="007B39CE"/>
    <w:rsid w:val="007B3A21"/>
    <w:rsid w:val="007B42A6"/>
    <w:rsid w:val="007B4E58"/>
    <w:rsid w:val="007B7F6E"/>
    <w:rsid w:val="007C00DC"/>
    <w:rsid w:val="007C4131"/>
    <w:rsid w:val="007C782C"/>
    <w:rsid w:val="007D2B34"/>
    <w:rsid w:val="007E3E87"/>
    <w:rsid w:val="007E692E"/>
    <w:rsid w:val="007F2A95"/>
    <w:rsid w:val="007F45A3"/>
    <w:rsid w:val="007F5C98"/>
    <w:rsid w:val="007F6AD1"/>
    <w:rsid w:val="008002A4"/>
    <w:rsid w:val="00802E77"/>
    <w:rsid w:val="008048B6"/>
    <w:rsid w:val="00805B17"/>
    <w:rsid w:val="0080635D"/>
    <w:rsid w:val="00806395"/>
    <w:rsid w:val="00810267"/>
    <w:rsid w:val="00810AC4"/>
    <w:rsid w:val="00817C15"/>
    <w:rsid w:val="00821D0F"/>
    <w:rsid w:val="0082455D"/>
    <w:rsid w:val="00826F68"/>
    <w:rsid w:val="00830386"/>
    <w:rsid w:val="008308F4"/>
    <w:rsid w:val="00835F6C"/>
    <w:rsid w:val="00843CA1"/>
    <w:rsid w:val="00844617"/>
    <w:rsid w:val="0084788B"/>
    <w:rsid w:val="00851CA5"/>
    <w:rsid w:val="00851F5C"/>
    <w:rsid w:val="0085381C"/>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61AC"/>
    <w:rsid w:val="008C120A"/>
    <w:rsid w:val="008C1D28"/>
    <w:rsid w:val="008C32B7"/>
    <w:rsid w:val="008C76D1"/>
    <w:rsid w:val="008C7DAC"/>
    <w:rsid w:val="008D49AF"/>
    <w:rsid w:val="008D6389"/>
    <w:rsid w:val="008E24BE"/>
    <w:rsid w:val="008E2AA9"/>
    <w:rsid w:val="008E2CA2"/>
    <w:rsid w:val="008E341B"/>
    <w:rsid w:val="008E61D1"/>
    <w:rsid w:val="008E6A9A"/>
    <w:rsid w:val="008E70A9"/>
    <w:rsid w:val="008F273A"/>
    <w:rsid w:val="008F2FA0"/>
    <w:rsid w:val="008F4645"/>
    <w:rsid w:val="008F4A34"/>
    <w:rsid w:val="008F750D"/>
    <w:rsid w:val="0090080B"/>
    <w:rsid w:val="00900AAA"/>
    <w:rsid w:val="0090169D"/>
    <w:rsid w:val="00911202"/>
    <w:rsid w:val="00915897"/>
    <w:rsid w:val="00916DF0"/>
    <w:rsid w:val="009211DB"/>
    <w:rsid w:val="00922A77"/>
    <w:rsid w:val="00925766"/>
    <w:rsid w:val="00926939"/>
    <w:rsid w:val="00940531"/>
    <w:rsid w:val="0094163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91E"/>
    <w:rsid w:val="00975D31"/>
    <w:rsid w:val="00976130"/>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0A83"/>
    <w:rsid w:val="00A718DF"/>
    <w:rsid w:val="00A73072"/>
    <w:rsid w:val="00A74146"/>
    <w:rsid w:val="00A75952"/>
    <w:rsid w:val="00A75EB6"/>
    <w:rsid w:val="00A77BA3"/>
    <w:rsid w:val="00A80B78"/>
    <w:rsid w:val="00A811FF"/>
    <w:rsid w:val="00A81DD7"/>
    <w:rsid w:val="00A837C3"/>
    <w:rsid w:val="00A86CAA"/>
    <w:rsid w:val="00A91625"/>
    <w:rsid w:val="00A92BAB"/>
    <w:rsid w:val="00A96CBA"/>
    <w:rsid w:val="00A96FA3"/>
    <w:rsid w:val="00A97113"/>
    <w:rsid w:val="00AA0EAB"/>
    <w:rsid w:val="00AA1111"/>
    <w:rsid w:val="00AA1483"/>
    <w:rsid w:val="00AA17EF"/>
    <w:rsid w:val="00AA42A8"/>
    <w:rsid w:val="00AA4819"/>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5054"/>
    <w:rsid w:val="00AF56B2"/>
    <w:rsid w:val="00B00AA2"/>
    <w:rsid w:val="00B02B7B"/>
    <w:rsid w:val="00B03FC4"/>
    <w:rsid w:val="00B048F9"/>
    <w:rsid w:val="00B058D3"/>
    <w:rsid w:val="00B0605D"/>
    <w:rsid w:val="00B07B76"/>
    <w:rsid w:val="00B10E17"/>
    <w:rsid w:val="00B144CE"/>
    <w:rsid w:val="00B14D71"/>
    <w:rsid w:val="00B203D9"/>
    <w:rsid w:val="00B20D96"/>
    <w:rsid w:val="00B227F8"/>
    <w:rsid w:val="00B228F5"/>
    <w:rsid w:val="00B261FB"/>
    <w:rsid w:val="00B312F5"/>
    <w:rsid w:val="00B32B17"/>
    <w:rsid w:val="00B35C7A"/>
    <w:rsid w:val="00B36FFE"/>
    <w:rsid w:val="00B405CA"/>
    <w:rsid w:val="00B43A6C"/>
    <w:rsid w:val="00B45CDE"/>
    <w:rsid w:val="00B46514"/>
    <w:rsid w:val="00B557A5"/>
    <w:rsid w:val="00B576B9"/>
    <w:rsid w:val="00B61FF6"/>
    <w:rsid w:val="00B62266"/>
    <w:rsid w:val="00B63318"/>
    <w:rsid w:val="00B65917"/>
    <w:rsid w:val="00B663DE"/>
    <w:rsid w:val="00B7223D"/>
    <w:rsid w:val="00B737B9"/>
    <w:rsid w:val="00B76378"/>
    <w:rsid w:val="00B808D3"/>
    <w:rsid w:val="00B80B3D"/>
    <w:rsid w:val="00B828F5"/>
    <w:rsid w:val="00B82C02"/>
    <w:rsid w:val="00B84941"/>
    <w:rsid w:val="00B86926"/>
    <w:rsid w:val="00B87EB5"/>
    <w:rsid w:val="00B92AF7"/>
    <w:rsid w:val="00B9548F"/>
    <w:rsid w:val="00BA1E01"/>
    <w:rsid w:val="00BA1F80"/>
    <w:rsid w:val="00BA3046"/>
    <w:rsid w:val="00BA41C5"/>
    <w:rsid w:val="00BA51C4"/>
    <w:rsid w:val="00BA560D"/>
    <w:rsid w:val="00BA63E2"/>
    <w:rsid w:val="00BA6E4C"/>
    <w:rsid w:val="00BB4B46"/>
    <w:rsid w:val="00BB5797"/>
    <w:rsid w:val="00BB5FFD"/>
    <w:rsid w:val="00BC0EFC"/>
    <w:rsid w:val="00BC6984"/>
    <w:rsid w:val="00BC795D"/>
    <w:rsid w:val="00BD0062"/>
    <w:rsid w:val="00BD23BE"/>
    <w:rsid w:val="00BD6CE9"/>
    <w:rsid w:val="00BD71C0"/>
    <w:rsid w:val="00BE19A7"/>
    <w:rsid w:val="00BE27EE"/>
    <w:rsid w:val="00BE4B86"/>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193F"/>
    <w:rsid w:val="00C5470C"/>
    <w:rsid w:val="00C564CC"/>
    <w:rsid w:val="00C64004"/>
    <w:rsid w:val="00C676BA"/>
    <w:rsid w:val="00C74575"/>
    <w:rsid w:val="00C779DA"/>
    <w:rsid w:val="00C83C77"/>
    <w:rsid w:val="00C841C4"/>
    <w:rsid w:val="00C950CF"/>
    <w:rsid w:val="00CA0590"/>
    <w:rsid w:val="00CA12FA"/>
    <w:rsid w:val="00CA1785"/>
    <w:rsid w:val="00CA1FAD"/>
    <w:rsid w:val="00CA2190"/>
    <w:rsid w:val="00CB3B67"/>
    <w:rsid w:val="00CB48F0"/>
    <w:rsid w:val="00CB5534"/>
    <w:rsid w:val="00CB56EB"/>
    <w:rsid w:val="00CC7EBB"/>
    <w:rsid w:val="00CD1726"/>
    <w:rsid w:val="00CD217B"/>
    <w:rsid w:val="00CD6D90"/>
    <w:rsid w:val="00CD76C3"/>
    <w:rsid w:val="00CE41A5"/>
    <w:rsid w:val="00CE4725"/>
    <w:rsid w:val="00CE67EE"/>
    <w:rsid w:val="00CF32C5"/>
    <w:rsid w:val="00CF4667"/>
    <w:rsid w:val="00CF500F"/>
    <w:rsid w:val="00CF6224"/>
    <w:rsid w:val="00CF7B77"/>
    <w:rsid w:val="00D04DDF"/>
    <w:rsid w:val="00D10148"/>
    <w:rsid w:val="00D11D23"/>
    <w:rsid w:val="00D139B5"/>
    <w:rsid w:val="00D1749C"/>
    <w:rsid w:val="00D20536"/>
    <w:rsid w:val="00D21E01"/>
    <w:rsid w:val="00D22561"/>
    <w:rsid w:val="00D22ECB"/>
    <w:rsid w:val="00D30044"/>
    <w:rsid w:val="00D3413D"/>
    <w:rsid w:val="00D344CA"/>
    <w:rsid w:val="00D35DF6"/>
    <w:rsid w:val="00D362B7"/>
    <w:rsid w:val="00D4441E"/>
    <w:rsid w:val="00D45B25"/>
    <w:rsid w:val="00D4703F"/>
    <w:rsid w:val="00D50098"/>
    <w:rsid w:val="00D54C04"/>
    <w:rsid w:val="00D567DD"/>
    <w:rsid w:val="00D56B12"/>
    <w:rsid w:val="00D62B2C"/>
    <w:rsid w:val="00D66640"/>
    <w:rsid w:val="00D676CA"/>
    <w:rsid w:val="00D742D5"/>
    <w:rsid w:val="00D7470D"/>
    <w:rsid w:val="00D753D1"/>
    <w:rsid w:val="00D767FA"/>
    <w:rsid w:val="00D80916"/>
    <w:rsid w:val="00D81327"/>
    <w:rsid w:val="00D92047"/>
    <w:rsid w:val="00D9284D"/>
    <w:rsid w:val="00D969EA"/>
    <w:rsid w:val="00DA0075"/>
    <w:rsid w:val="00DA1F81"/>
    <w:rsid w:val="00DA3C57"/>
    <w:rsid w:val="00DA68B1"/>
    <w:rsid w:val="00DB31CF"/>
    <w:rsid w:val="00DB3CD0"/>
    <w:rsid w:val="00DC0CF0"/>
    <w:rsid w:val="00DC1307"/>
    <w:rsid w:val="00DC2B95"/>
    <w:rsid w:val="00DC441D"/>
    <w:rsid w:val="00DC7B41"/>
    <w:rsid w:val="00DD242F"/>
    <w:rsid w:val="00DD48FF"/>
    <w:rsid w:val="00DD6ED6"/>
    <w:rsid w:val="00DE04C3"/>
    <w:rsid w:val="00DE23E9"/>
    <w:rsid w:val="00DE27F5"/>
    <w:rsid w:val="00DE62C5"/>
    <w:rsid w:val="00DE7809"/>
    <w:rsid w:val="00DF09B3"/>
    <w:rsid w:val="00DF1A0E"/>
    <w:rsid w:val="00DF2C28"/>
    <w:rsid w:val="00DF53A6"/>
    <w:rsid w:val="00E000DF"/>
    <w:rsid w:val="00E02868"/>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1BBD"/>
    <w:rsid w:val="00E54597"/>
    <w:rsid w:val="00E54E7E"/>
    <w:rsid w:val="00E57367"/>
    <w:rsid w:val="00E61C03"/>
    <w:rsid w:val="00E64586"/>
    <w:rsid w:val="00E67981"/>
    <w:rsid w:val="00E81674"/>
    <w:rsid w:val="00E81970"/>
    <w:rsid w:val="00E830E0"/>
    <w:rsid w:val="00E85AEE"/>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1763"/>
    <w:rsid w:val="00EE3024"/>
    <w:rsid w:val="00EE66AB"/>
    <w:rsid w:val="00EE6AC2"/>
    <w:rsid w:val="00EE73AD"/>
    <w:rsid w:val="00EF2D1F"/>
    <w:rsid w:val="00EF4DD4"/>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7FD9"/>
    <w:rsid w:val="00F60F37"/>
    <w:rsid w:val="00F61ABD"/>
    <w:rsid w:val="00F65F25"/>
    <w:rsid w:val="00F67C72"/>
    <w:rsid w:val="00F7259F"/>
    <w:rsid w:val="00F749AE"/>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0F5F94AA-CD98-4C03-B373-672C13979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99" Type="http://schemas.openxmlformats.org/officeDocument/2006/relationships/image" Target="media/image161.wmf"/><Relationship Id="rId21" Type="http://schemas.openxmlformats.org/officeDocument/2006/relationships/image" Target="media/image8.wmf"/><Relationship Id="rId63" Type="http://schemas.openxmlformats.org/officeDocument/2006/relationships/oleObject" Target="embeddings/oleObject24.bin"/><Relationship Id="rId159" Type="http://schemas.openxmlformats.org/officeDocument/2006/relationships/image" Target="media/image80.wmf"/><Relationship Id="rId324" Type="http://schemas.openxmlformats.org/officeDocument/2006/relationships/oleObject" Target="embeddings/oleObject145.bin"/><Relationship Id="rId366" Type="http://schemas.openxmlformats.org/officeDocument/2006/relationships/image" Target="media/image188.png"/><Relationship Id="rId170" Type="http://schemas.openxmlformats.org/officeDocument/2006/relationships/image" Target="media/image85.wmf"/><Relationship Id="rId191" Type="http://schemas.openxmlformats.org/officeDocument/2006/relationships/image" Target="media/image101.wmf"/><Relationship Id="rId205" Type="http://schemas.openxmlformats.org/officeDocument/2006/relationships/image" Target="media/image108.wmf"/><Relationship Id="rId226" Type="http://schemas.openxmlformats.org/officeDocument/2006/relationships/image" Target="media/image123.png"/><Relationship Id="rId247" Type="http://schemas.openxmlformats.org/officeDocument/2006/relationships/oleObject" Target="embeddings/oleObject103.bin"/><Relationship Id="rId107" Type="http://schemas.openxmlformats.org/officeDocument/2006/relationships/image" Target="media/image54.wmf"/><Relationship Id="rId268" Type="http://schemas.openxmlformats.org/officeDocument/2006/relationships/oleObject" Target="embeddings/oleObject114.bin"/><Relationship Id="rId289" Type="http://schemas.openxmlformats.org/officeDocument/2006/relationships/image" Target="media/image157.wmf"/><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oleObject" Target="embeddings/oleObject19.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6.bin"/><Relationship Id="rId314" Type="http://schemas.openxmlformats.org/officeDocument/2006/relationships/image" Target="media/image168.wmf"/><Relationship Id="rId335" Type="http://schemas.openxmlformats.org/officeDocument/2006/relationships/oleObject" Target="embeddings/oleObject153.bin"/><Relationship Id="rId356" Type="http://schemas.openxmlformats.org/officeDocument/2006/relationships/oleObject" Target="embeddings/oleObject168.bin"/><Relationship Id="rId377" Type="http://schemas.openxmlformats.org/officeDocument/2006/relationships/image" Target="media/image196.png"/><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2.bin"/><Relationship Id="rId181" Type="http://schemas.openxmlformats.org/officeDocument/2006/relationships/image" Target="media/image92.png"/><Relationship Id="rId216" Type="http://schemas.openxmlformats.org/officeDocument/2006/relationships/image" Target="media/image114.wmf"/><Relationship Id="rId237" Type="http://schemas.openxmlformats.org/officeDocument/2006/relationships/image" Target="media/image131.wmf"/><Relationship Id="rId258" Type="http://schemas.openxmlformats.org/officeDocument/2006/relationships/image" Target="media/image142.wmf"/><Relationship Id="rId279" Type="http://schemas.openxmlformats.org/officeDocument/2006/relationships/image" Target="media/image152.wmf"/><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oleObject" Target="embeddings/oleObject51.bin"/><Relationship Id="rId139" Type="http://schemas.openxmlformats.org/officeDocument/2006/relationships/image" Target="media/image70.wmf"/><Relationship Id="rId290" Type="http://schemas.openxmlformats.org/officeDocument/2006/relationships/oleObject" Target="embeddings/oleObject125.bin"/><Relationship Id="rId304" Type="http://schemas.openxmlformats.org/officeDocument/2006/relationships/image" Target="media/image163.wmf"/><Relationship Id="rId325" Type="http://schemas.openxmlformats.org/officeDocument/2006/relationships/image" Target="media/image172.wmf"/><Relationship Id="rId346" Type="http://schemas.openxmlformats.org/officeDocument/2006/relationships/image" Target="media/image177.wmf"/><Relationship Id="rId367" Type="http://schemas.openxmlformats.org/officeDocument/2006/relationships/image" Target="media/image189.png"/><Relationship Id="rId388" Type="http://schemas.openxmlformats.org/officeDocument/2006/relationships/image" Target="media/image207.png"/><Relationship Id="rId85" Type="http://schemas.openxmlformats.org/officeDocument/2006/relationships/oleObject" Target="embeddings/oleObject35.bin"/><Relationship Id="rId150" Type="http://schemas.openxmlformats.org/officeDocument/2006/relationships/image" Target="media/image76.wmf"/><Relationship Id="rId171" Type="http://schemas.openxmlformats.org/officeDocument/2006/relationships/oleObject" Target="embeddings/oleObject78.bin"/><Relationship Id="rId192" Type="http://schemas.openxmlformats.org/officeDocument/2006/relationships/oleObject" Target="embeddings/oleObject83.bin"/><Relationship Id="rId206" Type="http://schemas.openxmlformats.org/officeDocument/2006/relationships/oleObject" Target="embeddings/oleObject90.bin"/><Relationship Id="rId227" Type="http://schemas.openxmlformats.org/officeDocument/2006/relationships/image" Target="media/image124.png"/><Relationship Id="rId248" Type="http://schemas.openxmlformats.org/officeDocument/2006/relationships/image" Target="media/image137.wmf"/><Relationship Id="rId269" Type="http://schemas.openxmlformats.org/officeDocument/2006/relationships/image" Target="media/image147.wmf"/><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oleObject" Target="embeddings/oleObject46.bin"/><Relationship Id="rId129" Type="http://schemas.openxmlformats.org/officeDocument/2006/relationships/oleObject" Target="embeddings/oleObject57.bin"/><Relationship Id="rId280" Type="http://schemas.openxmlformats.org/officeDocument/2006/relationships/oleObject" Target="embeddings/oleObject120.bin"/><Relationship Id="rId315" Type="http://schemas.openxmlformats.org/officeDocument/2006/relationships/oleObject" Target="embeddings/oleObject139.bin"/><Relationship Id="rId336" Type="http://schemas.openxmlformats.org/officeDocument/2006/relationships/oleObject" Target="embeddings/oleObject154.bin"/><Relationship Id="rId357" Type="http://schemas.openxmlformats.org/officeDocument/2006/relationships/oleObject" Target="embeddings/oleObject169.bin"/><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48.wmf"/><Relationship Id="rId140" Type="http://schemas.openxmlformats.org/officeDocument/2006/relationships/oleObject" Target="embeddings/oleObject62.bin"/><Relationship Id="rId161" Type="http://schemas.openxmlformats.org/officeDocument/2006/relationships/oleObject" Target="embeddings/oleObject73.bin"/><Relationship Id="rId182" Type="http://schemas.openxmlformats.org/officeDocument/2006/relationships/image" Target="media/image93.png"/><Relationship Id="rId217" Type="http://schemas.openxmlformats.org/officeDocument/2006/relationships/oleObject" Target="embeddings/oleObject95.bin"/><Relationship Id="rId378" Type="http://schemas.openxmlformats.org/officeDocument/2006/relationships/image" Target="media/image197.png"/><Relationship Id="rId6" Type="http://schemas.openxmlformats.org/officeDocument/2006/relationships/footnotes" Target="footnotes.xml"/><Relationship Id="rId238" Type="http://schemas.openxmlformats.org/officeDocument/2006/relationships/oleObject" Target="embeddings/oleObject99.bin"/><Relationship Id="rId259" Type="http://schemas.openxmlformats.org/officeDocument/2006/relationships/oleObject" Target="embeddings/oleObject109.bin"/><Relationship Id="rId23" Type="http://schemas.openxmlformats.org/officeDocument/2006/relationships/image" Target="media/image9.wmf"/><Relationship Id="rId119" Type="http://schemas.openxmlformats.org/officeDocument/2006/relationships/image" Target="media/image60.wmf"/><Relationship Id="rId270" Type="http://schemas.openxmlformats.org/officeDocument/2006/relationships/oleObject" Target="embeddings/oleObject115.bin"/><Relationship Id="rId291" Type="http://schemas.openxmlformats.org/officeDocument/2006/relationships/image" Target="media/image158.wmf"/><Relationship Id="rId305" Type="http://schemas.openxmlformats.org/officeDocument/2006/relationships/oleObject" Target="embeddings/oleObject134.bin"/><Relationship Id="rId326" Type="http://schemas.openxmlformats.org/officeDocument/2006/relationships/oleObject" Target="embeddings/oleObject146.bin"/><Relationship Id="rId347" Type="http://schemas.openxmlformats.org/officeDocument/2006/relationships/oleObject" Target="embeddings/oleObject162.bin"/><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oleObject" Target="embeddings/oleObject67.bin"/><Relationship Id="rId368" Type="http://schemas.openxmlformats.org/officeDocument/2006/relationships/image" Target="media/image190.png"/><Relationship Id="rId389" Type="http://schemas.openxmlformats.org/officeDocument/2006/relationships/image" Target="media/image208.png"/><Relationship Id="rId172" Type="http://schemas.openxmlformats.org/officeDocument/2006/relationships/image" Target="media/image86.wmf"/><Relationship Id="rId193" Type="http://schemas.openxmlformats.org/officeDocument/2006/relationships/image" Target="media/image102.png"/><Relationship Id="rId207" Type="http://schemas.openxmlformats.org/officeDocument/2006/relationships/image" Target="media/image109.png"/><Relationship Id="rId228" Type="http://schemas.openxmlformats.org/officeDocument/2006/relationships/image" Target="media/image125.wmf"/><Relationship Id="rId249" Type="http://schemas.openxmlformats.org/officeDocument/2006/relationships/oleObject" Target="embeddings/oleObject104.bin"/><Relationship Id="rId13" Type="http://schemas.openxmlformats.org/officeDocument/2006/relationships/image" Target="media/image4.wmf"/><Relationship Id="rId109" Type="http://schemas.openxmlformats.org/officeDocument/2006/relationships/image" Target="media/image55.wmf"/><Relationship Id="rId260" Type="http://schemas.openxmlformats.org/officeDocument/2006/relationships/image" Target="media/image143.wmf"/><Relationship Id="rId281" Type="http://schemas.openxmlformats.org/officeDocument/2006/relationships/image" Target="media/image153.wmf"/><Relationship Id="rId316" Type="http://schemas.openxmlformats.org/officeDocument/2006/relationships/oleObject" Target="embeddings/oleObject140.bin"/><Relationship Id="rId337" Type="http://schemas.openxmlformats.org/officeDocument/2006/relationships/oleObject" Target="embeddings/oleObject155.bin"/><Relationship Id="rId34" Type="http://schemas.openxmlformats.org/officeDocument/2006/relationships/oleObject" Target="embeddings/oleObject12.bin"/><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oleObject" Target="embeddings/oleObject52.bin"/><Relationship Id="rId141" Type="http://schemas.openxmlformats.org/officeDocument/2006/relationships/image" Target="media/image71.wmf"/><Relationship Id="rId358" Type="http://schemas.openxmlformats.org/officeDocument/2006/relationships/image" Target="media/image181.png"/><Relationship Id="rId379" Type="http://schemas.openxmlformats.org/officeDocument/2006/relationships/image" Target="media/image198.png"/><Relationship Id="rId7" Type="http://schemas.openxmlformats.org/officeDocument/2006/relationships/endnotes" Target="endnotes.xml"/><Relationship Id="rId162" Type="http://schemas.openxmlformats.org/officeDocument/2006/relationships/image" Target="media/image81.wmf"/><Relationship Id="rId183" Type="http://schemas.openxmlformats.org/officeDocument/2006/relationships/image" Target="media/image94.png"/><Relationship Id="rId218" Type="http://schemas.openxmlformats.org/officeDocument/2006/relationships/image" Target="media/image115.png"/><Relationship Id="rId239" Type="http://schemas.openxmlformats.org/officeDocument/2006/relationships/image" Target="media/image132.png"/><Relationship Id="rId390" Type="http://schemas.openxmlformats.org/officeDocument/2006/relationships/fontTable" Target="fontTable.xml"/><Relationship Id="rId250" Type="http://schemas.openxmlformats.org/officeDocument/2006/relationships/image" Target="media/image138.wmf"/><Relationship Id="rId271" Type="http://schemas.openxmlformats.org/officeDocument/2006/relationships/image" Target="media/image148.wmf"/><Relationship Id="rId292" Type="http://schemas.openxmlformats.org/officeDocument/2006/relationships/oleObject" Target="embeddings/oleObject126.bin"/><Relationship Id="rId306" Type="http://schemas.openxmlformats.org/officeDocument/2006/relationships/image" Target="media/image164.wmf"/><Relationship Id="rId24" Type="http://schemas.openxmlformats.org/officeDocument/2006/relationships/oleObject" Target="embeddings/oleObject7.bin"/><Relationship Id="rId45" Type="http://schemas.openxmlformats.org/officeDocument/2006/relationships/oleObject" Target="embeddings/oleObject16.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oleObject" Target="embeddings/oleObject47.bin"/><Relationship Id="rId131" Type="http://schemas.openxmlformats.org/officeDocument/2006/relationships/oleObject" Target="embeddings/oleObject58.bin"/><Relationship Id="rId327" Type="http://schemas.openxmlformats.org/officeDocument/2006/relationships/oleObject" Target="embeddings/oleObject147.bin"/><Relationship Id="rId348" Type="http://schemas.openxmlformats.org/officeDocument/2006/relationships/oleObject" Target="embeddings/oleObject163.bin"/><Relationship Id="rId369" Type="http://schemas.openxmlformats.org/officeDocument/2006/relationships/image" Target="media/image191.png"/><Relationship Id="rId152" Type="http://schemas.openxmlformats.org/officeDocument/2006/relationships/image" Target="media/image77.wmf"/><Relationship Id="rId173" Type="http://schemas.openxmlformats.org/officeDocument/2006/relationships/oleObject" Target="embeddings/oleObject79.bin"/><Relationship Id="rId194" Type="http://schemas.openxmlformats.org/officeDocument/2006/relationships/image" Target="media/image103.wmf"/><Relationship Id="rId208" Type="http://schemas.openxmlformats.org/officeDocument/2006/relationships/image" Target="media/image110.png"/><Relationship Id="rId229" Type="http://schemas.openxmlformats.org/officeDocument/2006/relationships/oleObject" Target="embeddings/oleObject96.bin"/><Relationship Id="rId380" Type="http://schemas.openxmlformats.org/officeDocument/2006/relationships/image" Target="media/image199.png"/><Relationship Id="rId240" Type="http://schemas.openxmlformats.org/officeDocument/2006/relationships/image" Target="media/image133.wmf"/><Relationship Id="rId261" Type="http://schemas.openxmlformats.org/officeDocument/2006/relationships/oleObject" Target="embeddings/oleObject110.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0.png"/><Relationship Id="rId282" Type="http://schemas.openxmlformats.org/officeDocument/2006/relationships/oleObject" Target="embeddings/oleObject121.bin"/><Relationship Id="rId317" Type="http://schemas.openxmlformats.org/officeDocument/2006/relationships/image" Target="media/image169.wmf"/><Relationship Id="rId338" Type="http://schemas.openxmlformats.org/officeDocument/2006/relationships/oleObject" Target="embeddings/oleObject156.bin"/><Relationship Id="rId359" Type="http://schemas.openxmlformats.org/officeDocument/2006/relationships/image" Target="media/image182.png"/><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image" Target="media/image95.png"/><Relationship Id="rId219" Type="http://schemas.openxmlformats.org/officeDocument/2006/relationships/image" Target="media/image116.png"/><Relationship Id="rId370" Type="http://schemas.openxmlformats.org/officeDocument/2006/relationships/header" Target="header1.xml"/><Relationship Id="rId391" Type="http://schemas.microsoft.com/office/2011/relationships/people" Target="people.xml"/><Relationship Id="rId230" Type="http://schemas.openxmlformats.org/officeDocument/2006/relationships/image" Target="media/image126.wmf"/><Relationship Id="rId251" Type="http://schemas.openxmlformats.org/officeDocument/2006/relationships/oleObject" Target="embeddings/oleObject105.bin"/><Relationship Id="rId25" Type="http://schemas.openxmlformats.org/officeDocument/2006/relationships/image" Target="media/image10.wmf"/><Relationship Id="rId46" Type="http://schemas.openxmlformats.org/officeDocument/2006/relationships/image" Target="media/image22.png"/><Relationship Id="rId67" Type="http://schemas.openxmlformats.org/officeDocument/2006/relationships/oleObject" Target="embeddings/oleObject26.bin"/><Relationship Id="rId272" Type="http://schemas.openxmlformats.org/officeDocument/2006/relationships/oleObject" Target="embeddings/oleObject116.bin"/><Relationship Id="rId293" Type="http://schemas.openxmlformats.org/officeDocument/2006/relationships/image" Target="media/image159.wmf"/><Relationship Id="rId307" Type="http://schemas.openxmlformats.org/officeDocument/2006/relationships/oleObject" Target="embeddings/oleObject135.bin"/><Relationship Id="rId328" Type="http://schemas.openxmlformats.org/officeDocument/2006/relationships/oleObject" Target="embeddings/oleObject148.bin"/><Relationship Id="rId349" Type="http://schemas.openxmlformats.org/officeDocument/2006/relationships/oleObject" Target="embeddings/oleObject164.bin"/><Relationship Id="rId88" Type="http://schemas.openxmlformats.org/officeDocument/2006/relationships/image" Target="media/image44.wmf"/><Relationship Id="rId111" Type="http://schemas.openxmlformats.org/officeDocument/2006/relationships/image" Target="media/image56.wmf"/><Relationship Id="rId132" Type="http://schemas.openxmlformats.org/officeDocument/2006/relationships/oleObject" Target="embeddings/oleObject59.bin"/><Relationship Id="rId153" Type="http://schemas.openxmlformats.org/officeDocument/2006/relationships/oleObject" Target="embeddings/oleObject68.bin"/><Relationship Id="rId174" Type="http://schemas.openxmlformats.org/officeDocument/2006/relationships/oleObject" Target="embeddings/oleObject80.bin"/><Relationship Id="rId195" Type="http://schemas.openxmlformats.org/officeDocument/2006/relationships/oleObject" Target="embeddings/oleObject84.bin"/><Relationship Id="rId209" Type="http://schemas.openxmlformats.org/officeDocument/2006/relationships/oleObject" Target="embeddings/oleObject91.bin"/><Relationship Id="rId360" Type="http://schemas.openxmlformats.org/officeDocument/2006/relationships/image" Target="media/image183.wmf"/><Relationship Id="rId381" Type="http://schemas.openxmlformats.org/officeDocument/2006/relationships/image" Target="media/image200.png"/><Relationship Id="rId220" Type="http://schemas.openxmlformats.org/officeDocument/2006/relationships/image" Target="media/image117.png"/><Relationship Id="rId241" Type="http://schemas.openxmlformats.org/officeDocument/2006/relationships/oleObject" Target="embeddings/oleObject100.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1.bin"/><Relationship Id="rId262" Type="http://schemas.openxmlformats.org/officeDocument/2006/relationships/image" Target="media/image144.wmf"/><Relationship Id="rId283" Type="http://schemas.openxmlformats.org/officeDocument/2006/relationships/image" Target="media/image154.wmf"/><Relationship Id="rId318" Type="http://schemas.openxmlformats.org/officeDocument/2006/relationships/oleObject" Target="embeddings/oleObject141.bin"/><Relationship Id="rId339" Type="http://schemas.openxmlformats.org/officeDocument/2006/relationships/oleObject" Target="embeddings/oleObject157.bin"/><Relationship Id="rId78" Type="http://schemas.openxmlformats.org/officeDocument/2006/relationships/image" Target="media/image39.wmf"/><Relationship Id="rId99" Type="http://schemas.openxmlformats.org/officeDocument/2006/relationships/oleObject" Target="embeddings/oleObject42.bin"/><Relationship Id="rId101" Type="http://schemas.openxmlformats.org/officeDocument/2006/relationships/image" Target="media/image51.png"/><Relationship Id="rId122" Type="http://schemas.openxmlformats.org/officeDocument/2006/relationships/image" Target="media/image61.wmf"/><Relationship Id="rId143" Type="http://schemas.openxmlformats.org/officeDocument/2006/relationships/image" Target="media/image72.wmf"/><Relationship Id="rId164" Type="http://schemas.openxmlformats.org/officeDocument/2006/relationships/image" Target="media/image82.wmf"/><Relationship Id="rId185" Type="http://schemas.openxmlformats.org/officeDocument/2006/relationships/image" Target="media/image96.png"/><Relationship Id="rId350" Type="http://schemas.openxmlformats.org/officeDocument/2006/relationships/image" Target="media/image178.wmf"/><Relationship Id="rId371" Type="http://schemas.openxmlformats.org/officeDocument/2006/relationships/footer" Target="footer2.xml"/><Relationship Id="rId9" Type="http://schemas.openxmlformats.org/officeDocument/2006/relationships/footer" Target="footer1.xml"/><Relationship Id="rId210" Type="http://schemas.openxmlformats.org/officeDocument/2006/relationships/image" Target="media/image111.wmf"/><Relationship Id="rId392" Type="http://schemas.openxmlformats.org/officeDocument/2006/relationships/theme" Target="theme/theme1.xml"/><Relationship Id="rId26" Type="http://schemas.openxmlformats.org/officeDocument/2006/relationships/oleObject" Target="embeddings/oleObject8.bin"/><Relationship Id="rId231" Type="http://schemas.openxmlformats.org/officeDocument/2006/relationships/oleObject" Target="embeddings/oleObject97.bin"/><Relationship Id="rId252" Type="http://schemas.openxmlformats.org/officeDocument/2006/relationships/image" Target="media/image139.wmf"/><Relationship Id="rId273" Type="http://schemas.openxmlformats.org/officeDocument/2006/relationships/image" Target="media/image149.wmf"/><Relationship Id="rId294" Type="http://schemas.openxmlformats.org/officeDocument/2006/relationships/oleObject" Target="embeddings/oleObject127.bin"/><Relationship Id="rId308" Type="http://schemas.openxmlformats.org/officeDocument/2006/relationships/image" Target="media/image165.wmf"/><Relationship Id="rId329" Type="http://schemas.openxmlformats.org/officeDocument/2006/relationships/image" Target="media/image173.wmf"/><Relationship Id="rId47" Type="http://schemas.openxmlformats.org/officeDocument/2006/relationships/image" Target="media/image23.png"/><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oleObject" Target="embeddings/oleObject48.bin"/><Relationship Id="rId133" Type="http://schemas.openxmlformats.org/officeDocument/2006/relationships/image" Target="media/image66.wmf"/><Relationship Id="rId154" Type="http://schemas.openxmlformats.org/officeDocument/2006/relationships/image" Target="media/image78.wmf"/><Relationship Id="rId175" Type="http://schemas.openxmlformats.org/officeDocument/2006/relationships/oleObject" Target="embeddings/oleObject81.bin"/><Relationship Id="rId340" Type="http://schemas.openxmlformats.org/officeDocument/2006/relationships/oleObject" Target="embeddings/oleObject158.bin"/><Relationship Id="rId361" Type="http://schemas.openxmlformats.org/officeDocument/2006/relationships/oleObject" Target="embeddings/oleObject170.bin"/><Relationship Id="rId196" Type="http://schemas.openxmlformats.org/officeDocument/2006/relationships/image" Target="media/image104.wmf"/><Relationship Id="rId200" Type="http://schemas.openxmlformats.org/officeDocument/2006/relationships/oleObject" Target="embeddings/oleObject87.bin"/><Relationship Id="rId382" Type="http://schemas.openxmlformats.org/officeDocument/2006/relationships/image" Target="media/image201.png"/><Relationship Id="rId16" Type="http://schemas.openxmlformats.org/officeDocument/2006/relationships/oleObject" Target="embeddings/oleObject3.bin"/><Relationship Id="rId221" Type="http://schemas.openxmlformats.org/officeDocument/2006/relationships/image" Target="media/image118.png"/><Relationship Id="rId242" Type="http://schemas.openxmlformats.org/officeDocument/2006/relationships/image" Target="media/image134.wmf"/><Relationship Id="rId263" Type="http://schemas.openxmlformats.org/officeDocument/2006/relationships/oleObject" Target="embeddings/oleObject111.bin"/><Relationship Id="rId284" Type="http://schemas.openxmlformats.org/officeDocument/2006/relationships/oleObject" Target="embeddings/oleObject122.bin"/><Relationship Id="rId319" Type="http://schemas.openxmlformats.org/officeDocument/2006/relationships/image" Target="media/image170.wmf"/><Relationship Id="rId37" Type="http://schemas.openxmlformats.org/officeDocument/2006/relationships/image" Target="media/image16.png"/><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oleObject" Target="embeddings/oleObject64.bin"/><Relationship Id="rId330" Type="http://schemas.openxmlformats.org/officeDocument/2006/relationships/oleObject" Target="embeddings/oleObject149.bin"/><Relationship Id="rId90" Type="http://schemas.openxmlformats.org/officeDocument/2006/relationships/image" Target="media/image45.wmf"/><Relationship Id="rId165" Type="http://schemas.openxmlformats.org/officeDocument/2006/relationships/oleObject" Target="embeddings/oleObject75.bin"/><Relationship Id="rId186" Type="http://schemas.openxmlformats.org/officeDocument/2006/relationships/image" Target="media/image97.png"/><Relationship Id="rId351" Type="http://schemas.openxmlformats.org/officeDocument/2006/relationships/oleObject" Target="embeddings/oleObject165.bin"/><Relationship Id="rId372" Type="http://schemas.openxmlformats.org/officeDocument/2006/relationships/footer" Target="footer3.xml"/><Relationship Id="rId211" Type="http://schemas.openxmlformats.org/officeDocument/2006/relationships/oleObject" Target="embeddings/oleObject92.bin"/><Relationship Id="rId232" Type="http://schemas.openxmlformats.org/officeDocument/2006/relationships/image" Target="media/image127.png"/><Relationship Id="rId253" Type="http://schemas.openxmlformats.org/officeDocument/2006/relationships/oleObject" Target="embeddings/oleObject106.bin"/><Relationship Id="rId274" Type="http://schemas.openxmlformats.org/officeDocument/2006/relationships/oleObject" Target="embeddings/oleObject117.bin"/><Relationship Id="rId295" Type="http://schemas.openxmlformats.org/officeDocument/2006/relationships/oleObject" Target="embeddings/oleObject128.bin"/><Relationship Id="rId309" Type="http://schemas.openxmlformats.org/officeDocument/2006/relationships/oleObject" Target="embeddings/oleObject136.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oleObject" Target="embeddings/oleObject27.bin"/><Relationship Id="rId113" Type="http://schemas.openxmlformats.org/officeDocument/2006/relationships/image" Target="media/image57.wmf"/><Relationship Id="rId134" Type="http://schemas.openxmlformats.org/officeDocument/2006/relationships/oleObject" Target="embeddings/oleObject60.bin"/><Relationship Id="rId320" Type="http://schemas.openxmlformats.org/officeDocument/2006/relationships/oleObject" Target="embeddings/oleObject142.bin"/><Relationship Id="rId80" Type="http://schemas.openxmlformats.org/officeDocument/2006/relationships/image" Target="media/image40.wmf"/><Relationship Id="rId155" Type="http://schemas.openxmlformats.org/officeDocument/2006/relationships/oleObject" Target="embeddings/oleObject69.bin"/><Relationship Id="rId176" Type="http://schemas.openxmlformats.org/officeDocument/2006/relationships/image" Target="media/image87.png"/><Relationship Id="rId197" Type="http://schemas.openxmlformats.org/officeDocument/2006/relationships/oleObject" Target="embeddings/oleObject85.bin"/><Relationship Id="rId341" Type="http://schemas.openxmlformats.org/officeDocument/2006/relationships/image" Target="media/image175.wmf"/><Relationship Id="rId362" Type="http://schemas.openxmlformats.org/officeDocument/2006/relationships/image" Target="media/image184.png"/><Relationship Id="rId383" Type="http://schemas.openxmlformats.org/officeDocument/2006/relationships/image" Target="media/image202.png"/><Relationship Id="rId201" Type="http://schemas.openxmlformats.org/officeDocument/2006/relationships/oleObject" Target="embeddings/oleObject88.bin"/><Relationship Id="rId222" Type="http://schemas.openxmlformats.org/officeDocument/2006/relationships/image" Target="media/image119.png"/><Relationship Id="rId243" Type="http://schemas.openxmlformats.org/officeDocument/2006/relationships/oleObject" Target="embeddings/oleObject101.bin"/><Relationship Id="rId264" Type="http://schemas.openxmlformats.org/officeDocument/2006/relationships/image" Target="media/image145.wmf"/><Relationship Id="rId285" Type="http://schemas.openxmlformats.org/officeDocument/2006/relationships/image" Target="media/image155.wmf"/><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oleObject" Target="embeddings/oleObject22.bin"/><Relationship Id="rId103" Type="http://schemas.openxmlformats.org/officeDocument/2006/relationships/image" Target="media/image52.wmf"/><Relationship Id="rId124" Type="http://schemas.openxmlformats.org/officeDocument/2006/relationships/image" Target="media/image62.wmf"/><Relationship Id="rId310" Type="http://schemas.openxmlformats.org/officeDocument/2006/relationships/image" Target="media/image166.wmf"/><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image" Target="media/image73.png"/><Relationship Id="rId166" Type="http://schemas.openxmlformats.org/officeDocument/2006/relationships/image" Target="media/image83.wmf"/><Relationship Id="rId187" Type="http://schemas.openxmlformats.org/officeDocument/2006/relationships/image" Target="media/image98.png"/><Relationship Id="rId331" Type="http://schemas.openxmlformats.org/officeDocument/2006/relationships/oleObject" Target="embeddings/oleObject150.bin"/><Relationship Id="rId352" Type="http://schemas.openxmlformats.org/officeDocument/2006/relationships/image" Target="media/image179.wmf"/><Relationship Id="rId373" Type="http://schemas.openxmlformats.org/officeDocument/2006/relationships/image" Target="media/image192.png"/><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28.png"/><Relationship Id="rId254" Type="http://schemas.openxmlformats.org/officeDocument/2006/relationships/image" Target="media/image140.wmf"/><Relationship Id="rId28" Type="http://schemas.openxmlformats.org/officeDocument/2006/relationships/oleObject" Target="embeddings/oleObject9.bin"/><Relationship Id="rId49" Type="http://schemas.openxmlformats.org/officeDocument/2006/relationships/image" Target="media/image25.wmf"/><Relationship Id="rId114" Type="http://schemas.openxmlformats.org/officeDocument/2006/relationships/oleObject" Target="embeddings/oleObject49.bin"/><Relationship Id="rId275" Type="http://schemas.openxmlformats.org/officeDocument/2006/relationships/image" Target="media/image150.wmf"/><Relationship Id="rId296" Type="http://schemas.openxmlformats.org/officeDocument/2006/relationships/oleObject" Target="embeddings/oleObject129.bin"/><Relationship Id="rId300" Type="http://schemas.openxmlformats.org/officeDocument/2006/relationships/oleObject" Target="embeddings/oleObject131.bin"/><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image" Target="media/image67.wmf"/><Relationship Id="rId156" Type="http://schemas.openxmlformats.org/officeDocument/2006/relationships/image" Target="media/image79.emf"/><Relationship Id="rId177" Type="http://schemas.openxmlformats.org/officeDocument/2006/relationships/image" Target="media/image88.png"/><Relationship Id="rId198" Type="http://schemas.openxmlformats.org/officeDocument/2006/relationships/oleObject" Target="embeddings/oleObject86.bin"/><Relationship Id="rId321" Type="http://schemas.openxmlformats.org/officeDocument/2006/relationships/oleObject" Target="embeddings/oleObject143.bin"/><Relationship Id="rId342" Type="http://schemas.openxmlformats.org/officeDocument/2006/relationships/oleObject" Target="embeddings/oleObject159.bin"/><Relationship Id="rId363" Type="http://schemas.openxmlformats.org/officeDocument/2006/relationships/image" Target="media/image185.png"/><Relationship Id="rId384" Type="http://schemas.openxmlformats.org/officeDocument/2006/relationships/image" Target="media/image203.png"/><Relationship Id="rId202" Type="http://schemas.openxmlformats.org/officeDocument/2006/relationships/oleObject" Target="embeddings/oleObject89.bin"/><Relationship Id="rId223" Type="http://schemas.openxmlformats.org/officeDocument/2006/relationships/image" Target="media/image120.png"/><Relationship Id="rId244" Type="http://schemas.openxmlformats.org/officeDocument/2006/relationships/image" Target="media/image135.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2.bin"/><Relationship Id="rId286" Type="http://schemas.openxmlformats.org/officeDocument/2006/relationships/oleObject" Target="embeddings/oleObject123.bin"/><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4.png"/><Relationship Id="rId167" Type="http://schemas.openxmlformats.org/officeDocument/2006/relationships/oleObject" Target="embeddings/oleObject76.bin"/><Relationship Id="rId188" Type="http://schemas.openxmlformats.org/officeDocument/2006/relationships/image" Target="media/image99.png"/><Relationship Id="rId311" Type="http://schemas.openxmlformats.org/officeDocument/2006/relationships/oleObject" Target="embeddings/oleObject137.bin"/><Relationship Id="rId332" Type="http://schemas.openxmlformats.org/officeDocument/2006/relationships/image" Target="media/image174.wmf"/><Relationship Id="rId353" Type="http://schemas.openxmlformats.org/officeDocument/2006/relationships/oleObject" Target="embeddings/oleObject166.bin"/><Relationship Id="rId374" Type="http://schemas.openxmlformats.org/officeDocument/2006/relationships/image" Target="media/image193.png"/><Relationship Id="rId71" Type="http://schemas.openxmlformats.org/officeDocument/2006/relationships/oleObject" Target="embeddings/oleObject28.bin"/><Relationship Id="rId92" Type="http://schemas.openxmlformats.org/officeDocument/2006/relationships/image" Target="media/image46.wmf"/><Relationship Id="rId213" Type="http://schemas.openxmlformats.org/officeDocument/2006/relationships/image" Target="media/image112.wmf"/><Relationship Id="rId234" Type="http://schemas.openxmlformats.org/officeDocument/2006/relationships/image" Target="media/image129.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7.bin"/><Relationship Id="rId276" Type="http://schemas.openxmlformats.org/officeDocument/2006/relationships/oleObject" Target="embeddings/oleObject118.bin"/><Relationship Id="rId297" Type="http://schemas.openxmlformats.org/officeDocument/2006/relationships/image" Target="media/image160.wmf"/><Relationship Id="rId40" Type="http://schemas.openxmlformats.org/officeDocument/2006/relationships/image" Target="media/image19.png"/><Relationship Id="rId115" Type="http://schemas.openxmlformats.org/officeDocument/2006/relationships/image" Target="media/image58.wmf"/><Relationship Id="rId136" Type="http://schemas.openxmlformats.org/officeDocument/2006/relationships/oleObject" Target="embeddings/oleObject61.bin"/><Relationship Id="rId157" Type="http://schemas.openxmlformats.org/officeDocument/2006/relationships/oleObject" Target="embeddings/oleObject70.bin"/><Relationship Id="rId178" Type="http://schemas.openxmlformats.org/officeDocument/2006/relationships/image" Target="media/image89.png"/><Relationship Id="rId301" Type="http://schemas.openxmlformats.org/officeDocument/2006/relationships/oleObject" Target="embeddings/oleObject132.bin"/><Relationship Id="rId322" Type="http://schemas.openxmlformats.org/officeDocument/2006/relationships/image" Target="media/image171.wmf"/><Relationship Id="rId343" Type="http://schemas.openxmlformats.org/officeDocument/2006/relationships/oleObject" Target="embeddings/oleObject160.bin"/><Relationship Id="rId364" Type="http://schemas.openxmlformats.org/officeDocument/2006/relationships/image" Target="media/image186.png"/><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image" Target="media/image105.png"/><Relationship Id="rId203" Type="http://schemas.openxmlformats.org/officeDocument/2006/relationships/image" Target="media/image106.png"/><Relationship Id="rId385" Type="http://schemas.openxmlformats.org/officeDocument/2006/relationships/image" Target="media/image204.png"/><Relationship Id="rId19" Type="http://schemas.openxmlformats.org/officeDocument/2006/relationships/image" Target="media/image7.wmf"/><Relationship Id="rId224" Type="http://schemas.openxmlformats.org/officeDocument/2006/relationships/image" Target="media/image121.png"/><Relationship Id="rId245" Type="http://schemas.openxmlformats.org/officeDocument/2006/relationships/oleObject" Target="embeddings/oleObject102.bin"/><Relationship Id="rId266" Type="http://schemas.openxmlformats.org/officeDocument/2006/relationships/oleObject" Target="embeddings/oleObject113.bin"/><Relationship Id="rId287" Type="http://schemas.openxmlformats.org/officeDocument/2006/relationships/image" Target="media/image156.wmf"/><Relationship Id="rId30" Type="http://schemas.openxmlformats.org/officeDocument/2006/relationships/oleObject" Target="embeddings/oleObject10.bin"/><Relationship Id="rId105" Type="http://schemas.openxmlformats.org/officeDocument/2006/relationships/image" Target="media/image53.wmf"/><Relationship Id="rId126" Type="http://schemas.openxmlformats.org/officeDocument/2006/relationships/image" Target="media/image63.wmf"/><Relationship Id="rId147" Type="http://schemas.openxmlformats.org/officeDocument/2006/relationships/oleObject" Target="embeddings/oleObject65.bin"/><Relationship Id="rId168" Type="http://schemas.openxmlformats.org/officeDocument/2006/relationships/image" Target="media/image84.wmf"/><Relationship Id="rId312" Type="http://schemas.openxmlformats.org/officeDocument/2006/relationships/image" Target="media/image167.wmf"/><Relationship Id="rId333" Type="http://schemas.openxmlformats.org/officeDocument/2006/relationships/oleObject" Target="embeddings/oleObject151.bin"/><Relationship Id="rId354" Type="http://schemas.openxmlformats.org/officeDocument/2006/relationships/image" Target="media/image180.wmf"/><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oleObject" Target="embeddings/oleObject39.bin"/><Relationship Id="rId189" Type="http://schemas.openxmlformats.org/officeDocument/2006/relationships/image" Target="media/image100.wmf"/><Relationship Id="rId375" Type="http://schemas.openxmlformats.org/officeDocument/2006/relationships/image" Target="media/image194.png"/><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30.wmf"/><Relationship Id="rId256" Type="http://schemas.openxmlformats.org/officeDocument/2006/relationships/image" Target="media/image141.wmf"/><Relationship Id="rId277" Type="http://schemas.openxmlformats.org/officeDocument/2006/relationships/image" Target="media/image151.wmf"/><Relationship Id="rId298" Type="http://schemas.openxmlformats.org/officeDocument/2006/relationships/oleObject" Target="embeddings/oleObject130.bin"/><Relationship Id="rId116" Type="http://schemas.openxmlformats.org/officeDocument/2006/relationships/oleObject" Target="embeddings/oleObject50.bin"/><Relationship Id="rId137" Type="http://schemas.openxmlformats.org/officeDocument/2006/relationships/image" Target="media/image68.png"/><Relationship Id="rId158" Type="http://schemas.openxmlformats.org/officeDocument/2006/relationships/oleObject" Target="embeddings/oleObject71.bin"/><Relationship Id="rId302" Type="http://schemas.openxmlformats.org/officeDocument/2006/relationships/image" Target="media/image162.wmf"/><Relationship Id="rId323" Type="http://schemas.openxmlformats.org/officeDocument/2006/relationships/oleObject" Target="embeddings/oleObject144.bin"/><Relationship Id="rId344" Type="http://schemas.openxmlformats.org/officeDocument/2006/relationships/image" Target="media/image176.wmf"/><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4.bin"/><Relationship Id="rId179" Type="http://schemas.openxmlformats.org/officeDocument/2006/relationships/image" Target="media/image90.png"/><Relationship Id="rId365" Type="http://schemas.openxmlformats.org/officeDocument/2006/relationships/image" Target="media/image187.png"/><Relationship Id="rId386" Type="http://schemas.openxmlformats.org/officeDocument/2006/relationships/image" Target="media/image205.png"/><Relationship Id="rId190" Type="http://schemas.openxmlformats.org/officeDocument/2006/relationships/oleObject" Target="embeddings/oleObject82.bin"/><Relationship Id="rId204" Type="http://schemas.openxmlformats.org/officeDocument/2006/relationships/image" Target="media/image107.png"/><Relationship Id="rId225" Type="http://schemas.openxmlformats.org/officeDocument/2006/relationships/image" Target="media/image122.png"/><Relationship Id="rId246" Type="http://schemas.openxmlformats.org/officeDocument/2006/relationships/image" Target="media/image136.wmf"/><Relationship Id="rId267" Type="http://schemas.openxmlformats.org/officeDocument/2006/relationships/image" Target="media/image146.wmf"/><Relationship Id="rId288" Type="http://schemas.openxmlformats.org/officeDocument/2006/relationships/oleObject" Target="embeddings/oleObject124.bin"/><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38.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6.wmf"/><Relationship Id="rId73" Type="http://schemas.openxmlformats.org/officeDocument/2006/relationships/oleObject" Target="embeddings/oleObject29.bin"/><Relationship Id="rId94" Type="http://schemas.openxmlformats.org/officeDocument/2006/relationships/image" Target="media/image47.wmf"/><Relationship Id="rId148" Type="http://schemas.openxmlformats.org/officeDocument/2006/relationships/image" Target="media/image75.wmf"/><Relationship Id="rId169" Type="http://schemas.openxmlformats.org/officeDocument/2006/relationships/oleObject" Target="embeddings/oleObject77.bin"/><Relationship Id="rId334" Type="http://schemas.openxmlformats.org/officeDocument/2006/relationships/oleObject" Target="embeddings/oleObject152.bin"/><Relationship Id="rId355" Type="http://schemas.openxmlformats.org/officeDocument/2006/relationships/oleObject" Target="embeddings/oleObject167.bin"/><Relationship Id="rId376" Type="http://schemas.openxmlformats.org/officeDocument/2006/relationships/image" Target="media/image195.png"/><Relationship Id="rId4" Type="http://schemas.openxmlformats.org/officeDocument/2006/relationships/settings" Target="settings.xml"/><Relationship Id="rId180" Type="http://schemas.openxmlformats.org/officeDocument/2006/relationships/image" Target="media/image91.png"/><Relationship Id="rId215" Type="http://schemas.openxmlformats.org/officeDocument/2006/relationships/image" Target="media/image113.png"/><Relationship Id="rId236" Type="http://schemas.openxmlformats.org/officeDocument/2006/relationships/oleObject" Target="embeddings/oleObject98.bin"/><Relationship Id="rId257" Type="http://schemas.openxmlformats.org/officeDocument/2006/relationships/oleObject" Target="embeddings/oleObject108.bin"/><Relationship Id="rId278" Type="http://schemas.openxmlformats.org/officeDocument/2006/relationships/oleObject" Target="embeddings/oleObject119.bin"/><Relationship Id="rId303" Type="http://schemas.openxmlformats.org/officeDocument/2006/relationships/oleObject" Target="embeddings/oleObject133.bin"/><Relationship Id="rId42" Type="http://schemas.openxmlformats.org/officeDocument/2006/relationships/oleObject" Target="embeddings/oleObject14.bin"/><Relationship Id="rId84" Type="http://schemas.openxmlformats.org/officeDocument/2006/relationships/image" Target="media/image42.wmf"/><Relationship Id="rId138" Type="http://schemas.openxmlformats.org/officeDocument/2006/relationships/image" Target="media/image69.png"/><Relationship Id="rId345" Type="http://schemas.openxmlformats.org/officeDocument/2006/relationships/oleObject" Target="embeddings/oleObject161.bin"/><Relationship Id="rId387" Type="http://schemas.openxmlformats.org/officeDocument/2006/relationships/image" Target="media/image2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C47D5B-06EA-4EE7-A5F7-D086DE7C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104</Pages>
  <Words>21911</Words>
  <Characters>124897</Characters>
  <Application>Microsoft Office Word</Application>
  <DocSecurity>0</DocSecurity>
  <Lines>1040</Lines>
  <Paragraphs>293</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146515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226</cp:revision>
  <cp:lastPrinted>2012-12-12T07:11:00Z</cp:lastPrinted>
  <dcterms:created xsi:type="dcterms:W3CDTF">2012-12-05T17:08:00Z</dcterms:created>
  <dcterms:modified xsi:type="dcterms:W3CDTF">2012-12-17T00:21:00Z</dcterms:modified>
</cp:coreProperties>
</file>