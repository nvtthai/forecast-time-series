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0" w:author="The Si Tran" w:date="2012-12-12T13:39:00Z"/>
          <w:szCs w:val="26"/>
        </w:rPr>
        <w:pPrChange w:id="1" w:author="The Si Tran" w:date="2012-12-12T13:51:00Z">
          <w:pPr>
            <w:pStyle w:val="Heading1"/>
            <w:numPr>
              <w:numId w:val="0"/>
            </w:numPr>
            <w:spacing w:before="0"/>
            <w:ind w:left="0" w:firstLine="0"/>
          </w:pPr>
        </w:pPrChange>
      </w:pPr>
      <w:bookmarkStart w:id="2" w:name="_Toc328894959"/>
      <w:bookmarkStart w:id="3" w:name="_Toc328894963"/>
      <w:ins w:id="4" w:author="The Si Tran" w:date="2012-12-12T13:40:00Z">
        <w:r w:rsidRPr="00E231FB">
          <w:rPr>
            <w:noProof/>
          </w:rPr>
          <mc:AlternateContent>
            <mc:Choice Requires="wps">
              <w:drawing>
                <wp:anchor distT="0" distB="0" distL="114300" distR="114300" simplePos="0" relativeHeight="251731968" behindDoc="0" locked="0" layoutInCell="1" allowOverlap="1" wp14:anchorId="78F4CCEF" wp14:editId="47DA4C7B">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537CF3" w:rsidRPr="00414332" w:rsidRDefault="00537CF3" w:rsidP="007C4131">
                              <w:pPr>
                                <w:jc w:val="center"/>
                                <w:rPr>
                                  <w:b/>
                                  <w:sz w:val="30"/>
                                  <w:szCs w:val="30"/>
                                </w:rPr>
                              </w:pPr>
                              <w:r w:rsidRPr="00414332">
                                <w:rPr>
                                  <w:b/>
                                  <w:sz w:val="30"/>
                                  <w:szCs w:val="30"/>
                                </w:rPr>
                                <w:t>ĐẠI HỌC QUỐC GIA TP.HCM</w:t>
                              </w:r>
                            </w:p>
                            <w:p w14:paraId="0262793C" w14:textId="77777777" w:rsidR="00537CF3" w:rsidRPr="00414332" w:rsidRDefault="00537CF3" w:rsidP="007C4131">
                              <w:pPr>
                                <w:jc w:val="center"/>
                                <w:rPr>
                                  <w:b/>
                                  <w:sz w:val="30"/>
                                  <w:szCs w:val="30"/>
                                </w:rPr>
                              </w:pPr>
                              <w:r w:rsidRPr="00414332">
                                <w:rPr>
                                  <w:b/>
                                  <w:sz w:val="30"/>
                                  <w:szCs w:val="30"/>
                                </w:rPr>
                                <w:t>TRƯỜNG ĐẠI HỌC BÁCH KHOA</w:t>
                              </w:r>
                            </w:p>
                            <w:p w14:paraId="16D1A6CD" w14:textId="77777777" w:rsidR="00537CF3" w:rsidRPr="00414332" w:rsidRDefault="00537CF3" w:rsidP="007C4131">
                              <w:pPr>
                                <w:jc w:val="center"/>
                                <w:rPr>
                                  <w:b/>
                                  <w:sz w:val="30"/>
                                  <w:szCs w:val="30"/>
                                </w:rPr>
                              </w:pPr>
                              <w:r w:rsidRPr="00414332">
                                <w:rPr>
                                  <w:b/>
                                  <w:sz w:val="30"/>
                                  <w:szCs w:val="30"/>
                                </w:rPr>
                                <w:t>KHOA KHOA HỌC &amp; KỸ THUẬT MÁY TÍNH</w:t>
                              </w:r>
                            </w:p>
                            <w:p w14:paraId="03F8BC34" w14:textId="77777777" w:rsidR="00537CF3" w:rsidRPr="00414332" w:rsidDel="00095447" w:rsidRDefault="00537CF3" w:rsidP="007C4131">
                              <w:pPr>
                                <w:jc w:val="center"/>
                                <w:rPr>
                                  <w:del w:id="5" w:author="The Si Tran" w:date="2012-12-12T13:40:00Z"/>
                                  <w:sz w:val="30"/>
                                  <w:szCs w:val="30"/>
                                </w:rPr>
                              </w:pPr>
                              <w:ins w:id="6" w:author="The Si Tran" w:date="2012-12-12T13:40:00Z">
                                <w:r w:rsidRPr="00074777">
                                  <w:rPr>
                                    <w:b/>
                                    <w:bCs/>
                                    <w:noProof/>
                                    <w:szCs w:val="26"/>
                                    <w:rPrChange w:id="7"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8" w:author="The Si Tran" w:date="2012-12-12T13:40:00Z">
                                <w:r w:rsidRPr="00414332" w:rsidDel="00095447">
                                  <w:rPr>
                                    <w:sz w:val="30"/>
                                    <w:szCs w:val="30"/>
                                  </w:rPr>
                                  <w:delText>(size 15)</w:delText>
                                </w:r>
                              </w:del>
                            </w:p>
                            <w:p w14:paraId="7858C412" w14:textId="77777777" w:rsidR="00537CF3" w:rsidRPr="00414332" w:rsidRDefault="00537CF3" w:rsidP="007C4131">
                              <w:pPr>
                                <w:jc w:val="center"/>
                                <w:rPr>
                                  <w:b/>
                                  <w:sz w:val="30"/>
                                  <w:szCs w:val="30"/>
                                </w:rPr>
                              </w:pPr>
                            </w:p>
                            <w:p w14:paraId="0066D4B0" w14:textId="77777777" w:rsidR="00537CF3" w:rsidRPr="00414332" w:rsidDel="00095447" w:rsidRDefault="00537CF3" w:rsidP="007C4131">
                              <w:pPr>
                                <w:jc w:val="center"/>
                                <w:rPr>
                                  <w:del w:id="9" w:author="The Si Tran" w:date="2012-12-12T13:40:00Z"/>
                                  <w:b/>
                                  <w:sz w:val="30"/>
                                  <w:szCs w:val="30"/>
                                </w:rPr>
                              </w:pPr>
                              <w:del w:id="10" w:author="The Si Tran" w:date="2012-12-12T13:40:00Z">
                                <w:r w:rsidRPr="00414332" w:rsidDel="00095447">
                                  <w:rPr>
                                    <w:b/>
                                    <w:sz w:val="30"/>
                                    <w:szCs w:val="30"/>
                                  </w:rPr>
                                  <w:delText>LOGO TRƯỜNG</w:delText>
                                </w:r>
                              </w:del>
                            </w:p>
                            <w:p w14:paraId="03FA1804" w14:textId="77777777" w:rsidR="00537CF3" w:rsidRPr="00414332" w:rsidRDefault="00537CF3" w:rsidP="007C4131">
                              <w:pPr>
                                <w:jc w:val="center"/>
                                <w:rPr>
                                  <w:b/>
                                  <w:sz w:val="30"/>
                                  <w:szCs w:val="30"/>
                                </w:rPr>
                              </w:pPr>
                            </w:p>
                            <w:p w14:paraId="2C780E26" w14:textId="77777777" w:rsidR="00537CF3" w:rsidRPr="00414332" w:rsidRDefault="00537CF3" w:rsidP="007C4131">
                              <w:pPr>
                                <w:jc w:val="center"/>
                                <w:rPr>
                                  <w:b/>
                                  <w:sz w:val="30"/>
                                  <w:szCs w:val="30"/>
                                </w:rPr>
                              </w:pPr>
                            </w:p>
                            <w:p w14:paraId="14C38E9A" w14:textId="77777777" w:rsidR="00537CF3" w:rsidRPr="00414332" w:rsidDel="00095447" w:rsidRDefault="00537CF3" w:rsidP="007C4131">
                              <w:pPr>
                                <w:jc w:val="center"/>
                                <w:rPr>
                                  <w:del w:id="11" w:author="The Si Tran" w:date="2012-12-12T13:41:00Z"/>
                                  <w:b/>
                                  <w:sz w:val="30"/>
                                  <w:szCs w:val="30"/>
                                </w:rPr>
                              </w:pPr>
                            </w:p>
                            <w:p w14:paraId="2D425F7C" w14:textId="77777777" w:rsidR="00537CF3" w:rsidRPr="00414332" w:rsidRDefault="00537CF3" w:rsidP="007C4131">
                              <w:pPr>
                                <w:jc w:val="center"/>
                                <w:rPr>
                                  <w:b/>
                                  <w:sz w:val="30"/>
                                  <w:szCs w:val="30"/>
                                </w:rPr>
                              </w:pPr>
                              <w:r w:rsidRPr="00414332">
                                <w:rPr>
                                  <w:b/>
                                  <w:sz w:val="30"/>
                                  <w:szCs w:val="30"/>
                                </w:rPr>
                                <w:t>LUẬN VĂN TỐT NGHIỆP ĐẠI HỌC</w:t>
                              </w:r>
                              <w:del w:id="12"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537CF3" w:rsidRPr="00074777" w:rsidRDefault="00537CF3" w:rsidP="00095447">
                              <w:pPr>
                                <w:spacing w:before="0"/>
                                <w:jc w:val="center"/>
                                <w:rPr>
                                  <w:ins w:id="13" w:author="The Si Tran" w:date="2012-12-12T13:41:00Z"/>
                                  <w:b/>
                                  <w:bCs/>
                                  <w:szCs w:val="26"/>
                                </w:rPr>
                              </w:pPr>
                            </w:p>
                            <w:p w14:paraId="060D02AB" w14:textId="77777777" w:rsidR="00537CF3" w:rsidRPr="006D1D8A" w:rsidRDefault="00537CF3" w:rsidP="00095447">
                              <w:pPr>
                                <w:spacing w:before="0"/>
                                <w:jc w:val="center"/>
                                <w:rPr>
                                  <w:ins w:id="14" w:author="The Si Tran" w:date="2012-12-12T13:41:00Z"/>
                                  <w:b/>
                                  <w:sz w:val="48"/>
                                  <w:szCs w:val="26"/>
                                </w:rPr>
                              </w:pPr>
                              <w:ins w:id="15" w:author="The Si Tran" w:date="2012-12-12T13:41:00Z">
                                <w:r w:rsidRPr="006D1D8A">
                                  <w:rPr>
                                    <w:b/>
                                    <w:sz w:val="48"/>
                                    <w:szCs w:val="26"/>
                                  </w:rPr>
                                  <w:t>Ứng dụng mạng Neuron nhân tạo vào công tác dự báo dữ liệu chuỗi thời gian</w:t>
                                </w:r>
                              </w:ins>
                            </w:p>
                            <w:p w14:paraId="3C2C0C53" w14:textId="77777777" w:rsidR="00537CF3" w:rsidRPr="00074777" w:rsidRDefault="00537CF3" w:rsidP="00095447">
                              <w:pPr>
                                <w:spacing w:before="0"/>
                                <w:rPr>
                                  <w:ins w:id="16" w:author="The Si Tran" w:date="2012-12-12T13:41:00Z"/>
                                  <w:szCs w:val="26"/>
                                </w:rPr>
                              </w:pPr>
                            </w:p>
                            <w:p w14:paraId="00E19A75" w14:textId="77777777" w:rsidR="00537CF3" w:rsidRPr="00074777" w:rsidRDefault="00537CF3" w:rsidP="00095447">
                              <w:pPr>
                                <w:spacing w:before="0"/>
                                <w:jc w:val="left"/>
                                <w:rPr>
                                  <w:ins w:id="17" w:author="The Si Tran" w:date="2012-12-12T13:41:00Z"/>
                                  <w:b/>
                                  <w:bCs/>
                                  <w:szCs w:val="26"/>
                                </w:rPr>
                              </w:pPr>
                            </w:p>
                            <w:p w14:paraId="69EF26DC" w14:textId="77777777" w:rsidR="00537CF3" w:rsidRPr="00074777" w:rsidRDefault="00537CF3" w:rsidP="00AD1513">
                              <w:pPr>
                                <w:tabs>
                                  <w:tab w:val="left" w:pos="4680"/>
                                </w:tabs>
                                <w:spacing w:before="0"/>
                                <w:jc w:val="left"/>
                                <w:rPr>
                                  <w:ins w:id="18" w:author="The Si Tran" w:date="2012-12-12T13:41:00Z"/>
                                  <w:b/>
                                  <w:bCs/>
                                  <w:szCs w:val="26"/>
                                </w:rPr>
                              </w:pPr>
                              <w:ins w:id="19" w:author="The Si Tran" w:date="2012-12-12T13:42:00Z">
                                <w:r>
                                  <w:rPr>
                                    <w:b/>
                                    <w:bCs/>
                                    <w:szCs w:val="26"/>
                                  </w:rPr>
                                  <w:tab/>
                                </w:r>
                              </w:ins>
                              <w:ins w:id="20" w:author="The Si Tran" w:date="2012-12-12T13:43:00Z">
                                <w:r w:rsidRPr="00414332">
                                  <w:rPr>
                                    <w:b/>
                                    <w:sz w:val="30"/>
                                    <w:szCs w:val="30"/>
                                  </w:rPr>
                                  <w:t>HỘI ĐỒNG</w:t>
                                </w:r>
                                <w:r>
                                  <w:rPr>
                                    <w:b/>
                                    <w:sz w:val="30"/>
                                    <w:szCs w:val="30"/>
                                  </w:rPr>
                                  <w:t>:</w:t>
                                </w:r>
                              </w:ins>
                              <w:ins w:id="21" w:author="The Si Tran" w:date="2012-12-12T13:42:00Z">
                                <w:r>
                                  <w:rPr>
                                    <w:b/>
                                    <w:bCs/>
                                    <w:szCs w:val="26"/>
                                  </w:rPr>
                                  <w:tab/>
                                </w:r>
                                <w:r>
                                  <w:rPr>
                                    <w:b/>
                                    <w:bCs/>
                                    <w:szCs w:val="26"/>
                                  </w:rPr>
                                  <w:tab/>
                                </w:r>
                                <w:r>
                                  <w:rPr>
                                    <w:b/>
                                    <w:bCs/>
                                    <w:szCs w:val="26"/>
                                  </w:rPr>
                                  <w:tab/>
                                </w:r>
                              </w:ins>
                              <w:ins w:id="22"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23" w:author="The Si Tran" w:date="2012-12-12T13:44:00Z">
                                <w:r>
                                  <w:rPr>
                                    <w:b/>
                                    <w:bCs/>
                                    <w:szCs w:val="26"/>
                                  </w:rPr>
                                  <w:t>P</w:t>
                                </w:r>
                                <w:r w:rsidRPr="00074777">
                                  <w:rPr>
                                    <w:b/>
                                    <w:bCs/>
                                    <w:szCs w:val="26"/>
                                  </w:rPr>
                                  <w:t>GS.TS Dương Tuấn Anh</w:t>
                                </w:r>
                              </w:ins>
                            </w:p>
                            <w:p w14:paraId="16B2B425" w14:textId="77777777" w:rsidR="00537CF3" w:rsidRPr="00074777" w:rsidRDefault="00537CF3" w:rsidP="00AD1513">
                              <w:pPr>
                                <w:tabs>
                                  <w:tab w:val="left" w:pos="4680"/>
                                </w:tabs>
                                <w:spacing w:before="0"/>
                                <w:jc w:val="left"/>
                                <w:rPr>
                                  <w:ins w:id="24" w:author="The Si Tran" w:date="2012-12-12T13:41:00Z"/>
                                  <w:b/>
                                  <w:bCs/>
                                  <w:szCs w:val="26"/>
                                </w:rPr>
                              </w:pPr>
                              <w:ins w:id="25" w:author="The Si Tran" w:date="2012-12-12T13:41:00Z">
                                <w:r>
                                  <w:rPr>
                                    <w:b/>
                                    <w:bCs/>
                                    <w:i/>
                                    <w:szCs w:val="26"/>
                                  </w:rPr>
                                  <w:tab/>
                                </w:r>
                              </w:ins>
                              <w:ins w:id="26" w:author="The Si Tran" w:date="2012-12-12T13:44:00Z">
                                <w:r w:rsidRPr="00414332">
                                  <w:rPr>
                                    <w:b/>
                                    <w:sz w:val="30"/>
                                    <w:szCs w:val="30"/>
                                  </w:rPr>
                                  <w:t>GVPB</w:t>
                                </w:r>
                                <w:r>
                                  <w:rPr>
                                    <w:b/>
                                    <w:sz w:val="30"/>
                                    <w:szCs w:val="30"/>
                                  </w:rPr>
                                  <w:t xml:space="preserve">: </w:t>
                                </w:r>
                                <w:r>
                                  <w:rPr>
                                    <w:b/>
                                    <w:bCs/>
                                    <w:szCs w:val="26"/>
                                  </w:rPr>
                                  <w:t>Võ Thị Ngọc Châu</w:t>
                                </w:r>
                              </w:ins>
                            </w:p>
                            <w:p w14:paraId="60B5B5CC" w14:textId="77777777" w:rsidR="00537CF3" w:rsidRDefault="00537CF3" w:rsidP="00095447">
                              <w:pPr>
                                <w:spacing w:before="0"/>
                                <w:jc w:val="left"/>
                                <w:rPr>
                                  <w:ins w:id="27" w:author="The Si Tran" w:date="2012-12-12T13:45:00Z"/>
                                  <w:b/>
                                  <w:szCs w:val="26"/>
                                </w:rPr>
                              </w:pPr>
                              <w:ins w:id="28"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29" w:author="The Si Tran" w:date="2012-12-12T13:42:00Z">
                                <w:r>
                                  <w:rPr>
                                    <w:b/>
                                    <w:szCs w:val="26"/>
                                  </w:rPr>
                                  <w:t xml:space="preserve">                 </w:t>
                                </w:r>
                              </w:ins>
                              <w:ins w:id="30" w:author="The Si Tran" w:date="2012-12-12T13:41:00Z">
                                <w:r w:rsidRPr="00074777">
                                  <w:rPr>
                                    <w:b/>
                                    <w:szCs w:val="26"/>
                                  </w:rPr>
                                  <w:t>---o0o---</w:t>
                                </w:r>
                              </w:ins>
                            </w:p>
                            <w:p w14:paraId="360C4274" w14:textId="77777777" w:rsidR="00537CF3" w:rsidRPr="00074777" w:rsidRDefault="00537CF3" w:rsidP="002E545D">
                              <w:pPr>
                                <w:tabs>
                                  <w:tab w:val="left" w:pos="4680"/>
                                </w:tabs>
                                <w:spacing w:before="0"/>
                                <w:jc w:val="left"/>
                                <w:rPr>
                                  <w:ins w:id="31" w:author="The Si Tran" w:date="2012-12-12T13:41:00Z"/>
                                  <w:b/>
                                  <w:bCs/>
                                  <w:szCs w:val="26"/>
                                </w:rPr>
                              </w:pPr>
                              <w:ins w:id="32"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537CF3" w:rsidRDefault="00537CF3" w:rsidP="002E545D">
                              <w:pPr>
                                <w:tabs>
                                  <w:tab w:val="left" w:pos="4680"/>
                                  <w:tab w:val="left" w:pos="7380"/>
                                </w:tabs>
                                <w:spacing w:before="0"/>
                                <w:ind w:left="3780"/>
                                <w:jc w:val="left"/>
                                <w:rPr>
                                  <w:ins w:id="33" w:author="The Si Tran" w:date="2012-12-12T13:46:00Z"/>
                                  <w:b/>
                                  <w:sz w:val="30"/>
                                  <w:szCs w:val="30"/>
                                </w:rPr>
                              </w:pPr>
                              <w:ins w:id="34" w:author="The Si Tran" w:date="2012-12-12T13:46:00Z">
                                <w:r>
                                  <w:rPr>
                                    <w:b/>
                                    <w:sz w:val="30"/>
                                    <w:szCs w:val="30"/>
                                  </w:rPr>
                                  <w:tab/>
                                </w:r>
                              </w:ins>
                              <w:ins w:id="35" w:author="The Si Tran" w:date="2012-12-12T13:45:00Z">
                                <w:r>
                                  <w:rPr>
                                    <w:b/>
                                    <w:sz w:val="30"/>
                                    <w:szCs w:val="30"/>
                                  </w:rPr>
                                  <w:t>SVTH 2</w:t>
                                </w:r>
                                <w:r w:rsidRPr="00414332">
                                  <w:rPr>
                                    <w:b/>
                                    <w:sz w:val="30"/>
                                    <w:szCs w:val="30"/>
                                  </w:rPr>
                                  <w:t>:</w:t>
                                </w:r>
                                <w:r>
                                  <w:rPr>
                                    <w:b/>
                                    <w:sz w:val="30"/>
                                    <w:szCs w:val="30"/>
                                  </w:rPr>
                                  <w:t xml:space="preserve"> T</w:t>
                                </w:r>
                              </w:ins>
                              <w:ins w:id="36" w:author="The Si Tran" w:date="2012-12-14T03:44:00Z">
                                <w:r>
                                  <w:rPr>
                                    <w:b/>
                                    <w:sz w:val="30"/>
                                    <w:szCs w:val="30"/>
                                  </w:rPr>
                                  <w:t>rần Thế Sĩ</w:t>
                                </w:r>
                              </w:ins>
                              <w:ins w:id="37" w:author="The Si Tran" w:date="2012-12-12T13:45:00Z">
                                <w:r>
                                  <w:rPr>
                                    <w:b/>
                                    <w:sz w:val="30"/>
                                    <w:szCs w:val="30"/>
                                  </w:rPr>
                                  <w:t xml:space="preserve">    </w:t>
                                </w:r>
                              </w:ins>
                              <w:ins w:id="38" w:author="The Si Tran" w:date="2012-12-14T03:45:00Z">
                                <w:r>
                                  <w:rPr>
                                    <w:b/>
                                    <w:sz w:val="30"/>
                                    <w:szCs w:val="30"/>
                                  </w:rPr>
                                  <w:t xml:space="preserve">       </w:t>
                                </w:r>
                              </w:ins>
                              <w:ins w:id="39" w:author="The Si Tran" w:date="2012-12-12T13:45:00Z">
                                <w:r>
                                  <w:rPr>
                                    <w:b/>
                                    <w:sz w:val="30"/>
                                    <w:szCs w:val="30"/>
                                  </w:rPr>
                                  <w:t>50801793</w:t>
                                </w:r>
                              </w:ins>
                            </w:p>
                            <w:p w14:paraId="2BD0F54A" w14:textId="77777777" w:rsidR="00537CF3" w:rsidRPr="00822570" w:rsidRDefault="00537CF3" w:rsidP="002E545D">
                              <w:pPr>
                                <w:tabs>
                                  <w:tab w:val="left" w:pos="4680"/>
                                  <w:tab w:val="left" w:pos="7380"/>
                                </w:tabs>
                                <w:spacing w:before="0"/>
                                <w:ind w:left="3780"/>
                                <w:jc w:val="left"/>
                                <w:rPr>
                                  <w:ins w:id="40" w:author="The Si Tran" w:date="2012-12-12T13:41:00Z"/>
                                  <w:b/>
                                  <w:bCs/>
                                  <w:szCs w:val="26"/>
                                </w:rPr>
                              </w:pPr>
                            </w:p>
                            <w:p w14:paraId="0A5EDE8B" w14:textId="77777777" w:rsidR="00537CF3" w:rsidRPr="002E545D" w:rsidRDefault="00537CF3" w:rsidP="00095447">
                              <w:pPr>
                                <w:spacing w:before="0"/>
                                <w:jc w:val="center"/>
                                <w:rPr>
                                  <w:ins w:id="41" w:author="The Si Tran" w:date="2012-12-12T13:41:00Z"/>
                                  <w:sz w:val="30"/>
                                  <w:szCs w:val="30"/>
                                  <w:rPrChange w:id="42" w:author="The Si Tran" w:date="2012-12-12T13:46:00Z">
                                    <w:rPr>
                                      <w:ins w:id="43" w:author="The Si Tran" w:date="2012-12-12T13:41:00Z"/>
                                      <w:szCs w:val="26"/>
                                    </w:rPr>
                                  </w:rPrChange>
                                </w:rPr>
                              </w:pPr>
                              <w:ins w:id="44" w:author="The Si Tran" w:date="2012-12-12T13:41:00Z">
                                <w:r w:rsidRPr="002E545D">
                                  <w:rPr>
                                    <w:sz w:val="30"/>
                                    <w:szCs w:val="30"/>
                                    <w:rPrChange w:id="45" w:author="The Si Tran" w:date="2012-12-12T13:46:00Z">
                                      <w:rPr>
                                        <w:szCs w:val="26"/>
                                      </w:rPr>
                                    </w:rPrChange>
                                  </w:rPr>
                                  <w:t>TP. HỒ CHÍ MINH, 12/2012</w:t>
                                </w:r>
                              </w:ins>
                            </w:p>
                            <w:p w14:paraId="748C38FC" w14:textId="77777777" w:rsidR="00537CF3" w:rsidRPr="00414332" w:rsidRDefault="00537CF3" w:rsidP="007C4131">
                              <w:pPr>
                                <w:jc w:val="center"/>
                                <w:rPr>
                                  <w:b/>
                                  <w:sz w:val="30"/>
                                  <w:szCs w:val="30"/>
                                </w:rPr>
                              </w:pPr>
                            </w:p>
                            <w:p w14:paraId="4273081E" w14:textId="77777777" w:rsidR="00537CF3" w:rsidRPr="00414332" w:rsidRDefault="00537CF3" w:rsidP="007C4131">
                              <w:pPr>
                                <w:jc w:val="center"/>
                                <w:rPr>
                                  <w:b/>
                                  <w:sz w:val="30"/>
                                  <w:szCs w:val="30"/>
                                </w:rPr>
                              </w:pPr>
                            </w:p>
                            <w:p w14:paraId="520B4861" w14:textId="77777777" w:rsidR="00537CF3" w:rsidRPr="00414332" w:rsidRDefault="00537CF3" w:rsidP="007C4131">
                              <w:pPr>
                                <w:jc w:val="center"/>
                                <w:rPr>
                                  <w:b/>
                                  <w:sz w:val="30"/>
                                  <w:szCs w:val="30"/>
                                </w:rPr>
                              </w:pPr>
                            </w:p>
                            <w:p w14:paraId="15E49725" w14:textId="77777777" w:rsidR="00537CF3" w:rsidRPr="00414332" w:rsidRDefault="00537CF3" w:rsidP="007C4131">
                              <w:pPr>
                                <w:jc w:val="center"/>
                                <w:rPr>
                                  <w:b/>
                                  <w:sz w:val="30"/>
                                  <w:szCs w:val="30"/>
                                </w:rPr>
                              </w:pPr>
                            </w:p>
                            <w:p w14:paraId="7D871B1D" w14:textId="77777777" w:rsidR="00537CF3" w:rsidRPr="00414332" w:rsidRDefault="00537CF3" w:rsidP="007C4131">
                              <w:pPr>
                                <w:jc w:val="center"/>
                                <w:rPr>
                                  <w:b/>
                                  <w:sz w:val="30"/>
                                  <w:szCs w:val="30"/>
                                </w:rPr>
                              </w:pPr>
                            </w:p>
                            <w:p w14:paraId="43281BF9" w14:textId="77777777" w:rsidR="00537CF3" w:rsidRPr="00414332" w:rsidDel="00095447" w:rsidRDefault="00537CF3" w:rsidP="007C4131">
                              <w:pPr>
                                <w:jc w:val="center"/>
                                <w:rPr>
                                  <w:del w:id="46" w:author="The Si Tran" w:date="2012-12-12T13:41:00Z"/>
                                  <w:b/>
                                  <w:sz w:val="50"/>
                                  <w:szCs w:val="50"/>
                                </w:rPr>
                              </w:pPr>
                              <w:del w:id="47" w:author="The Si Tran" w:date="2012-12-12T13:41:00Z">
                                <w:r w:rsidRPr="00414332" w:rsidDel="00095447">
                                  <w:rPr>
                                    <w:b/>
                                    <w:sz w:val="50"/>
                                    <w:szCs w:val="50"/>
                                  </w:rPr>
                                  <w:delText>TÊN ĐỀ TÀI</w:delText>
                                </w:r>
                              </w:del>
                            </w:p>
                            <w:p w14:paraId="74C603C8" w14:textId="77777777" w:rsidR="00537CF3" w:rsidRPr="00414332" w:rsidDel="00095447" w:rsidRDefault="00537CF3" w:rsidP="007C4131">
                              <w:pPr>
                                <w:jc w:val="center"/>
                                <w:rPr>
                                  <w:del w:id="48" w:author="The Si Tran" w:date="2012-12-12T13:41:00Z"/>
                                  <w:sz w:val="30"/>
                                  <w:szCs w:val="30"/>
                                </w:rPr>
                              </w:pPr>
                              <w:del w:id="49" w:author="The Si Tran" w:date="2012-12-12T13:41:00Z">
                                <w:r w:rsidRPr="00414332" w:rsidDel="00095447">
                                  <w:rPr>
                                    <w:sz w:val="30"/>
                                    <w:szCs w:val="30"/>
                                  </w:rPr>
                                  <w:delText>(size 16-25 tùy theo số lượng từ)</w:delText>
                                </w:r>
                              </w:del>
                            </w:p>
                            <w:p w14:paraId="6B8C182C" w14:textId="77777777" w:rsidR="00537CF3" w:rsidRPr="00414332" w:rsidRDefault="00537CF3" w:rsidP="007C4131">
                              <w:pPr>
                                <w:rPr>
                                  <w:sz w:val="30"/>
                                  <w:szCs w:val="30"/>
                                </w:rPr>
                              </w:pPr>
                            </w:p>
                            <w:p w14:paraId="78884E63" w14:textId="77777777" w:rsidR="00537CF3" w:rsidRPr="00414332" w:rsidRDefault="00537CF3" w:rsidP="007C4131">
                              <w:pPr>
                                <w:rPr>
                                  <w:sz w:val="30"/>
                                  <w:szCs w:val="30"/>
                                </w:rPr>
                              </w:pPr>
                            </w:p>
                            <w:p w14:paraId="2034164A" w14:textId="77777777" w:rsidR="00537CF3" w:rsidRPr="00414332" w:rsidRDefault="00537CF3" w:rsidP="007C4131">
                              <w:pPr>
                                <w:rPr>
                                  <w:sz w:val="30"/>
                                  <w:szCs w:val="30"/>
                                </w:rPr>
                              </w:pPr>
                            </w:p>
                            <w:p w14:paraId="0947E522" w14:textId="77777777" w:rsidR="00537CF3" w:rsidRPr="00414332" w:rsidRDefault="00537CF3" w:rsidP="007C4131">
                              <w:pPr>
                                <w:rPr>
                                  <w:sz w:val="30"/>
                                  <w:szCs w:val="30"/>
                                </w:rPr>
                              </w:pPr>
                            </w:p>
                            <w:p w14:paraId="262E116F" w14:textId="77777777" w:rsidR="00537CF3" w:rsidRPr="00414332" w:rsidRDefault="00537CF3" w:rsidP="007C4131">
                              <w:pPr>
                                <w:rPr>
                                  <w:sz w:val="30"/>
                                  <w:szCs w:val="30"/>
                                </w:rPr>
                              </w:pPr>
                            </w:p>
                            <w:p w14:paraId="505F9F1F" w14:textId="77777777" w:rsidR="00537CF3" w:rsidRDefault="00537CF3" w:rsidP="007C4131">
                              <w:pPr>
                                <w:ind w:left="4320"/>
                                <w:rPr>
                                  <w:b/>
                                  <w:sz w:val="30"/>
                                  <w:szCs w:val="30"/>
                                </w:rPr>
                              </w:pPr>
                            </w:p>
                            <w:p w14:paraId="7F685341" w14:textId="77777777" w:rsidR="00537CF3" w:rsidRPr="00414332" w:rsidRDefault="00537CF3" w:rsidP="007C4131">
                              <w:pPr>
                                <w:ind w:left="4320"/>
                                <w:rPr>
                                  <w:b/>
                                  <w:sz w:val="30"/>
                                  <w:szCs w:val="30"/>
                                </w:rPr>
                              </w:pPr>
                            </w:p>
                            <w:p w14:paraId="604EF380" w14:textId="77777777" w:rsidR="00537CF3" w:rsidRPr="00414332" w:rsidRDefault="00537CF3" w:rsidP="007C4131">
                              <w:pPr>
                                <w:ind w:left="3240"/>
                                <w:rPr>
                                  <w:b/>
                                  <w:sz w:val="30"/>
                                  <w:szCs w:val="30"/>
                                </w:rPr>
                              </w:pPr>
                              <w:r w:rsidRPr="00414332">
                                <w:rPr>
                                  <w:b/>
                                  <w:sz w:val="30"/>
                                  <w:szCs w:val="30"/>
                                </w:rPr>
                                <w:t>HỘI ĐỒNG: ………………………………</w:t>
                              </w:r>
                            </w:p>
                            <w:p w14:paraId="4FE05E53" w14:textId="77777777" w:rsidR="00537CF3" w:rsidRPr="00414332" w:rsidRDefault="00537CF3" w:rsidP="007C4131">
                              <w:pPr>
                                <w:ind w:left="3240"/>
                                <w:rPr>
                                  <w:b/>
                                  <w:sz w:val="30"/>
                                  <w:szCs w:val="30"/>
                                </w:rPr>
                              </w:pPr>
                              <w:r w:rsidRPr="00414332">
                                <w:rPr>
                                  <w:b/>
                                  <w:sz w:val="30"/>
                                  <w:szCs w:val="30"/>
                                </w:rPr>
                                <w:t>GVHD: ………………………………………</w:t>
                              </w:r>
                            </w:p>
                            <w:p w14:paraId="6D8F7469" w14:textId="77777777" w:rsidR="00537CF3" w:rsidRPr="00414332" w:rsidRDefault="00537CF3" w:rsidP="007C4131">
                              <w:pPr>
                                <w:ind w:left="3240"/>
                                <w:rPr>
                                  <w:b/>
                                  <w:sz w:val="30"/>
                                  <w:szCs w:val="30"/>
                                </w:rPr>
                              </w:pPr>
                              <w:r w:rsidRPr="00414332">
                                <w:rPr>
                                  <w:b/>
                                  <w:sz w:val="30"/>
                                  <w:szCs w:val="30"/>
                                </w:rPr>
                                <w:t>GVPB: ………………………………………</w:t>
                              </w:r>
                            </w:p>
                            <w:p w14:paraId="3371CD51" w14:textId="77777777" w:rsidR="00537CF3" w:rsidRPr="00414332" w:rsidRDefault="00537CF3" w:rsidP="007C4131">
                              <w:pPr>
                                <w:ind w:left="3240"/>
                                <w:rPr>
                                  <w:b/>
                                  <w:sz w:val="30"/>
                                  <w:szCs w:val="30"/>
                                </w:rPr>
                              </w:pPr>
                              <w:r w:rsidRPr="00414332">
                                <w:rPr>
                                  <w:b/>
                                  <w:sz w:val="30"/>
                                  <w:szCs w:val="30"/>
                                </w:rPr>
                                <w:t xml:space="preserve">                                ---o0o---</w:t>
                              </w:r>
                            </w:p>
                            <w:p w14:paraId="2FDE68EE" w14:textId="77777777" w:rsidR="00537CF3" w:rsidRPr="00414332" w:rsidRDefault="00537CF3" w:rsidP="007C4131">
                              <w:pPr>
                                <w:ind w:left="3240"/>
                                <w:rPr>
                                  <w:b/>
                                  <w:sz w:val="30"/>
                                  <w:szCs w:val="30"/>
                                </w:rPr>
                              </w:pPr>
                              <w:r w:rsidRPr="00414332">
                                <w:rPr>
                                  <w:b/>
                                  <w:sz w:val="30"/>
                                  <w:szCs w:val="30"/>
                                </w:rPr>
                                <w:t>SVTH 1: ………………………………… (MSSV)</w:t>
                              </w:r>
                            </w:p>
                            <w:p w14:paraId="026C3766" w14:textId="77777777" w:rsidR="00537CF3" w:rsidRPr="00414332" w:rsidRDefault="00537CF3" w:rsidP="007C4131">
                              <w:pPr>
                                <w:ind w:left="3240"/>
                                <w:rPr>
                                  <w:b/>
                                  <w:sz w:val="30"/>
                                  <w:szCs w:val="30"/>
                                </w:rPr>
                              </w:pPr>
                              <w:r w:rsidRPr="00414332">
                                <w:rPr>
                                  <w:b/>
                                  <w:sz w:val="30"/>
                                  <w:szCs w:val="30"/>
                                </w:rPr>
                                <w:t>SVTH 2: ………………………………… (MSSV)</w:t>
                              </w:r>
                            </w:p>
                            <w:p w14:paraId="0C95FBBB" w14:textId="77777777" w:rsidR="00537CF3" w:rsidRPr="00414332" w:rsidRDefault="00537CF3" w:rsidP="007C4131">
                              <w:pPr>
                                <w:ind w:left="3240"/>
                                <w:rPr>
                                  <w:b/>
                                  <w:sz w:val="30"/>
                                  <w:szCs w:val="30"/>
                                </w:rPr>
                              </w:pPr>
                              <w:r w:rsidRPr="00414332">
                                <w:rPr>
                                  <w:b/>
                                  <w:sz w:val="30"/>
                                  <w:szCs w:val="30"/>
                                </w:rPr>
                                <w:t>SVTH 3: ………………………………… (MSSV)</w:t>
                              </w:r>
                            </w:p>
                            <w:p w14:paraId="70E6E6D6" w14:textId="77777777" w:rsidR="00537CF3" w:rsidRPr="00414332" w:rsidRDefault="00537CF3" w:rsidP="007C4131">
                              <w:pPr>
                                <w:ind w:left="3240"/>
                                <w:rPr>
                                  <w:sz w:val="30"/>
                                  <w:szCs w:val="30"/>
                                </w:rPr>
                              </w:pPr>
                              <w:r w:rsidRPr="00414332">
                                <w:rPr>
                                  <w:b/>
                                  <w:sz w:val="30"/>
                                  <w:szCs w:val="30"/>
                                </w:rPr>
                                <w:t>……</w:t>
                              </w:r>
                            </w:p>
                            <w:p w14:paraId="65328F86" w14:textId="77777777" w:rsidR="00537CF3" w:rsidRPr="00414332" w:rsidRDefault="00537CF3" w:rsidP="007C4131">
                              <w:pPr>
                                <w:ind w:left="2520" w:firstLine="720"/>
                                <w:rPr>
                                  <w:sz w:val="30"/>
                                  <w:szCs w:val="30"/>
                                </w:rPr>
                              </w:pPr>
                              <w:r w:rsidRPr="00414332">
                                <w:rPr>
                                  <w:sz w:val="30"/>
                                  <w:szCs w:val="30"/>
                                </w:rPr>
                                <w:t>(Size 15)</w:t>
                              </w:r>
                            </w:p>
                            <w:p w14:paraId="5FB8F90B" w14:textId="77777777" w:rsidR="00537CF3" w:rsidRPr="00414332" w:rsidRDefault="00537CF3" w:rsidP="007C4131">
                              <w:pPr>
                                <w:rPr>
                                  <w:sz w:val="30"/>
                                  <w:szCs w:val="30"/>
                                </w:rPr>
                              </w:pPr>
                            </w:p>
                            <w:p w14:paraId="56371461" w14:textId="77777777" w:rsidR="00537CF3" w:rsidRPr="00414332" w:rsidRDefault="00537CF3" w:rsidP="007C4131">
                              <w:pPr>
                                <w:rPr>
                                  <w:sz w:val="30"/>
                                  <w:szCs w:val="30"/>
                                </w:rPr>
                              </w:pPr>
                            </w:p>
                            <w:p w14:paraId="1A15B0F8" w14:textId="77777777" w:rsidR="00537CF3" w:rsidRPr="00414332" w:rsidRDefault="00537CF3" w:rsidP="007C4131">
                              <w:pPr>
                                <w:jc w:val="center"/>
                                <w:rPr>
                                  <w:b/>
                                  <w:sz w:val="30"/>
                                  <w:szCs w:val="30"/>
                                </w:rPr>
                              </w:pPr>
                            </w:p>
                            <w:p w14:paraId="4D32EADE" w14:textId="77777777" w:rsidR="00537CF3" w:rsidRPr="00414332" w:rsidRDefault="00537CF3" w:rsidP="007C4131">
                              <w:pPr>
                                <w:jc w:val="center"/>
                                <w:rPr>
                                  <w:sz w:val="30"/>
                                  <w:szCs w:val="30"/>
                                </w:rPr>
                              </w:pPr>
                            </w:p>
                            <w:p w14:paraId="35691925" w14:textId="77777777" w:rsidR="00537CF3" w:rsidRPr="00414332" w:rsidRDefault="00537CF3"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537CF3" w:rsidRPr="00414332" w:rsidRDefault="00537CF3" w:rsidP="007C4131">
                        <w:pPr>
                          <w:jc w:val="center"/>
                          <w:rPr>
                            <w:b/>
                            <w:sz w:val="30"/>
                            <w:szCs w:val="30"/>
                          </w:rPr>
                        </w:pPr>
                        <w:r w:rsidRPr="00414332">
                          <w:rPr>
                            <w:b/>
                            <w:sz w:val="30"/>
                            <w:szCs w:val="30"/>
                          </w:rPr>
                          <w:t>ĐẠI HỌC QUỐC GIA TP.HCM</w:t>
                        </w:r>
                      </w:p>
                      <w:p w14:paraId="0262793C" w14:textId="77777777" w:rsidR="00537CF3" w:rsidRPr="00414332" w:rsidRDefault="00537CF3" w:rsidP="007C4131">
                        <w:pPr>
                          <w:jc w:val="center"/>
                          <w:rPr>
                            <w:b/>
                            <w:sz w:val="30"/>
                            <w:szCs w:val="30"/>
                          </w:rPr>
                        </w:pPr>
                        <w:r w:rsidRPr="00414332">
                          <w:rPr>
                            <w:b/>
                            <w:sz w:val="30"/>
                            <w:szCs w:val="30"/>
                          </w:rPr>
                          <w:t>TRƯỜNG ĐẠI HỌC BÁCH KHOA</w:t>
                        </w:r>
                      </w:p>
                      <w:p w14:paraId="16D1A6CD" w14:textId="77777777" w:rsidR="00537CF3" w:rsidRPr="00414332" w:rsidRDefault="00537CF3" w:rsidP="007C4131">
                        <w:pPr>
                          <w:jc w:val="center"/>
                          <w:rPr>
                            <w:b/>
                            <w:sz w:val="30"/>
                            <w:szCs w:val="30"/>
                          </w:rPr>
                        </w:pPr>
                        <w:r w:rsidRPr="00414332">
                          <w:rPr>
                            <w:b/>
                            <w:sz w:val="30"/>
                            <w:szCs w:val="30"/>
                          </w:rPr>
                          <w:t>KHOA KHOA HỌC &amp; KỸ THUẬT MÁY TÍNH</w:t>
                        </w:r>
                      </w:p>
                      <w:p w14:paraId="03F8BC34" w14:textId="77777777" w:rsidR="00537CF3" w:rsidRPr="00414332" w:rsidDel="00095447" w:rsidRDefault="00537CF3" w:rsidP="007C4131">
                        <w:pPr>
                          <w:jc w:val="center"/>
                          <w:rPr>
                            <w:del w:id="50" w:author="The Si Tran" w:date="2012-12-12T13:40:00Z"/>
                            <w:sz w:val="30"/>
                            <w:szCs w:val="30"/>
                          </w:rPr>
                        </w:pPr>
                        <w:ins w:id="51" w:author="The Si Tran" w:date="2012-12-12T13:40:00Z">
                          <w:r w:rsidRPr="00074777">
                            <w:rPr>
                              <w:b/>
                              <w:bCs/>
                              <w:noProof/>
                              <w:szCs w:val="26"/>
                              <w:rPrChange w:id="52"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53" w:author="The Si Tran" w:date="2012-12-12T13:40:00Z">
                          <w:r w:rsidRPr="00414332" w:rsidDel="00095447">
                            <w:rPr>
                              <w:sz w:val="30"/>
                              <w:szCs w:val="30"/>
                            </w:rPr>
                            <w:delText>(size 15)</w:delText>
                          </w:r>
                        </w:del>
                      </w:p>
                      <w:p w14:paraId="7858C412" w14:textId="77777777" w:rsidR="00537CF3" w:rsidRPr="00414332" w:rsidRDefault="00537CF3" w:rsidP="007C4131">
                        <w:pPr>
                          <w:jc w:val="center"/>
                          <w:rPr>
                            <w:b/>
                            <w:sz w:val="30"/>
                            <w:szCs w:val="30"/>
                          </w:rPr>
                        </w:pPr>
                      </w:p>
                      <w:p w14:paraId="0066D4B0" w14:textId="77777777" w:rsidR="00537CF3" w:rsidRPr="00414332" w:rsidDel="00095447" w:rsidRDefault="00537CF3" w:rsidP="007C4131">
                        <w:pPr>
                          <w:jc w:val="center"/>
                          <w:rPr>
                            <w:del w:id="54" w:author="The Si Tran" w:date="2012-12-12T13:40:00Z"/>
                            <w:b/>
                            <w:sz w:val="30"/>
                            <w:szCs w:val="30"/>
                          </w:rPr>
                        </w:pPr>
                        <w:del w:id="55" w:author="The Si Tran" w:date="2012-12-12T13:40:00Z">
                          <w:r w:rsidRPr="00414332" w:rsidDel="00095447">
                            <w:rPr>
                              <w:b/>
                              <w:sz w:val="30"/>
                              <w:szCs w:val="30"/>
                            </w:rPr>
                            <w:delText>LOGO TRƯỜNG</w:delText>
                          </w:r>
                        </w:del>
                      </w:p>
                      <w:p w14:paraId="03FA1804" w14:textId="77777777" w:rsidR="00537CF3" w:rsidRPr="00414332" w:rsidRDefault="00537CF3" w:rsidP="007C4131">
                        <w:pPr>
                          <w:jc w:val="center"/>
                          <w:rPr>
                            <w:b/>
                            <w:sz w:val="30"/>
                            <w:szCs w:val="30"/>
                          </w:rPr>
                        </w:pPr>
                      </w:p>
                      <w:p w14:paraId="2C780E26" w14:textId="77777777" w:rsidR="00537CF3" w:rsidRPr="00414332" w:rsidRDefault="00537CF3" w:rsidP="007C4131">
                        <w:pPr>
                          <w:jc w:val="center"/>
                          <w:rPr>
                            <w:b/>
                            <w:sz w:val="30"/>
                            <w:szCs w:val="30"/>
                          </w:rPr>
                        </w:pPr>
                      </w:p>
                      <w:p w14:paraId="14C38E9A" w14:textId="77777777" w:rsidR="00537CF3" w:rsidRPr="00414332" w:rsidDel="00095447" w:rsidRDefault="00537CF3" w:rsidP="007C4131">
                        <w:pPr>
                          <w:jc w:val="center"/>
                          <w:rPr>
                            <w:del w:id="56" w:author="The Si Tran" w:date="2012-12-12T13:41:00Z"/>
                            <w:b/>
                            <w:sz w:val="30"/>
                            <w:szCs w:val="30"/>
                          </w:rPr>
                        </w:pPr>
                      </w:p>
                      <w:p w14:paraId="2D425F7C" w14:textId="77777777" w:rsidR="00537CF3" w:rsidRPr="00414332" w:rsidRDefault="00537CF3" w:rsidP="007C4131">
                        <w:pPr>
                          <w:jc w:val="center"/>
                          <w:rPr>
                            <w:b/>
                            <w:sz w:val="30"/>
                            <w:szCs w:val="30"/>
                          </w:rPr>
                        </w:pPr>
                        <w:r w:rsidRPr="00414332">
                          <w:rPr>
                            <w:b/>
                            <w:sz w:val="30"/>
                            <w:szCs w:val="30"/>
                          </w:rPr>
                          <w:t>LUẬN VĂN TỐT NGHIỆP ĐẠI HỌC</w:t>
                        </w:r>
                        <w:del w:id="57"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537CF3" w:rsidRPr="00074777" w:rsidRDefault="00537CF3" w:rsidP="00095447">
                        <w:pPr>
                          <w:spacing w:before="0"/>
                          <w:jc w:val="center"/>
                          <w:rPr>
                            <w:ins w:id="58" w:author="The Si Tran" w:date="2012-12-12T13:41:00Z"/>
                            <w:b/>
                            <w:bCs/>
                            <w:szCs w:val="26"/>
                          </w:rPr>
                        </w:pPr>
                      </w:p>
                      <w:p w14:paraId="060D02AB" w14:textId="77777777" w:rsidR="00537CF3" w:rsidRPr="006D1D8A" w:rsidRDefault="00537CF3" w:rsidP="00095447">
                        <w:pPr>
                          <w:spacing w:before="0"/>
                          <w:jc w:val="center"/>
                          <w:rPr>
                            <w:ins w:id="59" w:author="The Si Tran" w:date="2012-12-12T13:41:00Z"/>
                            <w:b/>
                            <w:sz w:val="48"/>
                            <w:szCs w:val="26"/>
                          </w:rPr>
                        </w:pPr>
                        <w:ins w:id="60" w:author="The Si Tran" w:date="2012-12-12T13:41:00Z">
                          <w:r w:rsidRPr="006D1D8A">
                            <w:rPr>
                              <w:b/>
                              <w:sz w:val="48"/>
                              <w:szCs w:val="26"/>
                            </w:rPr>
                            <w:t>Ứng dụng mạng Neuron nhân tạo vào công tác dự báo dữ liệu chuỗi thời gian</w:t>
                          </w:r>
                        </w:ins>
                      </w:p>
                      <w:p w14:paraId="3C2C0C53" w14:textId="77777777" w:rsidR="00537CF3" w:rsidRPr="00074777" w:rsidRDefault="00537CF3" w:rsidP="00095447">
                        <w:pPr>
                          <w:spacing w:before="0"/>
                          <w:rPr>
                            <w:ins w:id="61" w:author="The Si Tran" w:date="2012-12-12T13:41:00Z"/>
                            <w:szCs w:val="26"/>
                          </w:rPr>
                        </w:pPr>
                      </w:p>
                      <w:p w14:paraId="00E19A75" w14:textId="77777777" w:rsidR="00537CF3" w:rsidRPr="00074777" w:rsidRDefault="00537CF3" w:rsidP="00095447">
                        <w:pPr>
                          <w:spacing w:before="0"/>
                          <w:jc w:val="left"/>
                          <w:rPr>
                            <w:ins w:id="62" w:author="The Si Tran" w:date="2012-12-12T13:41:00Z"/>
                            <w:b/>
                            <w:bCs/>
                            <w:szCs w:val="26"/>
                          </w:rPr>
                        </w:pPr>
                      </w:p>
                      <w:p w14:paraId="69EF26DC" w14:textId="77777777" w:rsidR="00537CF3" w:rsidRPr="00074777" w:rsidRDefault="00537CF3" w:rsidP="00AD1513">
                        <w:pPr>
                          <w:tabs>
                            <w:tab w:val="left" w:pos="4680"/>
                          </w:tabs>
                          <w:spacing w:before="0"/>
                          <w:jc w:val="left"/>
                          <w:rPr>
                            <w:ins w:id="63" w:author="The Si Tran" w:date="2012-12-12T13:41:00Z"/>
                            <w:b/>
                            <w:bCs/>
                            <w:szCs w:val="26"/>
                          </w:rPr>
                        </w:pPr>
                        <w:ins w:id="64" w:author="The Si Tran" w:date="2012-12-12T13:42:00Z">
                          <w:r>
                            <w:rPr>
                              <w:b/>
                              <w:bCs/>
                              <w:szCs w:val="26"/>
                            </w:rPr>
                            <w:tab/>
                          </w:r>
                        </w:ins>
                        <w:ins w:id="65" w:author="The Si Tran" w:date="2012-12-12T13:43:00Z">
                          <w:r w:rsidRPr="00414332">
                            <w:rPr>
                              <w:b/>
                              <w:sz w:val="30"/>
                              <w:szCs w:val="30"/>
                            </w:rPr>
                            <w:t>HỘI ĐỒNG</w:t>
                          </w:r>
                          <w:r>
                            <w:rPr>
                              <w:b/>
                              <w:sz w:val="30"/>
                              <w:szCs w:val="30"/>
                            </w:rPr>
                            <w:t>:</w:t>
                          </w:r>
                        </w:ins>
                        <w:ins w:id="66" w:author="The Si Tran" w:date="2012-12-12T13:42:00Z">
                          <w:r>
                            <w:rPr>
                              <w:b/>
                              <w:bCs/>
                              <w:szCs w:val="26"/>
                            </w:rPr>
                            <w:tab/>
                          </w:r>
                          <w:r>
                            <w:rPr>
                              <w:b/>
                              <w:bCs/>
                              <w:szCs w:val="26"/>
                            </w:rPr>
                            <w:tab/>
                          </w:r>
                          <w:r>
                            <w:rPr>
                              <w:b/>
                              <w:bCs/>
                              <w:szCs w:val="26"/>
                            </w:rPr>
                            <w:tab/>
                          </w:r>
                        </w:ins>
                        <w:ins w:id="67"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68" w:author="The Si Tran" w:date="2012-12-12T13:44:00Z">
                          <w:r>
                            <w:rPr>
                              <w:b/>
                              <w:bCs/>
                              <w:szCs w:val="26"/>
                            </w:rPr>
                            <w:t>P</w:t>
                          </w:r>
                          <w:r w:rsidRPr="00074777">
                            <w:rPr>
                              <w:b/>
                              <w:bCs/>
                              <w:szCs w:val="26"/>
                            </w:rPr>
                            <w:t>GS.TS Dương Tuấn Anh</w:t>
                          </w:r>
                        </w:ins>
                      </w:p>
                      <w:p w14:paraId="16B2B425" w14:textId="77777777" w:rsidR="00537CF3" w:rsidRPr="00074777" w:rsidRDefault="00537CF3" w:rsidP="00AD1513">
                        <w:pPr>
                          <w:tabs>
                            <w:tab w:val="left" w:pos="4680"/>
                          </w:tabs>
                          <w:spacing w:before="0"/>
                          <w:jc w:val="left"/>
                          <w:rPr>
                            <w:ins w:id="69" w:author="The Si Tran" w:date="2012-12-12T13:41:00Z"/>
                            <w:b/>
                            <w:bCs/>
                            <w:szCs w:val="26"/>
                          </w:rPr>
                        </w:pPr>
                        <w:ins w:id="70" w:author="The Si Tran" w:date="2012-12-12T13:41:00Z">
                          <w:r>
                            <w:rPr>
                              <w:b/>
                              <w:bCs/>
                              <w:i/>
                              <w:szCs w:val="26"/>
                            </w:rPr>
                            <w:tab/>
                          </w:r>
                        </w:ins>
                        <w:ins w:id="71" w:author="The Si Tran" w:date="2012-12-12T13:44:00Z">
                          <w:r w:rsidRPr="00414332">
                            <w:rPr>
                              <w:b/>
                              <w:sz w:val="30"/>
                              <w:szCs w:val="30"/>
                            </w:rPr>
                            <w:t>GVPB</w:t>
                          </w:r>
                          <w:r>
                            <w:rPr>
                              <w:b/>
                              <w:sz w:val="30"/>
                              <w:szCs w:val="30"/>
                            </w:rPr>
                            <w:t xml:space="preserve">: </w:t>
                          </w:r>
                          <w:r>
                            <w:rPr>
                              <w:b/>
                              <w:bCs/>
                              <w:szCs w:val="26"/>
                            </w:rPr>
                            <w:t>Võ Thị Ngọc Châu</w:t>
                          </w:r>
                        </w:ins>
                      </w:p>
                      <w:p w14:paraId="60B5B5CC" w14:textId="77777777" w:rsidR="00537CF3" w:rsidRDefault="00537CF3" w:rsidP="00095447">
                        <w:pPr>
                          <w:spacing w:before="0"/>
                          <w:jc w:val="left"/>
                          <w:rPr>
                            <w:ins w:id="72" w:author="The Si Tran" w:date="2012-12-12T13:45:00Z"/>
                            <w:b/>
                            <w:szCs w:val="26"/>
                          </w:rPr>
                        </w:pPr>
                        <w:ins w:id="73"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74" w:author="The Si Tran" w:date="2012-12-12T13:42:00Z">
                          <w:r>
                            <w:rPr>
                              <w:b/>
                              <w:szCs w:val="26"/>
                            </w:rPr>
                            <w:t xml:space="preserve">                 </w:t>
                          </w:r>
                        </w:ins>
                        <w:ins w:id="75" w:author="The Si Tran" w:date="2012-12-12T13:41:00Z">
                          <w:r w:rsidRPr="00074777">
                            <w:rPr>
                              <w:b/>
                              <w:szCs w:val="26"/>
                            </w:rPr>
                            <w:t>---o0o---</w:t>
                          </w:r>
                        </w:ins>
                      </w:p>
                      <w:p w14:paraId="360C4274" w14:textId="77777777" w:rsidR="00537CF3" w:rsidRPr="00074777" w:rsidRDefault="00537CF3" w:rsidP="002E545D">
                        <w:pPr>
                          <w:tabs>
                            <w:tab w:val="left" w:pos="4680"/>
                          </w:tabs>
                          <w:spacing w:before="0"/>
                          <w:jc w:val="left"/>
                          <w:rPr>
                            <w:ins w:id="76" w:author="The Si Tran" w:date="2012-12-12T13:41:00Z"/>
                            <w:b/>
                            <w:bCs/>
                            <w:szCs w:val="26"/>
                          </w:rPr>
                        </w:pPr>
                        <w:ins w:id="77"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537CF3" w:rsidRDefault="00537CF3" w:rsidP="002E545D">
                        <w:pPr>
                          <w:tabs>
                            <w:tab w:val="left" w:pos="4680"/>
                            <w:tab w:val="left" w:pos="7380"/>
                          </w:tabs>
                          <w:spacing w:before="0"/>
                          <w:ind w:left="3780"/>
                          <w:jc w:val="left"/>
                          <w:rPr>
                            <w:ins w:id="78" w:author="The Si Tran" w:date="2012-12-12T13:46:00Z"/>
                            <w:b/>
                            <w:sz w:val="30"/>
                            <w:szCs w:val="30"/>
                          </w:rPr>
                        </w:pPr>
                        <w:ins w:id="79" w:author="The Si Tran" w:date="2012-12-12T13:46:00Z">
                          <w:r>
                            <w:rPr>
                              <w:b/>
                              <w:sz w:val="30"/>
                              <w:szCs w:val="30"/>
                            </w:rPr>
                            <w:tab/>
                          </w:r>
                        </w:ins>
                        <w:ins w:id="80" w:author="The Si Tran" w:date="2012-12-12T13:45:00Z">
                          <w:r>
                            <w:rPr>
                              <w:b/>
                              <w:sz w:val="30"/>
                              <w:szCs w:val="30"/>
                            </w:rPr>
                            <w:t>SVTH 2</w:t>
                          </w:r>
                          <w:r w:rsidRPr="00414332">
                            <w:rPr>
                              <w:b/>
                              <w:sz w:val="30"/>
                              <w:szCs w:val="30"/>
                            </w:rPr>
                            <w:t>:</w:t>
                          </w:r>
                          <w:r>
                            <w:rPr>
                              <w:b/>
                              <w:sz w:val="30"/>
                              <w:szCs w:val="30"/>
                            </w:rPr>
                            <w:t xml:space="preserve"> T</w:t>
                          </w:r>
                        </w:ins>
                        <w:ins w:id="81" w:author="The Si Tran" w:date="2012-12-14T03:44:00Z">
                          <w:r>
                            <w:rPr>
                              <w:b/>
                              <w:sz w:val="30"/>
                              <w:szCs w:val="30"/>
                            </w:rPr>
                            <w:t>rần Thế Sĩ</w:t>
                          </w:r>
                        </w:ins>
                        <w:ins w:id="82" w:author="The Si Tran" w:date="2012-12-12T13:45:00Z">
                          <w:r>
                            <w:rPr>
                              <w:b/>
                              <w:sz w:val="30"/>
                              <w:szCs w:val="30"/>
                            </w:rPr>
                            <w:t xml:space="preserve">    </w:t>
                          </w:r>
                        </w:ins>
                        <w:ins w:id="83" w:author="The Si Tran" w:date="2012-12-14T03:45:00Z">
                          <w:r>
                            <w:rPr>
                              <w:b/>
                              <w:sz w:val="30"/>
                              <w:szCs w:val="30"/>
                            </w:rPr>
                            <w:t xml:space="preserve">       </w:t>
                          </w:r>
                        </w:ins>
                        <w:ins w:id="84" w:author="The Si Tran" w:date="2012-12-12T13:45:00Z">
                          <w:r>
                            <w:rPr>
                              <w:b/>
                              <w:sz w:val="30"/>
                              <w:szCs w:val="30"/>
                            </w:rPr>
                            <w:t>50801793</w:t>
                          </w:r>
                        </w:ins>
                      </w:p>
                      <w:p w14:paraId="2BD0F54A" w14:textId="77777777" w:rsidR="00537CF3" w:rsidRPr="00822570" w:rsidRDefault="00537CF3" w:rsidP="002E545D">
                        <w:pPr>
                          <w:tabs>
                            <w:tab w:val="left" w:pos="4680"/>
                            <w:tab w:val="left" w:pos="7380"/>
                          </w:tabs>
                          <w:spacing w:before="0"/>
                          <w:ind w:left="3780"/>
                          <w:jc w:val="left"/>
                          <w:rPr>
                            <w:ins w:id="85" w:author="The Si Tran" w:date="2012-12-12T13:41:00Z"/>
                            <w:b/>
                            <w:bCs/>
                            <w:szCs w:val="26"/>
                          </w:rPr>
                        </w:pPr>
                      </w:p>
                      <w:p w14:paraId="0A5EDE8B" w14:textId="77777777" w:rsidR="00537CF3" w:rsidRPr="002E545D" w:rsidRDefault="00537CF3" w:rsidP="00095447">
                        <w:pPr>
                          <w:spacing w:before="0"/>
                          <w:jc w:val="center"/>
                          <w:rPr>
                            <w:ins w:id="86" w:author="The Si Tran" w:date="2012-12-12T13:41:00Z"/>
                            <w:sz w:val="30"/>
                            <w:szCs w:val="30"/>
                            <w:rPrChange w:id="87" w:author="The Si Tran" w:date="2012-12-12T13:46:00Z">
                              <w:rPr>
                                <w:ins w:id="88" w:author="The Si Tran" w:date="2012-12-12T13:41:00Z"/>
                                <w:szCs w:val="26"/>
                              </w:rPr>
                            </w:rPrChange>
                          </w:rPr>
                        </w:pPr>
                        <w:ins w:id="89" w:author="The Si Tran" w:date="2012-12-12T13:41:00Z">
                          <w:r w:rsidRPr="002E545D">
                            <w:rPr>
                              <w:sz w:val="30"/>
                              <w:szCs w:val="30"/>
                              <w:rPrChange w:id="90" w:author="The Si Tran" w:date="2012-12-12T13:46:00Z">
                                <w:rPr>
                                  <w:szCs w:val="26"/>
                                </w:rPr>
                              </w:rPrChange>
                            </w:rPr>
                            <w:t>TP. HỒ CHÍ MINH, 12/2012</w:t>
                          </w:r>
                        </w:ins>
                      </w:p>
                      <w:p w14:paraId="748C38FC" w14:textId="77777777" w:rsidR="00537CF3" w:rsidRPr="00414332" w:rsidRDefault="00537CF3" w:rsidP="007C4131">
                        <w:pPr>
                          <w:jc w:val="center"/>
                          <w:rPr>
                            <w:b/>
                            <w:sz w:val="30"/>
                            <w:szCs w:val="30"/>
                          </w:rPr>
                        </w:pPr>
                      </w:p>
                      <w:p w14:paraId="4273081E" w14:textId="77777777" w:rsidR="00537CF3" w:rsidRPr="00414332" w:rsidRDefault="00537CF3" w:rsidP="007C4131">
                        <w:pPr>
                          <w:jc w:val="center"/>
                          <w:rPr>
                            <w:b/>
                            <w:sz w:val="30"/>
                            <w:szCs w:val="30"/>
                          </w:rPr>
                        </w:pPr>
                      </w:p>
                      <w:p w14:paraId="520B4861" w14:textId="77777777" w:rsidR="00537CF3" w:rsidRPr="00414332" w:rsidRDefault="00537CF3" w:rsidP="007C4131">
                        <w:pPr>
                          <w:jc w:val="center"/>
                          <w:rPr>
                            <w:b/>
                            <w:sz w:val="30"/>
                            <w:szCs w:val="30"/>
                          </w:rPr>
                        </w:pPr>
                      </w:p>
                      <w:p w14:paraId="15E49725" w14:textId="77777777" w:rsidR="00537CF3" w:rsidRPr="00414332" w:rsidRDefault="00537CF3" w:rsidP="007C4131">
                        <w:pPr>
                          <w:jc w:val="center"/>
                          <w:rPr>
                            <w:b/>
                            <w:sz w:val="30"/>
                            <w:szCs w:val="30"/>
                          </w:rPr>
                        </w:pPr>
                      </w:p>
                      <w:p w14:paraId="7D871B1D" w14:textId="77777777" w:rsidR="00537CF3" w:rsidRPr="00414332" w:rsidRDefault="00537CF3" w:rsidP="007C4131">
                        <w:pPr>
                          <w:jc w:val="center"/>
                          <w:rPr>
                            <w:b/>
                            <w:sz w:val="30"/>
                            <w:szCs w:val="30"/>
                          </w:rPr>
                        </w:pPr>
                      </w:p>
                      <w:p w14:paraId="43281BF9" w14:textId="77777777" w:rsidR="00537CF3" w:rsidRPr="00414332" w:rsidDel="00095447" w:rsidRDefault="00537CF3" w:rsidP="007C4131">
                        <w:pPr>
                          <w:jc w:val="center"/>
                          <w:rPr>
                            <w:del w:id="91" w:author="The Si Tran" w:date="2012-12-12T13:41:00Z"/>
                            <w:b/>
                            <w:sz w:val="50"/>
                            <w:szCs w:val="50"/>
                          </w:rPr>
                        </w:pPr>
                        <w:del w:id="92" w:author="The Si Tran" w:date="2012-12-12T13:41:00Z">
                          <w:r w:rsidRPr="00414332" w:rsidDel="00095447">
                            <w:rPr>
                              <w:b/>
                              <w:sz w:val="50"/>
                              <w:szCs w:val="50"/>
                            </w:rPr>
                            <w:delText>TÊN ĐỀ TÀI</w:delText>
                          </w:r>
                        </w:del>
                      </w:p>
                      <w:p w14:paraId="74C603C8" w14:textId="77777777" w:rsidR="00537CF3" w:rsidRPr="00414332" w:rsidDel="00095447" w:rsidRDefault="00537CF3" w:rsidP="007C4131">
                        <w:pPr>
                          <w:jc w:val="center"/>
                          <w:rPr>
                            <w:del w:id="93" w:author="The Si Tran" w:date="2012-12-12T13:41:00Z"/>
                            <w:sz w:val="30"/>
                            <w:szCs w:val="30"/>
                          </w:rPr>
                        </w:pPr>
                        <w:del w:id="94" w:author="The Si Tran" w:date="2012-12-12T13:41:00Z">
                          <w:r w:rsidRPr="00414332" w:rsidDel="00095447">
                            <w:rPr>
                              <w:sz w:val="30"/>
                              <w:szCs w:val="30"/>
                            </w:rPr>
                            <w:delText>(size 16-25 tùy theo số lượng từ)</w:delText>
                          </w:r>
                        </w:del>
                      </w:p>
                      <w:p w14:paraId="6B8C182C" w14:textId="77777777" w:rsidR="00537CF3" w:rsidRPr="00414332" w:rsidRDefault="00537CF3" w:rsidP="007C4131">
                        <w:pPr>
                          <w:rPr>
                            <w:sz w:val="30"/>
                            <w:szCs w:val="30"/>
                          </w:rPr>
                        </w:pPr>
                      </w:p>
                      <w:p w14:paraId="78884E63" w14:textId="77777777" w:rsidR="00537CF3" w:rsidRPr="00414332" w:rsidRDefault="00537CF3" w:rsidP="007C4131">
                        <w:pPr>
                          <w:rPr>
                            <w:sz w:val="30"/>
                            <w:szCs w:val="30"/>
                          </w:rPr>
                        </w:pPr>
                      </w:p>
                      <w:p w14:paraId="2034164A" w14:textId="77777777" w:rsidR="00537CF3" w:rsidRPr="00414332" w:rsidRDefault="00537CF3" w:rsidP="007C4131">
                        <w:pPr>
                          <w:rPr>
                            <w:sz w:val="30"/>
                            <w:szCs w:val="30"/>
                          </w:rPr>
                        </w:pPr>
                      </w:p>
                      <w:p w14:paraId="0947E522" w14:textId="77777777" w:rsidR="00537CF3" w:rsidRPr="00414332" w:rsidRDefault="00537CF3" w:rsidP="007C4131">
                        <w:pPr>
                          <w:rPr>
                            <w:sz w:val="30"/>
                            <w:szCs w:val="30"/>
                          </w:rPr>
                        </w:pPr>
                      </w:p>
                      <w:p w14:paraId="262E116F" w14:textId="77777777" w:rsidR="00537CF3" w:rsidRPr="00414332" w:rsidRDefault="00537CF3" w:rsidP="007C4131">
                        <w:pPr>
                          <w:rPr>
                            <w:sz w:val="30"/>
                            <w:szCs w:val="30"/>
                          </w:rPr>
                        </w:pPr>
                      </w:p>
                      <w:p w14:paraId="505F9F1F" w14:textId="77777777" w:rsidR="00537CF3" w:rsidRDefault="00537CF3" w:rsidP="007C4131">
                        <w:pPr>
                          <w:ind w:left="4320"/>
                          <w:rPr>
                            <w:b/>
                            <w:sz w:val="30"/>
                            <w:szCs w:val="30"/>
                          </w:rPr>
                        </w:pPr>
                      </w:p>
                      <w:p w14:paraId="7F685341" w14:textId="77777777" w:rsidR="00537CF3" w:rsidRPr="00414332" w:rsidRDefault="00537CF3" w:rsidP="007C4131">
                        <w:pPr>
                          <w:ind w:left="4320"/>
                          <w:rPr>
                            <w:b/>
                            <w:sz w:val="30"/>
                            <w:szCs w:val="30"/>
                          </w:rPr>
                        </w:pPr>
                      </w:p>
                      <w:p w14:paraId="604EF380" w14:textId="77777777" w:rsidR="00537CF3" w:rsidRPr="00414332" w:rsidRDefault="00537CF3" w:rsidP="007C4131">
                        <w:pPr>
                          <w:ind w:left="3240"/>
                          <w:rPr>
                            <w:b/>
                            <w:sz w:val="30"/>
                            <w:szCs w:val="30"/>
                          </w:rPr>
                        </w:pPr>
                        <w:r w:rsidRPr="00414332">
                          <w:rPr>
                            <w:b/>
                            <w:sz w:val="30"/>
                            <w:szCs w:val="30"/>
                          </w:rPr>
                          <w:t>HỘI ĐỒNG: ………………………………</w:t>
                        </w:r>
                      </w:p>
                      <w:p w14:paraId="4FE05E53" w14:textId="77777777" w:rsidR="00537CF3" w:rsidRPr="00414332" w:rsidRDefault="00537CF3" w:rsidP="007C4131">
                        <w:pPr>
                          <w:ind w:left="3240"/>
                          <w:rPr>
                            <w:b/>
                            <w:sz w:val="30"/>
                            <w:szCs w:val="30"/>
                          </w:rPr>
                        </w:pPr>
                        <w:r w:rsidRPr="00414332">
                          <w:rPr>
                            <w:b/>
                            <w:sz w:val="30"/>
                            <w:szCs w:val="30"/>
                          </w:rPr>
                          <w:t>GVHD: ………………………………………</w:t>
                        </w:r>
                      </w:p>
                      <w:p w14:paraId="6D8F7469" w14:textId="77777777" w:rsidR="00537CF3" w:rsidRPr="00414332" w:rsidRDefault="00537CF3" w:rsidP="007C4131">
                        <w:pPr>
                          <w:ind w:left="3240"/>
                          <w:rPr>
                            <w:b/>
                            <w:sz w:val="30"/>
                            <w:szCs w:val="30"/>
                          </w:rPr>
                        </w:pPr>
                        <w:r w:rsidRPr="00414332">
                          <w:rPr>
                            <w:b/>
                            <w:sz w:val="30"/>
                            <w:szCs w:val="30"/>
                          </w:rPr>
                          <w:t>GVPB: ………………………………………</w:t>
                        </w:r>
                      </w:p>
                      <w:p w14:paraId="3371CD51" w14:textId="77777777" w:rsidR="00537CF3" w:rsidRPr="00414332" w:rsidRDefault="00537CF3" w:rsidP="007C4131">
                        <w:pPr>
                          <w:ind w:left="3240"/>
                          <w:rPr>
                            <w:b/>
                            <w:sz w:val="30"/>
                            <w:szCs w:val="30"/>
                          </w:rPr>
                        </w:pPr>
                        <w:r w:rsidRPr="00414332">
                          <w:rPr>
                            <w:b/>
                            <w:sz w:val="30"/>
                            <w:szCs w:val="30"/>
                          </w:rPr>
                          <w:t xml:space="preserve">                                ---o0o---</w:t>
                        </w:r>
                      </w:p>
                      <w:p w14:paraId="2FDE68EE" w14:textId="77777777" w:rsidR="00537CF3" w:rsidRPr="00414332" w:rsidRDefault="00537CF3" w:rsidP="007C4131">
                        <w:pPr>
                          <w:ind w:left="3240"/>
                          <w:rPr>
                            <w:b/>
                            <w:sz w:val="30"/>
                            <w:szCs w:val="30"/>
                          </w:rPr>
                        </w:pPr>
                        <w:r w:rsidRPr="00414332">
                          <w:rPr>
                            <w:b/>
                            <w:sz w:val="30"/>
                            <w:szCs w:val="30"/>
                          </w:rPr>
                          <w:t>SVTH 1: ………………………………… (MSSV)</w:t>
                        </w:r>
                      </w:p>
                      <w:p w14:paraId="026C3766" w14:textId="77777777" w:rsidR="00537CF3" w:rsidRPr="00414332" w:rsidRDefault="00537CF3" w:rsidP="007C4131">
                        <w:pPr>
                          <w:ind w:left="3240"/>
                          <w:rPr>
                            <w:b/>
                            <w:sz w:val="30"/>
                            <w:szCs w:val="30"/>
                          </w:rPr>
                        </w:pPr>
                        <w:r w:rsidRPr="00414332">
                          <w:rPr>
                            <w:b/>
                            <w:sz w:val="30"/>
                            <w:szCs w:val="30"/>
                          </w:rPr>
                          <w:t>SVTH 2: ………………………………… (MSSV)</w:t>
                        </w:r>
                      </w:p>
                      <w:p w14:paraId="0C95FBBB" w14:textId="77777777" w:rsidR="00537CF3" w:rsidRPr="00414332" w:rsidRDefault="00537CF3" w:rsidP="007C4131">
                        <w:pPr>
                          <w:ind w:left="3240"/>
                          <w:rPr>
                            <w:b/>
                            <w:sz w:val="30"/>
                            <w:szCs w:val="30"/>
                          </w:rPr>
                        </w:pPr>
                        <w:r w:rsidRPr="00414332">
                          <w:rPr>
                            <w:b/>
                            <w:sz w:val="30"/>
                            <w:szCs w:val="30"/>
                          </w:rPr>
                          <w:t>SVTH 3: ………………………………… (MSSV)</w:t>
                        </w:r>
                      </w:p>
                      <w:p w14:paraId="70E6E6D6" w14:textId="77777777" w:rsidR="00537CF3" w:rsidRPr="00414332" w:rsidRDefault="00537CF3" w:rsidP="007C4131">
                        <w:pPr>
                          <w:ind w:left="3240"/>
                          <w:rPr>
                            <w:sz w:val="30"/>
                            <w:szCs w:val="30"/>
                          </w:rPr>
                        </w:pPr>
                        <w:r w:rsidRPr="00414332">
                          <w:rPr>
                            <w:b/>
                            <w:sz w:val="30"/>
                            <w:szCs w:val="30"/>
                          </w:rPr>
                          <w:t>……</w:t>
                        </w:r>
                      </w:p>
                      <w:p w14:paraId="65328F86" w14:textId="77777777" w:rsidR="00537CF3" w:rsidRPr="00414332" w:rsidRDefault="00537CF3" w:rsidP="007C4131">
                        <w:pPr>
                          <w:ind w:left="2520" w:firstLine="720"/>
                          <w:rPr>
                            <w:sz w:val="30"/>
                            <w:szCs w:val="30"/>
                          </w:rPr>
                        </w:pPr>
                        <w:r w:rsidRPr="00414332">
                          <w:rPr>
                            <w:sz w:val="30"/>
                            <w:szCs w:val="30"/>
                          </w:rPr>
                          <w:t>(Size 15)</w:t>
                        </w:r>
                      </w:p>
                      <w:p w14:paraId="5FB8F90B" w14:textId="77777777" w:rsidR="00537CF3" w:rsidRPr="00414332" w:rsidRDefault="00537CF3" w:rsidP="007C4131">
                        <w:pPr>
                          <w:rPr>
                            <w:sz w:val="30"/>
                            <w:szCs w:val="30"/>
                          </w:rPr>
                        </w:pPr>
                      </w:p>
                      <w:p w14:paraId="56371461" w14:textId="77777777" w:rsidR="00537CF3" w:rsidRPr="00414332" w:rsidRDefault="00537CF3" w:rsidP="007C4131">
                        <w:pPr>
                          <w:rPr>
                            <w:sz w:val="30"/>
                            <w:szCs w:val="30"/>
                          </w:rPr>
                        </w:pPr>
                      </w:p>
                      <w:p w14:paraId="1A15B0F8" w14:textId="77777777" w:rsidR="00537CF3" w:rsidRPr="00414332" w:rsidRDefault="00537CF3" w:rsidP="007C4131">
                        <w:pPr>
                          <w:jc w:val="center"/>
                          <w:rPr>
                            <w:b/>
                            <w:sz w:val="30"/>
                            <w:szCs w:val="30"/>
                          </w:rPr>
                        </w:pPr>
                      </w:p>
                      <w:p w14:paraId="4D32EADE" w14:textId="77777777" w:rsidR="00537CF3" w:rsidRPr="00414332" w:rsidRDefault="00537CF3" w:rsidP="007C4131">
                        <w:pPr>
                          <w:jc w:val="center"/>
                          <w:rPr>
                            <w:sz w:val="30"/>
                            <w:szCs w:val="30"/>
                          </w:rPr>
                        </w:pPr>
                      </w:p>
                      <w:p w14:paraId="35691925" w14:textId="77777777" w:rsidR="00537CF3" w:rsidRPr="00414332" w:rsidRDefault="00537CF3"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95" w:author="The Si Tran" w:date="2012-12-12T13:39:00Z"/>
          <w:kern w:val="32"/>
        </w:rPr>
        <w:pPrChange w:id="96" w:author="The Si Tran" w:date="2012-12-12T13:39:00Z">
          <w:pPr>
            <w:spacing w:before="0" w:after="200" w:line="276" w:lineRule="auto"/>
            <w:jc w:val="left"/>
          </w:pPr>
        </w:pPrChange>
      </w:pPr>
      <w:ins w:id="97"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98" w:name="_Toc343415376"/>
      <w:r w:rsidRPr="003553FD">
        <w:rPr>
          <w:rFonts w:cs="Times New Roman"/>
          <w:rPrChange w:id="99" w:author="The Si Tran" w:date="2012-12-14T07:18:00Z">
            <w:rPr>
              <w:rFonts w:cs="Times New Roman"/>
              <w:b w:val="0"/>
              <w:bCs w:val="0"/>
              <w:kern w:val="0"/>
              <w:sz w:val="26"/>
              <w:szCs w:val="22"/>
            </w:rPr>
          </w:rPrChange>
        </w:rPr>
        <w:lastRenderedPageBreak/>
        <w:t>LỜI CAM ĐOAN</w:t>
      </w:r>
      <w:bookmarkEnd w:id="2"/>
      <w:bookmarkEnd w:id="98"/>
    </w:p>
    <w:p w14:paraId="00DD51C1" w14:textId="77777777" w:rsidR="00254F82" w:rsidRPr="003F0840" w:rsidRDefault="00254F82" w:rsidP="00254F82">
      <w:pPr>
        <w:widowControl w:val="0"/>
        <w:autoSpaceDE w:val="0"/>
        <w:autoSpaceDN w:val="0"/>
        <w:adjustRightInd w:val="0"/>
        <w:spacing w:after="240"/>
        <w:rPr>
          <w:ins w:id="100" w:author="The Si Tran" w:date="2012-12-16T09:59:00Z"/>
          <w:rFonts w:eastAsia="Times New Roman"/>
          <w:szCs w:val="26"/>
        </w:rPr>
      </w:pPr>
      <w:ins w:id="101"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02" w:author="The Si Tran" w:date="2012-12-16T09:59:00Z"/>
          <w:rFonts w:eastAsia="Times New Roman"/>
          <w:szCs w:val="26"/>
        </w:rPr>
      </w:pPr>
      <w:ins w:id="103"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04" w:author="The Si Tran" w:date="2012-12-16T09:59:00Z"/>
          <w:rFonts w:eastAsia="Times New Roman"/>
          <w:szCs w:val="26"/>
        </w:rPr>
      </w:pPr>
    </w:p>
    <w:p w14:paraId="0C376649" w14:textId="0D079278" w:rsidR="00545827" w:rsidRDefault="00545827" w:rsidP="00545827">
      <w:pPr>
        <w:rPr>
          <w:ins w:id="105" w:author="The Si Tran" w:date="2012-12-16T09:59:00Z"/>
          <w:szCs w:val="26"/>
        </w:rPr>
      </w:pPr>
      <w:ins w:id="106"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07"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08" w:author="The Si Tran" w:date="2012-12-16T10:00:00Z"/>
          <w:rFonts w:cs="Times New Roman"/>
        </w:rPr>
      </w:pPr>
      <w:bookmarkStart w:id="109" w:name="_Toc328879884"/>
      <w:bookmarkStart w:id="110" w:name="_Toc328894960"/>
      <w:bookmarkStart w:id="111" w:name="_Toc343415377"/>
      <w:r w:rsidRPr="003553FD">
        <w:rPr>
          <w:rFonts w:cs="Times New Roman"/>
          <w:rPrChange w:id="112" w:author="The Si Tran" w:date="2012-12-14T07:18:00Z">
            <w:rPr>
              <w:rFonts w:cs="Times New Roman"/>
              <w:b w:val="0"/>
              <w:bCs w:val="0"/>
              <w:kern w:val="0"/>
              <w:sz w:val="26"/>
              <w:szCs w:val="22"/>
            </w:rPr>
          </w:rPrChange>
        </w:rPr>
        <w:lastRenderedPageBreak/>
        <w:t>LỜI CÁM ƠN</w:t>
      </w:r>
      <w:bookmarkEnd w:id="109"/>
      <w:bookmarkEnd w:id="110"/>
      <w:bookmarkEnd w:id="111"/>
    </w:p>
    <w:p w14:paraId="25FE7B5D" w14:textId="77777777" w:rsidR="003A4E66" w:rsidRDefault="003A4E66" w:rsidP="003A4E66">
      <w:pPr>
        <w:rPr>
          <w:ins w:id="113" w:author="The Si Tran" w:date="2012-12-16T10:00:00Z"/>
        </w:rPr>
        <w:pPrChange w:id="114" w:author="The Si Tran" w:date="2012-12-16T10:00:00Z">
          <w:pPr>
            <w:widowControl w:val="0"/>
            <w:autoSpaceDE w:val="0"/>
            <w:autoSpaceDN w:val="0"/>
            <w:adjustRightInd w:val="0"/>
            <w:spacing w:after="240"/>
          </w:pPr>
        </w:pPrChange>
      </w:pPr>
      <w:ins w:id="115" w:author="The Si Tran" w:date="2012-12-16T10:00:00Z">
        <w:r>
          <w:t>Chúng tôi xin bày tỏ lòng biết ơn chân thành nhất đến PGS.TS. Dương Tuấn Anh, Thầy đã tận tâm chỉ dẫn, truyền đạt những kiến thức và kinh nghiệm quý báu cho chúng tôi trong suốt quá trình thực hiện luận văn.</w:t>
        </w:r>
      </w:ins>
    </w:p>
    <w:p w14:paraId="2ECF7268" w14:textId="77777777" w:rsidR="003A4E66" w:rsidRDefault="003A4E66" w:rsidP="003A4E66">
      <w:pPr>
        <w:rPr>
          <w:ins w:id="116" w:author="The Si Tran" w:date="2012-12-16T10:00:00Z"/>
        </w:rPr>
        <w:pPrChange w:id="117" w:author="The Si Tran" w:date="2012-12-16T10:00:00Z">
          <w:pPr>
            <w:widowControl w:val="0"/>
            <w:autoSpaceDE w:val="0"/>
            <w:autoSpaceDN w:val="0"/>
            <w:adjustRightInd w:val="0"/>
            <w:spacing w:after="240"/>
          </w:pPr>
        </w:pPrChange>
      </w:pPr>
      <w:ins w:id="118"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77777777" w:rsidR="003A4E66" w:rsidRDefault="003A4E66" w:rsidP="003A4E66">
      <w:pPr>
        <w:rPr>
          <w:ins w:id="119" w:author="The Si Tran" w:date="2012-12-16T10:00:00Z"/>
        </w:rPr>
        <w:pPrChange w:id="120" w:author="The Si Tran" w:date="2012-12-16T10:00:00Z">
          <w:pPr>
            <w:widowControl w:val="0"/>
            <w:autoSpaceDE w:val="0"/>
            <w:autoSpaceDN w:val="0"/>
            <w:adjustRightInd w:val="0"/>
            <w:spacing w:after="240"/>
          </w:pPr>
        </w:pPrChange>
      </w:pPr>
      <w:ins w:id="121" w:author="The Si Tran" w:date="2012-12-16T10:00:00Z">
        <w:r>
          <w:t>Và cuối cùng, chúng tôi xin được gửi lời cám ơn đến gia đình và bạn bè, những người đã luôn ủng hộ và động viên chúng tôi trong suốt thời gian vừa qua.</w:t>
        </w:r>
      </w:ins>
    </w:p>
    <w:p w14:paraId="0CB8BB84" w14:textId="77777777" w:rsidR="003A4E66" w:rsidRPr="003A4E66" w:rsidRDefault="003A4E66" w:rsidP="003A4E66">
      <w:pPr>
        <w:rPr>
          <w:rPrChange w:id="122" w:author="The Si Tran" w:date="2012-12-16T10:00:00Z">
            <w:rPr>
              <w:rFonts w:cs="Times New Roman"/>
            </w:rPr>
          </w:rPrChange>
        </w:rPr>
        <w:pPrChange w:id="123" w:author="The Si Tran" w:date="2012-12-16T10:00:00Z">
          <w:pPr>
            <w:pStyle w:val="Heading1"/>
            <w:numPr>
              <w:numId w:val="0"/>
            </w:numPr>
            <w:ind w:firstLine="0"/>
          </w:pPr>
        </w:pPrChange>
      </w:pPr>
    </w:p>
    <w:p w14:paraId="0C404539" w14:textId="77777777" w:rsidR="00071624" w:rsidRPr="0049233F" w:rsidRDefault="0032705F" w:rsidP="0032705F">
      <w:pPr>
        <w:rPr>
          <w:kern w:val="32"/>
          <w:szCs w:val="26"/>
          <w:rPrChange w:id="124"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25" w:author="The Si Tran" w:date="2012-12-14T07:18:00Z">
          <w:pPr>
            <w:pStyle w:val="Heading1"/>
            <w:numPr>
              <w:numId w:val="0"/>
            </w:numPr>
            <w:ind w:left="0" w:firstLine="0"/>
          </w:pPr>
        </w:pPrChange>
      </w:pPr>
      <w:bookmarkStart w:id="126" w:name="_Toc328879885"/>
      <w:bookmarkStart w:id="127" w:name="_Toc328894961"/>
      <w:bookmarkStart w:id="128" w:name="_Toc343415378"/>
      <w:r w:rsidRPr="003553FD">
        <w:rPr>
          <w:rPrChange w:id="129" w:author="The Si Tran" w:date="2012-12-14T07:18:00Z">
            <w:rPr>
              <w:rFonts w:cs="Times New Roman"/>
              <w:b w:val="0"/>
              <w:bCs w:val="0"/>
              <w:kern w:val="0"/>
              <w:sz w:val="26"/>
              <w:szCs w:val="22"/>
            </w:rPr>
          </w:rPrChange>
        </w:rPr>
        <w:lastRenderedPageBreak/>
        <w:t>TÓM</w:t>
      </w:r>
      <w:r w:rsidRPr="0049233F">
        <w:rPr>
          <w:rPrChange w:id="130" w:author="The Si Tran" w:date="2012-12-05T23:02:00Z">
            <w:rPr>
              <w:rFonts w:cs="Times New Roman"/>
              <w:b w:val="0"/>
              <w:bCs w:val="0"/>
              <w:kern w:val="0"/>
              <w:sz w:val="26"/>
              <w:szCs w:val="22"/>
            </w:rPr>
          </w:rPrChange>
        </w:rPr>
        <w:t xml:space="preserve"> TẮT LUẬN VĂN</w:t>
      </w:r>
      <w:bookmarkEnd w:id="126"/>
      <w:bookmarkEnd w:id="127"/>
      <w:bookmarkEnd w:id="128"/>
    </w:p>
    <w:p w14:paraId="248C1994" w14:textId="08EC4E95" w:rsidR="005D6B44" w:rsidRPr="00526192" w:rsidRDefault="00EC61DB">
      <w:pPr>
        <w:rPr>
          <w:ins w:id="131" w:author="The Si Tran" w:date="2012-12-12T07:36:00Z"/>
        </w:rPr>
      </w:pPr>
      <w:ins w:id="132" w:author="The Si Tran" w:date="2012-12-14T07:07:00Z">
        <w:r>
          <w:tab/>
        </w:r>
      </w:ins>
      <w:ins w:id="133" w:author="The Si Tran" w:date="2012-12-12T07:36:00Z">
        <w:r w:rsidR="005D6B44" w:rsidRPr="00526192">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005D6B44" w:rsidRPr="00526192">
          <w:t xml:space="preserve">ron nhân tạo (ANN). </w:t>
        </w:r>
      </w:ins>
    </w:p>
    <w:p w14:paraId="2DBDFC16" w14:textId="77777777" w:rsidR="005D6B44" w:rsidRPr="00526192" w:rsidRDefault="005D6B44">
      <w:pPr>
        <w:rPr>
          <w:ins w:id="134" w:author="The Si Tran" w:date="2012-12-12T07:36:00Z"/>
          <w:lang w:val="fr-FR"/>
        </w:rPr>
      </w:pPr>
      <w:ins w:id="135"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36" w:author="The Si Tran" w:date="2012-12-05T23:02:00Z">
            <w:rPr>
              <w:kern w:val="32"/>
              <w:sz w:val="32"/>
              <w:szCs w:val="32"/>
            </w:rPr>
          </w:rPrChange>
        </w:rPr>
      </w:pPr>
      <w:ins w:id="137"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38" w:author="The Si Tran" w:date="2012-12-12T13:48:00Z"/>
        </w:rPr>
        <w:pPrChange w:id="139" w:author="The Si Tran" w:date="2012-12-14T07:18:00Z">
          <w:pPr>
            <w:pStyle w:val="Heading1"/>
            <w:numPr>
              <w:numId w:val="0"/>
            </w:numPr>
            <w:spacing w:line="480" w:lineRule="auto"/>
            <w:ind w:left="0" w:firstLine="0"/>
            <w:jc w:val="both"/>
          </w:pPr>
        </w:pPrChange>
      </w:pPr>
      <w:bookmarkStart w:id="140" w:name="_Toc343415379"/>
      <w:ins w:id="141" w:author="The Si Tran" w:date="2012-12-12T13:48:00Z">
        <w:r>
          <w:lastRenderedPageBreak/>
          <w:t>MỤC LỤC</w:t>
        </w:r>
        <w:bookmarkEnd w:id="140"/>
      </w:ins>
    </w:p>
    <w:p w14:paraId="41943E70" w14:textId="77777777" w:rsidR="003343D0" w:rsidRDefault="002E545D">
      <w:pPr>
        <w:pStyle w:val="TOC1"/>
        <w:tabs>
          <w:tab w:val="right" w:leader="dot" w:pos="9062"/>
        </w:tabs>
        <w:rPr>
          <w:ins w:id="142" w:author="The Si Tran" w:date="2012-12-16T10:00:00Z"/>
          <w:rFonts w:asciiTheme="minorHAnsi" w:eastAsiaTheme="minorEastAsia" w:hAnsiTheme="minorHAnsi" w:cstheme="minorBidi"/>
          <w:noProof/>
          <w:sz w:val="22"/>
        </w:rPr>
      </w:pPr>
      <w:ins w:id="143" w:author="The Si Tran" w:date="2012-12-12T13:49:00Z">
        <w:r>
          <w:fldChar w:fldCharType="begin"/>
        </w:r>
        <w:r>
          <w:instrText xml:space="preserve"> TOC \o "1-3" \f \h \z \u </w:instrText>
        </w:r>
      </w:ins>
      <w:r>
        <w:fldChar w:fldCharType="separate"/>
      </w:r>
      <w:ins w:id="144" w:author="The Si Tran" w:date="2012-12-16T10:00:00Z">
        <w:r w:rsidR="003343D0" w:rsidRPr="007806E9">
          <w:rPr>
            <w:rStyle w:val="Hyperlink"/>
            <w:noProof/>
          </w:rPr>
          <w:fldChar w:fldCharType="begin"/>
        </w:r>
        <w:r w:rsidR="003343D0" w:rsidRPr="007806E9">
          <w:rPr>
            <w:rStyle w:val="Hyperlink"/>
            <w:noProof/>
          </w:rPr>
          <w:instrText xml:space="preserve"> </w:instrText>
        </w:r>
        <w:r w:rsidR="003343D0">
          <w:rPr>
            <w:noProof/>
          </w:rPr>
          <w:instrText>HYPERLINK \l "_Toc343415376"</w:instrText>
        </w:r>
        <w:r w:rsidR="003343D0" w:rsidRPr="007806E9">
          <w:rPr>
            <w:rStyle w:val="Hyperlink"/>
            <w:noProof/>
          </w:rPr>
          <w:instrText xml:space="preserve"> </w:instrText>
        </w:r>
        <w:r w:rsidR="003343D0" w:rsidRPr="007806E9">
          <w:rPr>
            <w:rStyle w:val="Hyperlink"/>
            <w:noProof/>
          </w:rPr>
        </w:r>
        <w:r w:rsidR="003343D0" w:rsidRPr="007806E9">
          <w:rPr>
            <w:rStyle w:val="Hyperlink"/>
            <w:noProof/>
          </w:rPr>
          <w:fldChar w:fldCharType="separate"/>
        </w:r>
        <w:r w:rsidR="003343D0" w:rsidRPr="007806E9">
          <w:rPr>
            <w:rStyle w:val="Hyperlink"/>
            <w:noProof/>
          </w:rPr>
          <w:t>LỜI CAM ĐOAN</w:t>
        </w:r>
        <w:r w:rsidR="003343D0">
          <w:rPr>
            <w:noProof/>
            <w:webHidden/>
          </w:rPr>
          <w:tab/>
        </w:r>
        <w:r w:rsidR="003343D0">
          <w:rPr>
            <w:noProof/>
            <w:webHidden/>
          </w:rPr>
          <w:fldChar w:fldCharType="begin"/>
        </w:r>
        <w:r w:rsidR="003343D0">
          <w:rPr>
            <w:noProof/>
            <w:webHidden/>
          </w:rPr>
          <w:instrText xml:space="preserve"> PAGEREF _Toc343415376 \h </w:instrText>
        </w:r>
        <w:r w:rsidR="003343D0">
          <w:rPr>
            <w:noProof/>
            <w:webHidden/>
          </w:rPr>
        </w:r>
      </w:ins>
      <w:r w:rsidR="003343D0">
        <w:rPr>
          <w:noProof/>
          <w:webHidden/>
        </w:rPr>
        <w:fldChar w:fldCharType="separate"/>
      </w:r>
      <w:ins w:id="145" w:author="The Si Tran" w:date="2012-12-16T10:00:00Z">
        <w:r w:rsidR="003343D0">
          <w:rPr>
            <w:noProof/>
            <w:webHidden/>
          </w:rPr>
          <w:t>ii</w:t>
        </w:r>
        <w:r w:rsidR="003343D0">
          <w:rPr>
            <w:noProof/>
            <w:webHidden/>
          </w:rPr>
          <w:fldChar w:fldCharType="end"/>
        </w:r>
        <w:r w:rsidR="003343D0" w:rsidRPr="007806E9">
          <w:rPr>
            <w:rStyle w:val="Hyperlink"/>
            <w:noProof/>
          </w:rPr>
          <w:fldChar w:fldCharType="end"/>
        </w:r>
      </w:ins>
    </w:p>
    <w:p w14:paraId="6F2C381C" w14:textId="77777777" w:rsidR="003343D0" w:rsidRDefault="003343D0">
      <w:pPr>
        <w:pStyle w:val="TOC1"/>
        <w:tabs>
          <w:tab w:val="right" w:leader="dot" w:pos="9062"/>
        </w:tabs>
        <w:rPr>
          <w:ins w:id="146" w:author="The Si Tran" w:date="2012-12-16T10:00:00Z"/>
          <w:rFonts w:asciiTheme="minorHAnsi" w:eastAsiaTheme="minorEastAsia" w:hAnsiTheme="minorHAnsi" w:cstheme="minorBidi"/>
          <w:noProof/>
          <w:sz w:val="22"/>
        </w:rPr>
      </w:pPr>
      <w:ins w:id="147"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"_Toc343415377"</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LỜI CÁM ƠN</w:t>
        </w:r>
        <w:r>
          <w:rPr>
            <w:noProof/>
            <w:webHidden/>
          </w:rPr>
          <w:tab/>
        </w:r>
        <w:r>
          <w:rPr>
            <w:noProof/>
            <w:webHidden/>
          </w:rPr>
          <w:fldChar w:fldCharType="begin"/>
        </w:r>
        <w:r>
          <w:rPr>
            <w:noProof/>
            <w:webHidden/>
          </w:rPr>
          <w:instrText xml:space="preserve"> PAGEREF _Toc343415377 \h </w:instrText>
        </w:r>
        <w:r>
          <w:rPr>
            <w:noProof/>
            <w:webHidden/>
          </w:rPr>
        </w:r>
      </w:ins>
      <w:r>
        <w:rPr>
          <w:noProof/>
          <w:webHidden/>
        </w:rPr>
        <w:fldChar w:fldCharType="separate"/>
      </w:r>
      <w:ins w:id="148" w:author="The Si Tran" w:date="2012-12-16T10:00:00Z">
        <w:r>
          <w:rPr>
            <w:noProof/>
            <w:webHidden/>
          </w:rPr>
          <w:t>iii</w:t>
        </w:r>
        <w:r>
          <w:rPr>
            <w:noProof/>
            <w:webHidden/>
          </w:rPr>
          <w:fldChar w:fldCharType="end"/>
        </w:r>
        <w:r w:rsidRPr="007806E9">
          <w:rPr>
            <w:rStyle w:val="Hyperlink"/>
            <w:noProof/>
          </w:rPr>
          <w:fldChar w:fldCharType="end"/>
        </w:r>
      </w:ins>
    </w:p>
    <w:p w14:paraId="0E7179D2" w14:textId="77777777" w:rsidR="003343D0" w:rsidRDefault="003343D0">
      <w:pPr>
        <w:pStyle w:val="TOC1"/>
        <w:tabs>
          <w:tab w:val="right" w:leader="dot" w:pos="9062"/>
        </w:tabs>
        <w:rPr>
          <w:ins w:id="149" w:author="The Si Tran" w:date="2012-12-16T10:00:00Z"/>
          <w:rFonts w:asciiTheme="minorHAnsi" w:eastAsiaTheme="minorEastAsia" w:hAnsiTheme="minorHAnsi" w:cstheme="minorBidi"/>
          <w:noProof/>
          <w:sz w:val="22"/>
        </w:rPr>
      </w:pPr>
      <w:ins w:id="150"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"_Toc343415378"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TÓM TẮT LUẬN VĂN</w:t>
        </w:r>
        <w:r>
          <w:rPr>
            <w:noProof/>
            <w:webHidden/>
          </w:rPr>
          <w:tab/>
        </w:r>
        <w:r>
          <w:rPr>
            <w:noProof/>
            <w:webHidden/>
          </w:rPr>
          <w:fldChar w:fldCharType="begin"/>
        </w:r>
        <w:r>
          <w:rPr>
            <w:noProof/>
            <w:webHidden/>
          </w:rPr>
          <w:instrText xml:space="preserve"> PAGEREF _Toc343415378 \h </w:instrText>
        </w:r>
        <w:r>
          <w:rPr>
            <w:noProof/>
            <w:webHidden/>
          </w:rPr>
        </w:r>
      </w:ins>
      <w:r>
        <w:rPr>
          <w:noProof/>
          <w:webHidden/>
        </w:rPr>
        <w:fldChar w:fldCharType="separate"/>
      </w:r>
      <w:ins w:id="151" w:author="The Si Tran" w:date="2012-12-16T10:00:00Z">
        <w:r>
          <w:rPr>
            <w:noProof/>
            <w:webHidden/>
          </w:rPr>
          <w:t>iv</w:t>
        </w:r>
        <w:r>
          <w:rPr>
            <w:noProof/>
            <w:webHidden/>
          </w:rPr>
          <w:fldChar w:fldCharType="end"/>
        </w:r>
        <w:r w:rsidRPr="007806E9">
          <w:rPr>
            <w:rStyle w:val="Hyperlink"/>
            <w:noProof/>
          </w:rPr>
          <w:fldChar w:fldCharType="end"/>
        </w:r>
      </w:ins>
    </w:p>
    <w:p w14:paraId="325B1347" w14:textId="77777777" w:rsidR="003343D0" w:rsidRDefault="003343D0">
      <w:pPr>
        <w:pStyle w:val="TOC1"/>
        <w:tabs>
          <w:tab w:val="right" w:leader="dot" w:pos="9062"/>
        </w:tabs>
        <w:rPr>
          <w:ins w:id="152" w:author="The Si Tran" w:date="2012-12-16T10:00:00Z"/>
          <w:rFonts w:asciiTheme="minorHAnsi" w:eastAsiaTheme="minorEastAsia" w:hAnsiTheme="minorHAnsi" w:cstheme="minorBidi"/>
          <w:noProof/>
          <w:sz w:val="22"/>
        </w:rPr>
      </w:pPr>
      <w:ins w:id="153"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"_Toc343415379"</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MỤC LỤC</w:t>
        </w:r>
        <w:r>
          <w:rPr>
            <w:noProof/>
            <w:webHidden/>
          </w:rPr>
          <w:tab/>
        </w:r>
        <w:r>
          <w:rPr>
            <w:noProof/>
            <w:webHidden/>
          </w:rPr>
          <w:fldChar w:fldCharType="begin"/>
        </w:r>
        <w:r>
          <w:rPr>
            <w:noProof/>
            <w:webHidden/>
          </w:rPr>
          <w:instrText xml:space="preserve"> PAGEREF _Toc343415379 \h </w:instrText>
        </w:r>
        <w:r>
          <w:rPr>
            <w:noProof/>
            <w:webHidden/>
          </w:rPr>
        </w:r>
      </w:ins>
      <w:r>
        <w:rPr>
          <w:noProof/>
          <w:webHidden/>
        </w:rPr>
        <w:fldChar w:fldCharType="separate"/>
      </w:r>
      <w:ins w:id="154" w:author="The Si Tran" w:date="2012-12-16T10:00:00Z">
        <w:r>
          <w:rPr>
            <w:noProof/>
            <w:webHidden/>
          </w:rPr>
          <w:t>v</w:t>
        </w:r>
        <w:r>
          <w:rPr>
            <w:noProof/>
            <w:webHidden/>
          </w:rPr>
          <w:fldChar w:fldCharType="end"/>
        </w:r>
        <w:r w:rsidRPr="007806E9">
          <w:rPr>
            <w:rStyle w:val="Hyperlink"/>
            <w:noProof/>
          </w:rPr>
          <w:fldChar w:fldCharType="end"/>
        </w:r>
      </w:ins>
    </w:p>
    <w:p w14:paraId="6AFF6827" w14:textId="77777777" w:rsidR="003343D0" w:rsidRDefault="003343D0">
      <w:pPr>
        <w:pStyle w:val="TOC1"/>
        <w:tabs>
          <w:tab w:val="right" w:leader="dot" w:pos="9062"/>
        </w:tabs>
        <w:rPr>
          <w:ins w:id="155" w:author="The Si Tran" w:date="2012-12-16T10:00:00Z"/>
          <w:rFonts w:asciiTheme="minorHAnsi" w:eastAsiaTheme="minorEastAsia" w:hAnsiTheme="minorHAnsi" w:cstheme="minorBidi"/>
          <w:noProof/>
          <w:sz w:val="22"/>
        </w:rPr>
      </w:pPr>
      <w:ins w:id="156"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"_Toc343415380"</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DANH MỤC HÌNH</w:t>
        </w:r>
        <w:r>
          <w:rPr>
            <w:noProof/>
            <w:webHidden/>
          </w:rPr>
          <w:tab/>
        </w:r>
        <w:r>
          <w:rPr>
            <w:noProof/>
            <w:webHidden/>
          </w:rPr>
          <w:fldChar w:fldCharType="begin"/>
        </w:r>
        <w:r>
          <w:rPr>
            <w:noProof/>
            <w:webHidden/>
          </w:rPr>
          <w:instrText xml:space="preserve"> PAGEREF _Toc343415380 \h </w:instrText>
        </w:r>
        <w:r>
          <w:rPr>
            <w:noProof/>
            <w:webHidden/>
          </w:rPr>
        </w:r>
      </w:ins>
      <w:r>
        <w:rPr>
          <w:noProof/>
          <w:webHidden/>
        </w:rPr>
        <w:fldChar w:fldCharType="separate"/>
      </w:r>
      <w:ins w:id="157" w:author="The Si Tran" w:date="2012-12-16T10:00:00Z">
        <w:r>
          <w:rPr>
            <w:noProof/>
            <w:webHidden/>
          </w:rPr>
          <w:t>viii</w:t>
        </w:r>
        <w:r>
          <w:rPr>
            <w:noProof/>
            <w:webHidden/>
          </w:rPr>
          <w:fldChar w:fldCharType="end"/>
        </w:r>
        <w:r w:rsidRPr="007806E9">
          <w:rPr>
            <w:rStyle w:val="Hyperlink"/>
            <w:noProof/>
          </w:rPr>
          <w:fldChar w:fldCharType="end"/>
        </w:r>
      </w:ins>
    </w:p>
    <w:p w14:paraId="634B8671" w14:textId="77777777" w:rsidR="003343D0" w:rsidRDefault="003343D0">
      <w:pPr>
        <w:pStyle w:val="TOC1"/>
        <w:tabs>
          <w:tab w:val="right" w:leader="dot" w:pos="9062"/>
        </w:tabs>
        <w:rPr>
          <w:ins w:id="158" w:author="The Si Tran" w:date="2012-12-16T10:00:00Z"/>
          <w:rFonts w:asciiTheme="minorHAnsi" w:eastAsiaTheme="minorEastAsia" w:hAnsiTheme="minorHAnsi" w:cstheme="minorBidi"/>
          <w:noProof/>
          <w:sz w:val="22"/>
        </w:rPr>
      </w:pPr>
      <w:ins w:id="159"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"_Toc343415381"</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DANH MỤC BẢNG</w:t>
        </w:r>
        <w:r>
          <w:rPr>
            <w:noProof/>
            <w:webHidden/>
          </w:rPr>
          <w:tab/>
        </w:r>
        <w:r>
          <w:rPr>
            <w:noProof/>
            <w:webHidden/>
          </w:rPr>
          <w:fldChar w:fldCharType="begin"/>
        </w:r>
        <w:r>
          <w:rPr>
            <w:noProof/>
            <w:webHidden/>
          </w:rPr>
          <w:instrText xml:space="preserve"> PAGEREF _Toc343415381 \h </w:instrText>
        </w:r>
        <w:r>
          <w:rPr>
            <w:noProof/>
            <w:webHidden/>
          </w:rPr>
        </w:r>
      </w:ins>
      <w:r>
        <w:rPr>
          <w:noProof/>
          <w:webHidden/>
        </w:rPr>
        <w:fldChar w:fldCharType="separate"/>
      </w:r>
      <w:ins w:id="160" w:author="The Si Tran" w:date="2012-12-16T10:00:00Z">
        <w:r>
          <w:rPr>
            <w:noProof/>
            <w:webHidden/>
          </w:rPr>
          <w:t>x</w:t>
        </w:r>
        <w:r>
          <w:rPr>
            <w:noProof/>
            <w:webHidden/>
          </w:rPr>
          <w:fldChar w:fldCharType="end"/>
        </w:r>
        <w:r w:rsidRPr="007806E9">
          <w:rPr>
            <w:rStyle w:val="Hyperlink"/>
            <w:noProof/>
          </w:rPr>
          <w:fldChar w:fldCharType="end"/>
        </w:r>
      </w:ins>
    </w:p>
    <w:p w14:paraId="63719B01" w14:textId="77777777" w:rsidR="003343D0" w:rsidRDefault="003343D0">
      <w:pPr>
        <w:pStyle w:val="TOC1"/>
        <w:tabs>
          <w:tab w:val="left" w:pos="1760"/>
          <w:tab w:val="right" w:leader="dot" w:pos="9062"/>
        </w:tabs>
        <w:rPr>
          <w:ins w:id="161" w:author="The Si Tran" w:date="2012-12-16T10:00:00Z"/>
          <w:rFonts w:asciiTheme="minorHAnsi" w:eastAsiaTheme="minorEastAsia" w:hAnsiTheme="minorHAnsi" w:cstheme="minorBidi"/>
          <w:noProof/>
          <w:sz w:val="22"/>
        </w:rPr>
      </w:pPr>
      <w:ins w:id="162"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"_Toc343415406"</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Chương 1</w:t>
        </w:r>
        <w:r>
          <w:rPr>
            <w:rFonts w:asciiTheme="minorHAnsi" w:eastAsiaTheme="minorEastAsia" w:hAnsiTheme="minorHAnsi" w:cstheme="minorBidi"/>
            <w:noProof/>
            <w:sz w:val="22"/>
          </w:rPr>
          <w:tab/>
        </w:r>
        <w:r w:rsidRPr="007806E9">
          <w:rPr>
            <w:rStyle w:val="Hyperlink"/>
            <w:noProof/>
          </w:rPr>
          <w:t>: GIỚI THIỆU</w:t>
        </w:r>
        <w:r>
          <w:rPr>
            <w:noProof/>
            <w:webHidden/>
          </w:rPr>
          <w:tab/>
        </w:r>
        <w:r>
          <w:rPr>
            <w:noProof/>
            <w:webHidden/>
          </w:rPr>
          <w:fldChar w:fldCharType="begin"/>
        </w:r>
        <w:r>
          <w:rPr>
            <w:noProof/>
            <w:webHidden/>
          </w:rPr>
          <w:instrText xml:space="preserve"> PAGEREF _Toc343415406 \h </w:instrText>
        </w:r>
        <w:r>
          <w:rPr>
            <w:noProof/>
            <w:webHidden/>
          </w:rPr>
        </w:r>
      </w:ins>
      <w:r>
        <w:rPr>
          <w:noProof/>
          <w:webHidden/>
        </w:rPr>
        <w:fldChar w:fldCharType="separate"/>
      </w:r>
      <w:ins w:id="163" w:author="The Si Tran" w:date="2012-12-16T10:00:00Z">
        <w:r>
          <w:rPr>
            <w:noProof/>
            <w:webHidden/>
          </w:rPr>
          <w:t>1</w:t>
        </w:r>
        <w:r>
          <w:rPr>
            <w:noProof/>
            <w:webHidden/>
          </w:rPr>
          <w:fldChar w:fldCharType="end"/>
        </w:r>
        <w:r w:rsidRPr="007806E9">
          <w:rPr>
            <w:rStyle w:val="Hyperlink"/>
            <w:noProof/>
          </w:rPr>
          <w:fldChar w:fldCharType="end"/>
        </w:r>
      </w:ins>
    </w:p>
    <w:p w14:paraId="18545C2B" w14:textId="77777777" w:rsidR="003343D0" w:rsidRDefault="003343D0">
      <w:pPr>
        <w:pStyle w:val="TOC2"/>
        <w:tabs>
          <w:tab w:val="left" w:pos="1320"/>
          <w:tab w:val="right" w:leader="dot" w:pos="9062"/>
        </w:tabs>
        <w:rPr>
          <w:ins w:id="164" w:author="The Si Tran" w:date="2012-12-16T10:00:00Z"/>
          <w:rFonts w:asciiTheme="minorHAnsi" w:eastAsiaTheme="minorEastAsia" w:hAnsiTheme="minorHAnsi" w:cstheme="minorBidi"/>
          <w:noProof/>
          <w:sz w:val="22"/>
        </w:rPr>
      </w:pPr>
      <w:ins w:id="165"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"_Toc343415407"</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1.1.</w:t>
        </w:r>
        <w:r>
          <w:rPr>
            <w:rFonts w:asciiTheme="minorHAnsi" w:eastAsiaTheme="minorEastAsia" w:hAnsiTheme="minorHAnsi" w:cstheme="minorBidi"/>
            <w:noProof/>
            <w:sz w:val="22"/>
          </w:rPr>
          <w:tab/>
        </w:r>
        <w:r w:rsidRPr="007806E9">
          <w:rPr>
            <w:rStyle w:val="Hyperlink"/>
            <w:noProof/>
          </w:rPr>
          <w:t>Đặt vấn đề</w:t>
        </w:r>
        <w:r>
          <w:rPr>
            <w:noProof/>
            <w:webHidden/>
          </w:rPr>
          <w:tab/>
        </w:r>
        <w:r>
          <w:rPr>
            <w:noProof/>
            <w:webHidden/>
          </w:rPr>
          <w:fldChar w:fldCharType="begin"/>
        </w:r>
        <w:r>
          <w:rPr>
            <w:noProof/>
            <w:webHidden/>
          </w:rPr>
          <w:instrText xml:space="preserve"> PAGEREF _Toc343415407 \h </w:instrText>
        </w:r>
        <w:r>
          <w:rPr>
            <w:noProof/>
            <w:webHidden/>
          </w:rPr>
        </w:r>
      </w:ins>
      <w:r>
        <w:rPr>
          <w:noProof/>
          <w:webHidden/>
        </w:rPr>
        <w:fldChar w:fldCharType="separate"/>
      </w:r>
      <w:ins w:id="166" w:author="The Si Tran" w:date="2012-12-16T10:00:00Z">
        <w:r>
          <w:rPr>
            <w:noProof/>
            <w:webHidden/>
          </w:rPr>
          <w:t>1</w:t>
        </w:r>
        <w:r>
          <w:rPr>
            <w:noProof/>
            <w:webHidden/>
          </w:rPr>
          <w:fldChar w:fldCharType="end"/>
        </w:r>
        <w:r w:rsidRPr="007806E9">
          <w:rPr>
            <w:rStyle w:val="Hyperlink"/>
            <w:noProof/>
          </w:rPr>
          <w:fldChar w:fldCharType="end"/>
        </w:r>
      </w:ins>
    </w:p>
    <w:p w14:paraId="77609930" w14:textId="77777777" w:rsidR="003343D0" w:rsidRDefault="003343D0">
      <w:pPr>
        <w:pStyle w:val="TOC2"/>
        <w:tabs>
          <w:tab w:val="left" w:pos="1320"/>
          <w:tab w:val="right" w:leader="dot" w:pos="9062"/>
        </w:tabs>
        <w:rPr>
          <w:ins w:id="167" w:author="The Si Tran" w:date="2012-12-16T10:00:00Z"/>
          <w:rFonts w:asciiTheme="minorHAnsi" w:eastAsiaTheme="minorEastAsia" w:hAnsiTheme="minorHAnsi" w:cstheme="minorBidi"/>
          <w:noProof/>
          <w:sz w:val="22"/>
        </w:rPr>
      </w:pPr>
      <w:ins w:id="168"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"_Toc343415408"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1.2.</w:t>
        </w:r>
        <w:r>
          <w:rPr>
            <w:rFonts w:asciiTheme="minorHAnsi" w:eastAsiaTheme="minorEastAsia" w:hAnsiTheme="minorHAnsi" w:cstheme="minorBidi"/>
            <w:noProof/>
            <w:sz w:val="22"/>
          </w:rPr>
          <w:tab/>
        </w:r>
        <w:r w:rsidRPr="007806E9">
          <w:rPr>
            <w:rStyle w:val="Hyperlink"/>
            <w:noProof/>
          </w:rPr>
          <w:t>Mục tiêu của đề tài</w:t>
        </w:r>
        <w:r>
          <w:rPr>
            <w:noProof/>
            <w:webHidden/>
          </w:rPr>
          <w:tab/>
        </w:r>
        <w:r>
          <w:rPr>
            <w:noProof/>
            <w:webHidden/>
          </w:rPr>
          <w:fldChar w:fldCharType="begin"/>
        </w:r>
        <w:r>
          <w:rPr>
            <w:noProof/>
            <w:webHidden/>
          </w:rPr>
          <w:instrText xml:space="preserve"> PAGEREF _Toc343415408 \h </w:instrText>
        </w:r>
        <w:r>
          <w:rPr>
            <w:noProof/>
            <w:webHidden/>
          </w:rPr>
        </w:r>
      </w:ins>
      <w:r>
        <w:rPr>
          <w:noProof/>
          <w:webHidden/>
        </w:rPr>
        <w:fldChar w:fldCharType="separate"/>
      </w:r>
      <w:ins w:id="169" w:author="The Si Tran" w:date="2012-12-16T10:00:00Z">
        <w:r>
          <w:rPr>
            <w:noProof/>
            <w:webHidden/>
          </w:rPr>
          <w:t>1</w:t>
        </w:r>
        <w:r>
          <w:rPr>
            <w:noProof/>
            <w:webHidden/>
          </w:rPr>
          <w:fldChar w:fldCharType="end"/>
        </w:r>
        <w:r w:rsidRPr="007806E9">
          <w:rPr>
            <w:rStyle w:val="Hyperlink"/>
            <w:noProof/>
          </w:rPr>
          <w:fldChar w:fldCharType="end"/>
        </w:r>
      </w:ins>
    </w:p>
    <w:p w14:paraId="4FE1AFC9" w14:textId="77777777" w:rsidR="003343D0" w:rsidRDefault="003343D0">
      <w:pPr>
        <w:pStyle w:val="TOC2"/>
        <w:tabs>
          <w:tab w:val="left" w:pos="1320"/>
          <w:tab w:val="right" w:leader="dot" w:pos="9062"/>
        </w:tabs>
        <w:rPr>
          <w:ins w:id="170" w:author="The Si Tran" w:date="2012-12-16T10:00:00Z"/>
          <w:rFonts w:asciiTheme="minorHAnsi" w:eastAsiaTheme="minorEastAsia" w:hAnsiTheme="minorHAnsi" w:cstheme="minorBidi"/>
          <w:noProof/>
          <w:sz w:val="22"/>
        </w:rPr>
      </w:pPr>
      <w:ins w:id="171"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"_Toc343415418"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1.3.</w:t>
        </w:r>
        <w:r>
          <w:rPr>
            <w:rFonts w:asciiTheme="minorHAnsi" w:eastAsiaTheme="minorEastAsia" w:hAnsiTheme="minorHAnsi" w:cstheme="minorBidi"/>
            <w:noProof/>
            <w:sz w:val="22"/>
          </w:rPr>
          <w:tab/>
        </w:r>
        <w:r w:rsidRPr="007806E9">
          <w:rPr>
            <w:rStyle w:val="Hyperlink"/>
            <w:noProof/>
          </w:rPr>
          <w:t>Cấu trúc báo cáo</w:t>
        </w:r>
        <w:r>
          <w:rPr>
            <w:noProof/>
            <w:webHidden/>
          </w:rPr>
          <w:tab/>
        </w:r>
        <w:r>
          <w:rPr>
            <w:noProof/>
            <w:webHidden/>
          </w:rPr>
          <w:fldChar w:fldCharType="begin"/>
        </w:r>
        <w:r>
          <w:rPr>
            <w:noProof/>
            <w:webHidden/>
          </w:rPr>
          <w:instrText xml:space="preserve"> PAGEREF _Toc343415418 \h </w:instrText>
        </w:r>
        <w:r>
          <w:rPr>
            <w:noProof/>
            <w:webHidden/>
          </w:rPr>
        </w:r>
      </w:ins>
      <w:r>
        <w:rPr>
          <w:noProof/>
          <w:webHidden/>
        </w:rPr>
        <w:fldChar w:fldCharType="separate"/>
      </w:r>
      <w:ins w:id="172" w:author="The Si Tran" w:date="2012-12-16T10:00:00Z">
        <w:r>
          <w:rPr>
            <w:noProof/>
            <w:webHidden/>
          </w:rPr>
          <w:t>3</w:t>
        </w:r>
        <w:r>
          <w:rPr>
            <w:noProof/>
            <w:webHidden/>
          </w:rPr>
          <w:fldChar w:fldCharType="end"/>
        </w:r>
        <w:r w:rsidRPr="007806E9">
          <w:rPr>
            <w:rStyle w:val="Hyperlink"/>
            <w:noProof/>
          </w:rPr>
          <w:fldChar w:fldCharType="end"/>
        </w:r>
      </w:ins>
    </w:p>
    <w:p w14:paraId="20219AD9" w14:textId="77777777" w:rsidR="003343D0" w:rsidRDefault="003343D0">
      <w:pPr>
        <w:pStyle w:val="TOC1"/>
        <w:tabs>
          <w:tab w:val="left" w:pos="1760"/>
          <w:tab w:val="right" w:leader="dot" w:pos="9062"/>
        </w:tabs>
        <w:rPr>
          <w:ins w:id="173" w:author="The Si Tran" w:date="2012-12-16T10:00:00Z"/>
          <w:rFonts w:asciiTheme="minorHAnsi" w:eastAsiaTheme="minorEastAsia" w:hAnsiTheme="minorHAnsi" w:cstheme="minorBidi"/>
          <w:noProof/>
          <w:sz w:val="22"/>
        </w:rPr>
      </w:pPr>
      <w:ins w:id="174"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"_Toc343415428"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Chương 2</w:t>
        </w:r>
        <w:r>
          <w:rPr>
            <w:rFonts w:asciiTheme="minorHAnsi" w:eastAsiaTheme="minorEastAsia" w:hAnsiTheme="minorHAnsi" w:cstheme="minorBidi"/>
            <w:noProof/>
            <w:sz w:val="22"/>
          </w:rPr>
          <w:tab/>
        </w:r>
        <w:r w:rsidRPr="007806E9">
          <w:rPr>
            <w:rStyle w:val="Hyperlink"/>
            <w:noProof/>
          </w:rPr>
          <w:t>: CHUỖI THỜI GIAN VÀ CÁC THÀNH PHẦN CỦA CHUỖI THỜI GIAN</w:t>
        </w:r>
        <w:r>
          <w:rPr>
            <w:noProof/>
            <w:webHidden/>
          </w:rPr>
          <w:tab/>
        </w:r>
        <w:r>
          <w:rPr>
            <w:noProof/>
            <w:webHidden/>
          </w:rPr>
          <w:fldChar w:fldCharType="begin"/>
        </w:r>
        <w:r>
          <w:rPr>
            <w:noProof/>
            <w:webHidden/>
          </w:rPr>
          <w:instrText xml:space="preserve"> PAGEREF _Toc343415428 \h </w:instrText>
        </w:r>
        <w:r>
          <w:rPr>
            <w:noProof/>
            <w:webHidden/>
          </w:rPr>
        </w:r>
      </w:ins>
      <w:r>
        <w:rPr>
          <w:noProof/>
          <w:webHidden/>
        </w:rPr>
        <w:fldChar w:fldCharType="separate"/>
      </w:r>
      <w:ins w:id="175" w:author="The Si Tran" w:date="2012-12-16T10:00:00Z">
        <w:r>
          <w:rPr>
            <w:noProof/>
            <w:webHidden/>
          </w:rPr>
          <w:t>4</w:t>
        </w:r>
        <w:r>
          <w:rPr>
            <w:noProof/>
            <w:webHidden/>
          </w:rPr>
          <w:fldChar w:fldCharType="end"/>
        </w:r>
        <w:r w:rsidRPr="007806E9">
          <w:rPr>
            <w:rStyle w:val="Hyperlink"/>
            <w:noProof/>
          </w:rPr>
          <w:fldChar w:fldCharType="end"/>
        </w:r>
      </w:ins>
    </w:p>
    <w:p w14:paraId="443E2EBB" w14:textId="77777777" w:rsidR="003343D0" w:rsidRDefault="003343D0">
      <w:pPr>
        <w:pStyle w:val="TOC2"/>
        <w:tabs>
          <w:tab w:val="left" w:pos="1320"/>
          <w:tab w:val="right" w:leader="dot" w:pos="9062"/>
        </w:tabs>
        <w:rPr>
          <w:ins w:id="176" w:author="The Si Tran" w:date="2012-12-16T10:00:00Z"/>
          <w:rFonts w:asciiTheme="minorHAnsi" w:eastAsiaTheme="minorEastAsia" w:hAnsiTheme="minorHAnsi" w:cstheme="minorBidi"/>
          <w:noProof/>
          <w:sz w:val="22"/>
        </w:rPr>
      </w:pPr>
      <w:ins w:id="177"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"_Toc343415429"</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2.1.</w:t>
        </w:r>
        <w:r>
          <w:rPr>
            <w:rFonts w:asciiTheme="minorHAnsi" w:eastAsiaTheme="minorEastAsia" w:hAnsiTheme="minorHAnsi" w:cstheme="minorBidi"/>
            <w:noProof/>
            <w:sz w:val="22"/>
          </w:rPr>
          <w:tab/>
        </w:r>
        <w:r w:rsidRPr="007806E9">
          <w:rPr>
            <w:rStyle w:val="Hyperlink"/>
            <w:noProof/>
          </w:rPr>
          <w:t>Chuỗi thời gian</w:t>
        </w:r>
        <w:r>
          <w:rPr>
            <w:noProof/>
            <w:webHidden/>
          </w:rPr>
          <w:tab/>
        </w:r>
        <w:r>
          <w:rPr>
            <w:noProof/>
            <w:webHidden/>
          </w:rPr>
          <w:fldChar w:fldCharType="begin"/>
        </w:r>
        <w:r>
          <w:rPr>
            <w:noProof/>
            <w:webHidden/>
          </w:rPr>
          <w:instrText xml:space="preserve"> PAGEREF _Toc343415429 \h </w:instrText>
        </w:r>
        <w:r>
          <w:rPr>
            <w:noProof/>
            <w:webHidden/>
          </w:rPr>
        </w:r>
      </w:ins>
      <w:r>
        <w:rPr>
          <w:noProof/>
          <w:webHidden/>
        </w:rPr>
        <w:fldChar w:fldCharType="separate"/>
      </w:r>
      <w:ins w:id="178" w:author="The Si Tran" w:date="2012-12-16T10:00:00Z">
        <w:r>
          <w:rPr>
            <w:noProof/>
            <w:webHidden/>
          </w:rPr>
          <w:t>4</w:t>
        </w:r>
        <w:r>
          <w:rPr>
            <w:noProof/>
            <w:webHidden/>
          </w:rPr>
          <w:fldChar w:fldCharType="end"/>
        </w:r>
        <w:r w:rsidRPr="007806E9">
          <w:rPr>
            <w:rStyle w:val="Hyperlink"/>
            <w:noProof/>
          </w:rPr>
          <w:fldChar w:fldCharType="end"/>
        </w:r>
      </w:ins>
    </w:p>
    <w:p w14:paraId="209382BE" w14:textId="77777777" w:rsidR="003343D0" w:rsidRDefault="003343D0">
      <w:pPr>
        <w:pStyle w:val="TOC2"/>
        <w:tabs>
          <w:tab w:val="left" w:pos="1320"/>
          <w:tab w:val="right" w:leader="dot" w:pos="9062"/>
        </w:tabs>
        <w:rPr>
          <w:ins w:id="179" w:author="The Si Tran" w:date="2012-12-16T10:00:00Z"/>
          <w:rFonts w:asciiTheme="minorHAnsi" w:eastAsiaTheme="minorEastAsia" w:hAnsiTheme="minorHAnsi" w:cstheme="minorBidi"/>
          <w:noProof/>
          <w:sz w:val="22"/>
        </w:rPr>
      </w:pPr>
      <w:ins w:id="180"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"_Toc343415461"</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2.2.</w:t>
        </w:r>
        <w:r>
          <w:rPr>
            <w:rFonts w:asciiTheme="minorHAnsi" w:eastAsiaTheme="minorEastAsia" w:hAnsiTheme="minorHAnsi" w:cstheme="minorBidi"/>
            <w:noProof/>
            <w:sz w:val="22"/>
          </w:rPr>
          <w:tab/>
        </w:r>
        <w:r w:rsidRPr="007806E9">
          <w:rPr>
            <w:rStyle w:val="Hyperlink"/>
            <w:noProof/>
          </w:rPr>
          <w:t>Dự báo chuỗi thời gian</w:t>
        </w:r>
        <w:r>
          <w:rPr>
            <w:noProof/>
            <w:webHidden/>
          </w:rPr>
          <w:tab/>
        </w:r>
        <w:r>
          <w:rPr>
            <w:noProof/>
            <w:webHidden/>
          </w:rPr>
          <w:fldChar w:fldCharType="begin"/>
        </w:r>
        <w:r>
          <w:rPr>
            <w:noProof/>
            <w:webHidden/>
          </w:rPr>
          <w:instrText xml:space="preserve"> PAGEREF _Toc343415461 \h </w:instrText>
        </w:r>
        <w:r>
          <w:rPr>
            <w:noProof/>
            <w:webHidden/>
          </w:rPr>
        </w:r>
      </w:ins>
      <w:r>
        <w:rPr>
          <w:noProof/>
          <w:webHidden/>
        </w:rPr>
        <w:fldChar w:fldCharType="separate"/>
      </w:r>
      <w:ins w:id="181" w:author="The Si Tran" w:date="2012-12-16T10:00:00Z">
        <w:r>
          <w:rPr>
            <w:noProof/>
            <w:webHidden/>
          </w:rPr>
          <w:t>5</w:t>
        </w:r>
        <w:r>
          <w:rPr>
            <w:noProof/>
            <w:webHidden/>
          </w:rPr>
          <w:fldChar w:fldCharType="end"/>
        </w:r>
        <w:r w:rsidRPr="007806E9">
          <w:rPr>
            <w:rStyle w:val="Hyperlink"/>
            <w:noProof/>
          </w:rPr>
          <w:fldChar w:fldCharType="end"/>
        </w:r>
      </w:ins>
    </w:p>
    <w:p w14:paraId="560B7F73" w14:textId="77777777" w:rsidR="003343D0" w:rsidRDefault="003343D0">
      <w:pPr>
        <w:pStyle w:val="TOC2"/>
        <w:tabs>
          <w:tab w:val="left" w:pos="1320"/>
          <w:tab w:val="right" w:leader="dot" w:pos="9062"/>
        </w:tabs>
        <w:rPr>
          <w:ins w:id="182" w:author="The Si Tran" w:date="2012-12-16T10:00:00Z"/>
          <w:rFonts w:asciiTheme="minorHAnsi" w:eastAsiaTheme="minorEastAsia" w:hAnsiTheme="minorHAnsi" w:cstheme="minorBidi"/>
          <w:noProof/>
          <w:sz w:val="22"/>
        </w:rPr>
      </w:pPr>
      <w:ins w:id="183"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"_Toc343415462"</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2.3.</w:t>
        </w:r>
        <w:r>
          <w:rPr>
            <w:rFonts w:asciiTheme="minorHAnsi" w:eastAsiaTheme="minorEastAsia" w:hAnsiTheme="minorHAnsi" w:cstheme="minorBidi"/>
            <w:noProof/>
            <w:sz w:val="22"/>
          </w:rPr>
          <w:tab/>
        </w:r>
        <w:r w:rsidRPr="007806E9">
          <w:rPr>
            <w:rStyle w:val="Hyperlink"/>
            <w:noProof/>
          </w:rPr>
          <w:t>Khái niệm thống kê liên quan</w:t>
        </w:r>
        <w:r>
          <w:rPr>
            <w:noProof/>
            <w:webHidden/>
          </w:rPr>
          <w:tab/>
        </w:r>
        <w:r>
          <w:rPr>
            <w:noProof/>
            <w:webHidden/>
          </w:rPr>
          <w:fldChar w:fldCharType="begin"/>
        </w:r>
        <w:r>
          <w:rPr>
            <w:noProof/>
            <w:webHidden/>
          </w:rPr>
          <w:instrText xml:space="preserve"> PAGEREF _Toc343415462 \h </w:instrText>
        </w:r>
        <w:r>
          <w:rPr>
            <w:noProof/>
            <w:webHidden/>
          </w:rPr>
        </w:r>
      </w:ins>
      <w:r>
        <w:rPr>
          <w:noProof/>
          <w:webHidden/>
        </w:rPr>
        <w:fldChar w:fldCharType="separate"/>
      </w:r>
      <w:ins w:id="184" w:author="The Si Tran" w:date="2012-12-16T10:00:00Z">
        <w:r>
          <w:rPr>
            <w:noProof/>
            <w:webHidden/>
          </w:rPr>
          <w:t>7</w:t>
        </w:r>
        <w:r>
          <w:rPr>
            <w:noProof/>
            <w:webHidden/>
          </w:rPr>
          <w:fldChar w:fldCharType="end"/>
        </w:r>
        <w:r w:rsidRPr="007806E9">
          <w:rPr>
            <w:rStyle w:val="Hyperlink"/>
            <w:noProof/>
          </w:rPr>
          <w:fldChar w:fldCharType="end"/>
        </w:r>
      </w:ins>
    </w:p>
    <w:p w14:paraId="1225431C" w14:textId="77777777" w:rsidR="003343D0" w:rsidRDefault="003343D0">
      <w:pPr>
        <w:pStyle w:val="TOC3"/>
        <w:tabs>
          <w:tab w:val="left" w:pos="1760"/>
          <w:tab w:val="right" w:leader="dot" w:pos="9062"/>
        </w:tabs>
        <w:rPr>
          <w:ins w:id="185" w:author="The Si Tran" w:date="2012-12-16T10:00:00Z"/>
          <w:rFonts w:asciiTheme="minorHAnsi" w:eastAsiaTheme="minorEastAsia" w:hAnsiTheme="minorHAnsi" w:cstheme="minorBidi"/>
          <w:noProof/>
          <w:sz w:val="22"/>
        </w:rPr>
      </w:pPr>
      <w:ins w:id="186"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"_Toc343415463"</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2.3.1.</w:t>
        </w:r>
        <w:r>
          <w:rPr>
            <w:rFonts w:asciiTheme="minorHAnsi" w:eastAsiaTheme="minorEastAsia" w:hAnsiTheme="minorHAnsi" w:cstheme="minorBidi"/>
            <w:noProof/>
            <w:sz w:val="22"/>
          </w:rPr>
          <w:tab/>
        </w:r>
        <w:r w:rsidRPr="007806E9">
          <w:rPr>
            <w:rStyle w:val="Hyperlink"/>
            <w:noProof/>
          </w:rPr>
          <w:t>Hệ số tự tương quan</w:t>
        </w:r>
        <w:r>
          <w:rPr>
            <w:noProof/>
            <w:webHidden/>
          </w:rPr>
          <w:tab/>
        </w:r>
        <w:r>
          <w:rPr>
            <w:noProof/>
            <w:webHidden/>
          </w:rPr>
          <w:fldChar w:fldCharType="begin"/>
        </w:r>
        <w:r>
          <w:rPr>
            <w:noProof/>
            <w:webHidden/>
          </w:rPr>
          <w:instrText xml:space="preserve"> PAGEREF _Toc343415463 \h </w:instrText>
        </w:r>
        <w:r>
          <w:rPr>
            <w:noProof/>
            <w:webHidden/>
          </w:rPr>
        </w:r>
      </w:ins>
      <w:r>
        <w:rPr>
          <w:noProof/>
          <w:webHidden/>
        </w:rPr>
        <w:fldChar w:fldCharType="separate"/>
      </w:r>
      <w:ins w:id="187" w:author="The Si Tran" w:date="2012-12-16T10:00:00Z">
        <w:r>
          <w:rPr>
            <w:noProof/>
            <w:webHidden/>
          </w:rPr>
          <w:t>7</w:t>
        </w:r>
        <w:r>
          <w:rPr>
            <w:noProof/>
            <w:webHidden/>
          </w:rPr>
          <w:fldChar w:fldCharType="end"/>
        </w:r>
        <w:r w:rsidRPr="007806E9">
          <w:rPr>
            <w:rStyle w:val="Hyperlink"/>
            <w:noProof/>
          </w:rPr>
          <w:fldChar w:fldCharType="end"/>
        </w:r>
      </w:ins>
    </w:p>
    <w:p w14:paraId="3A8C44F7" w14:textId="77777777" w:rsidR="003343D0" w:rsidRDefault="003343D0">
      <w:pPr>
        <w:pStyle w:val="TOC3"/>
        <w:tabs>
          <w:tab w:val="left" w:pos="1760"/>
          <w:tab w:val="right" w:leader="dot" w:pos="9062"/>
        </w:tabs>
        <w:rPr>
          <w:ins w:id="188" w:author="The Si Tran" w:date="2012-12-16T10:00:00Z"/>
          <w:rFonts w:asciiTheme="minorHAnsi" w:eastAsiaTheme="minorEastAsia" w:hAnsiTheme="minorHAnsi" w:cstheme="minorBidi"/>
          <w:noProof/>
          <w:sz w:val="22"/>
        </w:rPr>
      </w:pPr>
      <w:ins w:id="189"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"_Toc343415464"</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2.3.2.</w:t>
        </w:r>
        <w:r>
          <w:rPr>
            <w:rFonts w:asciiTheme="minorHAnsi" w:eastAsiaTheme="minorEastAsia" w:hAnsiTheme="minorHAnsi" w:cstheme="minorBidi"/>
            <w:noProof/>
            <w:sz w:val="22"/>
          </w:rPr>
          <w:tab/>
        </w:r>
        <w:r w:rsidRPr="007806E9">
          <w:rPr>
            <w:rStyle w:val="Hyperlink"/>
            <w:noProof/>
          </w:rPr>
          <w:t>Hệ số tự tương quan riêng phần</w:t>
        </w:r>
        <w:r>
          <w:rPr>
            <w:noProof/>
            <w:webHidden/>
          </w:rPr>
          <w:tab/>
        </w:r>
        <w:r>
          <w:rPr>
            <w:noProof/>
            <w:webHidden/>
          </w:rPr>
          <w:fldChar w:fldCharType="begin"/>
        </w:r>
        <w:r>
          <w:rPr>
            <w:noProof/>
            <w:webHidden/>
          </w:rPr>
          <w:instrText xml:space="preserve"> PAGEREF _Toc343415464 \h </w:instrText>
        </w:r>
        <w:r>
          <w:rPr>
            <w:noProof/>
            <w:webHidden/>
          </w:rPr>
        </w:r>
      </w:ins>
      <w:r>
        <w:rPr>
          <w:noProof/>
          <w:webHidden/>
        </w:rPr>
        <w:fldChar w:fldCharType="separate"/>
      </w:r>
      <w:ins w:id="190" w:author="The Si Tran" w:date="2012-12-16T10:00:00Z">
        <w:r>
          <w:rPr>
            <w:noProof/>
            <w:webHidden/>
          </w:rPr>
          <w:t>9</w:t>
        </w:r>
        <w:r>
          <w:rPr>
            <w:noProof/>
            <w:webHidden/>
          </w:rPr>
          <w:fldChar w:fldCharType="end"/>
        </w:r>
        <w:r w:rsidRPr="007806E9">
          <w:rPr>
            <w:rStyle w:val="Hyperlink"/>
            <w:noProof/>
          </w:rPr>
          <w:fldChar w:fldCharType="end"/>
        </w:r>
      </w:ins>
    </w:p>
    <w:p w14:paraId="323E8F9F" w14:textId="77777777" w:rsidR="003343D0" w:rsidRDefault="003343D0">
      <w:pPr>
        <w:pStyle w:val="TOC2"/>
        <w:tabs>
          <w:tab w:val="left" w:pos="1320"/>
          <w:tab w:val="right" w:leader="dot" w:pos="9062"/>
        </w:tabs>
        <w:rPr>
          <w:ins w:id="191" w:author="The Si Tran" w:date="2012-12-16T10:00:00Z"/>
          <w:rFonts w:asciiTheme="minorHAnsi" w:eastAsiaTheme="minorEastAsia" w:hAnsiTheme="minorHAnsi" w:cstheme="minorBidi"/>
          <w:noProof/>
          <w:sz w:val="22"/>
        </w:rPr>
      </w:pPr>
      <w:ins w:id="192"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"_Toc343415465"</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2.4.</w:t>
        </w:r>
        <w:r>
          <w:rPr>
            <w:rFonts w:asciiTheme="minorHAnsi" w:eastAsiaTheme="minorEastAsia" w:hAnsiTheme="minorHAnsi" w:cstheme="minorBidi"/>
            <w:noProof/>
            <w:sz w:val="22"/>
          </w:rPr>
          <w:tab/>
        </w:r>
        <w:r w:rsidRPr="007806E9">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_Toc343415465 \h </w:instrText>
        </w:r>
        <w:r>
          <w:rPr>
            <w:noProof/>
            <w:webHidden/>
          </w:rPr>
        </w:r>
      </w:ins>
      <w:r>
        <w:rPr>
          <w:noProof/>
          <w:webHidden/>
        </w:rPr>
        <w:fldChar w:fldCharType="separate"/>
      </w:r>
      <w:ins w:id="193" w:author="The Si Tran" w:date="2012-12-16T10:00:00Z">
        <w:r>
          <w:rPr>
            <w:noProof/>
            <w:webHidden/>
          </w:rPr>
          <w:t>10</w:t>
        </w:r>
        <w:r>
          <w:rPr>
            <w:noProof/>
            <w:webHidden/>
          </w:rPr>
          <w:fldChar w:fldCharType="end"/>
        </w:r>
        <w:r w:rsidRPr="007806E9">
          <w:rPr>
            <w:rStyle w:val="Hyperlink"/>
            <w:noProof/>
          </w:rPr>
          <w:fldChar w:fldCharType="end"/>
        </w:r>
      </w:ins>
    </w:p>
    <w:p w14:paraId="2518A313" w14:textId="77777777" w:rsidR="003343D0" w:rsidRDefault="003343D0">
      <w:pPr>
        <w:pStyle w:val="TOC1"/>
        <w:tabs>
          <w:tab w:val="left" w:pos="1760"/>
          <w:tab w:val="right" w:leader="dot" w:pos="9062"/>
        </w:tabs>
        <w:rPr>
          <w:ins w:id="194" w:author="The Si Tran" w:date="2012-12-16T10:00:00Z"/>
          <w:rFonts w:asciiTheme="minorHAnsi" w:eastAsiaTheme="minorEastAsia" w:hAnsiTheme="minorHAnsi" w:cstheme="minorBidi"/>
          <w:noProof/>
          <w:sz w:val="22"/>
        </w:rPr>
      </w:pPr>
      <w:ins w:id="195"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"_Toc343415469"</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Chương 3</w:t>
        </w:r>
        <w:r>
          <w:rPr>
            <w:rFonts w:asciiTheme="minorHAnsi" w:eastAsiaTheme="minorEastAsia" w:hAnsiTheme="minorHAnsi" w:cstheme="minorBidi"/>
            <w:noProof/>
            <w:sz w:val="22"/>
          </w:rPr>
          <w:tab/>
        </w:r>
        <w:r w:rsidRPr="007806E9">
          <w:rPr>
            <w:rStyle w:val="Hyperlink"/>
            <w:noProof/>
          </w:rPr>
          <w:t>: MÔ HÌNH ARIMA</w:t>
        </w:r>
        <w:r>
          <w:rPr>
            <w:noProof/>
            <w:webHidden/>
          </w:rPr>
          <w:tab/>
        </w:r>
        <w:r>
          <w:rPr>
            <w:noProof/>
            <w:webHidden/>
          </w:rPr>
          <w:fldChar w:fldCharType="begin"/>
        </w:r>
        <w:r>
          <w:rPr>
            <w:noProof/>
            <w:webHidden/>
          </w:rPr>
          <w:instrText xml:space="preserve"> PAGEREF _Toc343415469 \h </w:instrText>
        </w:r>
        <w:r>
          <w:rPr>
            <w:noProof/>
            <w:webHidden/>
          </w:rPr>
        </w:r>
      </w:ins>
      <w:r>
        <w:rPr>
          <w:noProof/>
          <w:webHidden/>
        </w:rPr>
        <w:fldChar w:fldCharType="separate"/>
      </w:r>
      <w:ins w:id="196" w:author="The Si Tran" w:date="2012-12-16T10:00:00Z">
        <w:r>
          <w:rPr>
            <w:noProof/>
            <w:webHidden/>
          </w:rPr>
          <w:t>16</w:t>
        </w:r>
        <w:r>
          <w:rPr>
            <w:noProof/>
            <w:webHidden/>
          </w:rPr>
          <w:fldChar w:fldCharType="end"/>
        </w:r>
        <w:r w:rsidRPr="007806E9">
          <w:rPr>
            <w:rStyle w:val="Hyperlink"/>
            <w:noProof/>
          </w:rPr>
          <w:fldChar w:fldCharType="end"/>
        </w:r>
      </w:ins>
    </w:p>
    <w:p w14:paraId="3D34E15A" w14:textId="77777777" w:rsidR="003343D0" w:rsidRDefault="003343D0">
      <w:pPr>
        <w:pStyle w:val="TOC2"/>
        <w:tabs>
          <w:tab w:val="left" w:pos="1320"/>
          <w:tab w:val="right" w:leader="dot" w:pos="9062"/>
        </w:tabs>
        <w:rPr>
          <w:ins w:id="197" w:author="The Si Tran" w:date="2012-12-16T10:00:00Z"/>
          <w:rFonts w:asciiTheme="minorHAnsi" w:eastAsiaTheme="minorEastAsia" w:hAnsiTheme="minorHAnsi" w:cstheme="minorBidi"/>
          <w:noProof/>
          <w:sz w:val="22"/>
        </w:rPr>
      </w:pPr>
      <w:ins w:id="198"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"_Toc343415470"</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lang w:val="fr-FR"/>
          </w:rPr>
          <w:t>3.1.</w:t>
        </w:r>
        <w:r>
          <w:rPr>
            <w:rFonts w:asciiTheme="minorHAnsi" w:eastAsiaTheme="minorEastAsia" w:hAnsiTheme="minorHAnsi" w:cstheme="minorBidi"/>
            <w:noProof/>
            <w:sz w:val="22"/>
          </w:rPr>
          <w:tab/>
        </w:r>
        <w:r w:rsidRPr="007806E9">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_Toc343415470 \h </w:instrText>
        </w:r>
        <w:r>
          <w:rPr>
            <w:noProof/>
            <w:webHidden/>
          </w:rPr>
        </w:r>
      </w:ins>
      <w:r>
        <w:rPr>
          <w:noProof/>
          <w:webHidden/>
        </w:rPr>
        <w:fldChar w:fldCharType="separate"/>
      </w:r>
      <w:ins w:id="199" w:author="The Si Tran" w:date="2012-12-16T10:00:00Z">
        <w:r>
          <w:rPr>
            <w:noProof/>
            <w:webHidden/>
          </w:rPr>
          <w:t>16</w:t>
        </w:r>
        <w:r>
          <w:rPr>
            <w:noProof/>
            <w:webHidden/>
          </w:rPr>
          <w:fldChar w:fldCharType="end"/>
        </w:r>
        <w:r w:rsidRPr="007806E9">
          <w:rPr>
            <w:rStyle w:val="Hyperlink"/>
            <w:noProof/>
          </w:rPr>
          <w:fldChar w:fldCharType="end"/>
        </w:r>
      </w:ins>
    </w:p>
    <w:p w14:paraId="30B5FE2E" w14:textId="77777777" w:rsidR="003343D0" w:rsidRDefault="003343D0">
      <w:pPr>
        <w:pStyle w:val="TOC2"/>
        <w:tabs>
          <w:tab w:val="left" w:pos="1320"/>
          <w:tab w:val="right" w:leader="dot" w:pos="9062"/>
        </w:tabs>
        <w:rPr>
          <w:ins w:id="200" w:author="The Si Tran" w:date="2012-12-16T10:00:00Z"/>
          <w:rFonts w:asciiTheme="minorHAnsi" w:eastAsiaTheme="minorEastAsia" w:hAnsiTheme="minorHAnsi" w:cstheme="minorBidi"/>
          <w:noProof/>
          <w:sz w:val="22"/>
        </w:rPr>
      </w:pPr>
      <w:ins w:id="201"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"_Toc343415471"</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lang w:val="pt-BR"/>
          </w:rPr>
          <w:t>3.2.</w:t>
        </w:r>
        <w:r>
          <w:rPr>
            <w:rFonts w:asciiTheme="minorHAnsi" w:eastAsiaTheme="minorEastAsia" w:hAnsiTheme="minorHAnsi" w:cstheme="minorBidi"/>
            <w:noProof/>
            <w:sz w:val="22"/>
          </w:rPr>
          <w:tab/>
        </w:r>
        <w:r w:rsidRPr="007806E9">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_Toc343415471 \h </w:instrText>
        </w:r>
        <w:r>
          <w:rPr>
            <w:noProof/>
            <w:webHidden/>
          </w:rPr>
        </w:r>
      </w:ins>
      <w:r>
        <w:rPr>
          <w:noProof/>
          <w:webHidden/>
        </w:rPr>
        <w:fldChar w:fldCharType="separate"/>
      </w:r>
      <w:ins w:id="202" w:author="The Si Tran" w:date="2012-12-16T10:00:00Z">
        <w:r>
          <w:rPr>
            <w:noProof/>
            <w:webHidden/>
          </w:rPr>
          <w:t>17</w:t>
        </w:r>
        <w:r>
          <w:rPr>
            <w:noProof/>
            <w:webHidden/>
          </w:rPr>
          <w:fldChar w:fldCharType="end"/>
        </w:r>
        <w:r w:rsidRPr="007806E9">
          <w:rPr>
            <w:rStyle w:val="Hyperlink"/>
            <w:noProof/>
          </w:rPr>
          <w:fldChar w:fldCharType="end"/>
        </w:r>
      </w:ins>
    </w:p>
    <w:p w14:paraId="50E5054C" w14:textId="77777777" w:rsidR="003343D0" w:rsidRDefault="003343D0">
      <w:pPr>
        <w:pStyle w:val="TOC2"/>
        <w:tabs>
          <w:tab w:val="left" w:pos="1320"/>
          <w:tab w:val="right" w:leader="dot" w:pos="9062"/>
        </w:tabs>
        <w:rPr>
          <w:ins w:id="203" w:author="The Si Tran" w:date="2012-12-16T10:00:00Z"/>
          <w:rFonts w:asciiTheme="minorHAnsi" w:eastAsiaTheme="minorEastAsia" w:hAnsiTheme="minorHAnsi" w:cstheme="minorBidi"/>
          <w:noProof/>
          <w:sz w:val="22"/>
        </w:rPr>
      </w:pPr>
      <w:ins w:id="204"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"_Toc343415472"</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lang w:val="pt-BR"/>
          </w:rPr>
          <w:t>3.3.</w:t>
        </w:r>
        <w:r>
          <w:rPr>
            <w:rFonts w:asciiTheme="minorHAnsi" w:eastAsiaTheme="minorEastAsia" w:hAnsiTheme="minorHAnsi" w:cstheme="minorBidi"/>
            <w:noProof/>
            <w:sz w:val="22"/>
          </w:rPr>
          <w:tab/>
        </w:r>
        <w:r w:rsidRPr="007806E9">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_Toc343415472 \h </w:instrText>
        </w:r>
        <w:r>
          <w:rPr>
            <w:noProof/>
            <w:webHidden/>
          </w:rPr>
        </w:r>
      </w:ins>
      <w:r>
        <w:rPr>
          <w:noProof/>
          <w:webHidden/>
        </w:rPr>
        <w:fldChar w:fldCharType="separate"/>
      </w:r>
      <w:ins w:id="205" w:author="The Si Tran" w:date="2012-12-16T10:00:00Z">
        <w:r>
          <w:rPr>
            <w:noProof/>
            <w:webHidden/>
          </w:rPr>
          <w:t>20</w:t>
        </w:r>
        <w:r>
          <w:rPr>
            <w:noProof/>
            <w:webHidden/>
          </w:rPr>
          <w:fldChar w:fldCharType="end"/>
        </w:r>
        <w:r w:rsidRPr="007806E9">
          <w:rPr>
            <w:rStyle w:val="Hyperlink"/>
            <w:noProof/>
          </w:rPr>
          <w:fldChar w:fldCharType="end"/>
        </w:r>
      </w:ins>
    </w:p>
    <w:p w14:paraId="7D092599" w14:textId="77777777" w:rsidR="003343D0" w:rsidRDefault="003343D0">
      <w:pPr>
        <w:pStyle w:val="TOC2"/>
        <w:tabs>
          <w:tab w:val="left" w:pos="1320"/>
          <w:tab w:val="right" w:leader="dot" w:pos="9062"/>
        </w:tabs>
        <w:rPr>
          <w:ins w:id="206" w:author="The Si Tran" w:date="2012-12-16T10:00:00Z"/>
          <w:rFonts w:asciiTheme="minorHAnsi" w:eastAsiaTheme="minorEastAsia" w:hAnsiTheme="minorHAnsi" w:cstheme="minorBidi"/>
          <w:noProof/>
          <w:sz w:val="22"/>
        </w:rPr>
      </w:pPr>
      <w:ins w:id="207"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"_Toc343415473"</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lang w:val="pt-BR"/>
          </w:rPr>
          <w:t>3.4.</w:t>
        </w:r>
        <w:r>
          <w:rPr>
            <w:rFonts w:asciiTheme="minorHAnsi" w:eastAsiaTheme="minorEastAsia" w:hAnsiTheme="minorHAnsi" w:cstheme="minorBidi"/>
            <w:noProof/>
            <w:sz w:val="22"/>
          </w:rPr>
          <w:tab/>
        </w:r>
        <w:r w:rsidRPr="007806E9">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_Toc343415473 \h </w:instrText>
        </w:r>
        <w:r>
          <w:rPr>
            <w:noProof/>
            <w:webHidden/>
          </w:rPr>
        </w:r>
      </w:ins>
      <w:r>
        <w:rPr>
          <w:noProof/>
          <w:webHidden/>
        </w:rPr>
        <w:fldChar w:fldCharType="separate"/>
      </w:r>
      <w:ins w:id="208" w:author="The Si Tran" w:date="2012-12-16T10:00:00Z">
        <w:r>
          <w:rPr>
            <w:noProof/>
            <w:webHidden/>
          </w:rPr>
          <w:t>21</w:t>
        </w:r>
        <w:r>
          <w:rPr>
            <w:noProof/>
            <w:webHidden/>
          </w:rPr>
          <w:fldChar w:fldCharType="end"/>
        </w:r>
        <w:r w:rsidRPr="007806E9">
          <w:rPr>
            <w:rStyle w:val="Hyperlink"/>
            <w:noProof/>
          </w:rPr>
          <w:fldChar w:fldCharType="end"/>
        </w:r>
      </w:ins>
    </w:p>
    <w:p w14:paraId="62F45B7C" w14:textId="77777777" w:rsidR="003343D0" w:rsidRDefault="003343D0">
      <w:pPr>
        <w:pStyle w:val="TOC2"/>
        <w:tabs>
          <w:tab w:val="left" w:pos="1320"/>
          <w:tab w:val="right" w:leader="dot" w:pos="9062"/>
        </w:tabs>
        <w:rPr>
          <w:ins w:id="209" w:author="The Si Tran" w:date="2012-12-16T10:00:00Z"/>
          <w:rFonts w:asciiTheme="minorHAnsi" w:eastAsiaTheme="minorEastAsia" w:hAnsiTheme="minorHAnsi" w:cstheme="minorBidi"/>
          <w:noProof/>
          <w:sz w:val="22"/>
        </w:rPr>
      </w:pPr>
      <w:ins w:id="210" w:author="The Si Tran" w:date="2012-12-16T10:00:00Z">
        <w:r w:rsidRPr="007806E9">
          <w:rPr>
            <w:rStyle w:val="Hyperlink"/>
            <w:noProof/>
          </w:rPr>
          <w:lastRenderedPageBreak/>
          <w:fldChar w:fldCharType="begin"/>
        </w:r>
        <w:r w:rsidRPr="007806E9">
          <w:rPr>
            <w:rStyle w:val="Hyperlink"/>
            <w:noProof/>
          </w:rPr>
          <w:instrText xml:space="preserve"> </w:instrText>
        </w:r>
        <w:r>
          <w:rPr>
            <w:noProof/>
          </w:rPr>
          <w:instrText>HYPERLINK \l "_Toc343415474"</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lang w:val="pt-BR"/>
          </w:rPr>
          <w:t>3.5.</w:t>
        </w:r>
        <w:r>
          <w:rPr>
            <w:rFonts w:asciiTheme="minorHAnsi" w:eastAsiaTheme="minorEastAsia" w:hAnsiTheme="minorHAnsi" w:cstheme="minorBidi"/>
            <w:noProof/>
            <w:sz w:val="22"/>
          </w:rPr>
          <w:tab/>
        </w:r>
        <w:r w:rsidRPr="007806E9">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_Toc343415474 \h </w:instrText>
        </w:r>
        <w:r>
          <w:rPr>
            <w:noProof/>
            <w:webHidden/>
          </w:rPr>
        </w:r>
      </w:ins>
      <w:r>
        <w:rPr>
          <w:noProof/>
          <w:webHidden/>
        </w:rPr>
        <w:fldChar w:fldCharType="separate"/>
      </w:r>
      <w:ins w:id="211" w:author="The Si Tran" w:date="2012-12-16T10:00:00Z">
        <w:r>
          <w:rPr>
            <w:noProof/>
            <w:webHidden/>
          </w:rPr>
          <w:t>22</w:t>
        </w:r>
        <w:r>
          <w:rPr>
            <w:noProof/>
            <w:webHidden/>
          </w:rPr>
          <w:fldChar w:fldCharType="end"/>
        </w:r>
        <w:r w:rsidRPr="007806E9">
          <w:rPr>
            <w:rStyle w:val="Hyperlink"/>
            <w:noProof/>
          </w:rPr>
          <w:fldChar w:fldCharType="end"/>
        </w:r>
      </w:ins>
    </w:p>
    <w:p w14:paraId="53669C75" w14:textId="77777777" w:rsidR="003343D0" w:rsidRDefault="003343D0">
      <w:pPr>
        <w:pStyle w:val="TOC2"/>
        <w:tabs>
          <w:tab w:val="left" w:pos="1320"/>
          <w:tab w:val="right" w:leader="dot" w:pos="9062"/>
        </w:tabs>
        <w:rPr>
          <w:ins w:id="212" w:author="The Si Tran" w:date="2012-12-16T10:00:00Z"/>
          <w:rFonts w:asciiTheme="minorHAnsi" w:eastAsiaTheme="minorEastAsia" w:hAnsiTheme="minorHAnsi" w:cstheme="minorBidi"/>
          <w:noProof/>
          <w:sz w:val="22"/>
        </w:rPr>
      </w:pPr>
      <w:ins w:id="213"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"_Toc343415514"</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3.6.</w:t>
        </w:r>
        <w:r>
          <w:rPr>
            <w:rFonts w:asciiTheme="minorHAnsi" w:eastAsiaTheme="minorEastAsia" w:hAnsiTheme="minorHAnsi" w:cstheme="minorBidi"/>
            <w:noProof/>
            <w:sz w:val="22"/>
          </w:rPr>
          <w:tab/>
        </w:r>
        <w:r w:rsidRPr="007806E9">
          <w:rPr>
            <w:rStyle w:val="Hyperlink"/>
            <w:noProof/>
          </w:rPr>
          <w:t>Xây dựng mô hình SARIMA</w:t>
        </w:r>
        <w:r>
          <w:rPr>
            <w:noProof/>
            <w:webHidden/>
          </w:rPr>
          <w:tab/>
        </w:r>
        <w:r>
          <w:rPr>
            <w:noProof/>
            <w:webHidden/>
          </w:rPr>
          <w:fldChar w:fldCharType="begin"/>
        </w:r>
        <w:r>
          <w:rPr>
            <w:noProof/>
            <w:webHidden/>
          </w:rPr>
          <w:instrText xml:space="preserve"> PAGEREF _Toc343415514 \h </w:instrText>
        </w:r>
        <w:r>
          <w:rPr>
            <w:noProof/>
            <w:webHidden/>
          </w:rPr>
        </w:r>
      </w:ins>
      <w:r>
        <w:rPr>
          <w:noProof/>
          <w:webHidden/>
        </w:rPr>
        <w:fldChar w:fldCharType="separate"/>
      </w:r>
      <w:ins w:id="214" w:author="The Si Tran" w:date="2012-12-16T10:00:00Z">
        <w:r>
          <w:rPr>
            <w:noProof/>
            <w:webHidden/>
          </w:rPr>
          <w:t>22</w:t>
        </w:r>
        <w:r>
          <w:rPr>
            <w:noProof/>
            <w:webHidden/>
          </w:rPr>
          <w:fldChar w:fldCharType="end"/>
        </w:r>
        <w:r w:rsidRPr="007806E9">
          <w:rPr>
            <w:rStyle w:val="Hyperlink"/>
            <w:noProof/>
          </w:rPr>
          <w:fldChar w:fldCharType="end"/>
        </w:r>
      </w:ins>
    </w:p>
    <w:p w14:paraId="228D0A60" w14:textId="77777777" w:rsidR="003343D0" w:rsidRDefault="003343D0">
      <w:pPr>
        <w:pStyle w:val="TOC3"/>
        <w:tabs>
          <w:tab w:val="left" w:pos="1760"/>
          <w:tab w:val="right" w:leader="dot" w:pos="9062"/>
        </w:tabs>
        <w:rPr>
          <w:ins w:id="215" w:author="The Si Tran" w:date="2012-12-16T10:00:00Z"/>
          <w:rFonts w:asciiTheme="minorHAnsi" w:eastAsiaTheme="minorEastAsia" w:hAnsiTheme="minorHAnsi" w:cstheme="minorBidi"/>
          <w:noProof/>
          <w:sz w:val="22"/>
        </w:rPr>
      </w:pPr>
      <w:ins w:id="216"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"_Toc343415515"</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3.6.1.</w:t>
        </w:r>
        <w:r>
          <w:rPr>
            <w:rFonts w:asciiTheme="minorHAnsi" w:eastAsiaTheme="minorEastAsia" w:hAnsiTheme="minorHAnsi" w:cstheme="minorBidi"/>
            <w:noProof/>
            <w:sz w:val="22"/>
          </w:rPr>
          <w:tab/>
        </w:r>
        <w:r w:rsidRPr="007806E9">
          <w:rPr>
            <w:rStyle w:val="Hyperlink"/>
            <w:noProof/>
          </w:rPr>
          <w:t>Thành phần nhận dạng mô hình</w:t>
        </w:r>
        <w:r>
          <w:rPr>
            <w:noProof/>
            <w:webHidden/>
          </w:rPr>
          <w:tab/>
        </w:r>
        <w:r>
          <w:rPr>
            <w:noProof/>
            <w:webHidden/>
          </w:rPr>
          <w:fldChar w:fldCharType="begin"/>
        </w:r>
        <w:r>
          <w:rPr>
            <w:noProof/>
            <w:webHidden/>
          </w:rPr>
          <w:instrText xml:space="preserve"> PAGEREF _Toc343415515 \h </w:instrText>
        </w:r>
        <w:r>
          <w:rPr>
            <w:noProof/>
            <w:webHidden/>
          </w:rPr>
        </w:r>
      </w:ins>
      <w:r>
        <w:rPr>
          <w:noProof/>
          <w:webHidden/>
        </w:rPr>
        <w:fldChar w:fldCharType="separate"/>
      </w:r>
      <w:ins w:id="217" w:author="The Si Tran" w:date="2012-12-16T10:00:00Z">
        <w:r>
          <w:rPr>
            <w:noProof/>
            <w:webHidden/>
          </w:rPr>
          <w:t>24</w:t>
        </w:r>
        <w:r>
          <w:rPr>
            <w:noProof/>
            <w:webHidden/>
          </w:rPr>
          <w:fldChar w:fldCharType="end"/>
        </w:r>
        <w:r w:rsidRPr="007806E9">
          <w:rPr>
            <w:rStyle w:val="Hyperlink"/>
            <w:noProof/>
          </w:rPr>
          <w:fldChar w:fldCharType="end"/>
        </w:r>
      </w:ins>
    </w:p>
    <w:p w14:paraId="17D3BE7F" w14:textId="77777777" w:rsidR="003343D0" w:rsidRDefault="003343D0">
      <w:pPr>
        <w:pStyle w:val="TOC3"/>
        <w:tabs>
          <w:tab w:val="left" w:pos="1760"/>
          <w:tab w:val="right" w:leader="dot" w:pos="9062"/>
        </w:tabs>
        <w:rPr>
          <w:ins w:id="218" w:author="The Si Tran" w:date="2012-12-16T10:00:00Z"/>
          <w:rFonts w:asciiTheme="minorHAnsi" w:eastAsiaTheme="minorEastAsia" w:hAnsiTheme="minorHAnsi" w:cstheme="minorBidi"/>
          <w:noProof/>
          <w:sz w:val="22"/>
        </w:rPr>
      </w:pPr>
      <w:ins w:id="219"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"_Toc343415516"</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3.6.2.</w:t>
        </w:r>
        <w:r>
          <w:rPr>
            <w:rFonts w:asciiTheme="minorHAnsi" w:eastAsiaTheme="minorEastAsia" w:hAnsiTheme="minorHAnsi" w:cstheme="minorBidi"/>
            <w:noProof/>
            <w:sz w:val="22"/>
          </w:rPr>
          <w:tab/>
        </w:r>
        <w:r w:rsidRPr="007806E9">
          <w:rPr>
            <w:rStyle w:val="Hyperlink"/>
            <w:rFonts w:eastAsia="Calibri"/>
            <w:noProof/>
          </w:rPr>
          <w:t xml:space="preserve">Thành phần </w:t>
        </w:r>
        <w:r w:rsidRPr="007806E9">
          <w:rPr>
            <w:rStyle w:val="Hyperlink"/>
            <w:noProof/>
          </w:rPr>
          <w:t>khử mùa và xu hướng</w:t>
        </w:r>
        <w:r>
          <w:rPr>
            <w:noProof/>
            <w:webHidden/>
          </w:rPr>
          <w:tab/>
        </w:r>
        <w:r>
          <w:rPr>
            <w:noProof/>
            <w:webHidden/>
          </w:rPr>
          <w:fldChar w:fldCharType="begin"/>
        </w:r>
        <w:r>
          <w:rPr>
            <w:noProof/>
            <w:webHidden/>
          </w:rPr>
          <w:instrText xml:space="preserve"> PAGEREF _Toc343415516 \h </w:instrText>
        </w:r>
        <w:r>
          <w:rPr>
            <w:noProof/>
            <w:webHidden/>
          </w:rPr>
        </w:r>
      </w:ins>
      <w:r>
        <w:rPr>
          <w:noProof/>
          <w:webHidden/>
        </w:rPr>
        <w:fldChar w:fldCharType="separate"/>
      </w:r>
      <w:ins w:id="220" w:author="The Si Tran" w:date="2012-12-16T10:00:00Z">
        <w:r>
          <w:rPr>
            <w:noProof/>
            <w:webHidden/>
          </w:rPr>
          <w:t>27</w:t>
        </w:r>
        <w:r>
          <w:rPr>
            <w:noProof/>
            <w:webHidden/>
          </w:rPr>
          <w:fldChar w:fldCharType="end"/>
        </w:r>
        <w:r w:rsidRPr="007806E9">
          <w:rPr>
            <w:rStyle w:val="Hyperlink"/>
            <w:noProof/>
          </w:rPr>
          <w:fldChar w:fldCharType="end"/>
        </w:r>
      </w:ins>
    </w:p>
    <w:p w14:paraId="313FDBC3" w14:textId="77777777" w:rsidR="003343D0" w:rsidRDefault="003343D0">
      <w:pPr>
        <w:pStyle w:val="TOC3"/>
        <w:tabs>
          <w:tab w:val="left" w:pos="1760"/>
          <w:tab w:val="right" w:leader="dot" w:pos="9062"/>
        </w:tabs>
        <w:rPr>
          <w:ins w:id="221" w:author="The Si Tran" w:date="2012-12-16T10:00:00Z"/>
          <w:rFonts w:asciiTheme="minorHAnsi" w:eastAsiaTheme="minorEastAsia" w:hAnsiTheme="minorHAnsi" w:cstheme="minorBidi"/>
          <w:noProof/>
          <w:sz w:val="22"/>
        </w:rPr>
      </w:pPr>
      <w:ins w:id="222"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"_Toc343415517"</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3.6.3.</w:t>
        </w:r>
        <w:r>
          <w:rPr>
            <w:rFonts w:asciiTheme="minorHAnsi" w:eastAsiaTheme="minorEastAsia" w:hAnsiTheme="minorHAnsi" w:cstheme="minorBidi"/>
            <w:noProof/>
            <w:sz w:val="22"/>
          </w:rPr>
          <w:tab/>
        </w:r>
        <w:r w:rsidRPr="007806E9">
          <w:rPr>
            <w:rStyle w:val="Hyperlink"/>
            <w:noProof/>
          </w:rPr>
          <w:t>Thành phần ước lượng tham số</w:t>
        </w:r>
        <w:r>
          <w:rPr>
            <w:noProof/>
            <w:webHidden/>
          </w:rPr>
          <w:tab/>
        </w:r>
        <w:r>
          <w:rPr>
            <w:noProof/>
            <w:webHidden/>
          </w:rPr>
          <w:fldChar w:fldCharType="begin"/>
        </w:r>
        <w:r>
          <w:rPr>
            <w:noProof/>
            <w:webHidden/>
          </w:rPr>
          <w:instrText xml:space="preserve"> PAGEREF _Toc343415517 \h </w:instrText>
        </w:r>
        <w:r>
          <w:rPr>
            <w:noProof/>
            <w:webHidden/>
          </w:rPr>
        </w:r>
      </w:ins>
      <w:r>
        <w:rPr>
          <w:noProof/>
          <w:webHidden/>
        </w:rPr>
        <w:fldChar w:fldCharType="separate"/>
      </w:r>
      <w:ins w:id="223" w:author="The Si Tran" w:date="2012-12-16T10:00:00Z">
        <w:r>
          <w:rPr>
            <w:noProof/>
            <w:webHidden/>
          </w:rPr>
          <w:t>28</w:t>
        </w:r>
        <w:r>
          <w:rPr>
            <w:noProof/>
            <w:webHidden/>
          </w:rPr>
          <w:fldChar w:fldCharType="end"/>
        </w:r>
        <w:r w:rsidRPr="007806E9">
          <w:rPr>
            <w:rStyle w:val="Hyperlink"/>
            <w:noProof/>
          </w:rPr>
          <w:fldChar w:fldCharType="end"/>
        </w:r>
      </w:ins>
    </w:p>
    <w:p w14:paraId="79DEA892" w14:textId="77777777" w:rsidR="003343D0" w:rsidRDefault="003343D0">
      <w:pPr>
        <w:pStyle w:val="TOC3"/>
        <w:tabs>
          <w:tab w:val="left" w:pos="1760"/>
          <w:tab w:val="right" w:leader="dot" w:pos="9062"/>
        </w:tabs>
        <w:rPr>
          <w:ins w:id="224" w:author="The Si Tran" w:date="2012-12-16T10:00:00Z"/>
          <w:rFonts w:asciiTheme="minorHAnsi" w:eastAsiaTheme="minorEastAsia" w:hAnsiTheme="minorHAnsi" w:cstheme="minorBidi"/>
          <w:noProof/>
          <w:sz w:val="22"/>
        </w:rPr>
      </w:pPr>
      <w:ins w:id="225"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"_Toc343415518"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3.6.4.</w:t>
        </w:r>
        <w:r>
          <w:rPr>
            <w:rFonts w:asciiTheme="minorHAnsi" w:eastAsiaTheme="minorEastAsia" w:hAnsiTheme="minorHAnsi" w:cstheme="minorBidi"/>
            <w:noProof/>
            <w:sz w:val="22"/>
          </w:rPr>
          <w:tab/>
        </w:r>
        <w:r w:rsidRPr="007806E9">
          <w:rPr>
            <w:rStyle w:val="Hyperlink"/>
            <w:noProof/>
          </w:rPr>
          <w:t>Thành phần dự đoán</w:t>
        </w:r>
        <w:r>
          <w:rPr>
            <w:noProof/>
            <w:webHidden/>
          </w:rPr>
          <w:tab/>
        </w:r>
        <w:r>
          <w:rPr>
            <w:noProof/>
            <w:webHidden/>
          </w:rPr>
          <w:fldChar w:fldCharType="begin"/>
        </w:r>
        <w:r>
          <w:rPr>
            <w:noProof/>
            <w:webHidden/>
          </w:rPr>
          <w:instrText xml:space="preserve"> PAGEREF _Toc343415518 \h </w:instrText>
        </w:r>
        <w:r>
          <w:rPr>
            <w:noProof/>
            <w:webHidden/>
          </w:rPr>
        </w:r>
      </w:ins>
      <w:r>
        <w:rPr>
          <w:noProof/>
          <w:webHidden/>
        </w:rPr>
        <w:fldChar w:fldCharType="separate"/>
      </w:r>
      <w:ins w:id="226" w:author="The Si Tran" w:date="2012-12-16T10:00:00Z">
        <w:r>
          <w:rPr>
            <w:noProof/>
            <w:webHidden/>
          </w:rPr>
          <w:t>29</w:t>
        </w:r>
        <w:r>
          <w:rPr>
            <w:noProof/>
            <w:webHidden/>
          </w:rPr>
          <w:fldChar w:fldCharType="end"/>
        </w:r>
        <w:r w:rsidRPr="007806E9">
          <w:rPr>
            <w:rStyle w:val="Hyperlink"/>
            <w:noProof/>
          </w:rPr>
          <w:fldChar w:fldCharType="end"/>
        </w:r>
      </w:ins>
    </w:p>
    <w:p w14:paraId="6DF5D5FB" w14:textId="77777777" w:rsidR="003343D0" w:rsidRDefault="003343D0">
      <w:pPr>
        <w:pStyle w:val="TOC2"/>
        <w:tabs>
          <w:tab w:val="left" w:pos="1320"/>
          <w:tab w:val="right" w:leader="dot" w:pos="9062"/>
        </w:tabs>
        <w:rPr>
          <w:ins w:id="227" w:author="The Si Tran" w:date="2012-12-16T10:00:00Z"/>
          <w:rFonts w:asciiTheme="minorHAnsi" w:eastAsiaTheme="minorEastAsia" w:hAnsiTheme="minorHAnsi" w:cstheme="minorBidi"/>
          <w:noProof/>
          <w:sz w:val="22"/>
        </w:rPr>
      </w:pPr>
      <w:ins w:id="228"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"_Toc343415519"</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3.7.</w:t>
        </w:r>
        <w:r>
          <w:rPr>
            <w:rFonts w:asciiTheme="minorHAnsi" w:eastAsiaTheme="minorEastAsia" w:hAnsiTheme="minorHAnsi" w:cstheme="minorBidi"/>
            <w:noProof/>
            <w:sz w:val="22"/>
          </w:rPr>
          <w:tab/>
        </w:r>
        <w:r w:rsidRPr="007806E9">
          <w:rPr>
            <w:rStyle w:val="Hyperlink"/>
            <w:noProof/>
          </w:rPr>
          <w:t>Kết luận về mô hình ARIMA</w:t>
        </w:r>
        <w:r>
          <w:rPr>
            <w:noProof/>
            <w:webHidden/>
          </w:rPr>
          <w:tab/>
        </w:r>
        <w:r>
          <w:rPr>
            <w:noProof/>
            <w:webHidden/>
          </w:rPr>
          <w:fldChar w:fldCharType="begin"/>
        </w:r>
        <w:r>
          <w:rPr>
            <w:noProof/>
            <w:webHidden/>
          </w:rPr>
          <w:instrText xml:space="preserve"> PAGEREF _Toc343415519 \h </w:instrText>
        </w:r>
        <w:r>
          <w:rPr>
            <w:noProof/>
            <w:webHidden/>
          </w:rPr>
        </w:r>
      </w:ins>
      <w:r>
        <w:rPr>
          <w:noProof/>
          <w:webHidden/>
        </w:rPr>
        <w:fldChar w:fldCharType="separate"/>
      </w:r>
      <w:ins w:id="229" w:author="The Si Tran" w:date="2012-12-16T10:00:00Z">
        <w:r>
          <w:rPr>
            <w:noProof/>
            <w:webHidden/>
          </w:rPr>
          <w:t>31</w:t>
        </w:r>
        <w:r>
          <w:rPr>
            <w:noProof/>
            <w:webHidden/>
          </w:rPr>
          <w:fldChar w:fldCharType="end"/>
        </w:r>
        <w:r w:rsidRPr="007806E9">
          <w:rPr>
            <w:rStyle w:val="Hyperlink"/>
            <w:noProof/>
          </w:rPr>
          <w:fldChar w:fldCharType="end"/>
        </w:r>
      </w:ins>
    </w:p>
    <w:p w14:paraId="0B1F0296" w14:textId="77777777" w:rsidR="003343D0" w:rsidRDefault="003343D0">
      <w:pPr>
        <w:pStyle w:val="TOC1"/>
        <w:tabs>
          <w:tab w:val="left" w:pos="1760"/>
          <w:tab w:val="right" w:leader="dot" w:pos="9062"/>
        </w:tabs>
        <w:rPr>
          <w:ins w:id="230" w:author="The Si Tran" w:date="2012-12-16T10:00:00Z"/>
          <w:rFonts w:asciiTheme="minorHAnsi" w:eastAsiaTheme="minorEastAsia" w:hAnsiTheme="minorHAnsi" w:cstheme="minorBidi"/>
          <w:noProof/>
          <w:sz w:val="22"/>
        </w:rPr>
      </w:pPr>
      <w:ins w:id="231"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"_Toc343415521"</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Chương 4</w:t>
        </w:r>
        <w:r>
          <w:rPr>
            <w:rFonts w:asciiTheme="minorHAnsi" w:eastAsiaTheme="minorEastAsia" w:hAnsiTheme="minorHAnsi" w:cstheme="minorBidi"/>
            <w:noProof/>
            <w:sz w:val="22"/>
          </w:rPr>
          <w:tab/>
        </w:r>
        <w:r w:rsidRPr="007806E9">
          <w:rPr>
            <w:rStyle w:val="Hyperlink"/>
            <w:noProof/>
          </w:rPr>
          <w:t>MÔ HÌNH ANN</w:t>
        </w:r>
        <w:r>
          <w:rPr>
            <w:noProof/>
            <w:webHidden/>
          </w:rPr>
          <w:tab/>
        </w:r>
        <w:r>
          <w:rPr>
            <w:noProof/>
            <w:webHidden/>
          </w:rPr>
          <w:fldChar w:fldCharType="begin"/>
        </w:r>
        <w:r>
          <w:rPr>
            <w:noProof/>
            <w:webHidden/>
          </w:rPr>
          <w:instrText xml:space="preserve"> PAGEREF _Toc343415521 \h </w:instrText>
        </w:r>
        <w:r>
          <w:rPr>
            <w:noProof/>
            <w:webHidden/>
          </w:rPr>
        </w:r>
      </w:ins>
      <w:r>
        <w:rPr>
          <w:noProof/>
          <w:webHidden/>
        </w:rPr>
        <w:fldChar w:fldCharType="separate"/>
      </w:r>
      <w:ins w:id="232" w:author="The Si Tran" w:date="2012-12-16T10:00:00Z">
        <w:r>
          <w:rPr>
            <w:noProof/>
            <w:webHidden/>
          </w:rPr>
          <w:t>32</w:t>
        </w:r>
        <w:r>
          <w:rPr>
            <w:noProof/>
            <w:webHidden/>
          </w:rPr>
          <w:fldChar w:fldCharType="end"/>
        </w:r>
        <w:r w:rsidRPr="007806E9">
          <w:rPr>
            <w:rStyle w:val="Hyperlink"/>
            <w:noProof/>
          </w:rPr>
          <w:fldChar w:fldCharType="end"/>
        </w:r>
      </w:ins>
    </w:p>
    <w:p w14:paraId="3FB2E678" w14:textId="77777777" w:rsidR="003343D0" w:rsidRDefault="003343D0">
      <w:pPr>
        <w:pStyle w:val="TOC2"/>
        <w:tabs>
          <w:tab w:val="left" w:pos="1320"/>
          <w:tab w:val="right" w:leader="dot" w:pos="9062"/>
        </w:tabs>
        <w:rPr>
          <w:ins w:id="233" w:author="The Si Tran" w:date="2012-12-16T10:00:00Z"/>
          <w:rFonts w:asciiTheme="minorHAnsi" w:eastAsiaTheme="minorEastAsia" w:hAnsiTheme="minorHAnsi" w:cstheme="minorBidi"/>
          <w:noProof/>
          <w:sz w:val="22"/>
        </w:rPr>
      </w:pPr>
      <w:ins w:id="234"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"_Toc343415522"</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4.1.</w:t>
        </w:r>
        <w:r>
          <w:rPr>
            <w:rFonts w:asciiTheme="minorHAnsi" w:eastAsiaTheme="minorEastAsia" w:hAnsiTheme="minorHAnsi" w:cstheme="minorBidi"/>
            <w:noProof/>
            <w:sz w:val="22"/>
          </w:rPr>
          <w:tab/>
        </w:r>
        <w:r w:rsidRPr="007806E9">
          <w:rPr>
            <w:rStyle w:val="Hyperlink"/>
            <w:noProof/>
          </w:rPr>
          <w:t>Sơ lược về mạng nơron nhân tạo</w:t>
        </w:r>
        <w:r>
          <w:rPr>
            <w:noProof/>
            <w:webHidden/>
          </w:rPr>
          <w:tab/>
        </w:r>
        <w:r>
          <w:rPr>
            <w:noProof/>
            <w:webHidden/>
          </w:rPr>
          <w:fldChar w:fldCharType="begin"/>
        </w:r>
        <w:r>
          <w:rPr>
            <w:noProof/>
            <w:webHidden/>
          </w:rPr>
          <w:instrText xml:space="preserve"> PAGEREF _Toc343415522 \h </w:instrText>
        </w:r>
        <w:r>
          <w:rPr>
            <w:noProof/>
            <w:webHidden/>
          </w:rPr>
        </w:r>
      </w:ins>
      <w:r>
        <w:rPr>
          <w:noProof/>
          <w:webHidden/>
        </w:rPr>
        <w:fldChar w:fldCharType="separate"/>
      </w:r>
      <w:ins w:id="235" w:author="The Si Tran" w:date="2012-12-16T10:00:00Z">
        <w:r>
          <w:rPr>
            <w:noProof/>
            <w:webHidden/>
          </w:rPr>
          <w:t>32</w:t>
        </w:r>
        <w:r>
          <w:rPr>
            <w:noProof/>
            <w:webHidden/>
          </w:rPr>
          <w:fldChar w:fldCharType="end"/>
        </w:r>
        <w:r w:rsidRPr="007806E9">
          <w:rPr>
            <w:rStyle w:val="Hyperlink"/>
            <w:noProof/>
          </w:rPr>
          <w:fldChar w:fldCharType="end"/>
        </w:r>
      </w:ins>
    </w:p>
    <w:p w14:paraId="4D40695A" w14:textId="77777777" w:rsidR="003343D0" w:rsidRDefault="003343D0">
      <w:pPr>
        <w:pStyle w:val="TOC2"/>
        <w:tabs>
          <w:tab w:val="left" w:pos="1320"/>
          <w:tab w:val="right" w:leader="dot" w:pos="9062"/>
        </w:tabs>
        <w:rPr>
          <w:ins w:id="236" w:author="The Si Tran" w:date="2012-12-16T10:00:00Z"/>
          <w:rFonts w:asciiTheme="minorHAnsi" w:eastAsiaTheme="minorEastAsia" w:hAnsiTheme="minorHAnsi" w:cstheme="minorBidi"/>
          <w:noProof/>
          <w:sz w:val="22"/>
        </w:rPr>
      </w:pPr>
      <w:ins w:id="237"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"_Toc343415523"</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4.2.</w:t>
        </w:r>
        <w:r>
          <w:rPr>
            <w:rFonts w:asciiTheme="minorHAnsi" w:eastAsiaTheme="minorEastAsia" w:hAnsiTheme="minorHAnsi" w:cstheme="minorBidi"/>
            <w:noProof/>
            <w:sz w:val="22"/>
          </w:rPr>
          <w:tab/>
        </w:r>
        <w:r w:rsidRPr="007806E9">
          <w:rPr>
            <w:rStyle w:val="Hyperlink"/>
            <w:noProof/>
          </w:rPr>
          <w:t>Cấu trúc về mạng nơron nhân tạo</w:t>
        </w:r>
        <w:r>
          <w:rPr>
            <w:noProof/>
            <w:webHidden/>
          </w:rPr>
          <w:tab/>
        </w:r>
        <w:r>
          <w:rPr>
            <w:noProof/>
            <w:webHidden/>
          </w:rPr>
          <w:fldChar w:fldCharType="begin"/>
        </w:r>
        <w:r>
          <w:rPr>
            <w:noProof/>
            <w:webHidden/>
          </w:rPr>
          <w:instrText xml:space="preserve"> PAGEREF _Toc343415523 \h </w:instrText>
        </w:r>
        <w:r>
          <w:rPr>
            <w:noProof/>
            <w:webHidden/>
          </w:rPr>
        </w:r>
      </w:ins>
      <w:r>
        <w:rPr>
          <w:noProof/>
          <w:webHidden/>
        </w:rPr>
        <w:fldChar w:fldCharType="separate"/>
      </w:r>
      <w:ins w:id="238" w:author="The Si Tran" w:date="2012-12-16T10:00:00Z">
        <w:r>
          <w:rPr>
            <w:noProof/>
            <w:webHidden/>
          </w:rPr>
          <w:t>33</w:t>
        </w:r>
        <w:r>
          <w:rPr>
            <w:noProof/>
            <w:webHidden/>
          </w:rPr>
          <w:fldChar w:fldCharType="end"/>
        </w:r>
        <w:r w:rsidRPr="007806E9">
          <w:rPr>
            <w:rStyle w:val="Hyperlink"/>
            <w:noProof/>
          </w:rPr>
          <w:fldChar w:fldCharType="end"/>
        </w:r>
      </w:ins>
    </w:p>
    <w:p w14:paraId="3B1680C8" w14:textId="77777777" w:rsidR="003343D0" w:rsidRDefault="003343D0">
      <w:pPr>
        <w:pStyle w:val="TOC2"/>
        <w:tabs>
          <w:tab w:val="left" w:pos="1320"/>
          <w:tab w:val="right" w:leader="dot" w:pos="9062"/>
        </w:tabs>
        <w:rPr>
          <w:ins w:id="239" w:author="The Si Tran" w:date="2012-12-16T10:00:00Z"/>
          <w:rFonts w:asciiTheme="minorHAnsi" w:eastAsiaTheme="minorEastAsia" w:hAnsiTheme="minorHAnsi" w:cstheme="minorBidi"/>
          <w:noProof/>
          <w:sz w:val="22"/>
        </w:rPr>
      </w:pPr>
      <w:ins w:id="240"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"_Toc343415524"</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4.3.</w:t>
        </w:r>
        <w:r>
          <w:rPr>
            <w:rFonts w:asciiTheme="minorHAnsi" w:eastAsiaTheme="minorEastAsia" w:hAnsiTheme="minorHAnsi" w:cstheme="minorBidi"/>
            <w:noProof/>
            <w:sz w:val="22"/>
          </w:rPr>
          <w:tab/>
        </w:r>
        <w:r w:rsidRPr="007806E9">
          <w:rPr>
            <w:rStyle w:val="Hyperlink"/>
            <w:noProof/>
          </w:rPr>
          <w:t>Nguyên tắc hoạt động và các giải thuật huấn luyện của mạng nơron nhân tạo</w:t>
        </w:r>
        <w:r>
          <w:rPr>
            <w:noProof/>
            <w:webHidden/>
          </w:rPr>
          <w:tab/>
        </w:r>
        <w:r>
          <w:rPr>
            <w:noProof/>
            <w:webHidden/>
          </w:rPr>
          <w:fldChar w:fldCharType="begin"/>
        </w:r>
        <w:r>
          <w:rPr>
            <w:noProof/>
            <w:webHidden/>
          </w:rPr>
          <w:instrText xml:space="preserve"> PAGEREF _Toc343415524 \h </w:instrText>
        </w:r>
        <w:r>
          <w:rPr>
            <w:noProof/>
            <w:webHidden/>
          </w:rPr>
        </w:r>
      </w:ins>
      <w:r>
        <w:rPr>
          <w:noProof/>
          <w:webHidden/>
        </w:rPr>
        <w:fldChar w:fldCharType="separate"/>
      </w:r>
      <w:ins w:id="241" w:author="The Si Tran" w:date="2012-12-16T10:00:00Z">
        <w:r>
          <w:rPr>
            <w:noProof/>
            <w:webHidden/>
          </w:rPr>
          <w:t>37</w:t>
        </w:r>
        <w:r>
          <w:rPr>
            <w:noProof/>
            <w:webHidden/>
          </w:rPr>
          <w:fldChar w:fldCharType="end"/>
        </w:r>
        <w:r w:rsidRPr="007806E9">
          <w:rPr>
            <w:rStyle w:val="Hyperlink"/>
            <w:noProof/>
          </w:rPr>
          <w:fldChar w:fldCharType="end"/>
        </w:r>
      </w:ins>
    </w:p>
    <w:p w14:paraId="69573F63" w14:textId="77777777" w:rsidR="003343D0" w:rsidRDefault="003343D0">
      <w:pPr>
        <w:pStyle w:val="TOC3"/>
        <w:tabs>
          <w:tab w:val="left" w:pos="1760"/>
          <w:tab w:val="right" w:leader="dot" w:pos="9062"/>
        </w:tabs>
        <w:rPr>
          <w:ins w:id="242" w:author="The Si Tran" w:date="2012-12-16T10:00:00Z"/>
          <w:rFonts w:asciiTheme="minorHAnsi" w:eastAsiaTheme="minorEastAsia" w:hAnsiTheme="minorHAnsi" w:cstheme="minorBidi"/>
          <w:noProof/>
          <w:sz w:val="22"/>
        </w:rPr>
      </w:pPr>
      <w:ins w:id="243"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"_Toc343415525"</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4.3.1.</w:t>
        </w:r>
        <w:r>
          <w:rPr>
            <w:rFonts w:asciiTheme="minorHAnsi" w:eastAsiaTheme="minorEastAsia" w:hAnsiTheme="minorHAnsi" w:cstheme="minorBidi"/>
            <w:noProof/>
            <w:sz w:val="22"/>
          </w:rPr>
          <w:tab/>
        </w:r>
        <w:r w:rsidRPr="007806E9">
          <w:rPr>
            <w:rStyle w:val="Hyperlink"/>
            <w:noProof/>
          </w:rPr>
          <w:t>Perceptron</w:t>
        </w:r>
        <w:r>
          <w:rPr>
            <w:noProof/>
            <w:webHidden/>
          </w:rPr>
          <w:tab/>
        </w:r>
        <w:r>
          <w:rPr>
            <w:noProof/>
            <w:webHidden/>
          </w:rPr>
          <w:fldChar w:fldCharType="begin"/>
        </w:r>
        <w:r>
          <w:rPr>
            <w:noProof/>
            <w:webHidden/>
          </w:rPr>
          <w:instrText xml:space="preserve"> PAGEREF _Toc343415525 \h </w:instrText>
        </w:r>
        <w:r>
          <w:rPr>
            <w:noProof/>
            <w:webHidden/>
          </w:rPr>
        </w:r>
      </w:ins>
      <w:r>
        <w:rPr>
          <w:noProof/>
          <w:webHidden/>
        </w:rPr>
        <w:fldChar w:fldCharType="separate"/>
      </w:r>
      <w:ins w:id="244" w:author="The Si Tran" w:date="2012-12-16T10:00:00Z">
        <w:r>
          <w:rPr>
            <w:noProof/>
            <w:webHidden/>
          </w:rPr>
          <w:t>37</w:t>
        </w:r>
        <w:r>
          <w:rPr>
            <w:noProof/>
            <w:webHidden/>
          </w:rPr>
          <w:fldChar w:fldCharType="end"/>
        </w:r>
        <w:r w:rsidRPr="007806E9">
          <w:rPr>
            <w:rStyle w:val="Hyperlink"/>
            <w:noProof/>
          </w:rPr>
          <w:fldChar w:fldCharType="end"/>
        </w:r>
      </w:ins>
    </w:p>
    <w:p w14:paraId="5327A4C9" w14:textId="77777777" w:rsidR="003343D0" w:rsidRDefault="003343D0">
      <w:pPr>
        <w:pStyle w:val="TOC3"/>
        <w:tabs>
          <w:tab w:val="left" w:pos="1760"/>
          <w:tab w:val="right" w:leader="dot" w:pos="9062"/>
        </w:tabs>
        <w:rPr>
          <w:ins w:id="245" w:author="The Si Tran" w:date="2012-12-16T10:00:00Z"/>
          <w:rFonts w:asciiTheme="minorHAnsi" w:eastAsiaTheme="minorEastAsia" w:hAnsiTheme="minorHAnsi" w:cstheme="minorBidi"/>
          <w:noProof/>
          <w:sz w:val="22"/>
        </w:rPr>
      </w:pPr>
      <w:ins w:id="246"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"_Toc343415526"</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4.3.2.</w:t>
        </w:r>
        <w:r>
          <w:rPr>
            <w:rFonts w:asciiTheme="minorHAnsi" w:eastAsiaTheme="minorEastAsia" w:hAnsiTheme="minorHAnsi" w:cstheme="minorBidi"/>
            <w:noProof/>
            <w:sz w:val="22"/>
          </w:rPr>
          <w:tab/>
        </w:r>
        <w:r w:rsidRPr="007806E9">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_Toc343415526 \h </w:instrText>
        </w:r>
        <w:r>
          <w:rPr>
            <w:noProof/>
            <w:webHidden/>
          </w:rPr>
        </w:r>
      </w:ins>
      <w:r>
        <w:rPr>
          <w:noProof/>
          <w:webHidden/>
        </w:rPr>
        <w:fldChar w:fldCharType="separate"/>
      </w:r>
      <w:ins w:id="247" w:author="The Si Tran" w:date="2012-12-16T10:00:00Z">
        <w:r>
          <w:rPr>
            <w:noProof/>
            <w:webHidden/>
          </w:rPr>
          <w:t>42</w:t>
        </w:r>
        <w:r>
          <w:rPr>
            <w:noProof/>
            <w:webHidden/>
          </w:rPr>
          <w:fldChar w:fldCharType="end"/>
        </w:r>
        <w:r w:rsidRPr="007806E9">
          <w:rPr>
            <w:rStyle w:val="Hyperlink"/>
            <w:noProof/>
          </w:rPr>
          <w:fldChar w:fldCharType="end"/>
        </w:r>
      </w:ins>
    </w:p>
    <w:p w14:paraId="32E99B78" w14:textId="77777777" w:rsidR="003343D0" w:rsidRDefault="003343D0">
      <w:pPr>
        <w:pStyle w:val="TOC3"/>
        <w:tabs>
          <w:tab w:val="left" w:pos="1760"/>
          <w:tab w:val="right" w:leader="dot" w:pos="9062"/>
        </w:tabs>
        <w:rPr>
          <w:ins w:id="248" w:author="The Si Tran" w:date="2012-12-16T10:00:00Z"/>
          <w:rFonts w:asciiTheme="minorHAnsi" w:eastAsiaTheme="minorEastAsia" w:hAnsiTheme="minorHAnsi" w:cstheme="minorBidi"/>
          <w:noProof/>
          <w:sz w:val="22"/>
        </w:rPr>
      </w:pPr>
      <w:ins w:id="249"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"_Toc343415527"</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4.3.3.</w:t>
        </w:r>
        <w:r>
          <w:rPr>
            <w:rFonts w:asciiTheme="minorHAnsi" w:eastAsiaTheme="minorEastAsia" w:hAnsiTheme="minorHAnsi" w:cstheme="minorBidi"/>
            <w:noProof/>
            <w:sz w:val="22"/>
          </w:rPr>
          <w:tab/>
        </w:r>
        <w:r w:rsidRPr="007806E9">
          <w:rPr>
            <w:rStyle w:val="Hyperlink"/>
            <w:noProof/>
          </w:rPr>
          <w:t>Giải thuật RPROP</w:t>
        </w:r>
        <w:r>
          <w:rPr>
            <w:noProof/>
            <w:webHidden/>
          </w:rPr>
          <w:tab/>
        </w:r>
        <w:r>
          <w:rPr>
            <w:noProof/>
            <w:webHidden/>
          </w:rPr>
          <w:fldChar w:fldCharType="begin"/>
        </w:r>
        <w:r>
          <w:rPr>
            <w:noProof/>
            <w:webHidden/>
          </w:rPr>
          <w:instrText xml:space="preserve"> PAGEREF _Toc343415527 \h </w:instrText>
        </w:r>
        <w:r>
          <w:rPr>
            <w:noProof/>
            <w:webHidden/>
          </w:rPr>
        </w:r>
      </w:ins>
      <w:r>
        <w:rPr>
          <w:noProof/>
          <w:webHidden/>
        </w:rPr>
        <w:fldChar w:fldCharType="separate"/>
      </w:r>
      <w:ins w:id="250" w:author="The Si Tran" w:date="2012-12-16T10:00:00Z">
        <w:r>
          <w:rPr>
            <w:noProof/>
            <w:webHidden/>
          </w:rPr>
          <w:t>47</w:t>
        </w:r>
        <w:r>
          <w:rPr>
            <w:noProof/>
            <w:webHidden/>
          </w:rPr>
          <w:fldChar w:fldCharType="end"/>
        </w:r>
        <w:r w:rsidRPr="007806E9">
          <w:rPr>
            <w:rStyle w:val="Hyperlink"/>
            <w:noProof/>
          </w:rPr>
          <w:fldChar w:fldCharType="end"/>
        </w:r>
      </w:ins>
    </w:p>
    <w:p w14:paraId="46FE2C60" w14:textId="77777777" w:rsidR="003343D0" w:rsidRDefault="003343D0">
      <w:pPr>
        <w:pStyle w:val="TOC3"/>
        <w:tabs>
          <w:tab w:val="left" w:pos="1760"/>
          <w:tab w:val="right" w:leader="dot" w:pos="9062"/>
        </w:tabs>
        <w:rPr>
          <w:ins w:id="251" w:author="The Si Tran" w:date="2012-12-16T10:00:00Z"/>
          <w:rFonts w:asciiTheme="minorHAnsi" w:eastAsiaTheme="minorEastAsia" w:hAnsiTheme="minorHAnsi" w:cstheme="minorBidi"/>
          <w:noProof/>
          <w:sz w:val="22"/>
        </w:rPr>
      </w:pPr>
      <w:ins w:id="252"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"_Toc343415528"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4.3.4.</w:t>
        </w:r>
        <w:r>
          <w:rPr>
            <w:rFonts w:asciiTheme="minorHAnsi" w:eastAsiaTheme="minorEastAsia" w:hAnsiTheme="minorHAnsi" w:cstheme="minorBidi"/>
            <w:noProof/>
            <w:sz w:val="22"/>
          </w:rPr>
          <w:tab/>
        </w:r>
        <w:r w:rsidRPr="007806E9">
          <w:rPr>
            <w:rStyle w:val="Hyperlink"/>
            <w:noProof/>
          </w:rPr>
          <w:t>Hiện tượng quá khớp</w:t>
        </w:r>
        <w:r>
          <w:rPr>
            <w:noProof/>
            <w:webHidden/>
          </w:rPr>
          <w:tab/>
        </w:r>
        <w:r>
          <w:rPr>
            <w:noProof/>
            <w:webHidden/>
          </w:rPr>
          <w:fldChar w:fldCharType="begin"/>
        </w:r>
        <w:r>
          <w:rPr>
            <w:noProof/>
            <w:webHidden/>
          </w:rPr>
          <w:instrText xml:space="preserve"> PAGEREF _Toc343415528 \h </w:instrText>
        </w:r>
        <w:r>
          <w:rPr>
            <w:noProof/>
            <w:webHidden/>
          </w:rPr>
        </w:r>
      </w:ins>
      <w:r>
        <w:rPr>
          <w:noProof/>
          <w:webHidden/>
        </w:rPr>
        <w:fldChar w:fldCharType="separate"/>
      </w:r>
      <w:ins w:id="253" w:author="The Si Tran" w:date="2012-12-16T10:00:00Z">
        <w:r>
          <w:rPr>
            <w:noProof/>
            <w:webHidden/>
          </w:rPr>
          <w:t>51</w:t>
        </w:r>
        <w:r>
          <w:rPr>
            <w:noProof/>
            <w:webHidden/>
          </w:rPr>
          <w:fldChar w:fldCharType="end"/>
        </w:r>
        <w:r w:rsidRPr="007806E9">
          <w:rPr>
            <w:rStyle w:val="Hyperlink"/>
            <w:noProof/>
          </w:rPr>
          <w:fldChar w:fldCharType="end"/>
        </w:r>
      </w:ins>
    </w:p>
    <w:p w14:paraId="1FF93A4A" w14:textId="77777777" w:rsidR="003343D0" w:rsidRDefault="003343D0">
      <w:pPr>
        <w:pStyle w:val="TOC2"/>
        <w:tabs>
          <w:tab w:val="left" w:pos="1320"/>
          <w:tab w:val="right" w:leader="dot" w:pos="9062"/>
        </w:tabs>
        <w:rPr>
          <w:ins w:id="254" w:author="The Si Tran" w:date="2012-12-16T10:00:00Z"/>
          <w:rFonts w:asciiTheme="minorHAnsi" w:eastAsiaTheme="minorEastAsia" w:hAnsiTheme="minorHAnsi" w:cstheme="minorBidi"/>
          <w:noProof/>
          <w:sz w:val="22"/>
        </w:rPr>
      </w:pPr>
      <w:ins w:id="255"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"_Toc343415530"</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4.4.</w:t>
        </w:r>
        <w:r>
          <w:rPr>
            <w:rFonts w:asciiTheme="minorHAnsi" w:eastAsiaTheme="minorEastAsia" w:hAnsiTheme="minorHAnsi" w:cstheme="minorBidi"/>
            <w:noProof/>
            <w:sz w:val="22"/>
          </w:rPr>
          <w:tab/>
        </w:r>
        <w:r w:rsidRPr="007806E9">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_Toc343415530 \h </w:instrText>
        </w:r>
        <w:r>
          <w:rPr>
            <w:noProof/>
            <w:webHidden/>
          </w:rPr>
        </w:r>
      </w:ins>
      <w:r>
        <w:rPr>
          <w:noProof/>
          <w:webHidden/>
        </w:rPr>
        <w:fldChar w:fldCharType="separate"/>
      </w:r>
      <w:ins w:id="256" w:author="The Si Tran" w:date="2012-12-16T10:00:00Z">
        <w:r>
          <w:rPr>
            <w:noProof/>
            <w:webHidden/>
          </w:rPr>
          <w:t>51</w:t>
        </w:r>
        <w:r>
          <w:rPr>
            <w:noProof/>
            <w:webHidden/>
          </w:rPr>
          <w:fldChar w:fldCharType="end"/>
        </w:r>
        <w:r w:rsidRPr="007806E9">
          <w:rPr>
            <w:rStyle w:val="Hyperlink"/>
            <w:noProof/>
          </w:rPr>
          <w:fldChar w:fldCharType="end"/>
        </w:r>
      </w:ins>
    </w:p>
    <w:p w14:paraId="373DF370" w14:textId="77777777" w:rsidR="003343D0" w:rsidRDefault="003343D0">
      <w:pPr>
        <w:pStyle w:val="TOC2"/>
        <w:tabs>
          <w:tab w:val="left" w:pos="1320"/>
          <w:tab w:val="right" w:leader="dot" w:pos="9062"/>
        </w:tabs>
        <w:rPr>
          <w:ins w:id="257" w:author="The Si Tran" w:date="2012-12-16T10:00:00Z"/>
          <w:rFonts w:asciiTheme="minorHAnsi" w:eastAsiaTheme="minorEastAsia" w:hAnsiTheme="minorHAnsi" w:cstheme="minorBidi"/>
          <w:noProof/>
          <w:sz w:val="22"/>
        </w:rPr>
      </w:pPr>
      <w:ins w:id="258"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"_Toc343415531"</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4.5.</w:t>
        </w:r>
        <w:r>
          <w:rPr>
            <w:rFonts w:asciiTheme="minorHAnsi" w:eastAsiaTheme="minorEastAsia" w:hAnsiTheme="minorHAnsi" w:cstheme="minorBidi"/>
            <w:noProof/>
            <w:sz w:val="22"/>
          </w:rPr>
          <w:tab/>
        </w:r>
        <w:r w:rsidRPr="007806E9">
          <w:rPr>
            <w:rStyle w:val="Hyperlink"/>
            <w:noProof/>
          </w:rPr>
          <w:t>Các bước xây dựng một mô hình mạng neuron để dự báo dữ liệu chuỗi thời gian</w:t>
        </w:r>
        <w:r>
          <w:rPr>
            <w:noProof/>
            <w:webHidden/>
          </w:rPr>
          <w:tab/>
        </w:r>
        <w:r>
          <w:rPr>
            <w:noProof/>
            <w:webHidden/>
          </w:rPr>
          <w:fldChar w:fldCharType="begin"/>
        </w:r>
        <w:r>
          <w:rPr>
            <w:noProof/>
            <w:webHidden/>
          </w:rPr>
          <w:instrText xml:space="preserve"> PAGEREF _Toc343415531 \h </w:instrText>
        </w:r>
        <w:r>
          <w:rPr>
            <w:noProof/>
            <w:webHidden/>
          </w:rPr>
        </w:r>
      </w:ins>
      <w:r>
        <w:rPr>
          <w:noProof/>
          <w:webHidden/>
        </w:rPr>
        <w:fldChar w:fldCharType="separate"/>
      </w:r>
      <w:ins w:id="259" w:author="The Si Tran" w:date="2012-12-16T10:00:00Z">
        <w:r>
          <w:rPr>
            <w:noProof/>
            <w:webHidden/>
          </w:rPr>
          <w:t>52</w:t>
        </w:r>
        <w:r>
          <w:rPr>
            <w:noProof/>
            <w:webHidden/>
          </w:rPr>
          <w:fldChar w:fldCharType="end"/>
        </w:r>
        <w:r w:rsidRPr="007806E9">
          <w:rPr>
            <w:rStyle w:val="Hyperlink"/>
            <w:noProof/>
          </w:rPr>
          <w:fldChar w:fldCharType="end"/>
        </w:r>
      </w:ins>
    </w:p>
    <w:p w14:paraId="5EB0DF43" w14:textId="77777777" w:rsidR="003343D0" w:rsidRDefault="003343D0">
      <w:pPr>
        <w:pStyle w:val="TOC3"/>
        <w:tabs>
          <w:tab w:val="left" w:pos="1760"/>
          <w:tab w:val="right" w:leader="dot" w:pos="9062"/>
        </w:tabs>
        <w:rPr>
          <w:ins w:id="260" w:author="The Si Tran" w:date="2012-12-16T10:00:00Z"/>
          <w:rFonts w:asciiTheme="minorHAnsi" w:eastAsiaTheme="minorEastAsia" w:hAnsiTheme="minorHAnsi" w:cstheme="minorBidi"/>
          <w:noProof/>
          <w:sz w:val="22"/>
        </w:rPr>
      </w:pPr>
      <w:ins w:id="261"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"_Toc343415532"</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4.5.1.</w:t>
        </w:r>
        <w:r>
          <w:rPr>
            <w:rFonts w:asciiTheme="minorHAnsi" w:eastAsiaTheme="minorEastAsia" w:hAnsiTheme="minorHAnsi" w:cstheme="minorBidi"/>
            <w:noProof/>
            <w:sz w:val="22"/>
          </w:rPr>
          <w:tab/>
        </w:r>
        <w:r w:rsidRPr="007806E9">
          <w:rPr>
            <w:rStyle w:val="Hyperlink"/>
            <w:noProof/>
          </w:rPr>
          <w:t>Lựa chọn các biến</w:t>
        </w:r>
        <w:r>
          <w:rPr>
            <w:noProof/>
            <w:webHidden/>
          </w:rPr>
          <w:tab/>
        </w:r>
        <w:r>
          <w:rPr>
            <w:noProof/>
            <w:webHidden/>
          </w:rPr>
          <w:fldChar w:fldCharType="begin"/>
        </w:r>
        <w:r>
          <w:rPr>
            <w:noProof/>
            <w:webHidden/>
          </w:rPr>
          <w:instrText xml:space="preserve"> PAGEREF _Toc343415532 \h </w:instrText>
        </w:r>
        <w:r>
          <w:rPr>
            <w:noProof/>
            <w:webHidden/>
          </w:rPr>
        </w:r>
      </w:ins>
      <w:r>
        <w:rPr>
          <w:noProof/>
          <w:webHidden/>
        </w:rPr>
        <w:fldChar w:fldCharType="separate"/>
      </w:r>
      <w:ins w:id="262" w:author="The Si Tran" w:date="2012-12-16T10:00:00Z">
        <w:r>
          <w:rPr>
            <w:noProof/>
            <w:webHidden/>
          </w:rPr>
          <w:t>53</w:t>
        </w:r>
        <w:r>
          <w:rPr>
            <w:noProof/>
            <w:webHidden/>
          </w:rPr>
          <w:fldChar w:fldCharType="end"/>
        </w:r>
        <w:r w:rsidRPr="007806E9">
          <w:rPr>
            <w:rStyle w:val="Hyperlink"/>
            <w:noProof/>
          </w:rPr>
          <w:fldChar w:fldCharType="end"/>
        </w:r>
      </w:ins>
    </w:p>
    <w:p w14:paraId="4271E36F" w14:textId="77777777" w:rsidR="003343D0" w:rsidRDefault="003343D0">
      <w:pPr>
        <w:pStyle w:val="TOC3"/>
        <w:tabs>
          <w:tab w:val="left" w:pos="1760"/>
          <w:tab w:val="right" w:leader="dot" w:pos="9062"/>
        </w:tabs>
        <w:rPr>
          <w:ins w:id="263" w:author="The Si Tran" w:date="2012-12-16T10:00:00Z"/>
          <w:rFonts w:asciiTheme="minorHAnsi" w:eastAsiaTheme="minorEastAsia" w:hAnsiTheme="minorHAnsi" w:cstheme="minorBidi"/>
          <w:noProof/>
          <w:sz w:val="22"/>
        </w:rPr>
      </w:pPr>
      <w:ins w:id="264"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"_Toc343415533"</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4.5.2.</w:t>
        </w:r>
        <w:r>
          <w:rPr>
            <w:rFonts w:asciiTheme="minorHAnsi" w:eastAsiaTheme="minorEastAsia" w:hAnsiTheme="minorHAnsi" w:cstheme="minorBidi"/>
            <w:noProof/>
            <w:sz w:val="22"/>
          </w:rPr>
          <w:tab/>
        </w:r>
        <w:r w:rsidRPr="007806E9">
          <w:rPr>
            <w:rStyle w:val="Hyperlink"/>
            <w:noProof/>
            <w:lang w:val="fr-FR"/>
          </w:rPr>
          <w:t>Thu thập dữ liệu</w:t>
        </w:r>
        <w:r>
          <w:rPr>
            <w:noProof/>
            <w:webHidden/>
          </w:rPr>
          <w:tab/>
        </w:r>
        <w:r>
          <w:rPr>
            <w:noProof/>
            <w:webHidden/>
          </w:rPr>
          <w:fldChar w:fldCharType="begin"/>
        </w:r>
        <w:r>
          <w:rPr>
            <w:noProof/>
            <w:webHidden/>
          </w:rPr>
          <w:instrText xml:space="preserve"> PAGEREF _Toc343415533 \h </w:instrText>
        </w:r>
        <w:r>
          <w:rPr>
            <w:noProof/>
            <w:webHidden/>
          </w:rPr>
        </w:r>
      </w:ins>
      <w:r>
        <w:rPr>
          <w:noProof/>
          <w:webHidden/>
        </w:rPr>
        <w:fldChar w:fldCharType="separate"/>
      </w:r>
      <w:ins w:id="265" w:author="The Si Tran" w:date="2012-12-16T10:00:00Z">
        <w:r>
          <w:rPr>
            <w:noProof/>
            <w:webHidden/>
          </w:rPr>
          <w:t>53</w:t>
        </w:r>
        <w:r>
          <w:rPr>
            <w:noProof/>
            <w:webHidden/>
          </w:rPr>
          <w:fldChar w:fldCharType="end"/>
        </w:r>
        <w:r w:rsidRPr="007806E9">
          <w:rPr>
            <w:rStyle w:val="Hyperlink"/>
            <w:noProof/>
          </w:rPr>
          <w:fldChar w:fldCharType="end"/>
        </w:r>
      </w:ins>
    </w:p>
    <w:p w14:paraId="262EE7DA" w14:textId="77777777" w:rsidR="003343D0" w:rsidRDefault="003343D0">
      <w:pPr>
        <w:pStyle w:val="TOC3"/>
        <w:tabs>
          <w:tab w:val="left" w:pos="1760"/>
          <w:tab w:val="right" w:leader="dot" w:pos="9062"/>
        </w:tabs>
        <w:rPr>
          <w:ins w:id="266" w:author="The Si Tran" w:date="2012-12-16T10:00:00Z"/>
          <w:rFonts w:asciiTheme="minorHAnsi" w:eastAsiaTheme="minorEastAsia" w:hAnsiTheme="minorHAnsi" w:cstheme="minorBidi"/>
          <w:noProof/>
          <w:sz w:val="22"/>
        </w:rPr>
      </w:pPr>
      <w:ins w:id="267"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"_Toc343415534"</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4.5.3.</w:t>
        </w:r>
        <w:r>
          <w:rPr>
            <w:rFonts w:asciiTheme="minorHAnsi" w:eastAsiaTheme="minorEastAsia" w:hAnsiTheme="minorHAnsi" w:cstheme="minorBidi"/>
            <w:noProof/>
            <w:sz w:val="22"/>
          </w:rPr>
          <w:tab/>
        </w:r>
        <w:r w:rsidRPr="007806E9">
          <w:rPr>
            <w:rStyle w:val="Hyperlink"/>
            <w:noProof/>
          </w:rPr>
          <w:t>Tiền xử lý dữ liệu</w:t>
        </w:r>
        <w:r>
          <w:rPr>
            <w:noProof/>
            <w:webHidden/>
          </w:rPr>
          <w:tab/>
        </w:r>
        <w:r>
          <w:rPr>
            <w:noProof/>
            <w:webHidden/>
          </w:rPr>
          <w:fldChar w:fldCharType="begin"/>
        </w:r>
        <w:r>
          <w:rPr>
            <w:noProof/>
            <w:webHidden/>
          </w:rPr>
          <w:instrText xml:space="preserve"> PAGEREF _Toc343415534 \h </w:instrText>
        </w:r>
        <w:r>
          <w:rPr>
            <w:noProof/>
            <w:webHidden/>
          </w:rPr>
        </w:r>
      </w:ins>
      <w:r>
        <w:rPr>
          <w:noProof/>
          <w:webHidden/>
        </w:rPr>
        <w:fldChar w:fldCharType="separate"/>
      </w:r>
      <w:ins w:id="268" w:author="The Si Tran" w:date="2012-12-16T10:00:00Z">
        <w:r>
          <w:rPr>
            <w:noProof/>
            <w:webHidden/>
          </w:rPr>
          <w:t>54</w:t>
        </w:r>
        <w:r>
          <w:rPr>
            <w:noProof/>
            <w:webHidden/>
          </w:rPr>
          <w:fldChar w:fldCharType="end"/>
        </w:r>
        <w:r w:rsidRPr="007806E9">
          <w:rPr>
            <w:rStyle w:val="Hyperlink"/>
            <w:noProof/>
          </w:rPr>
          <w:fldChar w:fldCharType="end"/>
        </w:r>
      </w:ins>
    </w:p>
    <w:p w14:paraId="70815775" w14:textId="77777777" w:rsidR="003343D0" w:rsidRDefault="003343D0">
      <w:pPr>
        <w:pStyle w:val="TOC3"/>
        <w:tabs>
          <w:tab w:val="left" w:pos="1760"/>
          <w:tab w:val="right" w:leader="dot" w:pos="9062"/>
        </w:tabs>
        <w:rPr>
          <w:ins w:id="269" w:author="The Si Tran" w:date="2012-12-16T10:00:00Z"/>
          <w:rFonts w:asciiTheme="minorHAnsi" w:eastAsiaTheme="minorEastAsia" w:hAnsiTheme="minorHAnsi" w:cstheme="minorBidi"/>
          <w:noProof/>
          <w:sz w:val="22"/>
        </w:rPr>
      </w:pPr>
      <w:ins w:id="270"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"_Toc343415535"</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4.5.4.</w:t>
        </w:r>
        <w:r>
          <w:rPr>
            <w:rFonts w:asciiTheme="minorHAnsi" w:eastAsiaTheme="minorEastAsia" w:hAnsiTheme="minorHAnsi" w:cstheme="minorBidi"/>
            <w:noProof/>
            <w:sz w:val="22"/>
          </w:rPr>
          <w:tab/>
        </w:r>
        <w:r w:rsidRPr="007806E9">
          <w:rPr>
            <w:rStyle w:val="Hyperlink"/>
            <w:noProof/>
          </w:rPr>
          <w:t>Phân chia tập dữ liệu</w:t>
        </w:r>
        <w:r>
          <w:rPr>
            <w:noProof/>
            <w:webHidden/>
          </w:rPr>
          <w:tab/>
        </w:r>
        <w:r>
          <w:rPr>
            <w:noProof/>
            <w:webHidden/>
          </w:rPr>
          <w:fldChar w:fldCharType="begin"/>
        </w:r>
        <w:r>
          <w:rPr>
            <w:noProof/>
            <w:webHidden/>
          </w:rPr>
          <w:instrText xml:space="preserve"> PAGEREF _Toc343415535 \h </w:instrText>
        </w:r>
        <w:r>
          <w:rPr>
            <w:noProof/>
            <w:webHidden/>
          </w:rPr>
        </w:r>
      </w:ins>
      <w:r>
        <w:rPr>
          <w:noProof/>
          <w:webHidden/>
        </w:rPr>
        <w:fldChar w:fldCharType="separate"/>
      </w:r>
      <w:ins w:id="271" w:author="The Si Tran" w:date="2012-12-16T10:00:00Z">
        <w:r>
          <w:rPr>
            <w:noProof/>
            <w:webHidden/>
          </w:rPr>
          <w:t>54</w:t>
        </w:r>
        <w:r>
          <w:rPr>
            <w:noProof/>
            <w:webHidden/>
          </w:rPr>
          <w:fldChar w:fldCharType="end"/>
        </w:r>
        <w:r w:rsidRPr="007806E9">
          <w:rPr>
            <w:rStyle w:val="Hyperlink"/>
            <w:noProof/>
          </w:rPr>
          <w:fldChar w:fldCharType="end"/>
        </w:r>
      </w:ins>
    </w:p>
    <w:p w14:paraId="2D05055D" w14:textId="77777777" w:rsidR="003343D0" w:rsidRDefault="003343D0">
      <w:pPr>
        <w:pStyle w:val="TOC3"/>
        <w:tabs>
          <w:tab w:val="left" w:pos="1760"/>
          <w:tab w:val="right" w:leader="dot" w:pos="9062"/>
        </w:tabs>
        <w:rPr>
          <w:ins w:id="272" w:author="The Si Tran" w:date="2012-12-16T10:00:00Z"/>
          <w:rFonts w:asciiTheme="minorHAnsi" w:eastAsiaTheme="minorEastAsia" w:hAnsiTheme="minorHAnsi" w:cstheme="minorBidi"/>
          <w:noProof/>
          <w:sz w:val="22"/>
        </w:rPr>
      </w:pPr>
      <w:ins w:id="273"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"_Toc343415536"</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4.5.5.</w:t>
        </w:r>
        <w:r>
          <w:rPr>
            <w:rFonts w:asciiTheme="minorHAnsi" w:eastAsiaTheme="minorEastAsia" w:hAnsiTheme="minorHAnsi" w:cstheme="minorBidi"/>
            <w:noProof/>
            <w:sz w:val="22"/>
          </w:rPr>
          <w:tab/>
        </w:r>
        <w:r w:rsidRPr="007806E9">
          <w:rPr>
            <w:rStyle w:val="Hyperlink"/>
            <w:noProof/>
          </w:rPr>
          <w:t>Xây dựng cấu trúc mạng</w:t>
        </w:r>
        <w:r>
          <w:rPr>
            <w:noProof/>
            <w:webHidden/>
          </w:rPr>
          <w:tab/>
        </w:r>
        <w:r>
          <w:rPr>
            <w:noProof/>
            <w:webHidden/>
          </w:rPr>
          <w:fldChar w:fldCharType="begin"/>
        </w:r>
        <w:r>
          <w:rPr>
            <w:noProof/>
            <w:webHidden/>
          </w:rPr>
          <w:instrText xml:space="preserve"> PAGEREF _Toc343415536 \h </w:instrText>
        </w:r>
        <w:r>
          <w:rPr>
            <w:noProof/>
            <w:webHidden/>
          </w:rPr>
        </w:r>
      </w:ins>
      <w:r>
        <w:rPr>
          <w:noProof/>
          <w:webHidden/>
        </w:rPr>
        <w:fldChar w:fldCharType="separate"/>
      </w:r>
      <w:ins w:id="274" w:author="The Si Tran" w:date="2012-12-16T10:00:00Z">
        <w:r>
          <w:rPr>
            <w:noProof/>
            <w:webHidden/>
          </w:rPr>
          <w:t>56</w:t>
        </w:r>
        <w:r>
          <w:rPr>
            <w:noProof/>
            <w:webHidden/>
          </w:rPr>
          <w:fldChar w:fldCharType="end"/>
        </w:r>
        <w:r w:rsidRPr="007806E9">
          <w:rPr>
            <w:rStyle w:val="Hyperlink"/>
            <w:noProof/>
          </w:rPr>
          <w:fldChar w:fldCharType="end"/>
        </w:r>
      </w:ins>
    </w:p>
    <w:p w14:paraId="34AB7CF4" w14:textId="77777777" w:rsidR="003343D0" w:rsidRDefault="003343D0">
      <w:pPr>
        <w:pStyle w:val="TOC3"/>
        <w:tabs>
          <w:tab w:val="left" w:pos="1760"/>
          <w:tab w:val="right" w:leader="dot" w:pos="9062"/>
        </w:tabs>
        <w:rPr>
          <w:ins w:id="275" w:author="The Si Tran" w:date="2012-12-16T10:00:00Z"/>
          <w:rFonts w:asciiTheme="minorHAnsi" w:eastAsiaTheme="minorEastAsia" w:hAnsiTheme="minorHAnsi" w:cstheme="minorBidi"/>
          <w:noProof/>
          <w:sz w:val="22"/>
        </w:rPr>
      </w:pPr>
      <w:ins w:id="276"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"_Toc343415537"</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4.5.6.</w:t>
        </w:r>
        <w:r>
          <w:rPr>
            <w:rFonts w:asciiTheme="minorHAnsi" w:eastAsiaTheme="minorEastAsia" w:hAnsiTheme="minorHAnsi" w:cstheme="minorBidi"/>
            <w:noProof/>
            <w:sz w:val="22"/>
          </w:rPr>
          <w:tab/>
        </w:r>
        <w:r w:rsidRPr="007806E9">
          <w:rPr>
            <w:rStyle w:val="Hyperlink"/>
            <w:noProof/>
          </w:rPr>
          <w:t>Xác định tiêu chuẩn đánh giá</w:t>
        </w:r>
        <w:r>
          <w:rPr>
            <w:noProof/>
            <w:webHidden/>
          </w:rPr>
          <w:tab/>
        </w:r>
        <w:r>
          <w:rPr>
            <w:noProof/>
            <w:webHidden/>
          </w:rPr>
          <w:fldChar w:fldCharType="begin"/>
        </w:r>
        <w:r>
          <w:rPr>
            <w:noProof/>
            <w:webHidden/>
          </w:rPr>
          <w:instrText xml:space="preserve"> PAGEREF _Toc343415537 \h </w:instrText>
        </w:r>
        <w:r>
          <w:rPr>
            <w:noProof/>
            <w:webHidden/>
          </w:rPr>
        </w:r>
      </w:ins>
      <w:r>
        <w:rPr>
          <w:noProof/>
          <w:webHidden/>
        </w:rPr>
        <w:fldChar w:fldCharType="separate"/>
      </w:r>
      <w:ins w:id="277" w:author="The Si Tran" w:date="2012-12-16T10:00:00Z">
        <w:r>
          <w:rPr>
            <w:noProof/>
            <w:webHidden/>
          </w:rPr>
          <w:t>57</w:t>
        </w:r>
        <w:r>
          <w:rPr>
            <w:noProof/>
            <w:webHidden/>
          </w:rPr>
          <w:fldChar w:fldCharType="end"/>
        </w:r>
        <w:r w:rsidRPr="007806E9">
          <w:rPr>
            <w:rStyle w:val="Hyperlink"/>
            <w:noProof/>
          </w:rPr>
          <w:fldChar w:fldCharType="end"/>
        </w:r>
      </w:ins>
    </w:p>
    <w:p w14:paraId="31E57103" w14:textId="77777777" w:rsidR="003343D0" w:rsidRDefault="003343D0">
      <w:pPr>
        <w:pStyle w:val="TOC3"/>
        <w:tabs>
          <w:tab w:val="left" w:pos="1760"/>
          <w:tab w:val="right" w:leader="dot" w:pos="9062"/>
        </w:tabs>
        <w:rPr>
          <w:ins w:id="278" w:author="The Si Tran" w:date="2012-12-16T10:00:00Z"/>
          <w:rFonts w:asciiTheme="minorHAnsi" w:eastAsiaTheme="minorEastAsia" w:hAnsiTheme="minorHAnsi" w:cstheme="minorBidi"/>
          <w:noProof/>
          <w:sz w:val="22"/>
        </w:rPr>
      </w:pPr>
      <w:ins w:id="279" w:author="The Si Tran" w:date="2012-12-16T10:00:00Z">
        <w:r w:rsidRPr="007806E9">
          <w:rPr>
            <w:rStyle w:val="Hyperlink"/>
            <w:noProof/>
          </w:rPr>
          <w:lastRenderedPageBreak/>
          <w:fldChar w:fldCharType="begin"/>
        </w:r>
        <w:r w:rsidRPr="007806E9">
          <w:rPr>
            <w:rStyle w:val="Hyperlink"/>
            <w:noProof/>
          </w:rPr>
          <w:instrText xml:space="preserve"> </w:instrText>
        </w:r>
        <w:r>
          <w:rPr>
            <w:noProof/>
          </w:rPr>
          <w:instrText>HYPERLINK \l "_Toc343415538"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lang w:val="fr-FR"/>
          </w:rPr>
          <w:t>4.5.7.</w:t>
        </w:r>
        <w:r>
          <w:rPr>
            <w:rFonts w:asciiTheme="minorHAnsi" w:eastAsiaTheme="minorEastAsia" w:hAnsiTheme="minorHAnsi" w:cstheme="minorBidi"/>
            <w:noProof/>
            <w:sz w:val="22"/>
          </w:rPr>
          <w:tab/>
        </w:r>
        <w:r w:rsidRPr="007806E9">
          <w:rPr>
            <w:rStyle w:val="Hyperlink"/>
            <w:noProof/>
            <w:lang w:val="fr-FR"/>
          </w:rPr>
          <w:t>Huấn luyện mạng</w:t>
        </w:r>
        <w:r>
          <w:rPr>
            <w:noProof/>
            <w:webHidden/>
          </w:rPr>
          <w:tab/>
        </w:r>
        <w:r>
          <w:rPr>
            <w:noProof/>
            <w:webHidden/>
          </w:rPr>
          <w:fldChar w:fldCharType="begin"/>
        </w:r>
        <w:r>
          <w:rPr>
            <w:noProof/>
            <w:webHidden/>
          </w:rPr>
          <w:instrText xml:space="preserve"> PAGEREF _Toc343415538 \h </w:instrText>
        </w:r>
        <w:r>
          <w:rPr>
            <w:noProof/>
            <w:webHidden/>
          </w:rPr>
        </w:r>
      </w:ins>
      <w:r>
        <w:rPr>
          <w:noProof/>
          <w:webHidden/>
        </w:rPr>
        <w:fldChar w:fldCharType="separate"/>
      </w:r>
      <w:ins w:id="280" w:author="The Si Tran" w:date="2012-12-16T10:00:00Z">
        <w:r>
          <w:rPr>
            <w:noProof/>
            <w:webHidden/>
          </w:rPr>
          <w:t>57</w:t>
        </w:r>
        <w:r>
          <w:rPr>
            <w:noProof/>
            <w:webHidden/>
          </w:rPr>
          <w:fldChar w:fldCharType="end"/>
        </w:r>
        <w:r w:rsidRPr="007806E9">
          <w:rPr>
            <w:rStyle w:val="Hyperlink"/>
            <w:noProof/>
          </w:rPr>
          <w:fldChar w:fldCharType="end"/>
        </w:r>
      </w:ins>
    </w:p>
    <w:p w14:paraId="4A2D47CC" w14:textId="77777777" w:rsidR="003343D0" w:rsidRDefault="003343D0">
      <w:pPr>
        <w:pStyle w:val="TOC3"/>
        <w:tabs>
          <w:tab w:val="left" w:pos="1760"/>
          <w:tab w:val="right" w:leader="dot" w:pos="9062"/>
        </w:tabs>
        <w:rPr>
          <w:ins w:id="281" w:author="The Si Tran" w:date="2012-12-16T10:00:00Z"/>
          <w:rFonts w:asciiTheme="minorHAnsi" w:eastAsiaTheme="minorEastAsia" w:hAnsiTheme="minorHAnsi" w:cstheme="minorBidi"/>
          <w:noProof/>
          <w:sz w:val="22"/>
        </w:rPr>
      </w:pPr>
      <w:ins w:id="282"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"_Toc343415539"</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lang w:val="fr-FR"/>
          </w:rPr>
          <w:t>4.5.8.</w:t>
        </w:r>
        <w:r>
          <w:rPr>
            <w:rFonts w:asciiTheme="minorHAnsi" w:eastAsiaTheme="minorEastAsia" w:hAnsiTheme="minorHAnsi" w:cstheme="minorBidi"/>
            <w:noProof/>
            <w:sz w:val="22"/>
          </w:rPr>
          <w:tab/>
        </w:r>
        <w:r w:rsidRPr="007806E9">
          <w:rPr>
            <w:rStyle w:val="Hyperlink"/>
            <w:noProof/>
            <w:lang w:val="fr-FR"/>
          </w:rPr>
          <w:t>Dự đoán và cải tiến</w:t>
        </w:r>
        <w:r>
          <w:rPr>
            <w:noProof/>
            <w:webHidden/>
          </w:rPr>
          <w:tab/>
        </w:r>
        <w:r>
          <w:rPr>
            <w:noProof/>
            <w:webHidden/>
          </w:rPr>
          <w:fldChar w:fldCharType="begin"/>
        </w:r>
        <w:r>
          <w:rPr>
            <w:noProof/>
            <w:webHidden/>
          </w:rPr>
          <w:instrText xml:space="preserve"> PAGEREF _Toc343415539 \h </w:instrText>
        </w:r>
        <w:r>
          <w:rPr>
            <w:noProof/>
            <w:webHidden/>
          </w:rPr>
        </w:r>
      </w:ins>
      <w:r>
        <w:rPr>
          <w:noProof/>
          <w:webHidden/>
        </w:rPr>
        <w:fldChar w:fldCharType="separate"/>
      </w:r>
      <w:ins w:id="283" w:author="The Si Tran" w:date="2012-12-16T10:00:00Z">
        <w:r>
          <w:rPr>
            <w:noProof/>
            <w:webHidden/>
          </w:rPr>
          <w:t>58</w:t>
        </w:r>
        <w:r>
          <w:rPr>
            <w:noProof/>
            <w:webHidden/>
          </w:rPr>
          <w:fldChar w:fldCharType="end"/>
        </w:r>
        <w:r w:rsidRPr="007806E9">
          <w:rPr>
            <w:rStyle w:val="Hyperlink"/>
            <w:noProof/>
          </w:rPr>
          <w:fldChar w:fldCharType="end"/>
        </w:r>
      </w:ins>
    </w:p>
    <w:p w14:paraId="4628306E" w14:textId="77777777" w:rsidR="003343D0" w:rsidRDefault="003343D0">
      <w:pPr>
        <w:pStyle w:val="TOC2"/>
        <w:tabs>
          <w:tab w:val="left" w:pos="1320"/>
          <w:tab w:val="right" w:leader="dot" w:pos="9062"/>
        </w:tabs>
        <w:rPr>
          <w:ins w:id="284" w:author="The Si Tran" w:date="2012-12-16T10:00:00Z"/>
          <w:rFonts w:asciiTheme="minorHAnsi" w:eastAsiaTheme="minorEastAsia" w:hAnsiTheme="minorHAnsi" w:cstheme="minorBidi"/>
          <w:noProof/>
          <w:sz w:val="22"/>
        </w:rPr>
      </w:pPr>
      <w:ins w:id="285"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"_Toc343415542"</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4.6.</w:t>
        </w:r>
        <w:r>
          <w:rPr>
            <w:rFonts w:asciiTheme="minorHAnsi" w:eastAsiaTheme="minorEastAsia" w:hAnsiTheme="minorHAnsi" w:cstheme="minorBidi"/>
            <w:noProof/>
            <w:sz w:val="22"/>
          </w:rPr>
          <w:tab/>
        </w:r>
        <w:r w:rsidRPr="007806E9">
          <w:rPr>
            <w:rStyle w:val="Hyperlink"/>
            <w:noProof/>
          </w:rPr>
          <w:t>Kết luận</w:t>
        </w:r>
        <w:r>
          <w:rPr>
            <w:noProof/>
            <w:webHidden/>
          </w:rPr>
          <w:tab/>
        </w:r>
        <w:r>
          <w:rPr>
            <w:noProof/>
            <w:webHidden/>
          </w:rPr>
          <w:fldChar w:fldCharType="begin"/>
        </w:r>
        <w:r>
          <w:rPr>
            <w:noProof/>
            <w:webHidden/>
          </w:rPr>
          <w:instrText xml:space="preserve"> PAGEREF _Toc343415542 \h </w:instrText>
        </w:r>
        <w:r>
          <w:rPr>
            <w:noProof/>
            <w:webHidden/>
          </w:rPr>
        </w:r>
      </w:ins>
      <w:r>
        <w:rPr>
          <w:noProof/>
          <w:webHidden/>
        </w:rPr>
        <w:fldChar w:fldCharType="separate"/>
      </w:r>
      <w:ins w:id="286" w:author="The Si Tran" w:date="2012-12-16T10:00:00Z">
        <w:r>
          <w:rPr>
            <w:noProof/>
            <w:webHidden/>
          </w:rPr>
          <w:t>58</w:t>
        </w:r>
        <w:r>
          <w:rPr>
            <w:noProof/>
            <w:webHidden/>
          </w:rPr>
          <w:fldChar w:fldCharType="end"/>
        </w:r>
        <w:r w:rsidRPr="007806E9">
          <w:rPr>
            <w:rStyle w:val="Hyperlink"/>
            <w:noProof/>
          </w:rPr>
          <w:fldChar w:fldCharType="end"/>
        </w:r>
      </w:ins>
    </w:p>
    <w:p w14:paraId="0ED6C534" w14:textId="77777777" w:rsidR="003343D0" w:rsidRDefault="003343D0">
      <w:pPr>
        <w:pStyle w:val="TOC1"/>
        <w:tabs>
          <w:tab w:val="left" w:pos="1760"/>
          <w:tab w:val="right" w:leader="dot" w:pos="9062"/>
        </w:tabs>
        <w:rPr>
          <w:ins w:id="287" w:author="The Si Tran" w:date="2012-12-16T10:00:00Z"/>
          <w:rFonts w:asciiTheme="minorHAnsi" w:eastAsiaTheme="minorEastAsia" w:hAnsiTheme="minorHAnsi" w:cstheme="minorBidi"/>
          <w:noProof/>
          <w:sz w:val="22"/>
        </w:rPr>
      </w:pPr>
      <w:ins w:id="288"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"_Toc343415544"</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Chương 5</w:t>
        </w:r>
        <w:r>
          <w:rPr>
            <w:rFonts w:asciiTheme="minorHAnsi" w:eastAsiaTheme="minorEastAsia" w:hAnsiTheme="minorHAnsi" w:cstheme="minorBidi"/>
            <w:noProof/>
            <w:sz w:val="22"/>
          </w:rPr>
          <w:tab/>
        </w:r>
        <w:r w:rsidRPr="007806E9">
          <w:rPr>
            <w:rStyle w:val="Hyperlink"/>
            <w:noProof/>
          </w:rPr>
          <w:t>MÔ HÌNH KẾT HỢP ARIMA VÀ ANN</w:t>
        </w:r>
        <w:r>
          <w:rPr>
            <w:noProof/>
            <w:webHidden/>
          </w:rPr>
          <w:tab/>
        </w:r>
        <w:r>
          <w:rPr>
            <w:noProof/>
            <w:webHidden/>
          </w:rPr>
          <w:fldChar w:fldCharType="begin"/>
        </w:r>
        <w:r>
          <w:rPr>
            <w:noProof/>
            <w:webHidden/>
          </w:rPr>
          <w:instrText xml:space="preserve"> PAGEREF _Toc343415544 \h </w:instrText>
        </w:r>
        <w:r>
          <w:rPr>
            <w:noProof/>
            <w:webHidden/>
          </w:rPr>
        </w:r>
      </w:ins>
      <w:r>
        <w:rPr>
          <w:noProof/>
          <w:webHidden/>
        </w:rPr>
        <w:fldChar w:fldCharType="separate"/>
      </w:r>
      <w:ins w:id="289" w:author="The Si Tran" w:date="2012-12-16T10:00:00Z">
        <w:r>
          <w:rPr>
            <w:noProof/>
            <w:webHidden/>
          </w:rPr>
          <w:t>60</w:t>
        </w:r>
        <w:r>
          <w:rPr>
            <w:noProof/>
            <w:webHidden/>
          </w:rPr>
          <w:fldChar w:fldCharType="end"/>
        </w:r>
        <w:r w:rsidRPr="007806E9">
          <w:rPr>
            <w:rStyle w:val="Hyperlink"/>
            <w:noProof/>
          </w:rPr>
          <w:fldChar w:fldCharType="end"/>
        </w:r>
      </w:ins>
    </w:p>
    <w:p w14:paraId="60581C2D" w14:textId="77777777" w:rsidR="003343D0" w:rsidRDefault="003343D0">
      <w:pPr>
        <w:pStyle w:val="TOC2"/>
        <w:tabs>
          <w:tab w:val="left" w:pos="1320"/>
          <w:tab w:val="right" w:leader="dot" w:pos="9062"/>
        </w:tabs>
        <w:rPr>
          <w:ins w:id="290" w:author="The Si Tran" w:date="2012-12-16T10:00:00Z"/>
          <w:rFonts w:asciiTheme="minorHAnsi" w:eastAsiaTheme="minorEastAsia" w:hAnsiTheme="minorHAnsi" w:cstheme="minorBidi"/>
          <w:noProof/>
          <w:sz w:val="22"/>
        </w:rPr>
      </w:pPr>
      <w:ins w:id="291"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"_Toc343415550"</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5.1.</w:t>
        </w:r>
        <w:r>
          <w:rPr>
            <w:rFonts w:asciiTheme="minorHAnsi" w:eastAsiaTheme="minorEastAsia" w:hAnsiTheme="minorHAnsi" w:cstheme="minorBidi"/>
            <w:noProof/>
            <w:sz w:val="22"/>
          </w:rPr>
          <w:tab/>
        </w:r>
        <w:r w:rsidRPr="007806E9">
          <w:rPr>
            <w:rStyle w:val="Hyperlink"/>
            <w:noProof/>
          </w:rPr>
          <w:t>Nguyên nhân</w:t>
        </w:r>
        <w:r>
          <w:rPr>
            <w:noProof/>
            <w:webHidden/>
          </w:rPr>
          <w:tab/>
        </w:r>
        <w:r>
          <w:rPr>
            <w:noProof/>
            <w:webHidden/>
          </w:rPr>
          <w:fldChar w:fldCharType="begin"/>
        </w:r>
        <w:r>
          <w:rPr>
            <w:noProof/>
            <w:webHidden/>
          </w:rPr>
          <w:instrText xml:space="preserve"> PAGEREF _Toc343415550 \h </w:instrText>
        </w:r>
        <w:r>
          <w:rPr>
            <w:noProof/>
            <w:webHidden/>
          </w:rPr>
        </w:r>
      </w:ins>
      <w:r>
        <w:rPr>
          <w:noProof/>
          <w:webHidden/>
        </w:rPr>
        <w:fldChar w:fldCharType="separate"/>
      </w:r>
      <w:ins w:id="292" w:author="The Si Tran" w:date="2012-12-16T10:00:00Z">
        <w:r>
          <w:rPr>
            <w:noProof/>
            <w:webHidden/>
          </w:rPr>
          <w:t>60</w:t>
        </w:r>
        <w:r>
          <w:rPr>
            <w:noProof/>
            <w:webHidden/>
          </w:rPr>
          <w:fldChar w:fldCharType="end"/>
        </w:r>
        <w:r w:rsidRPr="007806E9">
          <w:rPr>
            <w:rStyle w:val="Hyperlink"/>
            <w:noProof/>
          </w:rPr>
          <w:fldChar w:fldCharType="end"/>
        </w:r>
      </w:ins>
    </w:p>
    <w:p w14:paraId="2F3DE4B5" w14:textId="77777777" w:rsidR="003343D0" w:rsidRDefault="003343D0">
      <w:pPr>
        <w:pStyle w:val="TOC2"/>
        <w:tabs>
          <w:tab w:val="left" w:pos="1320"/>
          <w:tab w:val="right" w:leader="dot" w:pos="9062"/>
        </w:tabs>
        <w:rPr>
          <w:ins w:id="293" w:author="The Si Tran" w:date="2012-12-16T10:00:00Z"/>
          <w:rFonts w:asciiTheme="minorHAnsi" w:eastAsiaTheme="minorEastAsia" w:hAnsiTheme="minorHAnsi" w:cstheme="minorBidi"/>
          <w:noProof/>
          <w:sz w:val="22"/>
        </w:rPr>
      </w:pPr>
      <w:ins w:id="294"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"_Toc343415551"</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5.2.</w:t>
        </w:r>
        <w:r>
          <w:rPr>
            <w:rFonts w:asciiTheme="minorHAnsi" w:eastAsiaTheme="minorEastAsia" w:hAnsiTheme="minorHAnsi" w:cstheme="minorBidi"/>
            <w:noProof/>
            <w:sz w:val="22"/>
          </w:rPr>
          <w:tab/>
        </w:r>
        <w:r w:rsidRPr="007806E9">
          <w:rPr>
            <w:rStyle w:val="Hyperlink"/>
            <w:noProof/>
          </w:rPr>
          <w:t>Mô hình kết hợp ARIMA và Nơron</w:t>
        </w:r>
        <w:r>
          <w:rPr>
            <w:noProof/>
            <w:webHidden/>
          </w:rPr>
          <w:tab/>
        </w:r>
        <w:r>
          <w:rPr>
            <w:noProof/>
            <w:webHidden/>
          </w:rPr>
          <w:fldChar w:fldCharType="begin"/>
        </w:r>
        <w:r>
          <w:rPr>
            <w:noProof/>
            <w:webHidden/>
          </w:rPr>
          <w:instrText xml:space="preserve"> PAGEREF _Toc343415551 \h </w:instrText>
        </w:r>
        <w:r>
          <w:rPr>
            <w:noProof/>
            <w:webHidden/>
          </w:rPr>
        </w:r>
      </w:ins>
      <w:r>
        <w:rPr>
          <w:noProof/>
          <w:webHidden/>
        </w:rPr>
        <w:fldChar w:fldCharType="separate"/>
      </w:r>
      <w:ins w:id="295" w:author="The Si Tran" w:date="2012-12-16T10:00:00Z">
        <w:r>
          <w:rPr>
            <w:noProof/>
            <w:webHidden/>
          </w:rPr>
          <w:t>61</w:t>
        </w:r>
        <w:r>
          <w:rPr>
            <w:noProof/>
            <w:webHidden/>
          </w:rPr>
          <w:fldChar w:fldCharType="end"/>
        </w:r>
        <w:r w:rsidRPr="007806E9">
          <w:rPr>
            <w:rStyle w:val="Hyperlink"/>
            <w:noProof/>
          </w:rPr>
          <w:fldChar w:fldCharType="end"/>
        </w:r>
      </w:ins>
    </w:p>
    <w:p w14:paraId="747BBEFB" w14:textId="77777777" w:rsidR="003343D0" w:rsidRDefault="003343D0">
      <w:pPr>
        <w:pStyle w:val="TOC1"/>
        <w:tabs>
          <w:tab w:val="left" w:pos="1760"/>
          <w:tab w:val="right" w:leader="dot" w:pos="9062"/>
        </w:tabs>
        <w:rPr>
          <w:ins w:id="296" w:author="The Si Tran" w:date="2012-12-16T10:00:00Z"/>
          <w:rFonts w:asciiTheme="minorHAnsi" w:eastAsiaTheme="minorEastAsia" w:hAnsiTheme="minorHAnsi" w:cstheme="minorBidi"/>
          <w:noProof/>
          <w:sz w:val="22"/>
        </w:rPr>
      </w:pPr>
      <w:ins w:id="297"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"_Toc343415569"</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Chương 6</w:t>
        </w:r>
        <w:r>
          <w:rPr>
            <w:rFonts w:asciiTheme="minorHAnsi" w:eastAsiaTheme="minorEastAsia" w:hAnsiTheme="minorHAnsi" w:cstheme="minorBidi"/>
            <w:noProof/>
            <w:sz w:val="22"/>
          </w:rPr>
          <w:tab/>
        </w:r>
        <w:r w:rsidRPr="007806E9">
          <w:rPr>
            <w:rStyle w:val="Hyperlink"/>
            <w:noProof/>
          </w:rPr>
          <w:t>KẾT QUẢ THỰC NGHIỆM</w:t>
        </w:r>
        <w:r>
          <w:rPr>
            <w:noProof/>
            <w:webHidden/>
          </w:rPr>
          <w:tab/>
        </w:r>
        <w:r>
          <w:rPr>
            <w:noProof/>
            <w:webHidden/>
          </w:rPr>
          <w:fldChar w:fldCharType="begin"/>
        </w:r>
        <w:r>
          <w:rPr>
            <w:noProof/>
            <w:webHidden/>
          </w:rPr>
          <w:instrText xml:space="preserve"> PAGEREF _Toc343415569 \h </w:instrText>
        </w:r>
        <w:r>
          <w:rPr>
            <w:noProof/>
            <w:webHidden/>
          </w:rPr>
        </w:r>
      </w:ins>
      <w:r>
        <w:rPr>
          <w:noProof/>
          <w:webHidden/>
        </w:rPr>
        <w:fldChar w:fldCharType="separate"/>
      </w:r>
      <w:ins w:id="298" w:author="The Si Tran" w:date="2012-12-16T10:00:00Z">
        <w:r>
          <w:rPr>
            <w:noProof/>
            <w:webHidden/>
          </w:rPr>
          <w:t>64</w:t>
        </w:r>
        <w:r>
          <w:rPr>
            <w:noProof/>
            <w:webHidden/>
          </w:rPr>
          <w:fldChar w:fldCharType="end"/>
        </w:r>
        <w:r w:rsidRPr="007806E9">
          <w:rPr>
            <w:rStyle w:val="Hyperlink"/>
            <w:noProof/>
          </w:rPr>
          <w:fldChar w:fldCharType="end"/>
        </w:r>
      </w:ins>
    </w:p>
    <w:p w14:paraId="4A5A8B1C" w14:textId="77777777" w:rsidR="003343D0" w:rsidRDefault="003343D0">
      <w:pPr>
        <w:pStyle w:val="TOC2"/>
        <w:tabs>
          <w:tab w:val="left" w:pos="1320"/>
          <w:tab w:val="right" w:leader="dot" w:pos="9062"/>
        </w:tabs>
        <w:rPr>
          <w:ins w:id="299" w:author="The Si Tran" w:date="2012-12-16T10:00:00Z"/>
          <w:rFonts w:asciiTheme="minorHAnsi" w:eastAsiaTheme="minorEastAsia" w:hAnsiTheme="minorHAnsi" w:cstheme="minorBidi"/>
          <w:noProof/>
          <w:sz w:val="22"/>
        </w:rPr>
      </w:pPr>
      <w:ins w:id="300"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"_Toc343415570"</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6.1.</w:t>
        </w:r>
        <w:r>
          <w:rPr>
            <w:rFonts w:asciiTheme="minorHAnsi" w:eastAsiaTheme="minorEastAsia" w:hAnsiTheme="minorHAnsi" w:cstheme="minorBidi"/>
            <w:noProof/>
            <w:sz w:val="22"/>
          </w:rPr>
          <w:tab/>
        </w:r>
        <w:r w:rsidRPr="007806E9">
          <w:rPr>
            <w:rStyle w:val="Hyperlink"/>
            <w:noProof/>
          </w:rPr>
          <w:t>Dữ liệu thực nghiệm</w:t>
        </w:r>
        <w:r>
          <w:rPr>
            <w:noProof/>
            <w:webHidden/>
          </w:rPr>
          <w:tab/>
        </w:r>
        <w:r>
          <w:rPr>
            <w:noProof/>
            <w:webHidden/>
          </w:rPr>
          <w:fldChar w:fldCharType="begin"/>
        </w:r>
        <w:r>
          <w:rPr>
            <w:noProof/>
            <w:webHidden/>
          </w:rPr>
          <w:instrText xml:space="preserve"> PAGEREF _Toc343415570 \h </w:instrText>
        </w:r>
        <w:r>
          <w:rPr>
            <w:noProof/>
            <w:webHidden/>
          </w:rPr>
        </w:r>
      </w:ins>
      <w:r>
        <w:rPr>
          <w:noProof/>
          <w:webHidden/>
        </w:rPr>
        <w:fldChar w:fldCharType="separate"/>
      </w:r>
      <w:ins w:id="301" w:author="The Si Tran" w:date="2012-12-16T10:00:00Z">
        <w:r>
          <w:rPr>
            <w:noProof/>
            <w:webHidden/>
          </w:rPr>
          <w:t>64</w:t>
        </w:r>
        <w:r>
          <w:rPr>
            <w:noProof/>
            <w:webHidden/>
          </w:rPr>
          <w:fldChar w:fldCharType="end"/>
        </w:r>
        <w:r w:rsidRPr="007806E9">
          <w:rPr>
            <w:rStyle w:val="Hyperlink"/>
            <w:noProof/>
          </w:rPr>
          <w:fldChar w:fldCharType="end"/>
        </w:r>
      </w:ins>
    </w:p>
    <w:p w14:paraId="0E97889E" w14:textId="77777777" w:rsidR="003343D0" w:rsidRDefault="003343D0">
      <w:pPr>
        <w:pStyle w:val="TOC2"/>
        <w:tabs>
          <w:tab w:val="left" w:pos="1320"/>
          <w:tab w:val="right" w:leader="dot" w:pos="9062"/>
        </w:tabs>
        <w:rPr>
          <w:ins w:id="302" w:author="The Si Tran" w:date="2012-12-16T10:00:00Z"/>
          <w:rFonts w:asciiTheme="minorHAnsi" w:eastAsiaTheme="minorEastAsia" w:hAnsiTheme="minorHAnsi" w:cstheme="minorBidi"/>
          <w:noProof/>
          <w:sz w:val="22"/>
        </w:rPr>
      </w:pPr>
      <w:ins w:id="303"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"_Toc343415571"</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6.2.</w:t>
        </w:r>
        <w:r>
          <w:rPr>
            <w:rFonts w:asciiTheme="minorHAnsi" w:eastAsiaTheme="minorEastAsia" w:hAnsiTheme="minorHAnsi" w:cstheme="minorBidi"/>
            <w:noProof/>
            <w:sz w:val="22"/>
          </w:rPr>
          <w:tab/>
        </w:r>
        <w:r w:rsidRPr="007806E9">
          <w:rPr>
            <w:rStyle w:val="Hyperlink"/>
            <w:noProof/>
          </w:rPr>
          <w:t>Kết quả thực nghiệm</w:t>
        </w:r>
        <w:r>
          <w:rPr>
            <w:noProof/>
            <w:webHidden/>
          </w:rPr>
          <w:tab/>
        </w:r>
        <w:r>
          <w:rPr>
            <w:noProof/>
            <w:webHidden/>
          </w:rPr>
          <w:fldChar w:fldCharType="begin"/>
        </w:r>
        <w:r>
          <w:rPr>
            <w:noProof/>
            <w:webHidden/>
          </w:rPr>
          <w:instrText xml:space="preserve"> PAGEREF _Toc343415571 \h </w:instrText>
        </w:r>
        <w:r>
          <w:rPr>
            <w:noProof/>
            <w:webHidden/>
          </w:rPr>
        </w:r>
      </w:ins>
      <w:r>
        <w:rPr>
          <w:noProof/>
          <w:webHidden/>
        </w:rPr>
        <w:fldChar w:fldCharType="separate"/>
      </w:r>
      <w:ins w:id="304" w:author="The Si Tran" w:date="2012-12-16T10:00:00Z">
        <w:r>
          <w:rPr>
            <w:noProof/>
            <w:webHidden/>
          </w:rPr>
          <w:t>69</w:t>
        </w:r>
        <w:r>
          <w:rPr>
            <w:noProof/>
            <w:webHidden/>
          </w:rPr>
          <w:fldChar w:fldCharType="end"/>
        </w:r>
        <w:r w:rsidRPr="007806E9">
          <w:rPr>
            <w:rStyle w:val="Hyperlink"/>
            <w:noProof/>
          </w:rPr>
          <w:fldChar w:fldCharType="end"/>
        </w:r>
      </w:ins>
    </w:p>
    <w:p w14:paraId="6660C7E6" w14:textId="77777777" w:rsidR="003343D0" w:rsidRDefault="003343D0">
      <w:pPr>
        <w:pStyle w:val="TOC3"/>
        <w:tabs>
          <w:tab w:val="left" w:pos="1760"/>
          <w:tab w:val="right" w:leader="dot" w:pos="9062"/>
        </w:tabs>
        <w:rPr>
          <w:ins w:id="305" w:author="The Si Tran" w:date="2012-12-16T10:00:00Z"/>
          <w:rFonts w:asciiTheme="minorHAnsi" w:eastAsiaTheme="minorEastAsia" w:hAnsiTheme="minorHAnsi" w:cstheme="minorBidi"/>
          <w:noProof/>
          <w:sz w:val="22"/>
        </w:rPr>
      </w:pPr>
      <w:ins w:id="306"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"_Toc343415572"</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6.2.1.</w:t>
        </w:r>
        <w:r>
          <w:rPr>
            <w:rFonts w:asciiTheme="minorHAnsi" w:eastAsiaTheme="minorEastAsia" w:hAnsiTheme="minorHAnsi" w:cstheme="minorBidi"/>
            <w:noProof/>
            <w:sz w:val="22"/>
          </w:rPr>
          <w:tab/>
        </w:r>
        <w:r w:rsidRPr="007806E9">
          <w:rPr>
            <w:rStyle w:val="Hyperlink"/>
            <w:noProof/>
          </w:rPr>
          <w:t>Bộ dữ liệu có tính mùa và xu hướng</w:t>
        </w:r>
        <w:r>
          <w:rPr>
            <w:noProof/>
            <w:webHidden/>
          </w:rPr>
          <w:tab/>
        </w:r>
        <w:r>
          <w:rPr>
            <w:noProof/>
            <w:webHidden/>
          </w:rPr>
          <w:fldChar w:fldCharType="begin"/>
        </w:r>
        <w:r>
          <w:rPr>
            <w:noProof/>
            <w:webHidden/>
          </w:rPr>
          <w:instrText xml:space="preserve"> PAGEREF _Toc343415572 \h </w:instrText>
        </w:r>
        <w:r>
          <w:rPr>
            <w:noProof/>
            <w:webHidden/>
          </w:rPr>
        </w:r>
      </w:ins>
      <w:r>
        <w:rPr>
          <w:noProof/>
          <w:webHidden/>
        </w:rPr>
        <w:fldChar w:fldCharType="separate"/>
      </w:r>
      <w:ins w:id="307" w:author="The Si Tran" w:date="2012-12-16T10:00:00Z">
        <w:r>
          <w:rPr>
            <w:noProof/>
            <w:webHidden/>
          </w:rPr>
          <w:t>69</w:t>
        </w:r>
        <w:r>
          <w:rPr>
            <w:noProof/>
            <w:webHidden/>
          </w:rPr>
          <w:fldChar w:fldCharType="end"/>
        </w:r>
        <w:r w:rsidRPr="007806E9">
          <w:rPr>
            <w:rStyle w:val="Hyperlink"/>
            <w:noProof/>
          </w:rPr>
          <w:fldChar w:fldCharType="end"/>
        </w:r>
      </w:ins>
    </w:p>
    <w:p w14:paraId="29E1ACBB" w14:textId="77777777" w:rsidR="003343D0" w:rsidRDefault="003343D0">
      <w:pPr>
        <w:pStyle w:val="TOC3"/>
        <w:tabs>
          <w:tab w:val="left" w:pos="1760"/>
          <w:tab w:val="right" w:leader="dot" w:pos="9062"/>
        </w:tabs>
        <w:rPr>
          <w:ins w:id="308" w:author="The Si Tran" w:date="2012-12-16T10:00:00Z"/>
          <w:rFonts w:asciiTheme="minorHAnsi" w:eastAsiaTheme="minorEastAsia" w:hAnsiTheme="minorHAnsi" w:cstheme="minorBidi"/>
          <w:noProof/>
          <w:sz w:val="22"/>
        </w:rPr>
      </w:pPr>
      <w:ins w:id="309"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"_Toc343415573"</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6.2.2.</w:t>
        </w:r>
        <w:r>
          <w:rPr>
            <w:rFonts w:asciiTheme="minorHAnsi" w:eastAsiaTheme="minorEastAsia" w:hAnsiTheme="minorHAnsi" w:cstheme="minorBidi"/>
            <w:noProof/>
            <w:sz w:val="22"/>
          </w:rPr>
          <w:tab/>
        </w:r>
        <w:r w:rsidRPr="007806E9">
          <w:rPr>
            <w:rStyle w:val="Hyperlink"/>
            <w:noProof/>
          </w:rPr>
          <w:t>Bộ dữ liệu có tính mùa</w:t>
        </w:r>
        <w:r>
          <w:rPr>
            <w:noProof/>
            <w:webHidden/>
          </w:rPr>
          <w:tab/>
        </w:r>
        <w:r>
          <w:rPr>
            <w:noProof/>
            <w:webHidden/>
          </w:rPr>
          <w:fldChar w:fldCharType="begin"/>
        </w:r>
        <w:r>
          <w:rPr>
            <w:noProof/>
            <w:webHidden/>
          </w:rPr>
          <w:instrText xml:space="preserve"> PAGEREF _Toc343415573 \h </w:instrText>
        </w:r>
        <w:r>
          <w:rPr>
            <w:noProof/>
            <w:webHidden/>
          </w:rPr>
        </w:r>
      </w:ins>
      <w:r>
        <w:rPr>
          <w:noProof/>
          <w:webHidden/>
        </w:rPr>
        <w:fldChar w:fldCharType="separate"/>
      </w:r>
      <w:ins w:id="310" w:author="The Si Tran" w:date="2012-12-16T10:00:00Z">
        <w:r>
          <w:rPr>
            <w:noProof/>
            <w:webHidden/>
          </w:rPr>
          <w:t>70</w:t>
        </w:r>
        <w:r>
          <w:rPr>
            <w:noProof/>
            <w:webHidden/>
          </w:rPr>
          <w:fldChar w:fldCharType="end"/>
        </w:r>
        <w:r w:rsidRPr="007806E9">
          <w:rPr>
            <w:rStyle w:val="Hyperlink"/>
            <w:noProof/>
          </w:rPr>
          <w:fldChar w:fldCharType="end"/>
        </w:r>
      </w:ins>
    </w:p>
    <w:p w14:paraId="51AC442B" w14:textId="77777777" w:rsidR="003343D0" w:rsidRDefault="003343D0">
      <w:pPr>
        <w:pStyle w:val="TOC3"/>
        <w:tabs>
          <w:tab w:val="left" w:pos="1760"/>
          <w:tab w:val="right" w:leader="dot" w:pos="9062"/>
        </w:tabs>
        <w:rPr>
          <w:ins w:id="311" w:author="The Si Tran" w:date="2012-12-16T10:00:00Z"/>
          <w:rFonts w:asciiTheme="minorHAnsi" w:eastAsiaTheme="minorEastAsia" w:hAnsiTheme="minorHAnsi" w:cstheme="minorBidi"/>
          <w:noProof/>
          <w:sz w:val="22"/>
        </w:rPr>
      </w:pPr>
      <w:ins w:id="312"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"_Toc343415574"</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6.2.3.</w:t>
        </w:r>
        <w:r>
          <w:rPr>
            <w:rFonts w:asciiTheme="minorHAnsi" w:eastAsiaTheme="minorEastAsia" w:hAnsiTheme="minorHAnsi" w:cstheme="minorBidi"/>
            <w:noProof/>
            <w:sz w:val="22"/>
          </w:rPr>
          <w:tab/>
        </w:r>
        <w:r w:rsidRPr="007806E9">
          <w:rPr>
            <w:rStyle w:val="Hyperlink"/>
            <w:noProof/>
          </w:rPr>
          <w:t>Bộ dữ liệu có tính xu hướng</w:t>
        </w:r>
        <w:r>
          <w:rPr>
            <w:noProof/>
            <w:webHidden/>
          </w:rPr>
          <w:tab/>
        </w:r>
        <w:r>
          <w:rPr>
            <w:noProof/>
            <w:webHidden/>
          </w:rPr>
          <w:fldChar w:fldCharType="begin"/>
        </w:r>
        <w:r>
          <w:rPr>
            <w:noProof/>
            <w:webHidden/>
          </w:rPr>
          <w:instrText xml:space="preserve"> PAGEREF _Toc343415574 \h </w:instrText>
        </w:r>
        <w:r>
          <w:rPr>
            <w:noProof/>
            <w:webHidden/>
          </w:rPr>
        </w:r>
      </w:ins>
      <w:r>
        <w:rPr>
          <w:noProof/>
          <w:webHidden/>
        </w:rPr>
        <w:fldChar w:fldCharType="separate"/>
      </w:r>
      <w:ins w:id="313" w:author="The Si Tran" w:date="2012-12-16T10:00:00Z">
        <w:r>
          <w:rPr>
            <w:noProof/>
            <w:webHidden/>
          </w:rPr>
          <w:t>71</w:t>
        </w:r>
        <w:r>
          <w:rPr>
            <w:noProof/>
            <w:webHidden/>
          </w:rPr>
          <w:fldChar w:fldCharType="end"/>
        </w:r>
        <w:r w:rsidRPr="007806E9">
          <w:rPr>
            <w:rStyle w:val="Hyperlink"/>
            <w:noProof/>
          </w:rPr>
          <w:fldChar w:fldCharType="end"/>
        </w:r>
      </w:ins>
    </w:p>
    <w:p w14:paraId="58C01557" w14:textId="77777777" w:rsidR="003343D0" w:rsidRDefault="003343D0">
      <w:pPr>
        <w:pStyle w:val="TOC3"/>
        <w:tabs>
          <w:tab w:val="left" w:pos="1760"/>
          <w:tab w:val="right" w:leader="dot" w:pos="9062"/>
        </w:tabs>
        <w:rPr>
          <w:ins w:id="314" w:author="The Si Tran" w:date="2012-12-16T10:00:00Z"/>
          <w:rFonts w:asciiTheme="minorHAnsi" w:eastAsiaTheme="minorEastAsia" w:hAnsiTheme="minorHAnsi" w:cstheme="minorBidi"/>
          <w:noProof/>
          <w:sz w:val="22"/>
        </w:rPr>
      </w:pPr>
      <w:ins w:id="315"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"_Toc343415575"</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6.2.4.</w:t>
        </w:r>
        <w:r>
          <w:rPr>
            <w:rFonts w:asciiTheme="minorHAnsi" w:eastAsiaTheme="minorEastAsia" w:hAnsiTheme="minorHAnsi" w:cstheme="minorBidi"/>
            <w:noProof/>
            <w:sz w:val="22"/>
          </w:rPr>
          <w:tab/>
        </w:r>
        <w:r w:rsidRPr="007806E9">
          <w:rPr>
            <w:rStyle w:val="Hyperlink"/>
            <w:noProof/>
          </w:rPr>
          <w:t>Bộ dữ liệu có tính phi tuyến</w:t>
        </w:r>
        <w:r>
          <w:rPr>
            <w:noProof/>
            <w:webHidden/>
          </w:rPr>
          <w:tab/>
        </w:r>
        <w:r>
          <w:rPr>
            <w:noProof/>
            <w:webHidden/>
          </w:rPr>
          <w:fldChar w:fldCharType="begin"/>
        </w:r>
        <w:r>
          <w:rPr>
            <w:noProof/>
            <w:webHidden/>
          </w:rPr>
          <w:instrText xml:space="preserve"> PAGEREF _Toc343415575 \h </w:instrText>
        </w:r>
        <w:r>
          <w:rPr>
            <w:noProof/>
            <w:webHidden/>
          </w:rPr>
        </w:r>
      </w:ins>
      <w:r>
        <w:rPr>
          <w:noProof/>
          <w:webHidden/>
        </w:rPr>
        <w:fldChar w:fldCharType="separate"/>
      </w:r>
      <w:ins w:id="316" w:author="The Si Tran" w:date="2012-12-16T10:00:00Z">
        <w:r>
          <w:rPr>
            <w:noProof/>
            <w:webHidden/>
          </w:rPr>
          <w:t>72</w:t>
        </w:r>
        <w:r>
          <w:rPr>
            <w:noProof/>
            <w:webHidden/>
          </w:rPr>
          <w:fldChar w:fldCharType="end"/>
        </w:r>
        <w:r w:rsidRPr="007806E9">
          <w:rPr>
            <w:rStyle w:val="Hyperlink"/>
            <w:noProof/>
          </w:rPr>
          <w:fldChar w:fldCharType="end"/>
        </w:r>
      </w:ins>
    </w:p>
    <w:p w14:paraId="5BFF7DC6" w14:textId="77777777" w:rsidR="003343D0" w:rsidRDefault="003343D0">
      <w:pPr>
        <w:pStyle w:val="TOC2"/>
        <w:tabs>
          <w:tab w:val="left" w:pos="1320"/>
          <w:tab w:val="right" w:leader="dot" w:pos="9062"/>
        </w:tabs>
        <w:rPr>
          <w:ins w:id="317" w:author="The Si Tran" w:date="2012-12-16T10:00:00Z"/>
          <w:rFonts w:asciiTheme="minorHAnsi" w:eastAsiaTheme="minorEastAsia" w:hAnsiTheme="minorHAnsi" w:cstheme="minorBidi"/>
          <w:noProof/>
          <w:sz w:val="22"/>
        </w:rPr>
      </w:pPr>
      <w:ins w:id="318"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"_Toc343415576"</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6.3.</w:t>
        </w:r>
        <w:r>
          <w:rPr>
            <w:rFonts w:asciiTheme="minorHAnsi" w:eastAsiaTheme="minorEastAsia" w:hAnsiTheme="minorHAnsi" w:cstheme="minorBidi"/>
            <w:noProof/>
            <w:sz w:val="22"/>
          </w:rPr>
          <w:tab/>
        </w:r>
        <w:r w:rsidRPr="007806E9">
          <w:rPr>
            <w:rStyle w:val="Hyperlink"/>
            <w:noProof/>
          </w:rPr>
          <w:t>Đánh giá kết quả thực nghiệm</w:t>
        </w:r>
        <w:r>
          <w:rPr>
            <w:noProof/>
            <w:webHidden/>
          </w:rPr>
          <w:tab/>
        </w:r>
        <w:r>
          <w:rPr>
            <w:noProof/>
            <w:webHidden/>
          </w:rPr>
          <w:fldChar w:fldCharType="begin"/>
        </w:r>
        <w:r>
          <w:rPr>
            <w:noProof/>
            <w:webHidden/>
          </w:rPr>
          <w:instrText xml:space="preserve"> PAGEREF _Toc343415576 \h </w:instrText>
        </w:r>
        <w:r>
          <w:rPr>
            <w:noProof/>
            <w:webHidden/>
          </w:rPr>
        </w:r>
      </w:ins>
      <w:r>
        <w:rPr>
          <w:noProof/>
          <w:webHidden/>
        </w:rPr>
        <w:fldChar w:fldCharType="separate"/>
      </w:r>
      <w:ins w:id="319" w:author="The Si Tran" w:date="2012-12-16T10:00:00Z">
        <w:r>
          <w:rPr>
            <w:noProof/>
            <w:webHidden/>
          </w:rPr>
          <w:t>73</w:t>
        </w:r>
        <w:r>
          <w:rPr>
            <w:noProof/>
            <w:webHidden/>
          </w:rPr>
          <w:fldChar w:fldCharType="end"/>
        </w:r>
        <w:r w:rsidRPr="007806E9">
          <w:rPr>
            <w:rStyle w:val="Hyperlink"/>
            <w:noProof/>
          </w:rPr>
          <w:fldChar w:fldCharType="end"/>
        </w:r>
      </w:ins>
    </w:p>
    <w:p w14:paraId="73890698" w14:textId="77777777" w:rsidR="003343D0" w:rsidRDefault="003343D0">
      <w:pPr>
        <w:pStyle w:val="TOC1"/>
        <w:tabs>
          <w:tab w:val="left" w:pos="1760"/>
          <w:tab w:val="right" w:leader="dot" w:pos="9062"/>
        </w:tabs>
        <w:rPr>
          <w:ins w:id="320" w:author="The Si Tran" w:date="2012-12-16T10:00:00Z"/>
          <w:rFonts w:asciiTheme="minorHAnsi" w:eastAsiaTheme="minorEastAsia" w:hAnsiTheme="minorHAnsi" w:cstheme="minorBidi"/>
          <w:noProof/>
          <w:sz w:val="22"/>
        </w:rPr>
      </w:pPr>
      <w:ins w:id="321"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"_Toc343415577"</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Chương 7</w:t>
        </w:r>
        <w:r>
          <w:rPr>
            <w:rFonts w:asciiTheme="minorHAnsi" w:eastAsiaTheme="minorEastAsia" w:hAnsiTheme="minorHAnsi" w:cstheme="minorBidi"/>
            <w:noProof/>
            <w:sz w:val="22"/>
          </w:rPr>
          <w:tab/>
        </w:r>
        <w:r w:rsidRPr="007806E9">
          <w:rPr>
            <w:rStyle w:val="Hyperlink"/>
            <w:noProof/>
          </w:rPr>
          <w:t>KẾT LUẬN</w:t>
        </w:r>
        <w:r>
          <w:rPr>
            <w:noProof/>
            <w:webHidden/>
          </w:rPr>
          <w:tab/>
        </w:r>
        <w:r>
          <w:rPr>
            <w:noProof/>
            <w:webHidden/>
          </w:rPr>
          <w:fldChar w:fldCharType="begin"/>
        </w:r>
        <w:r>
          <w:rPr>
            <w:noProof/>
            <w:webHidden/>
          </w:rPr>
          <w:instrText xml:space="preserve"> PAGEREF _Toc343415577 \h </w:instrText>
        </w:r>
        <w:r>
          <w:rPr>
            <w:noProof/>
            <w:webHidden/>
          </w:rPr>
        </w:r>
      </w:ins>
      <w:r>
        <w:rPr>
          <w:noProof/>
          <w:webHidden/>
        </w:rPr>
        <w:fldChar w:fldCharType="separate"/>
      </w:r>
      <w:ins w:id="322" w:author="The Si Tran" w:date="2012-12-16T10:00:00Z">
        <w:r>
          <w:rPr>
            <w:noProof/>
            <w:webHidden/>
          </w:rPr>
          <w:t>74</w:t>
        </w:r>
        <w:r>
          <w:rPr>
            <w:noProof/>
            <w:webHidden/>
          </w:rPr>
          <w:fldChar w:fldCharType="end"/>
        </w:r>
        <w:r w:rsidRPr="007806E9">
          <w:rPr>
            <w:rStyle w:val="Hyperlink"/>
            <w:noProof/>
          </w:rPr>
          <w:fldChar w:fldCharType="end"/>
        </w:r>
      </w:ins>
    </w:p>
    <w:p w14:paraId="6ACEE41C" w14:textId="77777777" w:rsidR="003343D0" w:rsidRDefault="003343D0">
      <w:pPr>
        <w:pStyle w:val="TOC2"/>
        <w:tabs>
          <w:tab w:val="left" w:pos="1320"/>
          <w:tab w:val="right" w:leader="dot" w:pos="9062"/>
        </w:tabs>
        <w:rPr>
          <w:ins w:id="323" w:author="The Si Tran" w:date="2012-12-16T10:00:00Z"/>
          <w:rFonts w:asciiTheme="minorHAnsi" w:eastAsiaTheme="minorEastAsia" w:hAnsiTheme="minorHAnsi" w:cstheme="minorBidi"/>
          <w:noProof/>
          <w:sz w:val="22"/>
        </w:rPr>
      </w:pPr>
      <w:ins w:id="324"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7.1.</w:t>
        </w:r>
        <w:r>
          <w:rPr>
            <w:rFonts w:asciiTheme="minorHAnsi" w:eastAsiaTheme="minorEastAsia" w:hAnsiTheme="minorHAnsi" w:cstheme="minorBidi"/>
            <w:noProof/>
            <w:sz w:val="22"/>
          </w:rPr>
          <w:tab/>
        </w:r>
        <w:r w:rsidRPr="007806E9">
          <w:rPr>
            <w:rStyle w:val="Hyperlink"/>
            <w:noProof/>
          </w:rPr>
          <w:t>Đánh giá kết quả</w:t>
        </w:r>
        <w:r>
          <w:rPr>
            <w:noProof/>
            <w:webHidden/>
          </w:rPr>
          <w:tab/>
        </w:r>
        <w:r>
          <w:rPr>
            <w:noProof/>
            <w:webHidden/>
          </w:rPr>
          <w:fldChar w:fldCharType="begin"/>
        </w:r>
        <w:r>
          <w:rPr>
            <w:noProof/>
            <w:webHidden/>
          </w:rPr>
          <w:instrText xml:space="preserve"> PAGEREF _Toc343415578 \h </w:instrText>
        </w:r>
        <w:r>
          <w:rPr>
            <w:noProof/>
            <w:webHidden/>
          </w:rPr>
        </w:r>
      </w:ins>
      <w:r>
        <w:rPr>
          <w:noProof/>
          <w:webHidden/>
        </w:rPr>
        <w:fldChar w:fldCharType="separate"/>
      </w:r>
      <w:ins w:id="325" w:author="The Si Tran" w:date="2012-12-16T10:00:00Z">
        <w:r>
          <w:rPr>
            <w:noProof/>
            <w:webHidden/>
          </w:rPr>
          <w:t>74</w:t>
        </w:r>
        <w:r>
          <w:rPr>
            <w:noProof/>
            <w:webHidden/>
          </w:rPr>
          <w:fldChar w:fldCharType="end"/>
        </w:r>
        <w:r w:rsidRPr="007806E9">
          <w:rPr>
            <w:rStyle w:val="Hyperlink"/>
            <w:noProof/>
          </w:rPr>
          <w:fldChar w:fldCharType="end"/>
        </w:r>
      </w:ins>
    </w:p>
    <w:p w14:paraId="1E11FFC8" w14:textId="77777777" w:rsidR="003343D0" w:rsidRDefault="003343D0">
      <w:pPr>
        <w:pStyle w:val="TOC3"/>
        <w:tabs>
          <w:tab w:val="left" w:pos="1760"/>
          <w:tab w:val="right" w:leader="dot" w:pos="9062"/>
        </w:tabs>
        <w:rPr>
          <w:ins w:id="326" w:author="The Si Tran" w:date="2012-12-16T10:00:00Z"/>
          <w:rFonts w:asciiTheme="minorHAnsi" w:eastAsiaTheme="minorEastAsia" w:hAnsiTheme="minorHAnsi" w:cstheme="minorBidi"/>
          <w:noProof/>
          <w:sz w:val="22"/>
        </w:rPr>
      </w:pPr>
      <w:ins w:id="327"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"_Toc343415579"</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7.1.1.</w:t>
        </w:r>
        <w:r>
          <w:rPr>
            <w:rFonts w:asciiTheme="minorHAnsi" w:eastAsiaTheme="minorEastAsia" w:hAnsiTheme="minorHAnsi" w:cstheme="minorBidi"/>
            <w:noProof/>
            <w:sz w:val="22"/>
          </w:rPr>
          <w:tab/>
        </w:r>
        <w:r w:rsidRPr="007806E9">
          <w:rPr>
            <w:rStyle w:val="Hyperlink"/>
            <w:noProof/>
          </w:rPr>
          <w:t>Những công việc làm được</w:t>
        </w:r>
        <w:r>
          <w:rPr>
            <w:noProof/>
            <w:webHidden/>
          </w:rPr>
          <w:tab/>
        </w:r>
        <w:r>
          <w:rPr>
            <w:noProof/>
            <w:webHidden/>
          </w:rPr>
          <w:fldChar w:fldCharType="begin"/>
        </w:r>
        <w:r>
          <w:rPr>
            <w:noProof/>
            <w:webHidden/>
          </w:rPr>
          <w:instrText xml:space="preserve"> PAGEREF _Toc343415579 \h </w:instrText>
        </w:r>
        <w:r>
          <w:rPr>
            <w:noProof/>
            <w:webHidden/>
          </w:rPr>
        </w:r>
      </w:ins>
      <w:r>
        <w:rPr>
          <w:noProof/>
          <w:webHidden/>
        </w:rPr>
        <w:fldChar w:fldCharType="separate"/>
      </w:r>
      <w:ins w:id="328" w:author="The Si Tran" w:date="2012-12-16T10:00:00Z">
        <w:r>
          <w:rPr>
            <w:noProof/>
            <w:webHidden/>
          </w:rPr>
          <w:t>74</w:t>
        </w:r>
        <w:r>
          <w:rPr>
            <w:noProof/>
            <w:webHidden/>
          </w:rPr>
          <w:fldChar w:fldCharType="end"/>
        </w:r>
        <w:r w:rsidRPr="007806E9">
          <w:rPr>
            <w:rStyle w:val="Hyperlink"/>
            <w:noProof/>
          </w:rPr>
          <w:fldChar w:fldCharType="end"/>
        </w:r>
      </w:ins>
    </w:p>
    <w:p w14:paraId="338E6E01" w14:textId="77777777" w:rsidR="003343D0" w:rsidRDefault="003343D0">
      <w:pPr>
        <w:pStyle w:val="TOC3"/>
        <w:tabs>
          <w:tab w:val="left" w:pos="1760"/>
          <w:tab w:val="right" w:leader="dot" w:pos="9062"/>
        </w:tabs>
        <w:rPr>
          <w:ins w:id="329" w:author="The Si Tran" w:date="2012-12-16T10:00:00Z"/>
          <w:rFonts w:asciiTheme="minorHAnsi" w:eastAsiaTheme="minorEastAsia" w:hAnsiTheme="minorHAnsi" w:cstheme="minorBidi"/>
          <w:noProof/>
          <w:sz w:val="22"/>
        </w:rPr>
      </w:pPr>
      <w:ins w:id="330"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"_Toc343415580"</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7.1.2.</w:t>
        </w:r>
        <w:r>
          <w:rPr>
            <w:rFonts w:asciiTheme="minorHAnsi" w:eastAsiaTheme="minorEastAsia" w:hAnsiTheme="minorHAnsi" w:cstheme="minorBidi"/>
            <w:noProof/>
            <w:sz w:val="22"/>
          </w:rPr>
          <w:tab/>
        </w:r>
        <w:r w:rsidRPr="007806E9">
          <w:rPr>
            <w:rStyle w:val="Hyperlink"/>
            <w:noProof/>
          </w:rPr>
          <w:t>Những đúc kết về mặt lý luận</w:t>
        </w:r>
        <w:r>
          <w:rPr>
            <w:noProof/>
            <w:webHidden/>
          </w:rPr>
          <w:tab/>
        </w:r>
        <w:r>
          <w:rPr>
            <w:noProof/>
            <w:webHidden/>
          </w:rPr>
          <w:fldChar w:fldCharType="begin"/>
        </w:r>
        <w:r>
          <w:rPr>
            <w:noProof/>
            <w:webHidden/>
          </w:rPr>
          <w:instrText xml:space="preserve"> PAGEREF _Toc343415580 \h </w:instrText>
        </w:r>
        <w:r>
          <w:rPr>
            <w:noProof/>
            <w:webHidden/>
          </w:rPr>
        </w:r>
      </w:ins>
      <w:r>
        <w:rPr>
          <w:noProof/>
          <w:webHidden/>
        </w:rPr>
        <w:fldChar w:fldCharType="separate"/>
      </w:r>
      <w:ins w:id="331" w:author="The Si Tran" w:date="2012-12-16T10:00:00Z">
        <w:r>
          <w:rPr>
            <w:noProof/>
            <w:webHidden/>
          </w:rPr>
          <w:t>74</w:t>
        </w:r>
        <w:r>
          <w:rPr>
            <w:noProof/>
            <w:webHidden/>
          </w:rPr>
          <w:fldChar w:fldCharType="end"/>
        </w:r>
        <w:r w:rsidRPr="007806E9">
          <w:rPr>
            <w:rStyle w:val="Hyperlink"/>
            <w:noProof/>
          </w:rPr>
          <w:fldChar w:fldCharType="end"/>
        </w:r>
      </w:ins>
    </w:p>
    <w:p w14:paraId="7A1EE7BD" w14:textId="77777777" w:rsidR="003343D0" w:rsidRDefault="003343D0">
      <w:pPr>
        <w:pStyle w:val="TOC3"/>
        <w:tabs>
          <w:tab w:val="left" w:pos="1760"/>
          <w:tab w:val="right" w:leader="dot" w:pos="9062"/>
        </w:tabs>
        <w:rPr>
          <w:ins w:id="332" w:author="The Si Tran" w:date="2012-12-16T10:00:00Z"/>
          <w:rFonts w:asciiTheme="minorHAnsi" w:eastAsiaTheme="minorEastAsia" w:hAnsiTheme="minorHAnsi" w:cstheme="minorBidi"/>
          <w:noProof/>
          <w:sz w:val="22"/>
        </w:rPr>
      </w:pPr>
      <w:ins w:id="333"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"_Toc343415581"</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7.1.3.</w:t>
        </w:r>
        <w:r>
          <w:rPr>
            <w:rFonts w:asciiTheme="minorHAnsi" w:eastAsiaTheme="minorEastAsia" w:hAnsiTheme="minorHAnsi" w:cstheme="minorBidi"/>
            <w:noProof/>
            <w:sz w:val="22"/>
          </w:rPr>
          <w:tab/>
        </w:r>
        <w:r w:rsidRPr="007806E9">
          <w:rPr>
            <w:rStyle w:val="Hyperlink"/>
            <w:noProof/>
          </w:rPr>
          <w:t>Mặt hạn chế</w:t>
        </w:r>
        <w:r>
          <w:rPr>
            <w:noProof/>
            <w:webHidden/>
          </w:rPr>
          <w:tab/>
        </w:r>
        <w:r>
          <w:rPr>
            <w:noProof/>
            <w:webHidden/>
          </w:rPr>
          <w:fldChar w:fldCharType="begin"/>
        </w:r>
        <w:r>
          <w:rPr>
            <w:noProof/>
            <w:webHidden/>
          </w:rPr>
          <w:instrText xml:space="preserve"> PAGEREF _Toc343415581 \h </w:instrText>
        </w:r>
        <w:r>
          <w:rPr>
            <w:noProof/>
            <w:webHidden/>
          </w:rPr>
        </w:r>
      </w:ins>
      <w:r>
        <w:rPr>
          <w:noProof/>
          <w:webHidden/>
        </w:rPr>
        <w:fldChar w:fldCharType="separate"/>
      </w:r>
      <w:ins w:id="334" w:author="The Si Tran" w:date="2012-12-16T10:00:00Z">
        <w:r>
          <w:rPr>
            <w:noProof/>
            <w:webHidden/>
          </w:rPr>
          <w:t>75</w:t>
        </w:r>
        <w:r>
          <w:rPr>
            <w:noProof/>
            <w:webHidden/>
          </w:rPr>
          <w:fldChar w:fldCharType="end"/>
        </w:r>
        <w:r w:rsidRPr="007806E9">
          <w:rPr>
            <w:rStyle w:val="Hyperlink"/>
            <w:noProof/>
          </w:rPr>
          <w:fldChar w:fldCharType="end"/>
        </w:r>
      </w:ins>
    </w:p>
    <w:p w14:paraId="0EAD3387" w14:textId="77777777" w:rsidR="003343D0" w:rsidRDefault="003343D0">
      <w:pPr>
        <w:pStyle w:val="TOC2"/>
        <w:tabs>
          <w:tab w:val="left" w:pos="1320"/>
          <w:tab w:val="right" w:leader="dot" w:pos="9062"/>
        </w:tabs>
        <w:rPr>
          <w:ins w:id="335" w:author="The Si Tran" w:date="2012-12-16T10:00:00Z"/>
          <w:rFonts w:asciiTheme="minorHAnsi" w:eastAsiaTheme="minorEastAsia" w:hAnsiTheme="minorHAnsi" w:cstheme="minorBidi"/>
          <w:noProof/>
          <w:sz w:val="22"/>
        </w:rPr>
      </w:pPr>
      <w:ins w:id="336"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"_Toc343415582"</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7.2.</w:t>
        </w:r>
        <w:r>
          <w:rPr>
            <w:rFonts w:asciiTheme="minorHAnsi" w:eastAsiaTheme="minorEastAsia" w:hAnsiTheme="minorHAnsi" w:cstheme="minorBidi"/>
            <w:noProof/>
            <w:sz w:val="22"/>
          </w:rPr>
          <w:tab/>
        </w:r>
        <w:r w:rsidRPr="007806E9">
          <w:rPr>
            <w:rStyle w:val="Hyperlink"/>
            <w:noProof/>
          </w:rPr>
          <w:t>Hướng phát triển đề tài</w:t>
        </w:r>
        <w:r>
          <w:rPr>
            <w:noProof/>
            <w:webHidden/>
          </w:rPr>
          <w:tab/>
        </w:r>
        <w:r>
          <w:rPr>
            <w:noProof/>
            <w:webHidden/>
          </w:rPr>
          <w:fldChar w:fldCharType="begin"/>
        </w:r>
        <w:r>
          <w:rPr>
            <w:noProof/>
            <w:webHidden/>
          </w:rPr>
          <w:instrText xml:space="preserve"> PAGEREF _Toc343415582 \h </w:instrText>
        </w:r>
        <w:r>
          <w:rPr>
            <w:noProof/>
            <w:webHidden/>
          </w:rPr>
        </w:r>
      </w:ins>
      <w:r>
        <w:rPr>
          <w:noProof/>
          <w:webHidden/>
        </w:rPr>
        <w:fldChar w:fldCharType="separate"/>
      </w:r>
      <w:ins w:id="337" w:author="The Si Tran" w:date="2012-12-16T10:00:00Z">
        <w:r>
          <w:rPr>
            <w:noProof/>
            <w:webHidden/>
          </w:rPr>
          <w:t>75</w:t>
        </w:r>
        <w:r>
          <w:rPr>
            <w:noProof/>
            <w:webHidden/>
          </w:rPr>
          <w:fldChar w:fldCharType="end"/>
        </w:r>
        <w:r w:rsidRPr="007806E9">
          <w:rPr>
            <w:rStyle w:val="Hyperlink"/>
            <w:noProof/>
          </w:rPr>
          <w:fldChar w:fldCharType="end"/>
        </w:r>
      </w:ins>
    </w:p>
    <w:p w14:paraId="259E6AE1" w14:textId="77777777" w:rsidR="003343D0" w:rsidRDefault="003343D0">
      <w:pPr>
        <w:pStyle w:val="TOC1"/>
        <w:tabs>
          <w:tab w:val="right" w:leader="dot" w:pos="9062"/>
        </w:tabs>
        <w:rPr>
          <w:ins w:id="338" w:author="The Si Tran" w:date="2012-12-16T10:00:00Z"/>
          <w:rFonts w:asciiTheme="minorHAnsi" w:eastAsiaTheme="minorEastAsia" w:hAnsiTheme="minorHAnsi" w:cstheme="minorBidi"/>
          <w:noProof/>
          <w:sz w:val="22"/>
        </w:rPr>
      </w:pPr>
      <w:ins w:id="339"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"_Toc343415583"</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TÀI LIỆU THAM KHẢO</w:t>
        </w:r>
        <w:r>
          <w:rPr>
            <w:noProof/>
            <w:webHidden/>
          </w:rPr>
          <w:tab/>
        </w:r>
        <w:r>
          <w:rPr>
            <w:noProof/>
            <w:webHidden/>
          </w:rPr>
          <w:fldChar w:fldCharType="begin"/>
        </w:r>
        <w:r>
          <w:rPr>
            <w:noProof/>
            <w:webHidden/>
          </w:rPr>
          <w:instrText xml:space="preserve"> PAGEREF _Toc343415583 \h </w:instrText>
        </w:r>
        <w:r>
          <w:rPr>
            <w:noProof/>
            <w:webHidden/>
          </w:rPr>
        </w:r>
      </w:ins>
      <w:r>
        <w:rPr>
          <w:noProof/>
          <w:webHidden/>
        </w:rPr>
        <w:fldChar w:fldCharType="separate"/>
      </w:r>
      <w:ins w:id="340" w:author="The Si Tran" w:date="2012-12-16T10:00:00Z">
        <w:r>
          <w:rPr>
            <w:noProof/>
            <w:webHidden/>
          </w:rPr>
          <w:t>76</w:t>
        </w:r>
        <w:r>
          <w:rPr>
            <w:noProof/>
            <w:webHidden/>
          </w:rPr>
          <w:fldChar w:fldCharType="end"/>
        </w:r>
        <w:r w:rsidRPr="007806E9">
          <w:rPr>
            <w:rStyle w:val="Hyperlink"/>
            <w:noProof/>
          </w:rPr>
          <w:fldChar w:fldCharType="end"/>
        </w:r>
      </w:ins>
    </w:p>
    <w:p w14:paraId="4977135A" w14:textId="77777777" w:rsidR="003343D0" w:rsidRDefault="003343D0">
      <w:pPr>
        <w:pStyle w:val="TOC1"/>
        <w:tabs>
          <w:tab w:val="right" w:leader="dot" w:pos="9062"/>
        </w:tabs>
        <w:rPr>
          <w:ins w:id="341" w:author="The Si Tran" w:date="2012-12-16T10:00:00Z"/>
          <w:rFonts w:asciiTheme="minorHAnsi" w:eastAsiaTheme="minorEastAsia" w:hAnsiTheme="minorHAnsi" w:cstheme="minorBidi"/>
          <w:noProof/>
          <w:sz w:val="22"/>
        </w:rPr>
      </w:pPr>
      <w:ins w:id="342"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"_Toc343415584"</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PHỤ LỤC A Bảng thuật ngữ Anh-Việt</w:t>
        </w:r>
        <w:r>
          <w:rPr>
            <w:noProof/>
            <w:webHidden/>
          </w:rPr>
          <w:tab/>
        </w:r>
        <w:r>
          <w:rPr>
            <w:noProof/>
            <w:webHidden/>
          </w:rPr>
          <w:fldChar w:fldCharType="begin"/>
        </w:r>
        <w:r>
          <w:rPr>
            <w:noProof/>
            <w:webHidden/>
          </w:rPr>
          <w:instrText xml:space="preserve"> PAGEREF _Toc343415584 \h </w:instrText>
        </w:r>
        <w:r>
          <w:rPr>
            <w:noProof/>
            <w:webHidden/>
          </w:rPr>
        </w:r>
      </w:ins>
      <w:r>
        <w:rPr>
          <w:noProof/>
          <w:webHidden/>
        </w:rPr>
        <w:fldChar w:fldCharType="separate"/>
      </w:r>
      <w:ins w:id="343" w:author="The Si Tran" w:date="2012-12-16T10:00:00Z">
        <w:r>
          <w:rPr>
            <w:noProof/>
            <w:webHidden/>
          </w:rPr>
          <w:t>1</w:t>
        </w:r>
        <w:r>
          <w:rPr>
            <w:noProof/>
            <w:webHidden/>
          </w:rPr>
          <w:fldChar w:fldCharType="end"/>
        </w:r>
        <w:r w:rsidRPr="007806E9">
          <w:rPr>
            <w:rStyle w:val="Hyperlink"/>
            <w:noProof/>
          </w:rPr>
          <w:fldChar w:fldCharType="end"/>
        </w:r>
      </w:ins>
    </w:p>
    <w:p w14:paraId="782E46D3" w14:textId="77777777" w:rsidR="003343D0" w:rsidRDefault="003343D0">
      <w:pPr>
        <w:pStyle w:val="TOC1"/>
        <w:tabs>
          <w:tab w:val="right" w:leader="dot" w:pos="9062"/>
        </w:tabs>
        <w:rPr>
          <w:ins w:id="344" w:author="The Si Tran" w:date="2012-12-16T10:00:00Z"/>
          <w:rFonts w:asciiTheme="minorHAnsi" w:eastAsiaTheme="minorEastAsia" w:hAnsiTheme="minorHAnsi" w:cstheme="minorBidi"/>
          <w:noProof/>
          <w:sz w:val="22"/>
        </w:rPr>
      </w:pPr>
      <w:ins w:id="345"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"_Toc343415585"</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PHỤ LỤC B Danh mục từ viết tắt</w:t>
        </w:r>
        <w:r>
          <w:rPr>
            <w:noProof/>
            <w:webHidden/>
          </w:rPr>
          <w:tab/>
        </w:r>
        <w:r>
          <w:rPr>
            <w:noProof/>
            <w:webHidden/>
          </w:rPr>
          <w:fldChar w:fldCharType="begin"/>
        </w:r>
        <w:r>
          <w:rPr>
            <w:noProof/>
            <w:webHidden/>
          </w:rPr>
          <w:instrText xml:space="preserve"> PAGEREF _Toc343415585 \h </w:instrText>
        </w:r>
        <w:r>
          <w:rPr>
            <w:noProof/>
            <w:webHidden/>
          </w:rPr>
        </w:r>
      </w:ins>
      <w:r>
        <w:rPr>
          <w:noProof/>
          <w:webHidden/>
        </w:rPr>
        <w:fldChar w:fldCharType="separate"/>
      </w:r>
      <w:ins w:id="346" w:author="The Si Tran" w:date="2012-12-16T10:00:00Z">
        <w:r>
          <w:rPr>
            <w:noProof/>
            <w:webHidden/>
          </w:rPr>
          <w:t>1</w:t>
        </w:r>
        <w:r>
          <w:rPr>
            <w:noProof/>
            <w:webHidden/>
          </w:rPr>
          <w:fldChar w:fldCharType="end"/>
        </w:r>
        <w:r w:rsidRPr="007806E9">
          <w:rPr>
            <w:rStyle w:val="Hyperlink"/>
            <w:noProof/>
          </w:rPr>
          <w:fldChar w:fldCharType="end"/>
        </w:r>
      </w:ins>
    </w:p>
    <w:p w14:paraId="225FF268" w14:textId="77777777" w:rsidR="003343D0" w:rsidRDefault="003343D0">
      <w:pPr>
        <w:pStyle w:val="TOC1"/>
        <w:tabs>
          <w:tab w:val="right" w:leader="dot" w:pos="9062"/>
        </w:tabs>
        <w:rPr>
          <w:ins w:id="347" w:author="The Si Tran" w:date="2012-12-16T10:00:00Z"/>
          <w:rFonts w:asciiTheme="minorHAnsi" w:eastAsiaTheme="minorEastAsia" w:hAnsiTheme="minorHAnsi" w:cstheme="minorBidi"/>
          <w:noProof/>
          <w:sz w:val="22"/>
        </w:rPr>
      </w:pPr>
      <w:ins w:id="348"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"_Toc343415586"</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PHỤ LỤC C</w:t>
        </w:r>
        <w:r>
          <w:rPr>
            <w:noProof/>
            <w:webHidden/>
          </w:rPr>
          <w:tab/>
        </w:r>
        <w:r>
          <w:rPr>
            <w:noProof/>
            <w:webHidden/>
          </w:rPr>
          <w:fldChar w:fldCharType="begin"/>
        </w:r>
        <w:r>
          <w:rPr>
            <w:noProof/>
            <w:webHidden/>
          </w:rPr>
          <w:instrText xml:space="preserve"> PAGEREF _Toc343415586 \h </w:instrText>
        </w:r>
        <w:r>
          <w:rPr>
            <w:noProof/>
            <w:webHidden/>
          </w:rPr>
        </w:r>
      </w:ins>
      <w:r>
        <w:rPr>
          <w:noProof/>
          <w:webHidden/>
        </w:rPr>
        <w:fldChar w:fldCharType="separate"/>
      </w:r>
      <w:ins w:id="349" w:author="The Si Tran" w:date="2012-12-16T10:00:00Z">
        <w:r>
          <w:rPr>
            <w:noProof/>
            <w:webHidden/>
          </w:rPr>
          <w:t>1</w:t>
        </w:r>
        <w:r>
          <w:rPr>
            <w:noProof/>
            <w:webHidden/>
          </w:rPr>
          <w:fldChar w:fldCharType="end"/>
        </w:r>
        <w:r w:rsidRPr="007806E9">
          <w:rPr>
            <w:rStyle w:val="Hyperlink"/>
            <w:noProof/>
          </w:rPr>
          <w:fldChar w:fldCharType="end"/>
        </w:r>
      </w:ins>
    </w:p>
    <w:p w14:paraId="55E34D08" w14:textId="77777777" w:rsidR="003343D0" w:rsidRDefault="003343D0">
      <w:pPr>
        <w:pStyle w:val="TOC1"/>
        <w:tabs>
          <w:tab w:val="right" w:leader="dot" w:pos="9062"/>
        </w:tabs>
        <w:rPr>
          <w:ins w:id="350" w:author="The Si Tran" w:date="2012-12-16T10:00:00Z"/>
          <w:rFonts w:asciiTheme="minorHAnsi" w:eastAsiaTheme="minorEastAsia" w:hAnsiTheme="minorHAnsi" w:cstheme="minorBidi"/>
          <w:noProof/>
          <w:sz w:val="22"/>
        </w:rPr>
      </w:pPr>
      <w:ins w:id="351"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"_Toc343415587"</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noProof/>
          </w:rPr>
          <w:t>Hướng dẫn sử dụng chương trình</w:t>
        </w:r>
        <w:r>
          <w:rPr>
            <w:noProof/>
            <w:webHidden/>
          </w:rPr>
          <w:tab/>
        </w:r>
        <w:r>
          <w:rPr>
            <w:noProof/>
            <w:webHidden/>
          </w:rPr>
          <w:fldChar w:fldCharType="begin"/>
        </w:r>
        <w:r>
          <w:rPr>
            <w:noProof/>
            <w:webHidden/>
          </w:rPr>
          <w:instrText xml:space="preserve"> PAGEREF _Toc343415587 \h </w:instrText>
        </w:r>
        <w:r>
          <w:rPr>
            <w:noProof/>
            <w:webHidden/>
          </w:rPr>
        </w:r>
      </w:ins>
      <w:r>
        <w:rPr>
          <w:noProof/>
          <w:webHidden/>
        </w:rPr>
        <w:fldChar w:fldCharType="separate"/>
      </w:r>
      <w:ins w:id="352" w:author="The Si Tran" w:date="2012-12-16T10:00:00Z">
        <w:r>
          <w:rPr>
            <w:noProof/>
            <w:webHidden/>
          </w:rPr>
          <w:t>1</w:t>
        </w:r>
        <w:r>
          <w:rPr>
            <w:noProof/>
            <w:webHidden/>
          </w:rPr>
          <w:fldChar w:fldCharType="end"/>
        </w:r>
        <w:r w:rsidRPr="007806E9">
          <w:rPr>
            <w:rStyle w:val="Hyperlink"/>
            <w:noProof/>
          </w:rPr>
          <w:fldChar w:fldCharType="end"/>
        </w:r>
      </w:ins>
    </w:p>
    <w:p w14:paraId="0C0F102A" w14:textId="77777777" w:rsidR="003343D0" w:rsidRDefault="003343D0">
      <w:pPr>
        <w:pStyle w:val="TOC2"/>
        <w:tabs>
          <w:tab w:val="left" w:pos="1100"/>
          <w:tab w:val="right" w:leader="dot" w:pos="9062"/>
        </w:tabs>
        <w:rPr>
          <w:ins w:id="353" w:author="The Si Tran" w:date="2012-12-16T10:00:00Z"/>
          <w:rFonts w:asciiTheme="minorHAnsi" w:eastAsiaTheme="minorEastAsia" w:hAnsiTheme="minorHAnsi" w:cstheme="minorBidi"/>
          <w:noProof/>
          <w:sz w:val="22"/>
        </w:rPr>
      </w:pPr>
      <w:ins w:id="354" w:author="The Si Tran" w:date="2012-12-16T10:00:00Z">
        <w:r w:rsidRPr="007806E9">
          <w:rPr>
            <w:rStyle w:val="Hyperlink"/>
            <w:noProof/>
          </w:rPr>
          <w:lastRenderedPageBreak/>
          <w:fldChar w:fldCharType="begin"/>
        </w:r>
        <w:r w:rsidRPr="007806E9">
          <w:rPr>
            <w:rStyle w:val="Hyperlink"/>
            <w:noProof/>
          </w:rPr>
          <w:instrText xml:space="preserve"> </w:instrText>
        </w:r>
        <w:r>
          <w:rPr>
            <w:noProof/>
          </w:rPr>
          <w:instrText>HYPERLINK \l "_Toc343415588"</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rFonts w:ascii="Wingdings" w:hAnsi="Wingdings"/>
            <w:noProof/>
          </w:rPr>
          <w:t></w:t>
        </w:r>
        <w:r>
          <w:rPr>
            <w:rFonts w:asciiTheme="minorHAnsi" w:eastAsiaTheme="minorEastAsia" w:hAnsiTheme="minorHAnsi" w:cstheme="minorBidi"/>
            <w:noProof/>
            <w:sz w:val="22"/>
          </w:rPr>
          <w:tab/>
        </w:r>
        <w:r w:rsidRPr="007806E9">
          <w:rPr>
            <w:rStyle w:val="Hyperlink"/>
            <w:noProof/>
          </w:rPr>
          <w:t>Xây dựng mô hình SARIMA</w:t>
        </w:r>
        <w:r>
          <w:rPr>
            <w:noProof/>
            <w:webHidden/>
          </w:rPr>
          <w:tab/>
        </w:r>
        <w:r>
          <w:rPr>
            <w:noProof/>
            <w:webHidden/>
          </w:rPr>
          <w:fldChar w:fldCharType="begin"/>
        </w:r>
        <w:r>
          <w:rPr>
            <w:noProof/>
            <w:webHidden/>
          </w:rPr>
          <w:instrText xml:space="preserve"> PAGEREF _Toc343415588 \h </w:instrText>
        </w:r>
        <w:r>
          <w:rPr>
            <w:noProof/>
            <w:webHidden/>
          </w:rPr>
        </w:r>
      </w:ins>
      <w:r>
        <w:rPr>
          <w:noProof/>
          <w:webHidden/>
        </w:rPr>
        <w:fldChar w:fldCharType="separate"/>
      </w:r>
      <w:ins w:id="355" w:author="The Si Tran" w:date="2012-12-16T10:00:00Z">
        <w:r>
          <w:rPr>
            <w:noProof/>
            <w:webHidden/>
          </w:rPr>
          <w:t>1</w:t>
        </w:r>
        <w:r>
          <w:rPr>
            <w:noProof/>
            <w:webHidden/>
          </w:rPr>
          <w:fldChar w:fldCharType="end"/>
        </w:r>
        <w:r w:rsidRPr="007806E9">
          <w:rPr>
            <w:rStyle w:val="Hyperlink"/>
            <w:noProof/>
          </w:rPr>
          <w:fldChar w:fldCharType="end"/>
        </w:r>
      </w:ins>
    </w:p>
    <w:p w14:paraId="38EBD015" w14:textId="77777777" w:rsidR="003343D0" w:rsidRDefault="003343D0">
      <w:pPr>
        <w:pStyle w:val="TOC2"/>
        <w:tabs>
          <w:tab w:val="left" w:pos="1100"/>
          <w:tab w:val="right" w:leader="dot" w:pos="9062"/>
        </w:tabs>
        <w:rPr>
          <w:ins w:id="356" w:author="The Si Tran" w:date="2012-12-16T10:00:00Z"/>
          <w:rFonts w:asciiTheme="minorHAnsi" w:eastAsiaTheme="minorEastAsia" w:hAnsiTheme="minorHAnsi" w:cstheme="minorBidi"/>
          <w:noProof/>
          <w:sz w:val="22"/>
        </w:rPr>
      </w:pPr>
      <w:ins w:id="357" w:author="The Si Tran" w:date="2012-12-16T10:00:00Z">
        <w:r w:rsidRPr="007806E9">
          <w:rPr>
            <w:rStyle w:val="Hyperlink"/>
            <w:noProof/>
          </w:rPr>
          <w:fldChar w:fldCharType="begin"/>
        </w:r>
        <w:r w:rsidRPr="007806E9">
          <w:rPr>
            <w:rStyle w:val="Hyperlink"/>
            <w:noProof/>
          </w:rPr>
          <w:instrText xml:space="preserve"> </w:instrText>
        </w:r>
        <w:r>
          <w:rPr>
            <w:noProof/>
          </w:rPr>
          <w:instrText>HYPERLINK \l "_Toc343415589"</w:instrText>
        </w:r>
        <w:r w:rsidRPr="007806E9">
          <w:rPr>
            <w:rStyle w:val="Hyperlink"/>
            <w:noProof/>
          </w:rPr>
          <w:instrText xml:space="preserve"> </w:instrText>
        </w:r>
        <w:r w:rsidRPr="007806E9">
          <w:rPr>
            <w:rStyle w:val="Hyperlink"/>
            <w:noProof/>
          </w:rPr>
        </w:r>
        <w:r w:rsidRPr="007806E9">
          <w:rPr>
            <w:rStyle w:val="Hyperlink"/>
            <w:noProof/>
          </w:rPr>
          <w:fldChar w:fldCharType="separate"/>
        </w:r>
        <w:r w:rsidRPr="007806E9">
          <w:rPr>
            <w:rStyle w:val="Hyperlink"/>
            <w:rFonts w:ascii="Wingdings" w:hAnsi="Wingdings"/>
            <w:noProof/>
          </w:rPr>
          <w:t></w:t>
        </w:r>
        <w:r>
          <w:rPr>
            <w:rFonts w:asciiTheme="minorHAnsi" w:eastAsiaTheme="minorEastAsia" w:hAnsiTheme="minorHAnsi" w:cstheme="minorBidi"/>
            <w:noProof/>
            <w:sz w:val="22"/>
          </w:rPr>
          <w:tab/>
        </w:r>
        <w:r w:rsidRPr="007806E9">
          <w:rPr>
            <w:rStyle w:val="Hyperlink"/>
            <w:noProof/>
          </w:rPr>
          <w:t>Xây dựng mô hình mạng nơron</w:t>
        </w:r>
        <w:r>
          <w:rPr>
            <w:noProof/>
            <w:webHidden/>
          </w:rPr>
          <w:tab/>
        </w:r>
        <w:r>
          <w:rPr>
            <w:noProof/>
            <w:webHidden/>
          </w:rPr>
          <w:fldChar w:fldCharType="begin"/>
        </w:r>
        <w:r>
          <w:rPr>
            <w:noProof/>
            <w:webHidden/>
          </w:rPr>
          <w:instrText xml:space="preserve"> PAGEREF _Toc343415589 \h </w:instrText>
        </w:r>
        <w:r>
          <w:rPr>
            <w:noProof/>
            <w:webHidden/>
          </w:rPr>
        </w:r>
      </w:ins>
      <w:r>
        <w:rPr>
          <w:noProof/>
          <w:webHidden/>
        </w:rPr>
        <w:fldChar w:fldCharType="separate"/>
      </w:r>
      <w:ins w:id="358" w:author="The Si Tran" w:date="2012-12-16T10:00:00Z">
        <w:r>
          <w:rPr>
            <w:noProof/>
            <w:webHidden/>
          </w:rPr>
          <w:t>7</w:t>
        </w:r>
        <w:r>
          <w:rPr>
            <w:noProof/>
            <w:webHidden/>
          </w:rPr>
          <w:fldChar w:fldCharType="end"/>
        </w:r>
        <w:r w:rsidRPr="007806E9">
          <w:rPr>
            <w:rStyle w:val="Hyperlink"/>
            <w:noProof/>
          </w:rPr>
          <w:fldChar w:fldCharType="end"/>
        </w:r>
      </w:ins>
    </w:p>
    <w:p w14:paraId="6196CD23" w14:textId="77777777" w:rsidR="002E545D" w:rsidRDefault="002E545D">
      <w:pPr>
        <w:rPr>
          <w:ins w:id="359" w:author="The Si Tran" w:date="2012-12-12T13:48:00Z"/>
          <w:kern w:val="32"/>
        </w:rPr>
        <w:pPrChange w:id="360" w:author="The Si Tran" w:date="2012-12-12T13:52:00Z">
          <w:pPr>
            <w:spacing w:before="0" w:after="200" w:line="276" w:lineRule="auto"/>
            <w:jc w:val="left"/>
          </w:pPr>
        </w:pPrChange>
      </w:pPr>
      <w:ins w:id="361" w:author="The Si Tran" w:date="2012-12-12T13:49:00Z">
        <w:r>
          <w:fldChar w:fldCharType="end"/>
        </w:r>
      </w:ins>
    </w:p>
    <w:p w14:paraId="71489AD8" w14:textId="77777777" w:rsidR="0045424A" w:rsidRDefault="0045424A">
      <w:pPr>
        <w:pStyle w:val="Heading1"/>
        <w:numPr>
          <w:ilvl w:val="0"/>
          <w:numId w:val="0"/>
        </w:numPr>
        <w:ind w:left="360"/>
        <w:rPr>
          <w:ins w:id="362" w:author="The Si Tran" w:date="2012-12-11T23:16:00Z"/>
        </w:rPr>
        <w:pPrChange w:id="363" w:author="The Si Tran" w:date="2012-12-14T07:19:00Z">
          <w:pPr>
            <w:pStyle w:val="Heading1"/>
            <w:numPr>
              <w:numId w:val="0"/>
            </w:numPr>
            <w:spacing w:line="480" w:lineRule="auto"/>
            <w:ind w:left="0" w:firstLine="0"/>
            <w:jc w:val="both"/>
          </w:pPr>
        </w:pPrChange>
      </w:pPr>
      <w:bookmarkStart w:id="364" w:name="_Toc343415380"/>
      <w:r w:rsidRPr="0049233F">
        <w:rPr>
          <w:rPrChange w:id="365" w:author="The Si Tran" w:date="2012-12-05T23:02:00Z">
            <w:rPr>
              <w:rFonts w:cs="Times New Roman"/>
              <w:b w:val="0"/>
              <w:bCs w:val="0"/>
              <w:kern w:val="0"/>
              <w:sz w:val="26"/>
              <w:szCs w:val="22"/>
            </w:rPr>
          </w:rPrChange>
        </w:rPr>
        <w:t>DANH MỤC HÌNH</w:t>
      </w:r>
      <w:bookmarkEnd w:id="3"/>
      <w:bookmarkEnd w:id="364"/>
    </w:p>
    <w:p w14:paraId="444F762B" w14:textId="77777777" w:rsidR="003343D0" w:rsidRDefault="00187200">
      <w:pPr>
        <w:pStyle w:val="TOC1"/>
        <w:tabs>
          <w:tab w:val="right" w:leader="dot" w:pos="9062"/>
        </w:tabs>
        <w:rPr>
          <w:ins w:id="366" w:author="The Si Tran" w:date="2012-12-16T10:01:00Z"/>
          <w:rFonts w:asciiTheme="minorHAnsi" w:eastAsiaTheme="minorEastAsia" w:hAnsiTheme="minorHAnsi" w:cstheme="minorBidi"/>
          <w:noProof/>
          <w:sz w:val="22"/>
        </w:rPr>
      </w:pPr>
      <w:ins w:id="367" w:author="The Si Tran" w:date="2012-12-11T23:27:00Z">
        <w:r>
          <w:fldChar w:fldCharType="begin"/>
        </w:r>
        <w:r>
          <w:instrText xml:space="preserve"> TOC \h \z \t "Hinh,1" </w:instrText>
        </w:r>
      </w:ins>
      <w:r>
        <w:fldChar w:fldCharType="separate"/>
      </w:r>
      <w:ins w:id="368" w:author="The Si Tran" w:date="2012-12-16T10:01:00Z">
        <w:r w:rsidR="003343D0" w:rsidRPr="009C45D4">
          <w:rPr>
            <w:rStyle w:val="Hyperlink"/>
            <w:noProof/>
          </w:rPr>
          <w:fldChar w:fldCharType="begin"/>
        </w:r>
        <w:r w:rsidR="003343D0" w:rsidRPr="009C45D4">
          <w:rPr>
            <w:rStyle w:val="Hyperlink"/>
            <w:noProof/>
          </w:rPr>
          <w:instrText xml:space="preserve"> </w:instrText>
        </w:r>
        <w:r w:rsidR="003343D0">
          <w:rPr>
            <w:noProof/>
          </w:rPr>
          <w:instrText>HYPERLINK \l "_Toc343415590"</w:instrText>
        </w:r>
        <w:r w:rsidR="003343D0" w:rsidRPr="009C45D4">
          <w:rPr>
            <w:rStyle w:val="Hyperlink"/>
            <w:noProof/>
          </w:rPr>
          <w:instrText xml:space="preserve"> </w:instrText>
        </w:r>
        <w:r w:rsidR="003343D0" w:rsidRPr="009C45D4">
          <w:rPr>
            <w:rStyle w:val="Hyperlink"/>
            <w:noProof/>
          </w:rPr>
        </w:r>
        <w:r w:rsidR="003343D0" w:rsidRPr="009C45D4">
          <w:rPr>
            <w:rStyle w:val="Hyperlink"/>
            <w:noProof/>
          </w:rPr>
          <w:fldChar w:fldCharType="separate"/>
        </w:r>
        <w:r w:rsidR="003343D0" w:rsidRPr="009C45D4">
          <w:rPr>
            <w:rStyle w:val="Hyperlink"/>
            <w:noProof/>
          </w:rPr>
          <w:t>Hình 2.1: Số khách hàng đặt chỗ hàng tháng của hãng Pan Am</w:t>
        </w:r>
        <w:r w:rsidR="003343D0">
          <w:rPr>
            <w:noProof/>
            <w:webHidden/>
          </w:rPr>
          <w:tab/>
        </w:r>
        <w:r w:rsidR="003343D0">
          <w:rPr>
            <w:noProof/>
            <w:webHidden/>
          </w:rPr>
          <w:fldChar w:fldCharType="begin"/>
        </w:r>
        <w:r w:rsidR="003343D0">
          <w:rPr>
            <w:noProof/>
            <w:webHidden/>
          </w:rPr>
          <w:instrText xml:space="preserve"> PAGEREF _Toc343415590 \h </w:instrText>
        </w:r>
        <w:r w:rsidR="003343D0">
          <w:rPr>
            <w:noProof/>
            <w:webHidden/>
          </w:rPr>
        </w:r>
      </w:ins>
      <w:r w:rsidR="003343D0">
        <w:rPr>
          <w:noProof/>
          <w:webHidden/>
        </w:rPr>
        <w:fldChar w:fldCharType="separate"/>
      </w:r>
      <w:ins w:id="369" w:author="The Si Tran" w:date="2012-12-16T10:01:00Z">
        <w:r w:rsidR="003343D0">
          <w:rPr>
            <w:noProof/>
            <w:webHidden/>
          </w:rPr>
          <w:t>4</w:t>
        </w:r>
        <w:r w:rsidR="003343D0">
          <w:rPr>
            <w:noProof/>
            <w:webHidden/>
          </w:rPr>
          <w:fldChar w:fldCharType="end"/>
        </w:r>
        <w:r w:rsidR="003343D0" w:rsidRPr="009C45D4">
          <w:rPr>
            <w:rStyle w:val="Hyperlink"/>
            <w:noProof/>
          </w:rPr>
          <w:fldChar w:fldCharType="end"/>
        </w:r>
      </w:ins>
    </w:p>
    <w:p w14:paraId="37751E12" w14:textId="77777777" w:rsidR="003343D0" w:rsidRDefault="003343D0">
      <w:pPr>
        <w:pStyle w:val="TOC1"/>
        <w:tabs>
          <w:tab w:val="right" w:leader="dot" w:pos="9062"/>
        </w:tabs>
        <w:rPr>
          <w:ins w:id="370" w:author="The Si Tran" w:date="2012-12-16T10:01:00Z"/>
          <w:rFonts w:asciiTheme="minorHAnsi" w:eastAsiaTheme="minorEastAsia" w:hAnsiTheme="minorHAnsi" w:cstheme="minorBidi"/>
          <w:noProof/>
          <w:sz w:val="22"/>
        </w:rPr>
      </w:pPr>
      <w:ins w:id="371"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"_Toc343415591"</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_Toc343415591 \h </w:instrText>
        </w:r>
        <w:r>
          <w:rPr>
            <w:noProof/>
            <w:webHidden/>
          </w:rPr>
        </w:r>
      </w:ins>
      <w:r>
        <w:rPr>
          <w:noProof/>
          <w:webHidden/>
        </w:rPr>
        <w:fldChar w:fldCharType="separate"/>
      </w:r>
      <w:ins w:id="372" w:author="The Si Tran" w:date="2012-12-16T10:01:00Z">
        <w:r>
          <w:rPr>
            <w:noProof/>
            <w:webHidden/>
          </w:rPr>
          <w:t>6</w:t>
        </w:r>
        <w:r>
          <w:rPr>
            <w:noProof/>
            <w:webHidden/>
          </w:rPr>
          <w:fldChar w:fldCharType="end"/>
        </w:r>
        <w:r w:rsidRPr="009C45D4">
          <w:rPr>
            <w:rStyle w:val="Hyperlink"/>
            <w:noProof/>
          </w:rPr>
          <w:fldChar w:fldCharType="end"/>
        </w:r>
      </w:ins>
    </w:p>
    <w:p w14:paraId="230F7933" w14:textId="77777777" w:rsidR="003343D0" w:rsidRDefault="003343D0">
      <w:pPr>
        <w:pStyle w:val="TOC1"/>
        <w:tabs>
          <w:tab w:val="right" w:leader="dot" w:pos="9062"/>
        </w:tabs>
        <w:rPr>
          <w:ins w:id="373" w:author="The Si Tran" w:date="2012-12-16T10:01:00Z"/>
          <w:rFonts w:asciiTheme="minorHAnsi" w:eastAsiaTheme="minorEastAsia" w:hAnsiTheme="minorHAnsi" w:cstheme="minorBidi"/>
          <w:noProof/>
          <w:sz w:val="22"/>
        </w:rPr>
      </w:pPr>
      <w:ins w:id="374"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"_Toc343415592"</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_Toc343415592 \h </w:instrText>
        </w:r>
        <w:r>
          <w:rPr>
            <w:noProof/>
            <w:webHidden/>
          </w:rPr>
        </w:r>
      </w:ins>
      <w:r>
        <w:rPr>
          <w:noProof/>
          <w:webHidden/>
        </w:rPr>
        <w:fldChar w:fldCharType="separate"/>
      </w:r>
      <w:ins w:id="375" w:author="The Si Tran" w:date="2012-12-16T10:01:00Z">
        <w:r>
          <w:rPr>
            <w:noProof/>
            <w:webHidden/>
          </w:rPr>
          <w:t>7</w:t>
        </w:r>
        <w:r>
          <w:rPr>
            <w:noProof/>
            <w:webHidden/>
          </w:rPr>
          <w:fldChar w:fldCharType="end"/>
        </w:r>
        <w:r w:rsidRPr="009C45D4">
          <w:rPr>
            <w:rStyle w:val="Hyperlink"/>
            <w:noProof/>
          </w:rPr>
          <w:fldChar w:fldCharType="end"/>
        </w:r>
      </w:ins>
    </w:p>
    <w:p w14:paraId="23A95925" w14:textId="77777777" w:rsidR="003343D0" w:rsidRDefault="003343D0">
      <w:pPr>
        <w:pStyle w:val="TOC1"/>
        <w:tabs>
          <w:tab w:val="right" w:leader="dot" w:pos="9062"/>
        </w:tabs>
        <w:rPr>
          <w:ins w:id="376" w:author="The Si Tran" w:date="2012-12-16T10:01:00Z"/>
          <w:rFonts w:asciiTheme="minorHAnsi" w:eastAsiaTheme="minorEastAsia" w:hAnsiTheme="minorHAnsi" w:cstheme="minorBidi"/>
          <w:noProof/>
          <w:sz w:val="22"/>
        </w:rPr>
      </w:pPr>
      <w:ins w:id="377"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"_Toc343415593"</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rFonts w:cs="Arial"/>
            <w:noProof/>
          </w:rPr>
          <w:t>Hình 2.4:</w:t>
        </w:r>
        <w:r w:rsidRPr="009C45D4">
          <w:rPr>
            <w:rStyle w:val="Hyperlink"/>
            <w:noProof/>
          </w:rPr>
          <w:t xml:space="preserve"> Hàm tự tương quan</w:t>
        </w:r>
        <w:r>
          <w:rPr>
            <w:noProof/>
            <w:webHidden/>
          </w:rPr>
          <w:tab/>
        </w:r>
        <w:r>
          <w:rPr>
            <w:noProof/>
            <w:webHidden/>
          </w:rPr>
          <w:fldChar w:fldCharType="begin"/>
        </w:r>
        <w:r>
          <w:rPr>
            <w:noProof/>
            <w:webHidden/>
          </w:rPr>
          <w:instrText xml:space="preserve"> PAGEREF _Toc343415593 \h </w:instrText>
        </w:r>
        <w:r>
          <w:rPr>
            <w:noProof/>
            <w:webHidden/>
          </w:rPr>
        </w:r>
      </w:ins>
      <w:r>
        <w:rPr>
          <w:noProof/>
          <w:webHidden/>
        </w:rPr>
        <w:fldChar w:fldCharType="separate"/>
      </w:r>
      <w:ins w:id="378" w:author="The Si Tran" w:date="2012-12-16T10:01:00Z">
        <w:r>
          <w:rPr>
            <w:noProof/>
            <w:webHidden/>
          </w:rPr>
          <w:t>8</w:t>
        </w:r>
        <w:r>
          <w:rPr>
            <w:noProof/>
            <w:webHidden/>
          </w:rPr>
          <w:fldChar w:fldCharType="end"/>
        </w:r>
        <w:r w:rsidRPr="009C45D4">
          <w:rPr>
            <w:rStyle w:val="Hyperlink"/>
            <w:noProof/>
          </w:rPr>
          <w:fldChar w:fldCharType="end"/>
        </w:r>
      </w:ins>
    </w:p>
    <w:p w14:paraId="32CD9C16" w14:textId="77777777" w:rsidR="003343D0" w:rsidRDefault="003343D0">
      <w:pPr>
        <w:pStyle w:val="TOC1"/>
        <w:tabs>
          <w:tab w:val="right" w:leader="dot" w:pos="9062"/>
        </w:tabs>
        <w:rPr>
          <w:ins w:id="379" w:author="The Si Tran" w:date="2012-12-16T10:01:00Z"/>
          <w:rFonts w:asciiTheme="minorHAnsi" w:eastAsiaTheme="minorEastAsia" w:hAnsiTheme="minorHAnsi" w:cstheme="minorBidi"/>
          <w:noProof/>
          <w:sz w:val="22"/>
        </w:rPr>
      </w:pPr>
      <w:ins w:id="380"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"_Toc343415594"</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_Toc343415594 \h </w:instrText>
        </w:r>
        <w:r>
          <w:rPr>
            <w:noProof/>
            <w:webHidden/>
          </w:rPr>
        </w:r>
      </w:ins>
      <w:r>
        <w:rPr>
          <w:noProof/>
          <w:webHidden/>
        </w:rPr>
        <w:fldChar w:fldCharType="separate"/>
      </w:r>
      <w:ins w:id="381" w:author="The Si Tran" w:date="2012-12-16T10:01:00Z">
        <w:r>
          <w:rPr>
            <w:noProof/>
            <w:webHidden/>
          </w:rPr>
          <w:t>10</w:t>
        </w:r>
        <w:r>
          <w:rPr>
            <w:noProof/>
            <w:webHidden/>
          </w:rPr>
          <w:fldChar w:fldCharType="end"/>
        </w:r>
        <w:r w:rsidRPr="009C45D4">
          <w:rPr>
            <w:rStyle w:val="Hyperlink"/>
            <w:noProof/>
          </w:rPr>
          <w:fldChar w:fldCharType="end"/>
        </w:r>
      </w:ins>
    </w:p>
    <w:p w14:paraId="14E9C1F3" w14:textId="77777777" w:rsidR="003343D0" w:rsidRDefault="003343D0">
      <w:pPr>
        <w:pStyle w:val="TOC1"/>
        <w:tabs>
          <w:tab w:val="right" w:leader="dot" w:pos="9062"/>
        </w:tabs>
        <w:rPr>
          <w:ins w:id="382" w:author="The Si Tran" w:date="2012-12-16T10:01:00Z"/>
          <w:rFonts w:asciiTheme="minorHAnsi" w:eastAsiaTheme="minorEastAsia" w:hAnsiTheme="minorHAnsi" w:cstheme="minorBidi"/>
          <w:noProof/>
          <w:sz w:val="22"/>
        </w:rPr>
      </w:pPr>
      <w:ins w:id="383"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"_Toc343415595"</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fr-FR"/>
          </w:rPr>
          <w:t xml:space="preserve">Hình </w:t>
        </w:r>
        <w:r w:rsidRPr="009C45D4">
          <w:rPr>
            <w:rStyle w:val="Hyperlink"/>
            <w:noProof/>
          </w:rPr>
          <w:t>2.6:</w:t>
        </w:r>
        <w:r w:rsidRPr="009C45D4">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_Toc343415595 \h </w:instrText>
        </w:r>
        <w:r>
          <w:rPr>
            <w:noProof/>
            <w:webHidden/>
          </w:rPr>
        </w:r>
      </w:ins>
      <w:r>
        <w:rPr>
          <w:noProof/>
          <w:webHidden/>
        </w:rPr>
        <w:fldChar w:fldCharType="separate"/>
      </w:r>
      <w:ins w:id="384" w:author="The Si Tran" w:date="2012-12-16T10:01:00Z">
        <w:r>
          <w:rPr>
            <w:noProof/>
            <w:webHidden/>
          </w:rPr>
          <w:t>11</w:t>
        </w:r>
        <w:r>
          <w:rPr>
            <w:noProof/>
            <w:webHidden/>
          </w:rPr>
          <w:fldChar w:fldCharType="end"/>
        </w:r>
        <w:r w:rsidRPr="009C45D4">
          <w:rPr>
            <w:rStyle w:val="Hyperlink"/>
            <w:noProof/>
          </w:rPr>
          <w:fldChar w:fldCharType="end"/>
        </w:r>
      </w:ins>
    </w:p>
    <w:p w14:paraId="66C24577" w14:textId="77777777" w:rsidR="003343D0" w:rsidRDefault="003343D0">
      <w:pPr>
        <w:pStyle w:val="TOC1"/>
        <w:tabs>
          <w:tab w:val="right" w:leader="dot" w:pos="9062"/>
        </w:tabs>
        <w:rPr>
          <w:ins w:id="385" w:author="The Si Tran" w:date="2012-12-16T10:01:00Z"/>
          <w:rFonts w:asciiTheme="minorHAnsi" w:eastAsiaTheme="minorEastAsia" w:hAnsiTheme="minorHAnsi" w:cstheme="minorBidi"/>
          <w:noProof/>
          <w:sz w:val="22"/>
        </w:rPr>
      </w:pPr>
      <w:ins w:id="386"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"_Toc343415596"</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fr-FR"/>
          </w:rPr>
          <w:t xml:space="preserve">Hình </w:t>
        </w:r>
        <w:r w:rsidRPr="009C45D4">
          <w:rPr>
            <w:rStyle w:val="Hyperlink"/>
            <w:noProof/>
          </w:rPr>
          <w:t>2.7</w:t>
        </w:r>
        <w:r w:rsidRPr="009C45D4">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_Toc343415596 \h </w:instrText>
        </w:r>
        <w:r>
          <w:rPr>
            <w:noProof/>
            <w:webHidden/>
          </w:rPr>
        </w:r>
      </w:ins>
      <w:r>
        <w:rPr>
          <w:noProof/>
          <w:webHidden/>
        </w:rPr>
        <w:fldChar w:fldCharType="separate"/>
      </w:r>
      <w:ins w:id="387" w:author="The Si Tran" w:date="2012-12-16T10:01:00Z">
        <w:r>
          <w:rPr>
            <w:noProof/>
            <w:webHidden/>
          </w:rPr>
          <w:t>12</w:t>
        </w:r>
        <w:r>
          <w:rPr>
            <w:noProof/>
            <w:webHidden/>
          </w:rPr>
          <w:fldChar w:fldCharType="end"/>
        </w:r>
        <w:r w:rsidRPr="009C45D4">
          <w:rPr>
            <w:rStyle w:val="Hyperlink"/>
            <w:noProof/>
          </w:rPr>
          <w:fldChar w:fldCharType="end"/>
        </w:r>
      </w:ins>
    </w:p>
    <w:p w14:paraId="45EFDD4B" w14:textId="77777777" w:rsidR="003343D0" w:rsidRDefault="003343D0">
      <w:pPr>
        <w:pStyle w:val="TOC1"/>
        <w:tabs>
          <w:tab w:val="right" w:leader="dot" w:pos="9062"/>
        </w:tabs>
        <w:rPr>
          <w:ins w:id="388" w:author="The Si Tran" w:date="2012-12-16T10:01:00Z"/>
          <w:rFonts w:asciiTheme="minorHAnsi" w:eastAsiaTheme="minorEastAsia" w:hAnsiTheme="minorHAnsi" w:cstheme="minorBidi"/>
          <w:noProof/>
          <w:sz w:val="22"/>
        </w:rPr>
      </w:pPr>
      <w:ins w:id="389"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"_Toc343415597"</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fr-FR"/>
          </w:rPr>
          <w:t xml:space="preserve">Hình </w:t>
        </w:r>
        <w:r w:rsidRPr="009C45D4">
          <w:rPr>
            <w:rStyle w:val="Hyperlink"/>
            <w:noProof/>
          </w:rPr>
          <w:t>2.7:</w:t>
        </w:r>
        <w:r w:rsidRPr="009C45D4">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_Toc343415597 \h </w:instrText>
        </w:r>
        <w:r>
          <w:rPr>
            <w:noProof/>
            <w:webHidden/>
          </w:rPr>
        </w:r>
      </w:ins>
      <w:r>
        <w:rPr>
          <w:noProof/>
          <w:webHidden/>
        </w:rPr>
        <w:fldChar w:fldCharType="separate"/>
      </w:r>
      <w:ins w:id="390" w:author="The Si Tran" w:date="2012-12-16T10:01:00Z">
        <w:r>
          <w:rPr>
            <w:noProof/>
            <w:webHidden/>
          </w:rPr>
          <w:t>13</w:t>
        </w:r>
        <w:r>
          <w:rPr>
            <w:noProof/>
            <w:webHidden/>
          </w:rPr>
          <w:fldChar w:fldCharType="end"/>
        </w:r>
        <w:r w:rsidRPr="009C45D4">
          <w:rPr>
            <w:rStyle w:val="Hyperlink"/>
            <w:noProof/>
          </w:rPr>
          <w:fldChar w:fldCharType="end"/>
        </w:r>
      </w:ins>
    </w:p>
    <w:p w14:paraId="1E0951C7" w14:textId="77777777" w:rsidR="003343D0" w:rsidRDefault="003343D0">
      <w:pPr>
        <w:pStyle w:val="TOC1"/>
        <w:tabs>
          <w:tab w:val="right" w:leader="dot" w:pos="9062"/>
        </w:tabs>
        <w:rPr>
          <w:ins w:id="391" w:author="The Si Tran" w:date="2012-12-16T10:01:00Z"/>
          <w:rFonts w:asciiTheme="minorHAnsi" w:eastAsiaTheme="minorEastAsia" w:hAnsiTheme="minorHAnsi" w:cstheme="minorBidi"/>
          <w:noProof/>
          <w:sz w:val="22"/>
        </w:rPr>
      </w:pPr>
      <w:ins w:id="392"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"_Toc343415598"</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fr-FR"/>
          </w:rPr>
          <w:t xml:space="preserve">Hình </w:t>
        </w:r>
        <w:r w:rsidRPr="009C45D4">
          <w:rPr>
            <w:rStyle w:val="Hyperlink"/>
            <w:noProof/>
          </w:rPr>
          <w:t>3.1</w:t>
        </w:r>
        <w:r w:rsidRPr="009C45D4">
          <w:rPr>
            <w:rStyle w:val="Hyperlink"/>
            <w:noProof/>
            <w:lang w:val="fr-FR"/>
          </w:rPr>
          <w:t xml:space="preserve"> Hình ảnh của mô </w:t>
        </w:r>
        <w:r w:rsidRPr="009C45D4">
          <w:rPr>
            <w:rStyle w:val="Hyperlink"/>
            <w:noProof/>
            <w:lang w:val="fr-FR"/>
          </w:rPr>
          <w:t>h</w:t>
        </w:r>
        <w:r w:rsidRPr="009C45D4">
          <w:rPr>
            <w:rStyle w:val="Hyperlink"/>
            <w:noProof/>
            <w:lang w:val="fr-FR"/>
          </w:rPr>
          <w:t>ình  MA(2)</w:t>
        </w:r>
        <w:r w:rsidRPr="009C45D4">
          <w:rPr>
            <w:rStyle w:val="Hyperlink"/>
            <w:noProof/>
            <w:lang w:val="pt-BR"/>
          </w:rPr>
          <w:t xml:space="preserve"> </w:t>
        </w:r>
        <m:oMath>
          <m:r>
            <m:rPr>
              <m:sty m:val="b"/>
            </m:rPr>
            <w:rPr>
              <w:rStyle w:val="Hyperlink"/>
              <w:rFonts w:ascii="Cambria Math" w:hAnsi="Cambria Math"/>
              <w:noProof/>
              <w:lang w:val="pt-BR"/>
            </w:rPr>
            <m:t>yt</m:t>
          </m:r>
          <m:r>
            <m:rPr>
              <m:sty m:val="p"/>
            </m:rPr>
            <w:rPr>
              <w:rStyle w:val="Hyperlink"/>
              <w:rFonts w:ascii="Cambria Math" w:hAnsi="Cambria Math"/>
              <w:noProof/>
              <w:lang w:val="pt-BR"/>
            </w:rPr>
            <m:t>=</m:t>
          </m:r>
          <m:r>
            <m:rPr>
              <m:sty m:val="b"/>
            </m:rPr>
            <w:rPr>
              <w:rStyle w:val="Hyperlink"/>
              <w:rFonts w:ascii="Cambria Math" w:hAnsi="Cambria Math"/>
              <w:noProof/>
              <w:lang w:val="pt-BR"/>
            </w:rPr>
            <m:t>40</m:t>
          </m:r>
          <m:r>
            <m:rPr>
              <m:sty m:val="p"/>
            </m:rPr>
            <w:rPr>
              <w:rStyle w:val="Hyperlink"/>
              <w:rFonts w:ascii="Cambria Math" w:hAnsi="Cambria Math"/>
              <w:noProof/>
              <w:lang w:val="pt-BR"/>
            </w:rPr>
            <m:t>+</m:t>
          </m:r>
          <m:r>
            <m:rPr>
              <m:sty m:val="b"/>
            </m:rPr>
            <w:rPr>
              <w:rStyle w:val="Hyperlink"/>
              <w:rFonts w:ascii="Cambria Math" w:hAnsi="Cambria Math"/>
              <w:noProof/>
              <w:lang w:val="pt-BR"/>
            </w:rPr>
            <m:t>εt</m:t>
          </m:r>
          <m:r>
            <m:rPr>
              <m:sty m:val="p"/>
            </m:rPr>
            <w:rPr>
              <w:rStyle w:val="Hyperlink"/>
              <w:rFonts w:ascii="Cambria Math" w:hAnsi="Cambria Math"/>
              <w:noProof/>
              <w:lang w:val="pt-BR"/>
            </w:rPr>
            <m:t>+</m:t>
          </m:r>
          <m:r>
            <m:rPr>
              <m:sty m:val="b"/>
            </m:rPr>
            <w:rPr>
              <w:rStyle w:val="Hyperlink"/>
              <w:rFonts w:ascii="Cambria Math" w:hAnsi="Cambria Math"/>
              <w:noProof/>
              <w:lang w:val="pt-BR"/>
            </w:rPr>
            <m:t>0</m:t>
          </m:r>
          <m:r>
            <m:rPr>
              <m:sty m:val="p"/>
            </m:rPr>
            <w:rPr>
              <w:rStyle w:val="Hyperlink"/>
              <w:rFonts w:ascii="Cambria Math" w:hAnsi="Cambria Math"/>
              <w:noProof/>
              <w:lang w:val="pt-BR"/>
            </w:rPr>
            <m:t>.</m:t>
          </m:r>
          <m:r>
            <m:rPr>
              <m:sty m:val="b"/>
            </m:rPr>
            <w:rPr>
              <w:rStyle w:val="Hyperlink"/>
              <w:rFonts w:ascii="Cambria Math" w:hAnsi="Cambria Math"/>
              <w:noProof/>
              <w:lang w:val="pt-BR"/>
            </w:rPr>
            <m:t>7εt</m:t>
          </m:r>
          <m:r>
            <m:rPr>
              <m:sty m:val="p"/>
            </m:rPr>
            <w:rPr>
              <w:rStyle w:val="Hyperlink"/>
              <w:rFonts w:ascii="Cambria Math" w:hAnsi="Cambria Math"/>
              <w:noProof/>
              <w:lang w:val="pt-BR"/>
            </w:rPr>
            <m:t>-</m:t>
          </m:r>
          <m:r>
            <m:rPr>
              <m:sty m:val="b"/>
            </m:rPr>
            <w:rPr>
              <w:rStyle w:val="Hyperlink"/>
              <w:rFonts w:ascii="Cambria Math" w:hAnsi="Cambria Math"/>
              <w:noProof/>
              <w:lang w:val="pt-BR"/>
            </w:rPr>
            <m:t>1</m:t>
          </m:r>
          <m:r>
            <m:rPr>
              <m:sty m:val="p"/>
            </m:rPr>
            <w:rPr>
              <w:rStyle w:val="Hyperlink"/>
              <w:rFonts w:ascii="Cambria Math" w:hAnsi="Cambria Math"/>
              <w:noProof/>
              <w:lang w:val="pt-BR"/>
            </w:rPr>
            <m:t>-</m:t>
          </m:r>
          <m:r>
            <m:rPr>
              <m:sty m:val="b"/>
            </m:rPr>
            <w:rPr>
              <w:rStyle w:val="Hyperlink"/>
              <w:rFonts w:ascii="Cambria Math" w:hAnsi="Cambria Math"/>
              <w:noProof/>
              <w:lang w:val="pt-BR"/>
            </w:rPr>
            <m:t>0</m:t>
          </m:r>
          <m:r>
            <m:rPr>
              <m:sty m:val="p"/>
            </m:rPr>
            <w:rPr>
              <w:rStyle w:val="Hyperlink"/>
              <w:rFonts w:ascii="Cambria Math" w:hAnsi="Cambria Math"/>
              <w:noProof/>
              <w:lang w:val="pt-BR"/>
            </w:rPr>
            <m:t>.</m:t>
          </m:r>
          <m:r>
            <m:rPr>
              <m:sty m:val="b"/>
            </m:rPr>
            <w:rPr>
              <w:rStyle w:val="Hyperlink"/>
              <w:rFonts w:ascii="Cambria Math" w:hAnsi="Cambria Math"/>
              <w:noProof/>
              <w:lang w:val="pt-BR"/>
            </w:rPr>
            <m:t>28εt</m:t>
          </m:r>
          <m:r>
            <m:rPr>
              <m:sty m:val="p"/>
            </m:rPr>
            <w:rPr>
              <w:rStyle w:val="Hyperlink"/>
              <w:rFonts w:ascii="Cambria Math" w:hAnsi="Cambria Math"/>
              <w:noProof/>
              <w:lang w:val="pt-BR"/>
            </w:rPr>
            <m:t>-</m:t>
          </m:r>
          <m:r>
            <m:rPr>
              <m:sty m:val="b"/>
            </m:rPr>
            <w:rPr>
              <w:rStyle w:val="Hyperlink"/>
              <w:rFonts w:ascii="Cambria Math" w:hAnsi="Cambria Math"/>
              <w:noProof/>
              <w:lang w:val="pt-BR"/>
            </w:rPr>
            <m:t>2</m:t>
          </m:r>
        </m:oMath>
        <w:r>
          <w:rPr>
            <w:noProof/>
            <w:webHidden/>
          </w:rPr>
          <w:tab/>
        </w:r>
        <w:r>
          <w:rPr>
            <w:noProof/>
            <w:webHidden/>
          </w:rPr>
          <w:fldChar w:fldCharType="begin"/>
        </w:r>
        <w:r>
          <w:rPr>
            <w:noProof/>
            <w:webHidden/>
          </w:rPr>
          <w:instrText xml:space="preserve"> PAGEREF _Toc343415598 \h </w:instrText>
        </w:r>
        <w:r>
          <w:rPr>
            <w:noProof/>
            <w:webHidden/>
          </w:rPr>
        </w:r>
      </w:ins>
      <w:r>
        <w:rPr>
          <w:noProof/>
          <w:webHidden/>
        </w:rPr>
        <w:fldChar w:fldCharType="separate"/>
      </w:r>
      <w:ins w:id="393" w:author="The Si Tran" w:date="2012-12-16T10:01:00Z">
        <w:r>
          <w:rPr>
            <w:noProof/>
            <w:webHidden/>
          </w:rPr>
          <w:t>17</w:t>
        </w:r>
        <w:r>
          <w:rPr>
            <w:noProof/>
            <w:webHidden/>
          </w:rPr>
          <w:fldChar w:fldCharType="end"/>
        </w:r>
        <w:r w:rsidRPr="009C45D4">
          <w:rPr>
            <w:rStyle w:val="Hyperlink"/>
            <w:noProof/>
          </w:rPr>
          <w:fldChar w:fldCharType="end"/>
        </w:r>
      </w:ins>
    </w:p>
    <w:p w14:paraId="6692F65D" w14:textId="77777777" w:rsidR="003343D0" w:rsidRDefault="003343D0">
      <w:pPr>
        <w:pStyle w:val="TOC1"/>
        <w:tabs>
          <w:tab w:val="right" w:leader="dot" w:pos="9062"/>
        </w:tabs>
        <w:rPr>
          <w:ins w:id="394" w:author="The Si Tran" w:date="2012-12-16T10:01:00Z"/>
          <w:rFonts w:asciiTheme="minorHAnsi" w:eastAsiaTheme="minorEastAsia" w:hAnsiTheme="minorHAnsi" w:cstheme="minorBidi"/>
          <w:noProof/>
          <w:sz w:val="22"/>
        </w:rPr>
      </w:pPr>
      <w:ins w:id="395"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"_Toc343415599"</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pt-BR"/>
          </w:rPr>
          <w:t xml:space="preserve">Hình </w:t>
        </w:r>
        <w:r w:rsidRPr="009C45D4">
          <w:rPr>
            <w:rStyle w:val="Hyperlink"/>
            <w:noProof/>
          </w:rPr>
          <w:t xml:space="preserve">3.2 : </w:t>
        </w:r>
        <w:r w:rsidRPr="009C45D4">
          <w:rPr>
            <w:rStyle w:val="Hyperlink"/>
            <w:noProof/>
            <w:lang w:val="pt-BR"/>
          </w:rPr>
          <w:t xml:space="preserve"> ACF và PACF của mô hình</w:t>
        </w:r>
        <w:r>
          <w:rPr>
            <w:b/>
            <w:noProof/>
            <w:position w:val="-12"/>
            <w:lang w:val="pt-BR"/>
          </w:rPr>
          <w:pict w14:anchorId="377CA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61.25pt;height:21pt">
              <v:imagedata r:id="rId9" o:title=""/>
            </v:shape>
          </w:pict>
        </w:r>
        <w:r>
          <w:rPr>
            <w:noProof/>
            <w:webHidden/>
          </w:rPr>
          <w:tab/>
        </w:r>
        <w:r>
          <w:rPr>
            <w:noProof/>
            <w:webHidden/>
          </w:rPr>
          <w:fldChar w:fldCharType="begin"/>
        </w:r>
        <w:r>
          <w:rPr>
            <w:noProof/>
            <w:webHidden/>
          </w:rPr>
          <w:instrText xml:space="preserve"> PAGEREF _Toc343415599 \h </w:instrText>
        </w:r>
        <w:r>
          <w:rPr>
            <w:noProof/>
            <w:webHidden/>
          </w:rPr>
        </w:r>
      </w:ins>
      <w:r>
        <w:rPr>
          <w:noProof/>
          <w:webHidden/>
        </w:rPr>
        <w:fldChar w:fldCharType="separate"/>
      </w:r>
      <w:ins w:id="396" w:author="The Si Tran" w:date="2012-12-16T10:01:00Z">
        <w:r>
          <w:rPr>
            <w:noProof/>
            <w:webHidden/>
          </w:rPr>
          <w:t>20</w:t>
        </w:r>
        <w:r>
          <w:rPr>
            <w:noProof/>
            <w:webHidden/>
          </w:rPr>
          <w:fldChar w:fldCharType="end"/>
        </w:r>
        <w:r w:rsidRPr="009C45D4">
          <w:rPr>
            <w:rStyle w:val="Hyperlink"/>
            <w:noProof/>
          </w:rPr>
          <w:fldChar w:fldCharType="end"/>
        </w:r>
      </w:ins>
    </w:p>
    <w:p w14:paraId="2F023B08" w14:textId="77777777" w:rsidR="003343D0" w:rsidRDefault="003343D0">
      <w:pPr>
        <w:pStyle w:val="TOC1"/>
        <w:tabs>
          <w:tab w:val="right" w:leader="dot" w:pos="9062"/>
        </w:tabs>
        <w:rPr>
          <w:ins w:id="397" w:author="The Si Tran" w:date="2012-12-16T10:01:00Z"/>
          <w:rFonts w:asciiTheme="minorHAnsi" w:eastAsiaTheme="minorEastAsia" w:hAnsiTheme="minorHAnsi" w:cstheme="minorBidi"/>
          <w:noProof/>
          <w:sz w:val="22"/>
        </w:rPr>
      </w:pPr>
      <w:ins w:id="398"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"_Toc343415600"</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pt-BR"/>
          </w:rPr>
          <w:t xml:space="preserve">Hình </w:t>
        </w:r>
        <w:r w:rsidRPr="009C45D4">
          <w:rPr>
            <w:rStyle w:val="Hyperlink"/>
            <w:noProof/>
          </w:rPr>
          <w:t>3.3</w:t>
        </w:r>
        <w:r w:rsidRPr="009C45D4">
          <w:rPr>
            <w:rStyle w:val="Hyperlink"/>
            <w:noProof/>
            <w:lang w:val="pt-BR"/>
          </w:rPr>
          <w:t xml:space="preserve"> Hàm tự tương quan và tự tương quan riêng phần của mô hình </w:t>
        </w:r>
        <m:oMath>
          <m:r>
            <m:rPr>
              <m:sty m:val="bi"/>
            </m:rPr>
            <w:rPr>
              <w:rStyle w:val="Hyperlink"/>
              <w:rFonts w:ascii="Cambria Math" w:hAnsi="Cambria Math"/>
              <w:noProof/>
              <w:lang w:val="pt-BR"/>
            </w:rPr>
            <m:t>yt</m:t>
          </m:r>
          <m:r>
            <w:rPr>
              <w:rStyle w:val="Hyperlink"/>
              <w:rFonts w:ascii="Cambria Math" w:hAnsi="Cambria Math"/>
              <w:noProof/>
              <w:lang w:val="pt-BR"/>
            </w:rPr>
            <m:t>=</m:t>
          </m:r>
          <m:r>
            <m:rPr>
              <m:sty m:val="bi"/>
            </m:rPr>
            <w:rPr>
              <w:rStyle w:val="Hyperlink"/>
              <w:rFonts w:ascii="Cambria Math" w:hAnsi="Cambria Math"/>
              <w:noProof/>
              <w:lang w:val="pt-BR"/>
            </w:rPr>
            <m:t>16</m:t>
          </m:r>
          <m:r>
            <w:rPr>
              <w:rStyle w:val="Hyperlink"/>
              <w:rFonts w:ascii="Cambria Math" w:hAnsi="Cambria Math"/>
              <w:noProof/>
              <w:lang w:val="pt-BR"/>
            </w:rPr>
            <m:t>+</m:t>
          </m:r>
          <m:r>
            <m:rPr>
              <m:sty m:val="bi"/>
            </m:rPr>
            <w:rPr>
              <w:rStyle w:val="Hyperlink"/>
              <w:rFonts w:ascii="Cambria Math" w:hAnsi="Cambria Math"/>
              <w:noProof/>
              <w:lang w:val="pt-BR"/>
            </w:rPr>
            <m:t>0</m:t>
          </m:r>
          <m:r>
            <w:rPr>
              <w:rStyle w:val="Hyperlink"/>
              <w:rFonts w:ascii="Cambria Math" w:hAnsi="Cambria Math"/>
              <w:noProof/>
              <w:lang w:val="pt-BR"/>
            </w:rPr>
            <m:t>.</m:t>
          </m:r>
          <m:r>
            <m:rPr>
              <m:sty m:val="bi"/>
            </m:rPr>
            <w:rPr>
              <w:rStyle w:val="Hyperlink"/>
              <w:rFonts w:ascii="Cambria Math" w:hAnsi="Cambria Math"/>
              <w:noProof/>
              <w:lang w:val="pt-BR"/>
            </w:rPr>
            <m:t>6</m:t>
          </m:r>
          <m:r>
            <m:rPr>
              <m:sty m:val="bi"/>
            </m:rPr>
            <w:rPr>
              <w:rStyle w:val="Hyperlink"/>
              <w:rFonts w:ascii="Cambria Math" w:hAnsi="Cambria Math"/>
              <w:noProof/>
              <w:lang w:val="pt-BR"/>
            </w:rPr>
            <m:t>yt</m:t>
          </m:r>
          <m:r>
            <w:rPr>
              <w:rStyle w:val="Hyperlink"/>
              <w:rFonts w:ascii="Cambria Math" w:hAnsi="Cambria Math"/>
              <w:noProof/>
              <w:lang w:val="pt-BR"/>
            </w:rPr>
            <m:t>-</m:t>
          </m:r>
          <m:r>
            <m:rPr>
              <m:sty m:val="bi"/>
            </m:rPr>
            <w:rPr>
              <w:rStyle w:val="Hyperlink"/>
              <w:rFonts w:ascii="Cambria Math" w:hAnsi="Cambria Math"/>
              <w:noProof/>
              <w:lang w:val="pt-BR"/>
            </w:rPr>
            <m:t>1</m:t>
          </m:r>
          <m:r>
            <w:rPr>
              <w:rStyle w:val="Hyperlink"/>
              <w:rFonts w:ascii="Cambria Math" w:hAnsi="Cambria Math"/>
              <w:noProof/>
              <w:lang w:val="pt-BR"/>
            </w:rPr>
            <m:t>+</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0</m:t>
          </m:r>
          <m:r>
            <w:rPr>
              <w:rStyle w:val="Hyperlink"/>
              <w:rFonts w:ascii="Cambria Math" w:hAnsi="Cambria Math"/>
              <w:noProof/>
              <w:lang w:val="pt-BR"/>
            </w:rPr>
            <m:t>.</m:t>
          </m:r>
          <m:r>
            <m:rPr>
              <m:sty m:val="bi"/>
            </m:rPr>
            <w:rPr>
              <w:rStyle w:val="Hyperlink"/>
              <w:rFonts w:ascii="Cambria Math" w:hAnsi="Cambria Math"/>
              <w:noProof/>
              <w:lang w:val="pt-BR"/>
            </w:rPr>
            <m:t>8</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1</m:t>
          </m:r>
        </m:oMath>
        <w:r>
          <w:rPr>
            <w:noProof/>
            <w:webHidden/>
          </w:rPr>
          <w:tab/>
        </w:r>
        <w:r>
          <w:rPr>
            <w:noProof/>
            <w:webHidden/>
          </w:rPr>
          <w:fldChar w:fldCharType="begin"/>
        </w:r>
        <w:r>
          <w:rPr>
            <w:noProof/>
            <w:webHidden/>
          </w:rPr>
          <w:instrText xml:space="preserve"> PAGEREF _Toc343415600 \h </w:instrText>
        </w:r>
        <w:r>
          <w:rPr>
            <w:noProof/>
            <w:webHidden/>
          </w:rPr>
        </w:r>
      </w:ins>
      <w:r>
        <w:rPr>
          <w:noProof/>
          <w:webHidden/>
        </w:rPr>
        <w:fldChar w:fldCharType="separate"/>
      </w:r>
      <w:ins w:id="399" w:author="The Si Tran" w:date="2012-12-16T10:01:00Z">
        <w:r>
          <w:rPr>
            <w:noProof/>
            <w:webHidden/>
          </w:rPr>
          <w:t>21</w:t>
        </w:r>
        <w:r>
          <w:rPr>
            <w:noProof/>
            <w:webHidden/>
          </w:rPr>
          <w:fldChar w:fldCharType="end"/>
        </w:r>
        <w:r w:rsidRPr="009C45D4">
          <w:rPr>
            <w:rStyle w:val="Hyperlink"/>
            <w:noProof/>
          </w:rPr>
          <w:fldChar w:fldCharType="end"/>
        </w:r>
      </w:ins>
    </w:p>
    <w:p w14:paraId="039F754E" w14:textId="77777777" w:rsidR="003343D0" w:rsidRDefault="003343D0">
      <w:pPr>
        <w:pStyle w:val="TOC1"/>
        <w:tabs>
          <w:tab w:val="right" w:leader="dot" w:pos="9062"/>
        </w:tabs>
        <w:rPr>
          <w:ins w:id="400" w:author="The Si Tran" w:date="2012-12-16T10:01:00Z"/>
          <w:rFonts w:asciiTheme="minorHAnsi" w:eastAsiaTheme="minorEastAsia" w:hAnsiTheme="minorHAnsi" w:cstheme="minorBidi"/>
          <w:noProof/>
          <w:sz w:val="22"/>
        </w:rPr>
      </w:pPr>
      <w:ins w:id="401"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"_Toc343415601"</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pt-BR"/>
          </w:rPr>
          <w:t xml:space="preserve">Hình </w:t>
        </w:r>
        <w:r w:rsidRPr="009C45D4">
          <w:rPr>
            <w:rStyle w:val="Hyperlink"/>
            <w:noProof/>
          </w:rPr>
          <w:t>3.4</w:t>
        </w:r>
        <w:r w:rsidRPr="009C45D4">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_Toc343415601 \h </w:instrText>
        </w:r>
        <w:r>
          <w:rPr>
            <w:noProof/>
            <w:webHidden/>
          </w:rPr>
        </w:r>
      </w:ins>
      <w:r>
        <w:rPr>
          <w:noProof/>
          <w:webHidden/>
        </w:rPr>
        <w:fldChar w:fldCharType="separate"/>
      </w:r>
      <w:ins w:id="402" w:author="The Si Tran" w:date="2012-12-16T10:01:00Z">
        <w:r>
          <w:rPr>
            <w:noProof/>
            <w:webHidden/>
          </w:rPr>
          <w:t>24</w:t>
        </w:r>
        <w:r>
          <w:rPr>
            <w:noProof/>
            <w:webHidden/>
          </w:rPr>
          <w:fldChar w:fldCharType="end"/>
        </w:r>
        <w:r w:rsidRPr="009C45D4">
          <w:rPr>
            <w:rStyle w:val="Hyperlink"/>
            <w:noProof/>
          </w:rPr>
          <w:fldChar w:fldCharType="end"/>
        </w:r>
      </w:ins>
    </w:p>
    <w:p w14:paraId="1763EB2F" w14:textId="77777777" w:rsidR="003343D0" w:rsidRDefault="003343D0">
      <w:pPr>
        <w:pStyle w:val="TOC1"/>
        <w:tabs>
          <w:tab w:val="right" w:leader="dot" w:pos="9062"/>
        </w:tabs>
        <w:rPr>
          <w:ins w:id="403" w:author="The Si Tran" w:date="2012-12-16T10:01:00Z"/>
          <w:rFonts w:asciiTheme="minorHAnsi" w:eastAsiaTheme="minorEastAsia" w:hAnsiTheme="minorHAnsi" w:cstheme="minorBidi"/>
          <w:noProof/>
          <w:sz w:val="22"/>
        </w:rPr>
      </w:pPr>
      <w:ins w:id="404"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"_Toc343415602"</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pt-BR"/>
          </w:rPr>
          <w:t xml:space="preserve">Hình </w:t>
        </w:r>
        <w:r w:rsidRPr="009C45D4">
          <w:rPr>
            <w:rStyle w:val="Hyperlink"/>
            <w:noProof/>
          </w:rPr>
          <w:t>3.5</w:t>
        </w:r>
        <w:r w:rsidRPr="009C45D4">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_Toc343415602 \h </w:instrText>
        </w:r>
        <w:r>
          <w:rPr>
            <w:noProof/>
            <w:webHidden/>
          </w:rPr>
        </w:r>
      </w:ins>
      <w:r>
        <w:rPr>
          <w:noProof/>
          <w:webHidden/>
        </w:rPr>
        <w:fldChar w:fldCharType="separate"/>
      </w:r>
      <w:ins w:id="405" w:author="The Si Tran" w:date="2012-12-16T10:01:00Z">
        <w:r>
          <w:rPr>
            <w:noProof/>
            <w:webHidden/>
          </w:rPr>
          <w:t>28</w:t>
        </w:r>
        <w:r>
          <w:rPr>
            <w:noProof/>
            <w:webHidden/>
          </w:rPr>
          <w:fldChar w:fldCharType="end"/>
        </w:r>
        <w:r w:rsidRPr="009C45D4">
          <w:rPr>
            <w:rStyle w:val="Hyperlink"/>
            <w:noProof/>
          </w:rPr>
          <w:fldChar w:fldCharType="end"/>
        </w:r>
      </w:ins>
    </w:p>
    <w:p w14:paraId="6F42263D" w14:textId="77777777" w:rsidR="003343D0" w:rsidRDefault="003343D0">
      <w:pPr>
        <w:pStyle w:val="TOC1"/>
        <w:tabs>
          <w:tab w:val="right" w:leader="dot" w:pos="9062"/>
        </w:tabs>
        <w:rPr>
          <w:ins w:id="406" w:author="The Si Tran" w:date="2012-12-16T10:01:00Z"/>
          <w:rFonts w:asciiTheme="minorHAnsi" w:eastAsiaTheme="minorEastAsia" w:hAnsiTheme="minorHAnsi" w:cstheme="minorBidi"/>
          <w:noProof/>
          <w:sz w:val="22"/>
        </w:rPr>
      </w:pPr>
      <w:ins w:id="407"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"_Toc343415603"</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pt-BR"/>
          </w:rPr>
          <w:t xml:space="preserve">Hình </w:t>
        </w:r>
        <w:r w:rsidRPr="009C45D4">
          <w:rPr>
            <w:rStyle w:val="Hyperlink"/>
            <w:noProof/>
          </w:rPr>
          <w:t>3.6</w:t>
        </w:r>
        <w:r w:rsidRPr="009C45D4">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_Toc343415603 \h </w:instrText>
        </w:r>
        <w:r>
          <w:rPr>
            <w:noProof/>
            <w:webHidden/>
          </w:rPr>
        </w:r>
      </w:ins>
      <w:r>
        <w:rPr>
          <w:noProof/>
          <w:webHidden/>
        </w:rPr>
        <w:fldChar w:fldCharType="separate"/>
      </w:r>
      <w:ins w:id="408" w:author="The Si Tran" w:date="2012-12-16T10:01:00Z">
        <w:r>
          <w:rPr>
            <w:noProof/>
            <w:webHidden/>
          </w:rPr>
          <w:t>28</w:t>
        </w:r>
        <w:r>
          <w:rPr>
            <w:noProof/>
            <w:webHidden/>
          </w:rPr>
          <w:fldChar w:fldCharType="end"/>
        </w:r>
        <w:r w:rsidRPr="009C45D4">
          <w:rPr>
            <w:rStyle w:val="Hyperlink"/>
            <w:noProof/>
          </w:rPr>
          <w:fldChar w:fldCharType="end"/>
        </w:r>
      </w:ins>
    </w:p>
    <w:p w14:paraId="57C1ECE4" w14:textId="77777777" w:rsidR="003343D0" w:rsidRDefault="003343D0">
      <w:pPr>
        <w:pStyle w:val="TOC1"/>
        <w:tabs>
          <w:tab w:val="right" w:leader="dot" w:pos="9062"/>
        </w:tabs>
        <w:rPr>
          <w:ins w:id="409" w:author="The Si Tran" w:date="2012-12-16T10:01:00Z"/>
          <w:rFonts w:asciiTheme="minorHAnsi" w:eastAsiaTheme="minorEastAsia" w:hAnsiTheme="minorHAnsi" w:cstheme="minorBidi"/>
          <w:noProof/>
          <w:sz w:val="22"/>
        </w:rPr>
      </w:pPr>
      <w:ins w:id="410"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"_Toc343415604"</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lang w:val="pt-BR"/>
          </w:rPr>
          <w:t xml:space="preserve">Hình </w:t>
        </w:r>
        <w:r w:rsidRPr="009C45D4">
          <w:rPr>
            <w:rStyle w:val="Hyperlink"/>
            <w:noProof/>
          </w:rPr>
          <w:t>4.1</w:t>
        </w:r>
        <w:r w:rsidRPr="009C45D4">
          <w:rPr>
            <w:rStyle w:val="Hyperlink"/>
            <w:noProof/>
            <w:lang w:val="pt-BR"/>
          </w:rPr>
          <w:t xml:space="preserve"> </w:t>
        </w:r>
        <w:r w:rsidRPr="009C45D4">
          <w:rPr>
            <w:rStyle w:val="Hyperlink"/>
            <w:noProof/>
          </w:rPr>
          <w:t>Đơn vị mạng neuron</w:t>
        </w:r>
        <w:r>
          <w:rPr>
            <w:noProof/>
            <w:webHidden/>
          </w:rPr>
          <w:tab/>
        </w:r>
        <w:r>
          <w:rPr>
            <w:noProof/>
            <w:webHidden/>
          </w:rPr>
          <w:fldChar w:fldCharType="begin"/>
        </w:r>
        <w:r>
          <w:rPr>
            <w:noProof/>
            <w:webHidden/>
          </w:rPr>
          <w:instrText xml:space="preserve"> PAGEREF _Toc343415604 \h </w:instrText>
        </w:r>
        <w:r>
          <w:rPr>
            <w:noProof/>
            <w:webHidden/>
          </w:rPr>
        </w:r>
      </w:ins>
      <w:r>
        <w:rPr>
          <w:noProof/>
          <w:webHidden/>
        </w:rPr>
        <w:fldChar w:fldCharType="separate"/>
      </w:r>
      <w:ins w:id="411" w:author="The Si Tran" w:date="2012-12-16T10:01:00Z">
        <w:r>
          <w:rPr>
            <w:noProof/>
            <w:webHidden/>
          </w:rPr>
          <w:t>33</w:t>
        </w:r>
        <w:r>
          <w:rPr>
            <w:noProof/>
            <w:webHidden/>
          </w:rPr>
          <w:fldChar w:fldCharType="end"/>
        </w:r>
        <w:r w:rsidRPr="009C45D4">
          <w:rPr>
            <w:rStyle w:val="Hyperlink"/>
            <w:noProof/>
          </w:rPr>
          <w:fldChar w:fldCharType="end"/>
        </w:r>
      </w:ins>
    </w:p>
    <w:p w14:paraId="45A9D50C" w14:textId="77777777" w:rsidR="003343D0" w:rsidRDefault="003343D0">
      <w:pPr>
        <w:pStyle w:val="TOC1"/>
        <w:tabs>
          <w:tab w:val="right" w:leader="dot" w:pos="9062"/>
        </w:tabs>
        <w:rPr>
          <w:ins w:id="412" w:author="The Si Tran" w:date="2012-12-16T10:01:00Z"/>
          <w:rFonts w:asciiTheme="minorHAnsi" w:eastAsiaTheme="minorEastAsia" w:hAnsiTheme="minorHAnsi" w:cstheme="minorBidi"/>
          <w:noProof/>
          <w:sz w:val="22"/>
        </w:rPr>
      </w:pPr>
      <w:ins w:id="413"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"_Toc343415605"</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4.1 Mạng neuron truyền thẳng</w:t>
        </w:r>
        <w:r>
          <w:rPr>
            <w:noProof/>
            <w:webHidden/>
          </w:rPr>
          <w:tab/>
        </w:r>
        <w:r>
          <w:rPr>
            <w:noProof/>
            <w:webHidden/>
          </w:rPr>
          <w:fldChar w:fldCharType="begin"/>
        </w:r>
        <w:r>
          <w:rPr>
            <w:noProof/>
            <w:webHidden/>
          </w:rPr>
          <w:instrText xml:space="preserve"> PAGEREF _Toc343415605 \h </w:instrText>
        </w:r>
        <w:r>
          <w:rPr>
            <w:noProof/>
            <w:webHidden/>
          </w:rPr>
        </w:r>
      </w:ins>
      <w:r>
        <w:rPr>
          <w:noProof/>
          <w:webHidden/>
        </w:rPr>
        <w:fldChar w:fldCharType="separate"/>
      </w:r>
      <w:ins w:id="414" w:author="The Si Tran" w:date="2012-12-16T10:01:00Z">
        <w:r>
          <w:rPr>
            <w:noProof/>
            <w:webHidden/>
          </w:rPr>
          <w:t>35</w:t>
        </w:r>
        <w:r>
          <w:rPr>
            <w:noProof/>
            <w:webHidden/>
          </w:rPr>
          <w:fldChar w:fldCharType="end"/>
        </w:r>
        <w:r w:rsidRPr="009C45D4">
          <w:rPr>
            <w:rStyle w:val="Hyperlink"/>
            <w:noProof/>
          </w:rPr>
          <w:fldChar w:fldCharType="end"/>
        </w:r>
      </w:ins>
    </w:p>
    <w:p w14:paraId="1F5F0E9E" w14:textId="77777777" w:rsidR="003343D0" w:rsidRDefault="003343D0">
      <w:pPr>
        <w:pStyle w:val="TOC1"/>
        <w:tabs>
          <w:tab w:val="right" w:leader="dot" w:pos="9062"/>
        </w:tabs>
        <w:rPr>
          <w:ins w:id="415" w:author="The Si Tran" w:date="2012-12-16T10:01:00Z"/>
          <w:rFonts w:asciiTheme="minorHAnsi" w:eastAsiaTheme="minorEastAsia" w:hAnsiTheme="minorHAnsi" w:cstheme="minorBidi"/>
          <w:noProof/>
          <w:sz w:val="22"/>
        </w:rPr>
      </w:pPr>
      <w:ins w:id="416"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"_Toc343415606"</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4.2 Mạng neuron hồi quy</w:t>
        </w:r>
        <w:r>
          <w:rPr>
            <w:noProof/>
            <w:webHidden/>
          </w:rPr>
          <w:tab/>
        </w:r>
        <w:r>
          <w:rPr>
            <w:noProof/>
            <w:webHidden/>
          </w:rPr>
          <w:fldChar w:fldCharType="begin"/>
        </w:r>
        <w:r>
          <w:rPr>
            <w:noProof/>
            <w:webHidden/>
          </w:rPr>
          <w:instrText xml:space="preserve"> PAGEREF _Toc343415606 \h </w:instrText>
        </w:r>
        <w:r>
          <w:rPr>
            <w:noProof/>
            <w:webHidden/>
          </w:rPr>
        </w:r>
      </w:ins>
      <w:r>
        <w:rPr>
          <w:noProof/>
          <w:webHidden/>
        </w:rPr>
        <w:fldChar w:fldCharType="separate"/>
      </w:r>
      <w:ins w:id="417" w:author="The Si Tran" w:date="2012-12-16T10:01:00Z">
        <w:r>
          <w:rPr>
            <w:noProof/>
            <w:webHidden/>
          </w:rPr>
          <w:t>35</w:t>
        </w:r>
        <w:r>
          <w:rPr>
            <w:noProof/>
            <w:webHidden/>
          </w:rPr>
          <w:fldChar w:fldCharType="end"/>
        </w:r>
        <w:r w:rsidRPr="009C45D4">
          <w:rPr>
            <w:rStyle w:val="Hyperlink"/>
            <w:noProof/>
          </w:rPr>
          <w:fldChar w:fldCharType="end"/>
        </w:r>
      </w:ins>
    </w:p>
    <w:p w14:paraId="1CC09466" w14:textId="77777777" w:rsidR="003343D0" w:rsidRDefault="003343D0">
      <w:pPr>
        <w:pStyle w:val="TOC1"/>
        <w:tabs>
          <w:tab w:val="right" w:leader="dot" w:pos="9062"/>
        </w:tabs>
        <w:rPr>
          <w:ins w:id="418" w:author="The Si Tran" w:date="2012-12-16T10:01:00Z"/>
          <w:rFonts w:asciiTheme="minorHAnsi" w:eastAsiaTheme="minorEastAsia" w:hAnsiTheme="minorHAnsi" w:cstheme="minorBidi"/>
          <w:noProof/>
          <w:sz w:val="22"/>
        </w:rPr>
      </w:pPr>
      <w:ins w:id="419"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"_Toc343415607"</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4.3  Mô hình học có giám sát</w:t>
        </w:r>
        <w:r>
          <w:rPr>
            <w:noProof/>
            <w:webHidden/>
          </w:rPr>
          <w:tab/>
        </w:r>
        <w:r>
          <w:rPr>
            <w:noProof/>
            <w:webHidden/>
          </w:rPr>
          <w:fldChar w:fldCharType="begin"/>
        </w:r>
        <w:r>
          <w:rPr>
            <w:noProof/>
            <w:webHidden/>
          </w:rPr>
          <w:instrText xml:space="preserve"> PAGEREF _Toc343415607 \h </w:instrText>
        </w:r>
        <w:r>
          <w:rPr>
            <w:noProof/>
            <w:webHidden/>
          </w:rPr>
        </w:r>
      </w:ins>
      <w:r>
        <w:rPr>
          <w:noProof/>
          <w:webHidden/>
        </w:rPr>
        <w:fldChar w:fldCharType="separate"/>
      </w:r>
      <w:ins w:id="420" w:author="The Si Tran" w:date="2012-12-16T10:01:00Z">
        <w:r>
          <w:rPr>
            <w:noProof/>
            <w:webHidden/>
          </w:rPr>
          <w:t>36</w:t>
        </w:r>
        <w:r>
          <w:rPr>
            <w:noProof/>
            <w:webHidden/>
          </w:rPr>
          <w:fldChar w:fldCharType="end"/>
        </w:r>
        <w:r w:rsidRPr="009C45D4">
          <w:rPr>
            <w:rStyle w:val="Hyperlink"/>
            <w:noProof/>
          </w:rPr>
          <w:fldChar w:fldCharType="end"/>
        </w:r>
      </w:ins>
    </w:p>
    <w:p w14:paraId="2309CE18" w14:textId="77777777" w:rsidR="003343D0" w:rsidRDefault="003343D0">
      <w:pPr>
        <w:pStyle w:val="TOC1"/>
        <w:tabs>
          <w:tab w:val="right" w:leader="dot" w:pos="9062"/>
        </w:tabs>
        <w:rPr>
          <w:ins w:id="421" w:author="The Si Tran" w:date="2012-12-16T10:01:00Z"/>
          <w:rFonts w:asciiTheme="minorHAnsi" w:eastAsiaTheme="minorEastAsia" w:hAnsiTheme="minorHAnsi" w:cstheme="minorBidi"/>
          <w:noProof/>
          <w:sz w:val="22"/>
        </w:rPr>
      </w:pPr>
      <w:ins w:id="422" w:author="The Si Tran" w:date="2012-12-16T10:01:00Z">
        <w:r w:rsidRPr="009C45D4">
          <w:rPr>
            <w:rStyle w:val="Hyperlink"/>
            <w:noProof/>
          </w:rPr>
          <w:lastRenderedPageBreak/>
          <w:fldChar w:fldCharType="begin"/>
        </w:r>
        <w:r w:rsidRPr="009C45D4">
          <w:rPr>
            <w:rStyle w:val="Hyperlink"/>
            <w:noProof/>
          </w:rPr>
          <w:instrText xml:space="preserve"> </w:instrText>
        </w:r>
        <w:r>
          <w:rPr>
            <w:noProof/>
          </w:rPr>
          <w:instrText>HYPERLINK \l "_Toc343415608"</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4.4: Đơn vị mạng Neuron</w:t>
        </w:r>
        <w:r>
          <w:rPr>
            <w:noProof/>
            <w:webHidden/>
          </w:rPr>
          <w:tab/>
        </w:r>
        <w:r>
          <w:rPr>
            <w:noProof/>
            <w:webHidden/>
          </w:rPr>
          <w:fldChar w:fldCharType="begin"/>
        </w:r>
        <w:r>
          <w:rPr>
            <w:noProof/>
            <w:webHidden/>
          </w:rPr>
          <w:instrText xml:space="preserve"> PAGEREF _Toc343415608 \h </w:instrText>
        </w:r>
        <w:r>
          <w:rPr>
            <w:noProof/>
            <w:webHidden/>
          </w:rPr>
        </w:r>
      </w:ins>
      <w:r>
        <w:rPr>
          <w:noProof/>
          <w:webHidden/>
        </w:rPr>
        <w:fldChar w:fldCharType="separate"/>
      </w:r>
      <w:ins w:id="423" w:author="The Si Tran" w:date="2012-12-16T10:01:00Z">
        <w:r>
          <w:rPr>
            <w:noProof/>
            <w:webHidden/>
          </w:rPr>
          <w:t>37</w:t>
        </w:r>
        <w:r>
          <w:rPr>
            <w:noProof/>
            <w:webHidden/>
          </w:rPr>
          <w:fldChar w:fldCharType="end"/>
        </w:r>
        <w:r w:rsidRPr="009C45D4">
          <w:rPr>
            <w:rStyle w:val="Hyperlink"/>
            <w:noProof/>
          </w:rPr>
          <w:fldChar w:fldCharType="end"/>
        </w:r>
      </w:ins>
    </w:p>
    <w:p w14:paraId="4A343BAB" w14:textId="77777777" w:rsidR="003343D0" w:rsidRDefault="003343D0">
      <w:pPr>
        <w:pStyle w:val="TOC1"/>
        <w:tabs>
          <w:tab w:val="right" w:leader="dot" w:pos="9062"/>
        </w:tabs>
        <w:rPr>
          <w:ins w:id="424" w:author="The Si Tran" w:date="2012-12-16T10:01:00Z"/>
          <w:rFonts w:asciiTheme="minorHAnsi" w:eastAsiaTheme="minorEastAsia" w:hAnsiTheme="minorHAnsi" w:cstheme="minorBidi"/>
          <w:noProof/>
          <w:sz w:val="22"/>
        </w:rPr>
      </w:pPr>
      <w:ins w:id="425"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"_Toc343415609"</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_Toc343415609 \h </w:instrText>
        </w:r>
        <w:r>
          <w:rPr>
            <w:noProof/>
            <w:webHidden/>
          </w:rPr>
        </w:r>
      </w:ins>
      <w:r>
        <w:rPr>
          <w:noProof/>
          <w:webHidden/>
        </w:rPr>
        <w:fldChar w:fldCharType="separate"/>
      </w:r>
      <w:ins w:id="426" w:author="The Si Tran" w:date="2012-12-16T10:01:00Z">
        <w:r>
          <w:rPr>
            <w:noProof/>
            <w:webHidden/>
          </w:rPr>
          <w:t>38</w:t>
        </w:r>
        <w:r>
          <w:rPr>
            <w:noProof/>
            <w:webHidden/>
          </w:rPr>
          <w:fldChar w:fldCharType="end"/>
        </w:r>
        <w:r w:rsidRPr="009C45D4">
          <w:rPr>
            <w:rStyle w:val="Hyperlink"/>
            <w:noProof/>
          </w:rPr>
          <w:fldChar w:fldCharType="end"/>
        </w:r>
      </w:ins>
    </w:p>
    <w:p w14:paraId="50E1FDDD" w14:textId="77777777" w:rsidR="003343D0" w:rsidRDefault="003343D0">
      <w:pPr>
        <w:pStyle w:val="TOC1"/>
        <w:tabs>
          <w:tab w:val="right" w:leader="dot" w:pos="9062"/>
        </w:tabs>
        <w:rPr>
          <w:ins w:id="427" w:author="The Si Tran" w:date="2012-12-16T10:01:00Z"/>
          <w:rFonts w:asciiTheme="minorHAnsi" w:eastAsiaTheme="minorEastAsia" w:hAnsiTheme="minorHAnsi" w:cstheme="minorBidi"/>
          <w:noProof/>
          <w:sz w:val="22"/>
        </w:rPr>
      </w:pPr>
      <w:ins w:id="428"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"_Toc343415610"</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_Toc343415610 \h </w:instrText>
        </w:r>
        <w:r>
          <w:rPr>
            <w:noProof/>
            <w:webHidden/>
          </w:rPr>
        </w:r>
      </w:ins>
      <w:r>
        <w:rPr>
          <w:noProof/>
          <w:webHidden/>
        </w:rPr>
        <w:fldChar w:fldCharType="separate"/>
      </w:r>
      <w:ins w:id="429" w:author="The Si Tran" w:date="2012-12-16T10:01:00Z">
        <w:r>
          <w:rPr>
            <w:noProof/>
            <w:webHidden/>
          </w:rPr>
          <w:t>40</w:t>
        </w:r>
        <w:r>
          <w:rPr>
            <w:noProof/>
            <w:webHidden/>
          </w:rPr>
          <w:fldChar w:fldCharType="end"/>
        </w:r>
        <w:r w:rsidRPr="009C45D4">
          <w:rPr>
            <w:rStyle w:val="Hyperlink"/>
            <w:noProof/>
          </w:rPr>
          <w:fldChar w:fldCharType="end"/>
        </w:r>
      </w:ins>
    </w:p>
    <w:p w14:paraId="08D4F2F6" w14:textId="77777777" w:rsidR="003343D0" w:rsidRDefault="003343D0">
      <w:pPr>
        <w:pStyle w:val="TOC1"/>
        <w:tabs>
          <w:tab w:val="right" w:leader="dot" w:pos="9062"/>
        </w:tabs>
        <w:rPr>
          <w:ins w:id="430" w:author="The Si Tran" w:date="2012-12-16T10:01:00Z"/>
          <w:rFonts w:asciiTheme="minorHAnsi" w:eastAsiaTheme="minorEastAsia" w:hAnsiTheme="minorHAnsi" w:cstheme="minorBidi"/>
          <w:noProof/>
          <w:sz w:val="22"/>
        </w:rPr>
      </w:pPr>
      <w:ins w:id="431"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"_Toc343415611"</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4.7: Đơn vị sigmoid</w:t>
        </w:r>
        <w:r>
          <w:rPr>
            <w:noProof/>
            <w:webHidden/>
          </w:rPr>
          <w:tab/>
        </w:r>
        <w:r>
          <w:rPr>
            <w:noProof/>
            <w:webHidden/>
          </w:rPr>
          <w:fldChar w:fldCharType="begin"/>
        </w:r>
        <w:r>
          <w:rPr>
            <w:noProof/>
            <w:webHidden/>
          </w:rPr>
          <w:instrText xml:space="preserve"> PAGEREF _Toc343415611 \h </w:instrText>
        </w:r>
        <w:r>
          <w:rPr>
            <w:noProof/>
            <w:webHidden/>
          </w:rPr>
        </w:r>
      </w:ins>
      <w:r>
        <w:rPr>
          <w:noProof/>
          <w:webHidden/>
        </w:rPr>
        <w:fldChar w:fldCharType="separate"/>
      </w:r>
      <w:ins w:id="432" w:author="The Si Tran" w:date="2012-12-16T10:01:00Z">
        <w:r>
          <w:rPr>
            <w:noProof/>
            <w:webHidden/>
          </w:rPr>
          <w:t>43</w:t>
        </w:r>
        <w:r>
          <w:rPr>
            <w:noProof/>
            <w:webHidden/>
          </w:rPr>
          <w:fldChar w:fldCharType="end"/>
        </w:r>
        <w:r w:rsidRPr="009C45D4">
          <w:rPr>
            <w:rStyle w:val="Hyperlink"/>
            <w:noProof/>
          </w:rPr>
          <w:fldChar w:fldCharType="end"/>
        </w:r>
      </w:ins>
    </w:p>
    <w:p w14:paraId="6C797B84" w14:textId="77777777" w:rsidR="003343D0" w:rsidRDefault="003343D0">
      <w:pPr>
        <w:pStyle w:val="TOC1"/>
        <w:tabs>
          <w:tab w:val="right" w:leader="dot" w:pos="9062"/>
        </w:tabs>
        <w:rPr>
          <w:ins w:id="433" w:author="The Si Tran" w:date="2012-12-16T10:01:00Z"/>
          <w:rFonts w:asciiTheme="minorHAnsi" w:eastAsiaTheme="minorEastAsia" w:hAnsiTheme="minorHAnsi" w:cstheme="minorBidi"/>
          <w:noProof/>
          <w:sz w:val="22"/>
        </w:rPr>
      </w:pPr>
      <w:ins w:id="434"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"_Toc343415612"</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4.8: Giải thuật lan truyền ngược</w:t>
        </w:r>
        <w:r>
          <w:rPr>
            <w:noProof/>
            <w:webHidden/>
          </w:rPr>
          <w:tab/>
        </w:r>
        <w:r>
          <w:rPr>
            <w:noProof/>
            <w:webHidden/>
          </w:rPr>
          <w:fldChar w:fldCharType="begin"/>
        </w:r>
        <w:r>
          <w:rPr>
            <w:noProof/>
            <w:webHidden/>
          </w:rPr>
          <w:instrText xml:space="preserve"> PAGEREF _Toc343415612 \h </w:instrText>
        </w:r>
        <w:r>
          <w:rPr>
            <w:noProof/>
            <w:webHidden/>
          </w:rPr>
        </w:r>
      </w:ins>
      <w:r>
        <w:rPr>
          <w:noProof/>
          <w:webHidden/>
        </w:rPr>
        <w:fldChar w:fldCharType="separate"/>
      </w:r>
      <w:ins w:id="435" w:author="The Si Tran" w:date="2012-12-16T10:01:00Z">
        <w:r>
          <w:rPr>
            <w:noProof/>
            <w:webHidden/>
          </w:rPr>
          <w:t>47</w:t>
        </w:r>
        <w:r>
          <w:rPr>
            <w:noProof/>
            <w:webHidden/>
          </w:rPr>
          <w:fldChar w:fldCharType="end"/>
        </w:r>
        <w:r w:rsidRPr="009C45D4">
          <w:rPr>
            <w:rStyle w:val="Hyperlink"/>
            <w:noProof/>
          </w:rPr>
          <w:fldChar w:fldCharType="end"/>
        </w:r>
      </w:ins>
    </w:p>
    <w:p w14:paraId="0B8460FB" w14:textId="77777777" w:rsidR="003343D0" w:rsidRDefault="003343D0">
      <w:pPr>
        <w:pStyle w:val="TOC1"/>
        <w:tabs>
          <w:tab w:val="right" w:leader="dot" w:pos="9062"/>
        </w:tabs>
        <w:rPr>
          <w:ins w:id="436" w:author="The Si Tran" w:date="2012-12-16T10:01:00Z"/>
          <w:rFonts w:asciiTheme="minorHAnsi" w:eastAsiaTheme="minorEastAsia" w:hAnsiTheme="minorHAnsi" w:cstheme="minorBidi"/>
          <w:noProof/>
          <w:sz w:val="22"/>
        </w:rPr>
      </w:pPr>
      <w:ins w:id="437"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"_Toc343415613"</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4.9: Giải thuật RPROP</w:t>
        </w:r>
        <w:r>
          <w:rPr>
            <w:noProof/>
            <w:webHidden/>
          </w:rPr>
          <w:tab/>
        </w:r>
        <w:r>
          <w:rPr>
            <w:noProof/>
            <w:webHidden/>
          </w:rPr>
          <w:fldChar w:fldCharType="begin"/>
        </w:r>
        <w:r>
          <w:rPr>
            <w:noProof/>
            <w:webHidden/>
          </w:rPr>
          <w:instrText xml:space="preserve"> PAGEREF _Toc343415613 \h </w:instrText>
        </w:r>
        <w:r>
          <w:rPr>
            <w:noProof/>
            <w:webHidden/>
          </w:rPr>
        </w:r>
      </w:ins>
      <w:r>
        <w:rPr>
          <w:noProof/>
          <w:webHidden/>
        </w:rPr>
        <w:fldChar w:fldCharType="separate"/>
      </w:r>
      <w:ins w:id="438" w:author="The Si Tran" w:date="2012-12-16T10:01:00Z">
        <w:r>
          <w:rPr>
            <w:noProof/>
            <w:webHidden/>
          </w:rPr>
          <w:t>50</w:t>
        </w:r>
        <w:r>
          <w:rPr>
            <w:noProof/>
            <w:webHidden/>
          </w:rPr>
          <w:fldChar w:fldCharType="end"/>
        </w:r>
        <w:r w:rsidRPr="009C45D4">
          <w:rPr>
            <w:rStyle w:val="Hyperlink"/>
            <w:noProof/>
          </w:rPr>
          <w:fldChar w:fldCharType="end"/>
        </w:r>
      </w:ins>
    </w:p>
    <w:p w14:paraId="7089318E" w14:textId="77777777" w:rsidR="003343D0" w:rsidRDefault="003343D0">
      <w:pPr>
        <w:pStyle w:val="TOC1"/>
        <w:tabs>
          <w:tab w:val="right" w:leader="dot" w:pos="9062"/>
        </w:tabs>
        <w:rPr>
          <w:ins w:id="439" w:author="The Si Tran" w:date="2012-12-16T10:01:00Z"/>
          <w:rFonts w:asciiTheme="minorHAnsi" w:eastAsiaTheme="minorEastAsia" w:hAnsiTheme="minorHAnsi" w:cstheme="minorBidi"/>
          <w:noProof/>
          <w:sz w:val="22"/>
        </w:rPr>
      </w:pPr>
      <w:ins w:id="440"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"_Toc343415614"</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_Toc343415614 \h </w:instrText>
        </w:r>
        <w:r>
          <w:rPr>
            <w:noProof/>
            <w:webHidden/>
          </w:rPr>
        </w:r>
      </w:ins>
      <w:r>
        <w:rPr>
          <w:noProof/>
          <w:webHidden/>
        </w:rPr>
        <w:fldChar w:fldCharType="separate"/>
      </w:r>
      <w:ins w:id="441" w:author="The Si Tran" w:date="2012-12-16T10:01:00Z">
        <w:r>
          <w:rPr>
            <w:noProof/>
            <w:webHidden/>
          </w:rPr>
          <w:t>51</w:t>
        </w:r>
        <w:r>
          <w:rPr>
            <w:noProof/>
            <w:webHidden/>
          </w:rPr>
          <w:fldChar w:fldCharType="end"/>
        </w:r>
        <w:r w:rsidRPr="009C45D4">
          <w:rPr>
            <w:rStyle w:val="Hyperlink"/>
            <w:noProof/>
          </w:rPr>
          <w:fldChar w:fldCharType="end"/>
        </w:r>
      </w:ins>
    </w:p>
    <w:p w14:paraId="5A3F1383" w14:textId="77777777" w:rsidR="003343D0" w:rsidRDefault="003343D0">
      <w:pPr>
        <w:pStyle w:val="TOC1"/>
        <w:tabs>
          <w:tab w:val="right" w:leader="dot" w:pos="9062"/>
        </w:tabs>
        <w:rPr>
          <w:ins w:id="442" w:author="The Si Tran" w:date="2012-12-16T10:01:00Z"/>
          <w:rFonts w:asciiTheme="minorHAnsi" w:eastAsiaTheme="minorEastAsia" w:hAnsiTheme="minorHAnsi" w:cstheme="minorBidi"/>
          <w:noProof/>
          <w:sz w:val="22"/>
        </w:rPr>
      </w:pPr>
      <w:ins w:id="443"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"_Toc343415615"</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_Toc343415615 \h </w:instrText>
        </w:r>
        <w:r>
          <w:rPr>
            <w:noProof/>
            <w:webHidden/>
          </w:rPr>
        </w:r>
      </w:ins>
      <w:r>
        <w:rPr>
          <w:noProof/>
          <w:webHidden/>
        </w:rPr>
        <w:fldChar w:fldCharType="separate"/>
      </w:r>
      <w:ins w:id="444" w:author="The Si Tran" w:date="2012-12-16T10:01:00Z">
        <w:r>
          <w:rPr>
            <w:noProof/>
            <w:webHidden/>
          </w:rPr>
          <w:t>56</w:t>
        </w:r>
        <w:r>
          <w:rPr>
            <w:noProof/>
            <w:webHidden/>
          </w:rPr>
          <w:fldChar w:fldCharType="end"/>
        </w:r>
        <w:r w:rsidRPr="009C45D4">
          <w:rPr>
            <w:rStyle w:val="Hyperlink"/>
            <w:noProof/>
          </w:rPr>
          <w:fldChar w:fldCharType="end"/>
        </w:r>
      </w:ins>
    </w:p>
    <w:p w14:paraId="40DC7D67" w14:textId="77777777" w:rsidR="003343D0" w:rsidRDefault="003343D0">
      <w:pPr>
        <w:pStyle w:val="TOC1"/>
        <w:tabs>
          <w:tab w:val="right" w:leader="dot" w:pos="9062"/>
        </w:tabs>
        <w:rPr>
          <w:ins w:id="445" w:author="The Si Tran" w:date="2012-12-16T10:01:00Z"/>
          <w:rFonts w:asciiTheme="minorHAnsi" w:eastAsiaTheme="minorEastAsia" w:hAnsiTheme="minorHAnsi" w:cstheme="minorBidi"/>
          <w:noProof/>
          <w:sz w:val="22"/>
        </w:rPr>
      </w:pPr>
      <w:ins w:id="446"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"_Toc343415616"</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rFonts w:cs="Arial"/>
            <w:noProof/>
          </w:rPr>
          <w:t>Hình 5.1</w:t>
        </w:r>
        <w:r w:rsidRPr="009C45D4">
          <w:rPr>
            <w:rStyle w:val="Hyperlink"/>
            <w:noProof/>
          </w:rPr>
          <w:t xml:space="preserve"> Hàm tự tương quan</w:t>
        </w:r>
        <w:r>
          <w:rPr>
            <w:noProof/>
            <w:webHidden/>
          </w:rPr>
          <w:tab/>
        </w:r>
        <w:r>
          <w:rPr>
            <w:noProof/>
            <w:webHidden/>
          </w:rPr>
          <w:fldChar w:fldCharType="begin"/>
        </w:r>
        <w:r>
          <w:rPr>
            <w:noProof/>
            <w:webHidden/>
          </w:rPr>
          <w:instrText xml:space="preserve"> PAGEREF _Toc343415616 \h </w:instrText>
        </w:r>
        <w:r>
          <w:rPr>
            <w:noProof/>
            <w:webHidden/>
          </w:rPr>
        </w:r>
      </w:ins>
      <w:r>
        <w:rPr>
          <w:noProof/>
          <w:webHidden/>
        </w:rPr>
        <w:fldChar w:fldCharType="separate"/>
      </w:r>
      <w:ins w:id="447" w:author="The Si Tran" w:date="2012-12-16T10:01:00Z">
        <w:r>
          <w:rPr>
            <w:noProof/>
            <w:webHidden/>
          </w:rPr>
          <w:t>62</w:t>
        </w:r>
        <w:r>
          <w:rPr>
            <w:noProof/>
            <w:webHidden/>
          </w:rPr>
          <w:fldChar w:fldCharType="end"/>
        </w:r>
        <w:r w:rsidRPr="009C45D4">
          <w:rPr>
            <w:rStyle w:val="Hyperlink"/>
            <w:noProof/>
          </w:rPr>
          <w:fldChar w:fldCharType="end"/>
        </w:r>
      </w:ins>
    </w:p>
    <w:p w14:paraId="65C3B913" w14:textId="77777777" w:rsidR="003343D0" w:rsidRDefault="003343D0">
      <w:pPr>
        <w:pStyle w:val="TOC1"/>
        <w:tabs>
          <w:tab w:val="right" w:leader="dot" w:pos="9062"/>
        </w:tabs>
        <w:rPr>
          <w:ins w:id="448" w:author="The Si Tran" w:date="2012-12-16T10:01:00Z"/>
          <w:rFonts w:asciiTheme="minorHAnsi" w:eastAsiaTheme="minorEastAsia" w:hAnsiTheme="minorHAnsi" w:cstheme="minorBidi"/>
          <w:noProof/>
          <w:sz w:val="22"/>
        </w:rPr>
      </w:pPr>
      <w:ins w:id="449"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"_Toc343415617"</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_Toc343415617 \h </w:instrText>
        </w:r>
        <w:r>
          <w:rPr>
            <w:noProof/>
            <w:webHidden/>
          </w:rPr>
        </w:r>
      </w:ins>
      <w:r>
        <w:rPr>
          <w:noProof/>
          <w:webHidden/>
        </w:rPr>
        <w:fldChar w:fldCharType="separate"/>
      </w:r>
      <w:ins w:id="450" w:author="The Si Tran" w:date="2012-12-16T10:01:00Z">
        <w:r>
          <w:rPr>
            <w:noProof/>
            <w:webHidden/>
          </w:rPr>
          <w:t>65</w:t>
        </w:r>
        <w:r>
          <w:rPr>
            <w:noProof/>
            <w:webHidden/>
          </w:rPr>
          <w:fldChar w:fldCharType="end"/>
        </w:r>
        <w:r w:rsidRPr="009C45D4">
          <w:rPr>
            <w:rStyle w:val="Hyperlink"/>
            <w:noProof/>
          </w:rPr>
          <w:fldChar w:fldCharType="end"/>
        </w:r>
      </w:ins>
    </w:p>
    <w:p w14:paraId="209FF3E2" w14:textId="77777777" w:rsidR="003343D0" w:rsidRDefault="003343D0">
      <w:pPr>
        <w:pStyle w:val="TOC1"/>
        <w:tabs>
          <w:tab w:val="right" w:leader="dot" w:pos="9062"/>
        </w:tabs>
        <w:rPr>
          <w:ins w:id="451" w:author="The Si Tran" w:date="2012-12-16T10:01:00Z"/>
          <w:rFonts w:asciiTheme="minorHAnsi" w:eastAsiaTheme="minorEastAsia" w:hAnsiTheme="minorHAnsi" w:cstheme="minorBidi"/>
          <w:noProof/>
          <w:sz w:val="22"/>
        </w:rPr>
      </w:pPr>
      <w:ins w:id="452"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"_Toc343415618"</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6.2: Đồ thị chuỗi dữ liệu Paper</w:t>
        </w:r>
        <w:r>
          <w:rPr>
            <w:noProof/>
            <w:webHidden/>
          </w:rPr>
          <w:tab/>
        </w:r>
        <w:r>
          <w:rPr>
            <w:noProof/>
            <w:webHidden/>
          </w:rPr>
          <w:fldChar w:fldCharType="begin"/>
        </w:r>
        <w:r>
          <w:rPr>
            <w:noProof/>
            <w:webHidden/>
          </w:rPr>
          <w:instrText xml:space="preserve"> PAGEREF _Toc343415618 \h </w:instrText>
        </w:r>
        <w:r>
          <w:rPr>
            <w:noProof/>
            <w:webHidden/>
          </w:rPr>
        </w:r>
      </w:ins>
      <w:r>
        <w:rPr>
          <w:noProof/>
          <w:webHidden/>
        </w:rPr>
        <w:fldChar w:fldCharType="separate"/>
      </w:r>
      <w:ins w:id="453" w:author="The Si Tran" w:date="2012-12-16T10:01:00Z">
        <w:r>
          <w:rPr>
            <w:noProof/>
            <w:webHidden/>
          </w:rPr>
          <w:t>66</w:t>
        </w:r>
        <w:r>
          <w:rPr>
            <w:noProof/>
            <w:webHidden/>
          </w:rPr>
          <w:fldChar w:fldCharType="end"/>
        </w:r>
        <w:r w:rsidRPr="009C45D4">
          <w:rPr>
            <w:rStyle w:val="Hyperlink"/>
            <w:noProof/>
          </w:rPr>
          <w:fldChar w:fldCharType="end"/>
        </w:r>
      </w:ins>
    </w:p>
    <w:p w14:paraId="335BE0BF" w14:textId="77777777" w:rsidR="003343D0" w:rsidRDefault="003343D0">
      <w:pPr>
        <w:pStyle w:val="TOC1"/>
        <w:tabs>
          <w:tab w:val="right" w:leader="dot" w:pos="9062"/>
        </w:tabs>
        <w:rPr>
          <w:ins w:id="454" w:author="The Si Tran" w:date="2012-12-16T10:01:00Z"/>
          <w:rFonts w:asciiTheme="minorHAnsi" w:eastAsiaTheme="minorEastAsia" w:hAnsiTheme="minorHAnsi" w:cstheme="minorBidi"/>
          <w:noProof/>
          <w:sz w:val="22"/>
        </w:rPr>
      </w:pPr>
      <w:ins w:id="455"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"_Toc343415619"</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6.3: Đồ thị chuỗi dữ liệu Deaths</w:t>
        </w:r>
        <w:r>
          <w:rPr>
            <w:noProof/>
            <w:webHidden/>
          </w:rPr>
          <w:tab/>
        </w:r>
        <w:r>
          <w:rPr>
            <w:noProof/>
            <w:webHidden/>
          </w:rPr>
          <w:fldChar w:fldCharType="begin"/>
        </w:r>
        <w:r>
          <w:rPr>
            <w:noProof/>
            <w:webHidden/>
          </w:rPr>
          <w:instrText xml:space="preserve"> PAGEREF _Toc343415619 \h </w:instrText>
        </w:r>
        <w:r>
          <w:rPr>
            <w:noProof/>
            <w:webHidden/>
          </w:rPr>
        </w:r>
      </w:ins>
      <w:r>
        <w:rPr>
          <w:noProof/>
          <w:webHidden/>
        </w:rPr>
        <w:fldChar w:fldCharType="separate"/>
      </w:r>
      <w:ins w:id="456" w:author="The Si Tran" w:date="2012-12-16T10:01:00Z">
        <w:r>
          <w:rPr>
            <w:noProof/>
            <w:webHidden/>
          </w:rPr>
          <w:t>66</w:t>
        </w:r>
        <w:r>
          <w:rPr>
            <w:noProof/>
            <w:webHidden/>
          </w:rPr>
          <w:fldChar w:fldCharType="end"/>
        </w:r>
        <w:r w:rsidRPr="009C45D4">
          <w:rPr>
            <w:rStyle w:val="Hyperlink"/>
            <w:noProof/>
          </w:rPr>
          <w:fldChar w:fldCharType="end"/>
        </w:r>
      </w:ins>
    </w:p>
    <w:p w14:paraId="66C9C957" w14:textId="77777777" w:rsidR="003343D0" w:rsidRDefault="003343D0">
      <w:pPr>
        <w:pStyle w:val="TOC1"/>
        <w:tabs>
          <w:tab w:val="right" w:leader="dot" w:pos="9062"/>
        </w:tabs>
        <w:rPr>
          <w:ins w:id="457" w:author="The Si Tran" w:date="2012-12-16T10:01:00Z"/>
          <w:rFonts w:asciiTheme="minorHAnsi" w:eastAsiaTheme="minorEastAsia" w:hAnsiTheme="minorHAnsi" w:cstheme="minorBidi"/>
          <w:noProof/>
          <w:sz w:val="22"/>
        </w:rPr>
      </w:pPr>
      <w:ins w:id="458"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"_Toc343415620"</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6.4: Đồ thị chuỗi dữ liệu Maxtemp</w:t>
        </w:r>
        <w:r>
          <w:rPr>
            <w:noProof/>
            <w:webHidden/>
          </w:rPr>
          <w:tab/>
        </w:r>
        <w:r>
          <w:rPr>
            <w:noProof/>
            <w:webHidden/>
          </w:rPr>
          <w:fldChar w:fldCharType="begin"/>
        </w:r>
        <w:r>
          <w:rPr>
            <w:noProof/>
            <w:webHidden/>
          </w:rPr>
          <w:instrText xml:space="preserve"> PAGEREF _Toc343415620 \h </w:instrText>
        </w:r>
        <w:r>
          <w:rPr>
            <w:noProof/>
            <w:webHidden/>
          </w:rPr>
        </w:r>
      </w:ins>
      <w:r>
        <w:rPr>
          <w:noProof/>
          <w:webHidden/>
        </w:rPr>
        <w:fldChar w:fldCharType="separate"/>
      </w:r>
      <w:ins w:id="459" w:author="The Si Tran" w:date="2012-12-16T10:01:00Z">
        <w:r>
          <w:rPr>
            <w:noProof/>
            <w:webHidden/>
          </w:rPr>
          <w:t>67</w:t>
        </w:r>
        <w:r>
          <w:rPr>
            <w:noProof/>
            <w:webHidden/>
          </w:rPr>
          <w:fldChar w:fldCharType="end"/>
        </w:r>
        <w:r w:rsidRPr="009C45D4">
          <w:rPr>
            <w:rStyle w:val="Hyperlink"/>
            <w:noProof/>
          </w:rPr>
          <w:fldChar w:fldCharType="end"/>
        </w:r>
      </w:ins>
    </w:p>
    <w:p w14:paraId="663DF328" w14:textId="77777777" w:rsidR="003343D0" w:rsidRDefault="003343D0">
      <w:pPr>
        <w:pStyle w:val="TOC1"/>
        <w:tabs>
          <w:tab w:val="right" w:leader="dot" w:pos="9062"/>
        </w:tabs>
        <w:rPr>
          <w:ins w:id="460" w:author="The Si Tran" w:date="2012-12-16T10:01:00Z"/>
          <w:rFonts w:asciiTheme="minorHAnsi" w:eastAsiaTheme="minorEastAsia" w:hAnsiTheme="minorHAnsi" w:cstheme="minorBidi"/>
          <w:noProof/>
          <w:sz w:val="22"/>
        </w:rPr>
      </w:pPr>
      <w:ins w:id="461"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"_Toc343415621"</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_Toc343415621 \h </w:instrText>
        </w:r>
        <w:r>
          <w:rPr>
            <w:noProof/>
            <w:webHidden/>
          </w:rPr>
        </w:r>
      </w:ins>
      <w:r>
        <w:rPr>
          <w:noProof/>
          <w:webHidden/>
        </w:rPr>
        <w:fldChar w:fldCharType="separate"/>
      </w:r>
      <w:ins w:id="462" w:author="The Si Tran" w:date="2012-12-16T10:01:00Z">
        <w:r>
          <w:rPr>
            <w:noProof/>
            <w:webHidden/>
          </w:rPr>
          <w:t>67</w:t>
        </w:r>
        <w:r>
          <w:rPr>
            <w:noProof/>
            <w:webHidden/>
          </w:rPr>
          <w:fldChar w:fldCharType="end"/>
        </w:r>
        <w:r w:rsidRPr="009C45D4">
          <w:rPr>
            <w:rStyle w:val="Hyperlink"/>
            <w:noProof/>
          </w:rPr>
          <w:fldChar w:fldCharType="end"/>
        </w:r>
      </w:ins>
    </w:p>
    <w:p w14:paraId="71A63C97" w14:textId="77777777" w:rsidR="003343D0" w:rsidRDefault="003343D0">
      <w:pPr>
        <w:pStyle w:val="TOC1"/>
        <w:tabs>
          <w:tab w:val="right" w:leader="dot" w:pos="9062"/>
        </w:tabs>
        <w:rPr>
          <w:ins w:id="463" w:author="The Si Tran" w:date="2012-12-16T10:01:00Z"/>
          <w:rFonts w:asciiTheme="minorHAnsi" w:eastAsiaTheme="minorEastAsia" w:hAnsiTheme="minorHAnsi" w:cstheme="minorBidi"/>
          <w:noProof/>
          <w:sz w:val="22"/>
        </w:rPr>
      </w:pPr>
      <w:ins w:id="464"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"_Toc343415622"</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6.6: Đồ thị chuỗi dữ liệu Prices</w:t>
        </w:r>
        <w:r>
          <w:rPr>
            <w:noProof/>
            <w:webHidden/>
          </w:rPr>
          <w:tab/>
        </w:r>
        <w:r>
          <w:rPr>
            <w:noProof/>
            <w:webHidden/>
          </w:rPr>
          <w:fldChar w:fldCharType="begin"/>
        </w:r>
        <w:r>
          <w:rPr>
            <w:noProof/>
            <w:webHidden/>
          </w:rPr>
          <w:instrText xml:space="preserve"> PAGEREF _Toc343415622 \h </w:instrText>
        </w:r>
        <w:r>
          <w:rPr>
            <w:noProof/>
            <w:webHidden/>
          </w:rPr>
        </w:r>
      </w:ins>
      <w:r>
        <w:rPr>
          <w:noProof/>
          <w:webHidden/>
        </w:rPr>
        <w:fldChar w:fldCharType="separate"/>
      </w:r>
      <w:ins w:id="465" w:author="The Si Tran" w:date="2012-12-16T10:01:00Z">
        <w:r>
          <w:rPr>
            <w:noProof/>
            <w:webHidden/>
          </w:rPr>
          <w:t>68</w:t>
        </w:r>
        <w:r>
          <w:rPr>
            <w:noProof/>
            <w:webHidden/>
          </w:rPr>
          <w:fldChar w:fldCharType="end"/>
        </w:r>
        <w:r w:rsidRPr="009C45D4">
          <w:rPr>
            <w:rStyle w:val="Hyperlink"/>
            <w:noProof/>
          </w:rPr>
          <w:fldChar w:fldCharType="end"/>
        </w:r>
      </w:ins>
    </w:p>
    <w:p w14:paraId="116F5EC0" w14:textId="77777777" w:rsidR="003343D0" w:rsidRDefault="003343D0">
      <w:pPr>
        <w:pStyle w:val="TOC1"/>
        <w:tabs>
          <w:tab w:val="right" w:leader="dot" w:pos="9062"/>
        </w:tabs>
        <w:rPr>
          <w:ins w:id="466" w:author="The Si Tran" w:date="2012-12-16T10:01:00Z"/>
          <w:rFonts w:asciiTheme="minorHAnsi" w:eastAsiaTheme="minorEastAsia" w:hAnsiTheme="minorHAnsi" w:cstheme="minorBidi"/>
          <w:noProof/>
          <w:sz w:val="22"/>
        </w:rPr>
      </w:pPr>
      <w:ins w:id="467" w:author="The Si Tran" w:date="2012-12-16T10:01:00Z">
        <w:r w:rsidRPr="009C45D4">
          <w:rPr>
            <w:rStyle w:val="Hyperlink"/>
            <w:noProof/>
          </w:rPr>
          <w:fldChar w:fldCharType="begin"/>
        </w:r>
        <w:r w:rsidRPr="009C45D4">
          <w:rPr>
            <w:rStyle w:val="Hyperlink"/>
            <w:noProof/>
          </w:rPr>
          <w:instrText xml:space="preserve"> </w:instrText>
        </w:r>
        <w:r>
          <w:rPr>
            <w:noProof/>
          </w:rPr>
          <w:instrText>HYPERLINK \l "_Toc343415623"</w:instrText>
        </w:r>
        <w:r w:rsidRPr="009C45D4">
          <w:rPr>
            <w:rStyle w:val="Hyperlink"/>
            <w:noProof/>
          </w:rPr>
          <w:instrText xml:space="preserve"> </w:instrText>
        </w:r>
        <w:r w:rsidRPr="009C45D4">
          <w:rPr>
            <w:rStyle w:val="Hyperlink"/>
            <w:noProof/>
          </w:rPr>
        </w:r>
        <w:r w:rsidRPr="009C45D4">
          <w:rPr>
            <w:rStyle w:val="Hyperlink"/>
            <w:noProof/>
          </w:rPr>
          <w:fldChar w:fldCharType="separate"/>
        </w:r>
        <w:r w:rsidRPr="009C45D4">
          <w:rPr>
            <w:rStyle w:val="Hyperlink"/>
            <w:noProof/>
          </w:rPr>
          <w:t>Hình 6.8: Đồ thị chuỗi dữ liệu Kobe</w:t>
        </w:r>
        <w:r>
          <w:rPr>
            <w:noProof/>
            <w:webHidden/>
          </w:rPr>
          <w:tab/>
        </w:r>
        <w:r>
          <w:rPr>
            <w:noProof/>
            <w:webHidden/>
          </w:rPr>
          <w:fldChar w:fldCharType="begin"/>
        </w:r>
        <w:r>
          <w:rPr>
            <w:noProof/>
            <w:webHidden/>
          </w:rPr>
          <w:instrText xml:space="preserve"> PAGEREF _Toc343415623 \h </w:instrText>
        </w:r>
        <w:r>
          <w:rPr>
            <w:noProof/>
            <w:webHidden/>
          </w:rPr>
        </w:r>
      </w:ins>
      <w:r>
        <w:rPr>
          <w:noProof/>
          <w:webHidden/>
        </w:rPr>
        <w:fldChar w:fldCharType="separate"/>
      </w:r>
      <w:ins w:id="468" w:author="The Si Tran" w:date="2012-12-16T10:01:00Z">
        <w:r>
          <w:rPr>
            <w:noProof/>
            <w:webHidden/>
          </w:rPr>
          <w:t>69</w:t>
        </w:r>
        <w:r>
          <w:rPr>
            <w:noProof/>
            <w:webHidden/>
          </w:rPr>
          <w:fldChar w:fldCharType="end"/>
        </w:r>
        <w:r w:rsidRPr="009C45D4">
          <w:rPr>
            <w:rStyle w:val="Hyperlink"/>
            <w:noProof/>
          </w:rPr>
          <w:fldChar w:fldCharType="end"/>
        </w:r>
      </w:ins>
    </w:p>
    <w:p w14:paraId="752E51D5" w14:textId="77777777" w:rsidR="00023D92" w:rsidRDefault="00187200" w:rsidP="00187200">
      <w:pPr>
        <w:rPr>
          <w:ins w:id="469" w:author="The Si Tran" w:date="2012-12-11T23:59:00Z"/>
        </w:rPr>
      </w:pPr>
      <w:ins w:id="470" w:author="The Si Tran" w:date="2012-12-11T23:27:00Z">
        <w:r>
          <w:fldChar w:fldCharType="end"/>
        </w:r>
      </w:ins>
    </w:p>
    <w:p w14:paraId="0D0647A7" w14:textId="77777777" w:rsidR="00023D92" w:rsidRDefault="00023D92">
      <w:pPr>
        <w:spacing w:before="0" w:after="200" w:line="276" w:lineRule="auto"/>
        <w:jc w:val="left"/>
        <w:rPr>
          <w:ins w:id="471" w:author="The Si Tran" w:date="2012-12-11T23:59:00Z"/>
        </w:rPr>
      </w:pPr>
      <w:ins w:id="472" w:author="The Si Tran" w:date="2012-12-11T23:59:00Z">
        <w:r>
          <w:br w:type="page"/>
        </w:r>
      </w:ins>
    </w:p>
    <w:p w14:paraId="44F77B1A" w14:textId="77777777" w:rsidR="00682B49" w:rsidRDefault="006D2AC8">
      <w:pPr>
        <w:pStyle w:val="Heading1"/>
        <w:numPr>
          <w:ilvl w:val="0"/>
          <w:numId w:val="0"/>
        </w:numPr>
        <w:tabs>
          <w:tab w:val="clear" w:pos="864"/>
        </w:tabs>
        <w:rPr>
          <w:ins w:id="473" w:author="The Si Tran" w:date="2012-12-12T08:04:00Z"/>
        </w:rPr>
        <w:pPrChange w:id="474" w:author="The Si Tran" w:date="2012-12-14T07:17:00Z">
          <w:pPr>
            <w:pStyle w:val="TOC1"/>
            <w:tabs>
              <w:tab w:val="right" w:pos="9321"/>
            </w:tabs>
          </w:pPr>
        </w:pPrChange>
      </w:pPr>
      <w:bookmarkStart w:id="475" w:name="_Toc343415381"/>
      <w:ins w:id="476" w:author="The Si Tran" w:date="2012-12-12T07:33:00Z">
        <w:r w:rsidRPr="00250D4D">
          <w:lastRenderedPageBreak/>
          <w:t>DANH MỤ</w:t>
        </w:r>
        <w:r>
          <w:t xml:space="preserve">C </w:t>
        </w:r>
      </w:ins>
      <w:ins w:id="477" w:author="The Si Tran" w:date="2012-12-12T07:34:00Z">
        <w:r>
          <w:t>B</w:t>
        </w:r>
      </w:ins>
      <w:ins w:id="478" w:author="The Si Tran" w:date="2012-12-12T07:33:00Z">
        <w:r>
          <w:t>ẢNG</w:t>
        </w:r>
      </w:ins>
      <w:bookmarkEnd w:id="475"/>
    </w:p>
    <w:p w14:paraId="7539D010" w14:textId="77777777" w:rsidR="003343D0" w:rsidRDefault="00B557A5">
      <w:pPr>
        <w:pStyle w:val="TOC1"/>
        <w:tabs>
          <w:tab w:val="right" w:pos="9062"/>
        </w:tabs>
        <w:rPr>
          <w:ins w:id="479" w:author="The Si Tran" w:date="2012-12-16T10:01:00Z"/>
          <w:rFonts w:asciiTheme="minorHAnsi" w:eastAsiaTheme="minorEastAsia" w:hAnsiTheme="minorHAnsi" w:cstheme="minorBidi"/>
          <w:noProof/>
          <w:sz w:val="22"/>
        </w:rPr>
      </w:pPr>
      <w:ins w:id="480" w:author="The Si Tran" w:date="2012-12-12T07:35:00Z">
        <w:r>
          <w:fldChar w:fldCharType="begin"/>
        </w:r>
        <w:r>
          <w:instrText xml:space="preserve"> TOC \f \h \z \t "Bang,1" </w:instrText>
        </w:r>
      </w:ins>
      <w:r>
        <w:fldChar w:fldCharType="separate"/>
      </w:r>
      <w:ins w:id="481"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r w:rsidR="003343D0">
          <w:rPr>
            <w:noProof/>
            <w:webHidden/>
          </w:rPr>
        </w:r>
      </w:ins>
      <w:r w:rsidR="003343D0">
        <w:rPr>
          <w:noProof/>
          <w:webHidden/>
        </w:rPr>
        <w:fldChar w:fldCharType="separate"/>
      </w:r>
      <w:ins w:id="482" w:author="The Si Tran" w:date="2012-12-16T10:01:00Z">
        <w:r w:rsidR="003343D0">
          <w:rPr>
            <w:noProof/>
            <w:webHidden/>
          </w:rPr>
          <w:t>13</w:t>
        </w:r>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tabs>
          <w:tab w:val="right" w:pos="9062"/>
        </w:tabs>
        <w:rPr>
          <w:ins w:id="483" w:author="The Si Tran" w:date="2012-12-16T10:01:00Z"/>
          <w:rFonts w:asciiTheme="minorHAnsi" w:eastAsiaTheme="minorEastAsia" w:hAnsiTheme="minorHAnsi" w:cstheme="minorBidi"/>
          <w:noProof/>
          <w:sz w:val="22"/>
        </w:rPr>
      </w:pPr>
      <w:ins w:id="48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r>
          <w:rPr>
            <w:noProof/>
            <w:webHidden/>
          </w:rPr>
        </w:r>
      </w:ins>
      <w:r>
        <w:rPr>
          <w:noProof/>
          <w:webHidden/>
        </w:rPr>
        <w:fldChar w:fldCharType="separate"/>
      </w:r>
      <w:ins w:id="485" w:author="The Si Tran" w:date="2012-12-16T10:01:00Z">
        <w:r>
          <w:rPr>
            <w:noProof/>
            <w:webHidden/>
          </w:rPr>
          <w:t>25</w:t>
        </w:r>
        <w:r>
          <w:rPr>
            <w:noProof/>
            <w:webHidden/>
          </w:rPr>
          <w:fldChar w:fldCharType="end"/>
        </w:r>
        <w:r w:rsidRPr="00FA5091">
          <w:rPr>
            <w:rStyle w:val="Hyperlink"/>
            <w:noProof/>
          </w:rPr>
          <w:fldChar w:fldCharType="end"/>
        </w:r>
      </w:ins>
    </w:p>
    <w:p w14:paraId="1EA18D1A" w14:textId="77777777" w:rsidR="003343D0" w:rsidRDefault="003343D0">
      <w:pPr>
        <w:pStyle w:val="TOC1"/>
        <w:tabs>
          <w:tab w:val="right" w:pos="9062"/>
        </w:tabs>
        <w:rPr>
          <w:ins w:id="486" w:author="The Si Tran" w:date="2012-12-16T10:01:00Z"/>
          <w:rFonts w:asciiTheme="minorHAnsi" w:eastAsiaTheme="minorEastAsia" w:hAnsiTheme="minorHAnsi" w:cstheme="minorBidi"/>
          <w:noProof/>
          <w:sz w:val="22"/>
        </w:rPr>
      </w:pPr>
      <w:ins w:id="48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r>
          <w:rPr>
            <w:noProof/>
            <w:webHidden/>
          </w:rPr>
        </w:r>
      </w:ins>
      <w:r>
        <w:rPr>
          <w:noProof/>
          <w:webHidden/>
        </w:rPr>
        <w:fldChar w:fldCharType="separate"/>
      </w:r>
      <w:ins w:id="488" w:author="The Si Tran" w:date="2012-12-16T10:01:00Z">
        <w:r>
          <w:rPr>
            <w:noProof/>
            <w:webHidden/>
          </w:rPr>
          <w:t>64</w:t>
        </w:r>
        <w:r>
          <w:rPr>
            <w:noProof/>
            <w:webHidden/>
          </w:rPr>
          <w:fldChar w:fldCharType="end"/>
        </w:r>
        <w:r w:rsidRPr="00FA5091">
          <w:rPr>
            <w:rStyle w:val="Hyperlink"/>
            <w:noProof/>
          </w:rPr>
          <w:fldChar w:fldCharType="end"/>
        </w:r>
      </w:ins>
    </w:p>
    <w:p w14:paraId="36AED60B" w14:textId="77777777" w:rsidR="003343D0" w:rsidRDefault="003343D0">
      <w:pPr>
        <w:pStyle w:val="TOC1"/>
        <w:tabs>
          <w:tab w:val="right" w:pos="9062"/>
        </w:tabs>
        <w:rPr>
          <w:ins w:id="489" w:author="The Si Tran" w:date="2012-12-16T10:01:00Z"/>
          <w:rFonts w:asciiTheme="minorHAnsi" w:eastAsiaTheme="minorEastAsia" w:hAnsiTheme="minorHAnsi" w:cstheme="minorBidi"/>
          <w:noProof/>
          <w:sz w:val="22"/>
        </w:rPr>
      </w:pPr>
      <w:ins w:id="49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r>
          <w:rPr>
            <w:noProof/>
            <w:webHidden/>
          </w:rPr>
        </w:r>
      </w:ins>
      <w:r>
        <w:rPr>
          <w:noProof/>
          <w:webHidden/>
        </w:rPr>
        <w:fldChar w:fldCharType="separate"/>
      </w:r>
      <w:ins w:id="491" w:author="The Si Tran" w:date="2012-12-16T10:01:00Z">
        <w:r>
          <w:rPr>
            <w:noProof/>
            <w:webHidden/>
          </w:rPr>
          <w:t>69</w:t>
        </w:r>
        <w:r>
          <w:rPr>
            <w:noProof/>
            <w:webHidden/>
          </w:rPr>
          <w:fldChar w:fldCharType="end"/>
        </w:r>
        <w:r w:rsidRPr="00FA5091">
          <w:rPr>
            <w:rStyle w:val="Hyperlink"/>
            <w:noProof/>
          </w:rPr>
          <w:fldChar w:fldCharType="end"/>
        </w:r>
      </w:ins>
    </w:p>
    <w:p w14:paraId="6C56354A" w14:textId="77777777" w:rsidR="003343D0" w:rsidRDefault="003343D0">
      <w:pPr>
        <w:pStyle w:val="TOC1"/>
        <w:tabs>
          <w:tab w:val="right" w:pos="9062"/>
        </w:tabs>
        <w:rPr>
          <w:ins w:id="492" w:author="The Si Tran" w:date="2012-12-16T10:01:00Z"/>
          <w:rFonts w:asciiTheme="minorHAnsi" w:eastAsiaTheme="minorEastAsia" w:hAnsiTheme="minorHAnsi" w:cstheme="minorBidi"/>
          <w:noProof/>
          <w:sz w:val="22"/>
        </w:rPr>
      </w:pPr>
      <w:ins w:id="49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r>
          <w:rPr>
            <w:noProof/>
            <w:webHidden/>
          </w:rPr>
        </w:r>
      </w:ins>
      <w:r>
        <w:rPr>
          <w:noProof/>
          <w:webHidden/>
        </w:rPr>
        <w:fldChar w:fldCharType="separate"/>
      </w:r>
      <w:ins w:id="494" w:author="The Si Tran" w:date="2012-12-16T10:01:00Z">
        <w:r>
          <w:rPr>
            <w:noProof/>
            <w:webHidden/>
          </w:rPr>
          <w:t>70</w:t>
        </w:r>
        <w:r>
          <w:rPr>
            <w:noProof/>
            <w:webHidden/>
          </w:rPr>
          <w:fldChar w:fldCharType="end"/>
        </w:r>
        <w:r w:rsidRPr="00FA5091">
          <w:rPr>
            <w:rStyle w:val="Hyperlink"/>
            <w:noProof/>
          </w:rPr>
          <w:fldChar w:fldCharType="end"/>
        </w:r>
      </w:ins>
    </w:p>
    <w:p w14:paraId="42475B28" w14:textId="77777777" w:rsidR="003343D0" w:rsidRDefault="003343D0">
      <w:pPr>
        <w:pStyle w:val="TOC1"/>
        <w:tabs>
          <w:tab w:val="right" w:pos="9062"/>
        </w:tabs>
        <w:rPr>
          <w:ins w:id="495" w:author="The Si Tran" w:date="2012-12-16T10:01:00Z"/>
          <w:rFonts w:asciiTheme="minorHAnsi" w:eastAsiaTheme="minorEastAsia" w:hAnsiTheme="minorHAnsi" w:cstheme="minorBidi"/>
          <w:noProof/>
          <w:sz w:val="22"/>
        </w:rPr>
      </w:pPr>
      <w:ins w:id="49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r>
          <w:rPr>
            <w:noProof/>
            <w:webHidden/>
          </w:rPr>
        </w:r>
      </w:ins>
      <w:r>
        <w:rPr>
          <w:noProof/>
          <w:webHidden/>
        </w:rPr>
        <w:fldChar w:fldCharType="separate"/>
      </w:r>
      <w:ins w:id="497" w:author="The Si Tran" w:date="2012-12-16T10:01:00Z">
        <w:r>
          <w:rPr>
            <w:noProof/>
            <w:webHidden/>
          </w:rPr>
          <w:t>70</w:t>
        </w:r>
        <w:r>
          <w:rPr>
            <w:noProof/>
            <w:webHidden/>
          </w:rPr>
          <w:fldChar w:fldCharType="end"/>
        </w:r>
        <w:r w:rsidRPr="00FA5091">
          <w:rPr>
            <w:rStyle w:val="Hyperlink"/>
            <w:noProof/>
          </w:rPr>
          <w:fldChar w:fldCharType="end"/>
        </w:r>
      </w:ins>
    </w:p>
    <w:p w14:paraId="4680F05D" w14:textId="77777777" w:rsidR="003343D0" w:rsidRDefault="003343D0">
      <w:pPr>
        <w:pStyle w:val="TOC1"/>
        <w:tabs>
          <w:tab w:val="right" w:pos="9062"/>
        </w:tabs>
        <w:rPr>
          <w:ins w:id="498" w:author="The Si Tran" w:date="2012-12-16T10:01:00Z"/>
          <w:rFonts w:asciiTheme="minorHAnsi" w:eastAsiaTheme="minorEastAsia" w:hAnsiTheme="minorHAnsi" w:cstheme="minorBidi"/>
          <w:noProof/>
          <w:sz w:val="22"/>
        </w:rPr>
      </w:pPr>
      <w:ins w:id="49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r>
          <w:rPr>
            <w:noProof/>
            <w:webHidden/>
          </w:rPr>
        </w:r>
      </w:ins>
      <w:r>
        <w:rPr>
          <w:noProof/>
          <w:webHidden/>
        </w:rPr>
        <w:fldChar w:fldCharType="separate"/>
      </w:r>
      <w:ins w:id="500" w:author="The Si Tran" w:date="2012-12-16T10:01:00Z">
        <w:r>
          <w:rPr>
            <w:noProof/>
            <w:webHidden/>
          </w:rPr>
          <w:t>70</w:t>
        </w:r>
        <w:r>
          <w:rPr>
            <w:noProof/>
            <w:webHidden/>
          </w:rPr>
          <w:fldChar w:fldCharType="end"/>
        </w:r>
        <w:r w:rsidRPr="00FA5091">
          <w:rPr>
            <w:rStyle w:val="Hyperlink"/>
            <w:noProof/>
          </w:rPr>
          <w:fldChar w:fldCharType="end"/>
        </w:r>
      </w:ins>
    </w:p>
    <w:p w14:paraId="5B91E9AA" w14:textId="77777777" w:rsidR="003343D0" w:rsidRDefault="003343D0">
      <w:pPr>
        <w:pStyle w:val="TOC1"/>
        <w:tabs>
          <w:tab w:val="right" w:pos="9062"/>
        </w:tabs>
        <w:rPr>
          <w:ins w:id="501" w:author="The Si Tran" w:date="2012-12-16T10:01:00Z"/>
          <w:rFonts w:asciiTheme="minorHAnsi" w:eastAsiaTheme="minorEastAsia" w:hAnsiTheme="minorHAnsi" w:cstheme="minorBidi"/>
          <w:noProof/>
          <w:sz w:val="22"/>
        </w:rPr>
      </w:pPr>
      <w:ins w:id="50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r>
          <w:rPr>
            <w:noProof/>
            <w:webHidden/>
          </w:rPr>
        </w:r>
      </w:ins>
      <w:r>
        <w:rPr>
          <w:noProof/>
          <w:webHidden/>
        </w:rPr>
        <w:fldChar w:fldCharType="separate"/>
      </w:r>
      <w:ins w:id="503" w:author="The Si Tran" w:date="2012-12-16T10:01:00Z">
        <w:r>
          <w:rPr>
            <w:noProof/>
            <w:webHidden/>
          </w:rPr>
          <w:t>71</w:t>
        </w:r>
        <w:r>
          <w:rPr>
            <w:noProof/>
            <w:webHidden/>
          </w:rPr>
          <w:fldChar w:fldCharType="end"/>
        </w:r>
        <w:r w:rsidRPr="00FA5091">
          <w:rPr>
            <w:rStyle w:val="Hyperlink"/>
            <w:noProof/>
          </w:rPr>
          <w:fldChar w:fldCharType="end"/>
        </w:r>
      </w:ins>
    </w:p>
    <w:p w14:paraId="07BDFC59" w14:textId="77777777" w:rsidR="003343D0" w:rsidRDefault="003343D0">
      <w:pPr>
        <w:pStyle w:val="TOC1"/>
        <w:tabs>
          <w:tab w:val="right" w:pos="9062"/>
        </w:tabs>
        <w:rPr>
          <w:ins w:id="504" w:author="The Si Tran" w:date="2012-12-16T10:01:00Z"/>
          <w:rFonts w:asciiTheme="minorHAnsi" w:eastAsiaTheme="minorEastAsia" w:hAnsiTheme="minorHAnsi" w:cstheme="minorBidi"/>
          <w:noProof/>
          <w:sz w:val="22"/>
        </w:rPr>
      </w:pPr>
      <w:ins w:id="50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r>
          <w:rPr>
            <w:noProof/>
            <w:webHidden/>
          </w:rPr>
        </w:r>
      </w:ins>
      <w:r>
        <w:rPr>
          <w:noProof/>
          <w:webHidden/>
        </w:rPr>
        <w:fldChar w:fldCharType="separate"/>
      </w:r>
      <w:ins w:id="506" w:author="The Si Tran" w:date="2012-12-16T10:01:00Z">
        <w:r>
          <w:rPr>
            <w:noProof/>
            <w:webHidden/>
          </w:rPr>
          <w:t>71</w:t>
        </w:r>
        <w:r>
          <w:rPr>
            <w:noProof/>
            <w:webHidden/>
          </w:rPr>
          <w:fldChar w:fldCharType="end"/>
        </w:r>
        <w:r w:rsidRPr="00FA5091">
          <w:rPr>
            <w:rStyle w:val="Hyperlink"/>
            <w:noProof/>
          </w:rPr>
          <w:fldChar w:fldCharType="end"/>
        </w:r>
      </w:ins>
    </w:p>
    <w:p w14:paraId="1E8690CA" w14:textId="77777777" w:rsidR="003343D0" w:rsidRDefault="003343D0">
      <w:pPr>
        <w:pStyle w:val="TOC1"/>
        <w:tabs>
          <w:tab w:val="right" w:pos="9062"/>
        </w:tabs>
        <w:rPr>
          <w:ins w:id="507" w:author="The Si Tran" w:date="2012-12-16T10:01:00Z"/>
          <w:rFonts w:asciiTheme="minorHAnsi" w:eastAsiaTheme="minorEastAsia" w:hAnsiTheme="minorHAnsi" w:cstheme="minorBidi"/>
          <w:noProof/>
          <w:sz w:val="22"/>
        </w:rPr>
      </w:pPr>
      <w:ins w:id="50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r>
          <w:rPr>
            <w:noProof/>
            <w:webHidden/>
          </w:rPr>
        </w:r>
      </w:ins>
      <w:r>
        <w:rPr>
          <w:noProof/>
          <w:webHidden/>
        </w:rPr>
        <w:fldChar w:fldCharType="separate"/>
      </w:r>
      <w:ins w:id="509" w:author="The Si Tran" w:date="2012-12-16T10:01:00Z">
        <w:r>
          <w:rPr>
            <w:noProof/>
            <w:webHidden/>
          </w:rPr>
          <w:t>72</w:t>
        </w:r>
        <w:r>
          <w:rPr>
            <w:noProof/>
            <w:webHidden/>
          </w:rPr>
          <w:fldChar w:fldCharType="end"/>
        </w:r>
        <w:r w:rsidRPr="00FA5091">
          <w:rPr>
            <w:rStyle w:val="Hyperlink"/>
            <w:noProof/>
          </w:rPr>
          <w:fldChar w:fldCharType="end"/>
        </w:r>
      </w:ins>
    </w:p>
    <w:p w14:paraId="2B6D608A" w14:textId="77777777" w:rsidR="003343D0" w:rsidRDefault="003343D0">
      <w:pPr>
        <w:pStyle w:val="TOC1"/>
        <w:tabs>
          <w:tab w:val="right" w:pos="9062"/>
        </w:tabs>
        <w:rPr>
          <w:ins w:id="510" w:author="The Si Tran" w:date="2012-12-16T10:01:00Z"/>
          <w:rFonts w:asciiTheme="minorHAnsi" w:eastAsiaTheme="minorEastAsia" w:hAnsiTheme="minorHAnsi" w:cstheme="minorBidi"/>
          <w:noProof/>
          <w:sz w:val="22"/>
        </w:rPr>
      </w:pPr>
      <w:ins w:id="51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r>
          <w:rPr>
            <w:noProof/>
            <w:webHidden/>
          </w:rPr>
        </w:r>
      </w:ins>
      <w:r>
        <w:rPr>
          <w:noProof/>
          <w:webHidden/>
        </w:rPr>
        <w:fldChar w:fldCharType="separate"/>
      </w:r>
      <w:ins w:id="512" w:author="The Si Tran" w:date="2012-12-16T10:01:00Z">
        <w:r>
          <w:rPr>
            <w:noProof/>
            <w:webHidden/>
          </w:rPr>
          <w:t>73</w:t>
        </w:r>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513" w:author="The Si Tran" w:date="2012-12-12T07:59:00Z"/>
          <w:noProof/>
        </w:rPr>
      </w:pPr>
    </w:p>
    <w:p w14:paraId="1A31478E" w14:textId="77777777" w:rsidR="00CB48F0" w:rsidRPr="005C682D" w:rsidDel="00187200" w:rsidRDefault="00B557A5">
      <w:pPr>
        <w:pStyle w:val="Heading1"/>
        <w:numPr>
          <w:ilvl w:val="0"/>
          <w:numId w:val="0"/>
        </w:numPr>
        <w:ind w:left="360"/>
        <w:jc w:val="left"/>
        <w:rPr>
          <w:del w:id="514" w:author="The Si Tran" w:date="2012-12-11T23:27:00Z"/>
        </w:rPr>
        <w:pPrChange w:id="515" w:author="The Si Tran" w:date="2012-12-12T07:33:00Z">
          <w:pPr>
            <w:pStyle w:val="Heading1"/>
            <w:numPr>
              <w:numId w:val="0"/>
            </w:numPr>
            <w:spacing w:line="480" w:lineRule="auto"/>
            <w:ind w:left="0" w:firstLine="0"/>
            <w:jc w:val="left"/>
          </w:pPr>
        </w:pPrChange>
      </w:pPr>
      <w:ins w:id="516"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517" w:author="The Si Tran" w:date="2012-12-11T23:00:00Z"/>
          <w:b w:val="0"/>
          <w:bCs w:val="0"/>
          <w:sz w:val="26"/>
          <w:rPrChange w:id="518" w:author="The Si Tran" w:date="2012-12-05T23:02:00Z">
            <w:rPr>
              <w:del w:id="519" w:author="The Si Tran" w:date="2012-12-11T23:00:00Z"/>
              <w:b/>
              <w:bCs/>
              <w:kern w:val="32"/>
              <w:sz w:val="32"/>
              <w:szCs w:val="32"/>
            </w:rPr>
          </w:rPrChange>
        </w:rPr>
        <w:pPrChange w:id="520" w:author="The Si Tran" w:date="2012-12-12T07:33:00Z">
          <w:pPr>
            <w:spacing w:before="0" w:after="200" w:line="276" w:lineRule="auto"/>
            <w:jc w:val="left"/>
          </w:pPr>
        </w:pPrChange>
      </w:pPr>
      <w:bookmarkStart w:id="521" w:name="_Toc328879888"/>
      <w:bookmarkStart w:id="522" w:name="_Toc328894964"/>
      <w:del w:id="523"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24" w:author="The Si Tran" w:date="2012-12-12T00:01:00Z"/>
          <w:rFonts w:cs="Times New Roman"/>
          <w:sz w:val="26"/>
        </w:rPr>
        <w:pPrChange w:id="525" w:author="The Si Tran" w:date="2012-12-12T07:33:00Z">
          <w:pPr>
            <w:pStyle w:val="Heading1"/>
            <w:numPr>
              <w:numId w:val="0"/>
            </w:numPr>
            <w:spacing w:line="480" w:lineRule="auto"/>
            <w:ind w:left="0" w:firstLine="0"/>
            <w:jc w:val="left"/>
          </w:pPr>
        </w:pPrChange>
      </w:pPr>
      <w:del w:id="526" w:author="The Si Tran" w:date="2012-12-12T07:33:00Z">
        <w:r w:rsidRPr="00312F4F" w:rsidDel="006D2AC8">
          <w:rPr>
            <w:rFonts w:cs="Times New Roman"/>
            <w:sz w:val="26"/>
          </w:rPr>
          <w:delText>DANH MỤC BẢNG</w:delText>
        </w:r>
      </w:del>
      <w:bookmarkEnd w:id="521"/>
      <w:bookmarkEnd w:id="522"/>
    </w:p>
    <w:p w14:paraId="697A1872" w14:textId="77777777" w:rsidR="0045424A" w:rsidRPr="002B1464" w:rsidDel="00D80916" w:rsidRDefault="0045424A">
      <w:pPr>
        <w:rPr>
          <w:del w:id="527" w:author="The Si Tran" w:date="2012-12-12T13:34:00Z"/>
        </w:rPr>
      </w:pPr>
    </w:p>
    <w:p w14:paraId="0C08AE99" w14:textId="77777777" w:rsidR="004D65BA" w:rsidRPr="0049233F" w:rsidDel="00D80916" w:rsidRDefault="0045424A" w:rsidP="0045424A">
      <w:pPr>
        <w:spacing w:before="0" w:after="200" w:line="276" w:lineRule="auto"/>
        <w:jc w:val="left"/>
        <w:rPr>
          <w:del w:id="528" w:author="The Si Tran" w:date="2012-12-12T13:33:00Z"/>
          <w:noProof/>
          <w:szCs w:val="26"/>
        </w:rPr>
      </w:pPr>
      <w:del w:id="529"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30" w:author="The Si Tran" w:date="2012-12-12T13:34:00Z"/>
          <w:noProof/>
        </w:rPr>
      </w:pPr>
    </w:p>
    <w:p w14:paraId="718E6531" w14:textId="77777777" w:rsidR="00D80916" w:rsidRPr="00D80916" w:rsidRDefault="00D80916">
      <w:pPr>
        <w:rPr>
          <w:ins w:id="531" w:author="The Si Tran" w:date="2012-12-12T13:34:00Z"/>
          <w:rPrChange w:id="532" w:author="The Si Tran" w:date="2012-12-12T13:34:00Z">
            <w:rPr>
              <w:ins w:id="533" w:author="The Si Tran" w:date="2012-12-12T13:34:00Z"/>
              <w:noProof/>
            </w:rPr>
          </w:rPrChange>
        </w:rPr>
        <w:pPrChange w:id="534" w:author="The Si Tran" w:date="2012-12-12T13:34:00Z">
          <w:pPr>
            <w:spacing w:before="0" w:after="200" w:line="276" w:lineRule="auto"/>
            <w:jc w:val="left"/>
          </w:pPr>
        </w:pPrChange>
      </w:pPr>
    </w:p>
    <w:p w14:paraId="7ECCFBBD" w14:textId="77777777" w:rsidR="00D80916" w:rsidRPr="00D80916" w:rsidRDefault="00D80916">
      <w:pPr>
        <w:rPr>
          <w:ins w:id="535" w:author="The Si Tran" w:date="2012-12-12T13:34:00Z"/>
          <w:rPrChange w:id="536" w:author="The Si Tran" w:date="2012-12-12T13:34:00Z">
            <w:rPr>
              <w:ins w:id="537" w:author="The Si Tran" w:date="2012-12-12T13:34:00Z"/>
              <w:noProof/>
            </w:rPr>
          </w:rPrChange>
        </w:rPr>
        <w:pPrChange w:id="538" w:author="The Si Tran" w:date="2012-12-12T13:34:00Z">
          <w:pPr>
            <w:spacing w:before="0" w:after="200" w:line="276" w:lineRule="auto"/>
            <w:jc w:val="left"/>
          </w:pPr>
        </w:pPrChange>
      </w:pPr>
    </w:p>
    <w:p w14:paraId="18E27414" w14:textId="77777777" w:rsidR="00D80916" w:rsidRPr="00D80916" w:rsidRDefault="00D80916">
      <w:pPr>
        <w:rPr>
          <w:ins w:id="539" w:author="The Si Tran" w:date="2012-12-12T13:34:00Z"/>
          <w:rPrChange w:id="540" w:author="The Si Tran" w:date="2012-12-12T13:34:00Z">
            <w:rPr>
              <w:ins w:id="541" w:author="The Si Tran" w:date="2012-12-12T13:34:00Z"/>
              <w:noProof/>
            </w:rPr>
          </w:rPrChange>
        </w:rPr>
        <w:pPrChange w:id="542" w:author="The Si Tran" w:date="2012-12-12T13:34:00Z">
          <w:pPr>
            <w:spacing w:before="0" w:after="200" w:line="276" w:lineRule="auto"/>
            <w:jc w:val="left"/>
          </w:pPr>
        </w:pPrChange>
      </w:pPr>
    </w:p>
    <w:p w14:paraId="428BE4D4" w14:textId="77777777" w:rsidR="00D80916" w:rsidRPr="00D80916" w:rsidRDefault="00D80916">
      <w:pPr>
        <w:rPr>
          <w:ins w:id="543" w:author="The Si Tran" w:date="2012-12-12T13:34:00Z"/>
          <w:rPrChange w:id="544" w:author="The Si Tran" w:date="2012-12-12T13:34:00Z">
            <w:rPr>
              <w:ins w:id="545" w:author="The Si Tran" w:date="2012-12-12T13:34:00Z"/>
              <w:noProof/>
            </w:rPr>
          </w:rPrChange>
        </w:rPr>
        <w:pPrChange w:id="546" w:author="The Si Tran" w:date="2012-12-12T13:34:00Z">
          <w:pPr>
            <w:spacing w:before="0" w:after="200" w:line="276" w:lineRule="auto"/>
            <w:jc w:val="left"/>
          </w:pPr>
        </w:pPrChange>
      </w:pPr>
    </w:p>
    <w:p w14:paraId="0BD67063" w14:textId="77777777" w:rsidR="00D80916" w:rsidRDefault="00D80916" w:rsidP="00D80916">
      <w:pPr>
        <w:rPr>
          <w:ins w:id="547" w:author="The Si Tran" w:date="2012-12-12T13:34:00Z"/>
        </w:rPr>
      </w:pPr>
    </w:p>
    <w:p w14:paraId="3CA23180" w14:textId="77777777" w:rsidR="00D80916" w:rsidRDefault="00D80916">
      <w:pPr>
        <w:tabs>
          <w:tab w:val="left" w:pos="1260"/>
        </w:tabs>
        <w:rPr>
          <w:ins w:id="548" w:author="The Si Tran" w:date="2012-12-12T13:34:00Z"/>
        </w:rPr>
        <w:pPrChange w:id="549" w:author="The Si Tran" w:date="2012-12-12T13:34:00Z">
          <w:pPr/>
        </w:pPrChange>
      </w:pPr>
      <w:ins w:id="550" w:author="The Si Tran" w:date="2012-12-12T13:34:00Z">
        <w:r>
          <w:tab/>
        </w:r>
      </w:ins>
    </w:p>
    <w:p w14:paraId="3551C36F" w14:textId="77777777" w:rsidR="00537CF3" w:rsidRDefault="00537CF3">
      <w:pPr>
        <w:rPr>
          <w:ins w:id="551" w:author="The Si Tran" w:date="2012-12-12T13:34:00Z"/>
          <w:b/>
          <w:bCs/>
          <w:rPrChange w:id="552" w:author="The Si Tran" w:date="2012-12-12T13:34:00Z">
            <w:rPr>
              <w:ins w:id="553" w:author="The Si Tran" w:date="2012-12-12T13:34:00Z"/>
              <w:rFonts w:cs="Times New Roman"/>
              <w:b w:val="0"/>
              <w:bCs w:val="0"/>
              <w:caps/>
              <w:noProof/>
              <w:kern w:val="0"/>
              <w:sz w:val="26"/>
              <w:szCs w:val="26"/>
            </w:rPr>
          </w:rPrChange>
        </w:rPr>
        <w:sectPr w:rsidR="00537CF3" w:rsidSect="005E182F">
          <w:footerReference w:type="default" r:id="rId10"/>
          <w:pgSz w:w="11909" w:h="16834" w:code="9"/>
          <w:pgMar w:top="1411" w:right="1138" w:bottom="1411" w:left="1699" w:header="720" w:footer="720" w:gutter="0"/>
          <w:pgNumType w:fmt="lowerRoman" w:start="1"/>
          <w:cols w:space="720"/>
          <w:titlePg/>
          <w:docGrid w:linePitch="360"/>
          <w:sectPrChange w:id="559" w:author="The Si Tran" w:date="2012-12-12T13:50:00Z">
            <w:sectPr w:rsidR="00537CF3" w:rsidSect="005E182F">
              <w:pgMar w:top="1411" w:right="1138" w:bottom="1411" w:left="1699" w:header="720" w:footer="720" w:gutter="0"/>
              <w:pgNumType w:fmt="decimal"/>
              <w:titlePg w:val="0"/>
            </w:sectPr>
          </w:sectPrChange>
        </w:sectPr>
        <w:pPrChange w:id="560" w:author="The Si Tran" w:date="2012-12-12T13:34:00Z">
          <w:pPr>
            <w:pStyle w:val="Heading1"/>
            <w:ind w:firstLine="180"/>
            <w:jc w:val="left"/>
          </w:pPr>
        </w:pPrChange>
      </w:pPr>
    </w:p>
    <w:p w14:paraId="1CC33B30" w14:textId="77777777" w:rsidR="004B6166" w:rsidRPr="00EC61DB" w:rsidDel="00C31595" w:rsidRDefault="004B6166">
      <w:pPr>
        <w:pStyle w:val="Heading1"/>
        <w:rPr>
          <w:del w:id="561" w:author="The Si Tran" w:date="2012-12-12T07:32:00Z"/>
          <w:b w:val="0"/>
          <w:rPrChange w:id="562" w:author="The Si Tran" w:date="2012-12-14T07:14:00Z">
            <w:rPr>
              <w:del w:id="563" w:author="The Si Tran" w:date="2012-12-12T07:32:00Z"/>
              <w:b/>
              <w:caps/>
              <w:noProof/>
              <w:sz w:val="32"/>
              <w:szCs w:val="32"/>
            </w:rPr>
          </w:rPrChange>
        </w:rPr>
        <w:pPrChange w:id="564" w:author="The Si Tran" w:date="2012-12-14T07:14:00Z">
          <w:pPr>
            <w:spacing w:before="0" w:after="200" w:line="276" w:lineRule="auto"/>
            <w:jc w:val="center"/>
          </w:pPr>
        </w:pPrChange>
      </w:pPr>
      <w:del w:id="565" w:author="The Si Tran" w:date="2012-12-12T07:32:00Z">
        <w:r w:rsidRPr="00EC61DB" w:rsidDel="00C31595">
          <w:rPr>
            <w:b w:val="0"/>
            <w:bCs w:val="0"/>
            <w:rPrChange w:id="566" w:author="The Si Tran" w:date="2012-12-14T07:14:00Z">
              <w:rPr>
                <w:rFonts w:cs="Arial"/>
                <w:b/>
                <w:bCs/>
                <w:caps/>
                <w:noProof/>
                <w:kern w:val="32"/>
                <w:sz w:val="32"/>
                <w:szCs w:val="26"/>
              </w:rPr>
            </w:rPrChange>
          </w:rPr>
          <w:lastRenderedPageBreak/>
          <w:delText>Danh mục chữ viết tắt</w:delText>
        </w:r>
        <w:bookmarkStart w:id="567" w:name="_Toc343083492"/>
        <w:bookmarkStart w:id="568" w:name="_Toc343083706"/>
        <w:bookmarkStart w:id="569" w:name="_Toc343083917"/>
        <w:bookmarkStart w:id="570" w:name="_Toc343220676"/>
        <w:bookmarkStart w:id="571" w:name="_Toc343232179"/>
        <w:bookmarkStart w:id="572" w:name="_Toc343232592"/>
        <w:bookmarkStart w:id="573" w:name="_Toc343232877"/>
        <w:bookmarkStart w:id="574" w:name="_Toc343415382"/>
        <w:bookmarkEnd w:id="567"/>
        <w:bookmarkEnd w:id="568"/>
        <w:bookmarkEnd w:id="569"/>
        <w:bookmarkEnd w:id="570"/>
        <w:bookmarkEnd w:id="571"/>
        <w:bookmarkEnd w:id="572"/>
        <w:bookmarkEnd w:id="573"/>
        <w:bookmarkEnd w:id="574"/>
      </w:del>
    </w:p>
    <w:p w14:paraId="08C26D51" w14:textId="77777777" w:rsidR="004B6166" w:rsidRPr="00EC61DB" w:rsidDel="00C31595" w:rsidRDefault="004B6166">
      <w:pPr>
        <w:pStyle w:val="Heading1"/>
        <w:rPr>
          <w:del w:id="575" w:author="The Si Tran" w:date="2012-12-12T07:32:00Z"/>
          <w:rPrChange w:id="576" w:author="The Si Tran" w:date="2012-12-14T07:14:00Z">
            <w:rPr>
              <w:del w:id="577" w:author="The Si Tran" w:date="2012-12-12T07:32:00Z"/>
              <w:noProof/>
              <w:szCs w:val="26"/>
            </w:rPr>
          </w:rPrChange>
        </w:rPr>
        <w:pPrChange w:id="578" w:author="The Si Tran" w:date="2012-12-14T07:14:00Z">
          <w:pPr>
            <w:spacing w:before="0" w:after="200" w:line="276" w:lineRule="auto"/>
            <w:jc w:val="left"/>
          </w:pPr>
        </w:pPrChange>
      </w:pPr>
      <w:bookmarkStart w:id="579" w:name="_Toc343083493"/>
      <w:bookmarkStart w:id="580" w:name="_Toc343083707"/>
      <w:bookmarkStart w:id="581" w:name="_Toc343083918"/>
      <w:bookmarkStart w:id="582" w:name="_Toc343220677"/>
      <w:bookmarkStart w:id="583" w:name="_Toc343232180"/>
      <w:bookmarkStart w:id="584" w:name="_Toc343232593"/>
      <w:bookmarkStart w:id="585" w:name="_Toc343232878"/>
      <w:bookmarkStart w:id="586" w:name="_Toc343415383"/>
      <w:bookmarkEnd w:id="579"/>
      <w:bookmarkEnd w:id="580"/>
      <w:bookmarkEnd w:id="581"/>
      <w:bookmarkEnd w:id="582"/>
      <w:bookmarkEnd w:id="583"/>
      <w:bookmarkEnd w:id="584"/>
      <w:bookmarkEnd w:id="585"/>
      <w:bookmarkEnd w:id="586"/>
    </w:p>
    <w:p w14:paraId="25E87DD7" w14:textId="77777777" w:rsidR="004B6166" w:rsidRPr="00EC61DB" w:rsidDel="00C31595" w:rsidRDefault="004B6166">
      <w:pPr>
        <w:pStyle w:val="Heading1"/>
        <w:rPr>
          <w:del w:id="587" w:author="The Si Tran" w:date="2012-12-12T07:32:00Z"/>
          <w:rPrChange w:id="588" w:author="The Si Tran" w:date="2012-12-14T07:14:00Z">
            <w:rPr>
              <w:del w:id="589" w:author="The Si Tran" w:date="2012-12-12T07:32:00Z"/>
              <w:noProof/>
              <w:szCs w:val="26"/>
            </w:rPr>
          </w:rPrChange>
        </w:rPr>
        <w:pPrChange w:id="590" w:author="The Si Tran" w:date="2012-12-14T07:14:00Z">
          <w:pPr>
            <w:spacing w:before="0" w:after="200" w:line="276" w:lineRule="auto"/>
            <w:jc w:val="left"/>
          </w:pPr>
        </w:pPrChange>
      </w:pPr>
      <w:bookmarkStart w:id="591" w:name="_Toc343083494"/>
      <w:bookmarkStart w:id="592" w:name="_Toc343083708"/>
      <w:bookmarkStart w:id="593" w:name="_Toc343083919"/>
      <w:bookmarkStart w:id="594" w:name="_Toc343220678"/>
      <w:bookmarkStart w:id="595" w:name="_Toc343232181"/>
      <w:bookmarkStart w:id="596" w:name="_Toc343232594"/>
      <w:bookmarkStart w:id="597" w:name="_Toc343232879"/>
      <w:bookmarkStart w:id="598" w:name="_Toc343415384"/>
      <w:bookmarkEnd w:id="591"/>
      <w:bookmarkEnd w:id="592"/>
      <w:bookmarkEnd w:id="593"/>
      <w:bookmarkEnd w:id="594"/>
      <w:bookmarkEnd w:id="595"/>
      <w:bookmarkEnd w:id="596"/>
      <w:bookmarkEnd w:id="597"/>
      <w:bookmarkEnd w:id="598"/>
    </w:p>
    <w:p w14:paraId="63306A89" w14:textId="77777777" w:rsidR="004B6166" w:rsidRPr="00EC61DB" w:rsidDel="00C31595" w:rsidRDefault="004B6166">
      <w:pPr>
        <w:pStyle w:val="Heading1"/>
        <w:rPr>
          <w:del w:id="599" w:author="The Si Tran" w:date="2012-12-12T07:32:00Z"/>
          <w:rPrChange w:id="600" w:author="The Si Tran" w:date="2012-12-14T07:14:00Z">
            <w:rPr>
              <w:del w:id="601" w:author="The Si Tran" w:date="2012-12-12T07:32:00Z"/>
              <w:noProof/>
              <w:szCs w:val="26"/>
            </w:rPr>
          </w:rPrChange>
        </w:rPr>
        <w:pPrChange w:id="602" w:author="The Si Tran" w:date="2012-12-14T07:14:00Z">
          <w:pPr>
            <w:spacing w:before="0" w:after="200" w:line="276" w:lineRule="auto"/>
            <w:jc w:val="left"/>
          </w:pPr>
        </w:pPrChange>
      </w:pPr>
      <w:bookmarkStart w:id="603" w:name="_Toc343083495"/>
      <w:bookmarkStart w:id="604" w:name="_Toc343083709"/>
      <w:bookmarkStart w:id="605" w:name="_Toc343083920"/>
      <w:bookmarkStart w:id="606" w:name="_Toc343220679"/>
      <w:bookmarkStart w:id="607" w:name="_Toc343232182"/>
      <w:bookmarkStart w:id="608" w:name="_Toc343232595"/>
      <w:bookmarkStart w:id="609" w:name="_Toc343232880"/>
      <w:bookmarkStart w:id="610" w:name="_Toc343415385"/>
      <w:bookmarkEnd w:id="603"/>
      <w:bookmarkEnd w:id="604"/>
      <w:bookmarkEnd w:id="605"/>
      <w:bookmarkEnd w:id="606"/>
      <w:bookmarkEnd w:id="607"/>
      <w:bookmarkEnd w:id="608"/>
      <w:bookmarkEnd w:id="609"/>
      <w:bookmarkEnd w:id="610"/>
    </w:p>
    <w:p w14:paraId="5373E3E8" w14:textId="77777777" w:rsidR="004B6166" w:rsidRPr="00EC61DB" w:rsidDel="00C31595" w:rsidRDefault="004B6166">
      <w:pPr>
        <w:pStyle w:val="Heading1"/>
        <w:rPr>
          <w:del w:id="611" w:author="The Si Tran" w:date="2012-12-12T07:32:00Z"/>
          <w:rPrChange w:id="612" w:author="The Si Tran" w:date="2012-12-14T07:14:00Z">
            <w:rPr>
              <w:del w:id="613" w:author="The Si Tran" w:date="2012-12-12T07:32:00Z"/>
              <w:noProof/>
              <w:szCs w:val="26"/>
            </w:rPr>
          </w:rPrChange>
        </w:rPr>
        <w:pPrChange w:id="614" w:author="The Si Tran" w:date="2012-12-14T07:14:00Z">
          <w:pPr>
            <w:spacing w:before="0" w:after="200" w:line="276" w:lineRule="auto"/>
            <w:jc w:val="left"/>
          </w:pPr>
        </w:pPrChange>
      </w:pPr>
      <w:bookmarkStart w:id="615" w:name="_Toc343083496"/>
      <w:bookmarkStart w:id="616" w:name="_Toc343083710"/>
      <w:bookmarkStart w:id="617" w:name="_Toc343083921"/>
      <w:bookmarkStart w:id="618" w:name="_Toc343220680"/>
      <w:bookmarkStart w:id="619" w:name="_Toc343232183"/>
      <w:bookmarkStart w:id="620" w:name="_Toc343232596"/>
      <w:bookmarkStart w:id="621" w:name="_Toc343232881"/>
      <w:bookmarkStart w:id="622" w:name="_Toc343415386"/>
      <w:bookmarkEnd w:id="615"/>
      <w:bookmarkEnd w:id="616"/>
      <w:bookmarkEnd w:id="617"/>
      <w:bookmarkEnd w:id="618"/>
      <w:bookmarkEnd w:id="619"/>
      <w:bookmarkEnd w:id="620"/>
      <w:bookmarkEnd w:id="621"/>
      <w:bookmarkEnd w:id="622"/>
    </w:p>
    <w:p w14:paraId="1FFB28D4" w14:textId="77777777" w:rsidR="004B6166" w:rsidRPr="00EC61DB" w:rsidDel="00C31595" w:rsidRDefault="004B6166">
      <w:pPr>
        <w:pStyle w:val="Heading1"/>
        <w:rPr>
          <w:del w:id="623" w:author="The Si Tran" w:date="2012-12-12T07:32:00Z"/>
          <w:rPrChange w:id="624" w:author="The Si Tran" w:date="2012-12-14T07:14:00Z">
            <w:rPr>
              <w:del w:id="625" w:author="The Si Tran" w:date="2012-12-12T07:32:00Z"/>
              <w:noProof/>
              <w:szCs w:val="26"/>
            </w:rPr>
          </w:rPrChange>
        </w:rPr>
        <w:pPrChange w:id="626" w:author="The Si Tran" w:date="2012-12-14T07:14:00Z">
          <w:pPr>
            <w:spacing w:before="0" w:after="200" w:line="276" w:lineRule="auto"/>
            <w:jc w:val="left"/>
          </w:pPr>
        </w:pPrChange>
      </w:pPr>
      <w:bookmarkStart w:id="627" w:name="_Toc343083497"/>
      <w:bookmarkStart w:id="628" w:name="_Toc343083711"/>
      <w:bookmarkStart w:id="629" w:name="_Toc343083922"/>
      <w:bookmarkStart w:id="630" w:name="_Toc343220681"/>
      <w:bookmarkStart w:id="631" w:name="_Toc343232184"/>
      <w:bookmarkStart w:id="632" w:name="_Toc343232597"/>
      <w:bookmarkStart w:id="633" w:name="_Toc343232882"/>
      <w:bookmarkStart w:id="634" w:name="_Toc343415387"/>
      <w:bookmarkEnd w:id="627"/>
      <w:bookmarkEnd w:id="628"/>
      <w:bookmarkEnd w:id="629"/>
      <w:bookmarkEnd w:id="630"/>
      <w:bookmarkEnd w:id="631"/>
      <w:bookmarkEnd w:id="632"/>
      <w:bookmarkEnd w:id="633"/>
      <w:bookmarkEnd w:id="634"/>
    </w:p>
    <w:p w14:paraId="015A15ED" w14:textId="77777777" w:rsidR="004B6166" w:rsidRPr="00EC61DB" w:rsidDel="00C31595" w:rsidRDefault="004B6166">
      <w:pPr>
        <w:pStyle w:val="Heading1"/>
        <w:rPr>
          <w:del w:id="635" w:author="The Si Tran" w:date="2012-12-12T07:32:00Z"/>
          <w:rPrChange w:id="636" w:author="The Si Tran" w:date="2012-12-14T07:14:00Z">
            <w:rPr>
              <w:del w:id="637" w:author="The Si Tran" w:date="2012-12-12T07:32:00Z"/>
              <w:noProof/>
              <w:szCs w:val="26"/>
            </w:rPr>
          </w:rPrChange>
        </w:rPr>
        <w:pPrChange w:id="638" w:author="The Si Tran" w:date="2012-12-14T07:14:00Z">
          <w:pPr>
            <w:spacing w:before="0" w:after="200" w:line="276" w:lineRule="auto"/>
            <w:jc w:val="left"/>
          </w:pPr>
        </w:pPrChange>
      </w:pPr>
      <w:bookmarkStart w:id="639" w:name="_Toc343083498"/>
      <w:bookmarkStart w:id="640" w:name="_Toc343083712"/>
      <w:bookmarkStart w:id="641" w:name="_Toc343083923"/>
      <w:bookmarkStart w:id="642" w:name="_Toc343220682"/>
      <w:bookmarkStart w:id="643" w:name="_Toc343232185"/>
      <w:bookmarkStart w:id="644" w:name="_Toc343232598"/>
      <w:bookmarkStart w:id="645" w:name="_Toc343232883"/>
      <w:bookmarkStart w:id="646" w:name="_Toc343415388"/>
      <w:bookmarkEnd w:id="639"/>
      <w:bookmarkEnd w:id="640"/>
      <w:bookmarkEnd w:id="641"/>
      <w:bookmarkEnd w:id="642"/>
      <w:bookmarkEnd w:id="643"/>
      <w:bookmarkEnd w:id="644"/>
      <w:bookmarkEnd w:id="645"/>
      <w:bookmarkEnd w:id="646"/>
    </w:p>
    <w:p w14:paraId="7807CE74" w14:textId="77777777" w:rsidR="004B6166" w:rsidRPr="00EC61DB" w:rsidDel="00C31595" w:rsidRDefault="004B6166">
      <w:pPr>
        <w:pStyle w:val="Heading1"/>
        <w:rPr>
          <w:del w:id="647" w:author="The Si Tran" w:date="2012-12-12T07:32:00Z"/>
          <w:rPrChange w:id="648" w:author="The Si Tran" w:date="2012-12-14T07:14:00Z">
            <w:rPr>
              <w:del w:id="649" w:author="The Si Tran" w:date="2012-12-12T07:32:00Z"/>
              <w:noProof/>
              <w:szCs w:val="26"/>
            </w:rPr>
          </w:rPrChange>
        </w:rPr>
        <w:pPrChange w:id="650" w:author="The Si Tran" w:date="2012-12-14T07:14:00Z">
          <w:pPr>
            <w:spacing w:before="0" w:after="200" w:line="276" w:lineRule="auto"/>
            <w:jc w:val="left"/>
          </w:pPr>
        </w:pPrChange>
      </w:pPr>
      <w:bookmarkStart w:id="651" w:name="_Toc343083499"/>
      <w:bookmarkStart w:id="652" w:name="_Toc343083713"/>
      <w:bookmarkStart w:id="653" w:name="_Toc343083924"/>
      <w:bookmarkStart w:id="654" w:name="_Toc343220683"/>
      <w:bookmarkStart w:id="655" w:name="_Toc343232186"/>
      <w:bookmarkStart w:id="656" w:name="_Toc343232599"/>
      <w:bookmarkStart w:id="657" w:name="_Toc343232884"/>
      <w:bookmarkStart w:id="658" w:name="_Toc343415389"/>
      <w:bookmarkEnd w:id="651"/>
      <w:bookmarkEnd w:id="652"/>
      <w:bookmarkEnd w:id="653"/>
      <w:bookmarkEnd w:id="654"/>
      <w:bookmarkEnd w:id="655"/>
      <w:bookmarkEnd w:id="656"/>
      <w:bookmarkEnd w:id="657"/>
      <w:bookmarkEnd w:id="658"/>
    </w:p>
    <w:p w14:paraId="5E884288" w14:textId="77777777" w:rsidR="004B6166" w:rsidRPr="00EC61DB" w:rsidDel="00C31595" w:rsidRDefault="004B6166">
      <w:pPr>
        <w:pStyle w:val="Heading1"/>
        <w:rPr>
          <w:del w:id="659" w:author="The Si Tran" w:date="2012-12-12T07:32:00Z"/>
          <w:rPrChange w:id="660" w:author="The Si Tran" w:date="2012-12-14T07:14:00Z">
            <w:rPr>
              <w:del w:id="661" w:author="The Si Tran" w:date="2012-12-12T07:32:00Z"/>
              <w:noProof/>
              <w:szCs w:val="26"/>
            </w:rPr>
          </w:rPrChange>
        </w:rPr>
        <w:pPrChange w:id="662" w:author="The Si Tran" w:date="2012-12-14T07:14:00Z">
          <w:pPr>
            <w:spacing w:before="0" w:after="200" w:line="276" w:lineRule="auto"/>
            <w:jc w:val="left"/>
          </w:pPr>
        </w:pPrChange>
      </w:pPr>
      <w:bookmarkStart w:id="663" w:name="_Toc343083500"/>
      <w:bookmarkStart w:id="664" w:name="_Toc343083714"/>
      <w:bookmarkStart w:id="665" w:name="_Toc343083925"/>
      <w:bookmarkStart w:id="666" w:name="_Toc343220684"/>
      <w:bookmarkStart w:id="667" w:name="_Toc343232187"/>
      <w:bookmarkStart w:id="668" w:name="_Toc343232600"/>
      <w:bookmarkStart w:id="669" w:name="_Toc343232885"/>
      <w:bookmarkStart w:id="670" w:name="_Toc343415390"/>
      <w:bookmarkEnd w:id="663"/>
      <w:bookmarkEnd w:id="664"/>
      <w:bookmarkEnd w:id="665"/>
      <w:bookmarkEnd w:id="666"/>
      <w:bookmarkEnd w:id="667"/>
      <w:bookmarkEnd w:id="668"/>
      <w:bookmarkEnd w:id="669"/>
      <w:bookmarkEnd w:id="670"/>
    </w:p>
    <w:p w14:paraId="2C6D53AB" w14:textId="77777777" w:rsidR="004B6166" w:rsidRPr="00EC61DB" w:rsidDel="00C31595" w:rsidRDefault="004B6166">
      <w:pPr>
        <w:pStyle w:val="Heading1"/>
        <w:rPr>
          <w:del w:id="671" w:author="The Si Tran" w:date="2012-12-12T07:32:00Z"/>
          <w:rPrChange w:id="672" w:author="The Si Tran" w:date="2012-12-14T07:14:00Z">
            <w:rPr>
              <w:del w:id="673" w:author="The Si Tran" w:date="2012-12-12T07:32:00Z"/>
              <w:noProof/>
              <w:szCs w:val="26"/>
            </w:rPr>
          </w:rPrChange>
        </w:rPr>
        <w:pPrChange w:id="674" w:author="The Si Tran" w:date="2012-12-14T07:14:00Z">
          <w:pPr>
            <w:spacing w:before="0" w:after="200" w:line="276" w:lineRule="auto"/>
            <w:jc w:val="left"/>
          </w:pPr>
        </w:pPrChange>
      </w:pPr>
      <w:bookmarkStart w:id="675" w:name="_Toc343083501"/>
      <w:bookmarkStart w:id="676" w:name="_Toc343083715"/>
      <w:bookmarkStart w:id="677" w:name="_Toc343083926"/>
      <w:bookmarkStart w:id="678" w:name="_Toc343220685"/>
      <w:bookmarkStart w:id="679" w:name="_Toc343232188"/>
      <w:bookmarkStart w:id="680" w:name="_Toc343232601"/>
      <w:bookmarkStart w:id="681" w:name="_Toc343232886"/>
      <w:bookmarkStart w:id="682" w:name="_Toc343415391"/>
      <w:bookmarkEnd w:id="675"/>
      <w:bookmarkEnd w:id="676"/>
      <w:bookmarkEnd w:id="677"/>
      <w:bookmarkEnd w:id="678"/>
      <w:bookmarkEnd w:id="679"/>
      <w:bookmarkEnd w:id="680"/>
      <w:bookmarkEnd w:id="681"/>
      <w:bookmarkEnd w:id="682"/>
    </w:p>
    <w:p w14:paraId="792F8F0D" w14:textId="77777777" w:rsidR="004B6166" w:rsidRPr="00EC61DB" w:rsidDel="00C31595" w:rsidRDefault="004B6166">
      <w:pPr>
        <w:pStyle w:val="Heading1"/>
        <w:rPr>
          <w:del w:id="683" w:author="The Si Tran" w:date="2012-12-12T07:32:00Z"/>
          <w:rPrChange w:id="684" w:author="The Si Tran" w:date="2012-12-14T07:14:00Z">
            <w:rPr>
              <w:del w:id="685" w:author="The Si Tran" w:date="2012-12-12T07:32:00Z"/>
              <w:noProof/>
              <w:szCs w:val="26"/>
            </w:rPr>
          </w:rPrChange>
        </w:rPr>
        <w:pPrChange w:id="686" w:author="The Si Tran" w:date="2012-12-14T07:14:00Z">
          <w:pPr>
            <w:spacing w:before="0" w:after="200" w:line="276" w:lineRule="auto"/>
            <w:jc w:val="left"/>
          </w:pPr>
        </w:pPrChange>
      </w:pPr>
      <w:bookmarkStart w:id="687" w:name="_Toc343083502"/>
      <w:bookmarkStart w:id="688" w:name="_Toc343083716"/>
      <w:bookmarkStart w:id="689" w:name="_Toc343083927"/>
      <w:bookmarkStart w:id="690" w:name="_Toc343220686"/>
      <w:bookmarkStart w:id="691" w:name="_Toc343232189"/>
      <w:bookmarkStart w:id="692" w:name="_Toc343232602"/>
      <w:bookmarkStart w:id="693" w:name="_Toc343232887"/>
      <w:bookmarkStart w:id="694" w:name="_Toc343415392"/>
      <w:bookmarkEnd w:id="687"/>
      <w:bookmarkEnd w:id="688"/>
      <w:bookmarkEnd w:id="689"/>
      <w:bookmarkEnd w:id="690"/>
      <w:bookmarkEnd w:id="691"/>
      <w:bookmarkEnd w:id="692"/>
      <w:bookmarkEnd w:id="693"/>
      <w:bookmarkEnd w:id="694"/>
    </w:p>
    <w:p w14:paraId="308FCDF3" w14:textId="77777777" w:rsidR="004B6166" w:rsidRPr="00EC61DB" w:rsidDel="00C31595" w:rsidRDefault="004B6166">
      <w:pPr>
        <w:pStyle w:val="Heading1"/>
        <w:rPr>
          <w:del w:id="695" w:author="The Si Tran" w:date="2012-12-12T07:32:00Z"/>
          <w:rPrChange w:id="696" w:author="The Si Tran" w:date="2012-12-14T07:14:00Z">
            <w:rPr>
              <w:del w:id="697" w:author="The Si Tran" w:date="2012-12-12T07:32:00Z"/>
              <w:noProof/>
              <w:szCs w:val="26"/>
            </w:rPr>
          </w:rPrChange>
        </w:rPr>
        <w:pPrChange w:id="698" w:author="The Si Tran" w:date="2012-12-14T07:14:00Z">
          <w:pPr>
            <w:spacing w:before="0" w:after="200" w:line="276" w:lineRule="auto"/>
            <w:jc w:val="left"/>
          </w:pPr>
        </w:pPrChange>
      </w:pPr>
      <w:bookmarkStart w:id="699" w:name="_Toc343083503"/>
      <w:bookmarkStart w:id="700" w:name="_Toc343083717"/>
      <w:bookmarkStart w:id="701" w:name="_Toc343083928"/>
      <w:bookmarkStart w:id="702" w:name="_Toc343220687"/>
      <w:bookmarkStart w:id="703" w:name="_Toc343232190"/>
      <w:bookmarkStart w:id="704" w:name="_Toc343232603"/>
      <w:bookmarkStart w:id="705" w:name="_Toc343232888"/>
      <w:bookmarkStart w:id="706" w:name="_Toc343415393"/>
      <w:bookmarkEnd w:id="699"/>
      <w:bookmarkEnd w:id="700"/>
      <w:bookmarkEnd w:id="701"/>
      <w:bookmarkEnd w:id="702"/>
      <w:bookmarkEnd w:id="703"/>
      <w:bookmarkEnd w:id="704"/>
      <w:bookmarkEnd w:id="705"/>
      <w:bookmarkEnd w:id="706"/>
    </w:p>
    <w:p w14:paraId="17DCB03B" w14:textId="77777777" w:rsidR="004B6166" w:rsidRPr="00EC61DB" w:rsidDel="00C31595" w:rsidRDefault="004B6166">
      <w:pPr>
        <w:pStyle w:val="Heading1"/>
        <w:rPr>
          <w:del w:id="707" w:author="The Si Tran" w:date="2012-12-12T07:32:00Z"/>
          <w:rPrChange w:id="708" w:author="The Si Tran" w:date="2012-12-14T07:14:00Z">
            <w:rPr>
              <w:del w:id="709" w:author="The Si Tran" w:date="2012-12-12T07:32:00Z"/>
              <w:noProof/>
              <w:szCs w:val="26"/>
            </w:rPr>
          </w:rPrChange>
        </w:rPr>
        <w:pPrChange w:id="710" w:author="The Si Tran" w:date="2012-12-14T07:14:00Z">
          <w:pPr>
            <w:spacing w:before="0" w:after="200" w:line="276" w:lineRule="auto"/>
            <w:jc w:val="left"/>
          </w:pPr>
        </w:pPrChange>
      </w:pPr>
      <w:bookmarkStart w:id="711" w:name="_Toc343083504"/>
      <w:bookmarkStart w:id="712" w:name="_Toc343083718"/>
      <w:bookmarkStart w:id="713" w:name="_Toc343083929"/>
      <w:bookmarkStart w:id="714" w:name="_Toc343220688"/>
      <w:bookmarkStart w:id="715" w:name="_Toc343232191"/>
      <w:bookmarkStart w:id="716" w:name="_Toc343232604"/>
      <w:bookmarkStart w:id="717" w:name="_Toc343232889"/>
      <w:bookmarkStart w:id="718" w:name="_Toc343415394"/>
      <w:bookmarkEnd w:id="711"/>
      <w:bookmarkEnd w:id="712"/>
      <w:bookmarkEnd w:id="713"/>
      <w:bookmarkEnd w:id="714"/>
      <w:bookmarkEnd w:id="715"/>
      <w:bookmarkEnd w:id="716"/>
      <w:bookmarkEnd w:id="717"/>
      <w:bookmarkEnd w:id="718"/>
    </w:p>
    <w:p w14:paraId="08618FD1" w14:textId="77777777" w:rsidR="004B6166" w:rsidRPr="00EC61DB" w:rsidDel="00C31595" w:rsidRDefault="004B6166">
      <w:pPr>
        <w:pStyle w:val="Heading1"/>
        <w:rPr>
          <w:del w:id="719" w:author="The Si Tran" w:date="2012-12-12T07:32:00Z"/>
          <w:rPrChange w:id="720" w:author="The Si Tran" w:date="2012-12-14T07:14:00Z">
            <w:rPr>
              <w:del w:id="721" w:author="The Si Tran" w:date="2012-12-12T07:32:00Z"/>
              <w:noProof/>
              <w:szCs w:val="26"/>
            </w:rPr>
          </w:rPrChange>
        </w:rPr>
        <w:pPrChange w:id="722" w:author="The Si Tran" w:date="2012-12-14T07:14:00Z">
          <w:pPr>
            <w:spacing w:before="0" w:after="200" w:line="276" w:lineRule="auto"/>
            <w:jc w:val="left"/>
          </w:pPr>
        </w:pPrChange>
      </w:pPr>
      <w:bookmarkStart w:id="723" w:name="_Toc343083505"/>
      <w:bookmarkStart w:id="724" w:name="_Toc343083719"/>
      <w:bookmarkStart w:id="725" w:name="_Toc343083930"/>
      <w:bookmarkStart w:id="726" w:name="_Toc343220689"/>
      <w:bookmarkStart w:id="727" w:name="_Toc343232192"/>
      <w:bookmarkStart w:id="728" w:name="_Toc343232605"/>
      <w:bookmarkStart w:id="729" w:name="_Toc343232890"/>
      <w:bookmarkStart w:id="730" w:name="_Toc343415395"/>
      <w:bookmarkEnd w:id="723"/>
      <w:bookmarkEnd w:id="724"/>
      <w:bookmarkEnd w:id="725"/>
      <w:bookmarkEnd w:id="726"/>
      <w:bookmarkEnd w:id="727"/>
      <w:bookmarkEnd w:id="728"/>
      <w:bookmarkEnd w:id="729"/>
      <w:bookmarkEnd w:id="730"/>
    </w:p>
    <w:p w14:paraId="21D70A3D" w14:textId="77777777" w:rsidR="004B6166" w:rsidRPr="00EC61DB" w:rsidDel="00C31595" w:rsidRDefault="004B6166">
      <w:pPr>
        <w:pStyle w:val="Heading1"/>
        <w:rPr>
          <w:del w:id="731" w:author="The Si Tran" w:date="2012-12-12T07:32:00Z"/>
          <w:rPrChange w:id="732" w:author="The Si Tran" w:date="2012-12-14T07:14:00Z">
            <w:rPr>
              <w:del w:id="733" w:author="The Si Tran" w:date="2012-12-12T07:32:00Z"/>
              <w:noProof/>
              <w:szCs w:val="26"/>
            </w:rPr>
          </w:rPrChange>
        </w:rPr>
        <w:pPrChange w:id="734" w:author="The Si Tran" w:date="2012-12-14T07:14:00Z">
          <w:pPr>
            <w:spacing w:before="0" w:after="200" w:line="276" w:lineRule="auto"/>
            <w:jc w:val="left"/>
          </w:pPr>
        </w:pPrChange>
      </w:pPr>
      <w:bookmarkStart w:id="735" w:name="_Toc343083506"/>
      <w:bookmarkStart w:id="736" w:name="_Toc343083720"/>
      <w:bookmarkStart w:id="737" w:name="_Toc343083931"/>
      <w:bookmarkStart w:id="738" w:name="_Toc343220690"/>
      <w:bookmarkStart w:id="739" w:name="_Toc343232193"/>
      <w:bookmarkStart w:id="740" w:name="_Toc343232606"/>
      <w:bookmarkStart w:id="741" w:name="_Toc343232891"/>
      <w:bookmarkStart w:id="742" w:name="_Toc343415396"/>
      <w:bookmarkEnd w:id="735"/>
      <w:bookmarkEnd w:id="736"/>
      <w:bookmarkEnd w:id="737"/>
      <w:bookmarkEnd w:id="738"/>
      <w:bookmarkEnd w:id="739"/>
      <w:bookmarkEnd w:id="740"/>
      <w:bookmarkEnd w:id="741"/>
      <w:bookmarkEnd w:id="742"/>
    </w:p>
    <w:p w14:paraId="51B07A4F" w14:textId="77777777" w:rsidR="004B6166" w:rsidRPr="00EC61DB" w:rsidDel="00C31595" w:rsidRDefault="004B6166">
      <w:pPr>
        <w:pStyle w:val="Heading1"/>
        <w:rPr>
          <w:del w:id="743" w:author="The Si Tran" w:date="2012-12-12T07:32:00Z"/>
          <w:rPrChange w:id="744" w:author="The Si Tran" w:date="2012-12-14T07:14:00Z">
            <w:rPr>
              <w:del w:id="745" w:author="The Si Tran" w:date="2012-12-12T07:32:00Z"/>
              <w:noProof/>
              <w:szCs w:val="26"/>
            </w:rPr>
          </w:rPrChange>
        </w:rPr>
        <w:pPrChange w:id="746" w:author="The Si Tran" w:date="2012-12-14T07:14:00Z">
          <w:pPr>
            <w:spacing w:before="0" w:after="200" w:line="276" w:lineRule="auto"/>
            <w:jc w:val="left"/>
          </w:pPr>
        </w:pPrChange>
      </w:pPr>
      <w:bookmarkStart w:id="747" w:name="_Toc343083507"/>
      <w:bookmarkStart w:id="748" w:name="_Toc343083721"/>
      <w:bookmarkStart w:id="749" w:name="_Toc343083932"/>
      <w:bookmarkStart w:id="750" w:name="_Toc343220691"/>
      <w:bookmarkStart w:id="751" w:name="_Toc343232194"/>
      <w:bookmarkStart w:id="752" w:name="_Toc343232607"/>
      <w:bookmarkStart w:id="753" w:name="_Toc343232892"/>
      <w:bookmarkStart w:id="754" w:name="_Toc343415397"/>
      <w:bookmarkEnd w:id="747"/>
      <w:bookmarkEnd w:id="748"/>
      <w:bookmarkEnd w:id="749"/>
      <w:bookmarkEnd w:id="750"/>
      <w:bookmarkEnd w:id="751"/>
      <w:bookmarkEnd w:id="752"/>
      <w:bookmarkEnd w:id="753"/>
      <w:bookmarkEnd w:id="754"/>
    </w:p>
    <w:p w14:paraId="7A5112B8" w14:textId="77777777" w:rsidR="004B6166" w:rsidRPr="00EC61DB" w:rsidDel="00C31595" w:rsidRDefault="004B6166">
      <w:pPr>
        <w:pStyle w:val="Heading1"/>
        <w:rPr>
          <w:del w:id="755" w:author="The Si Tran" w:date="2012-12-12T07:32:00Z"/>
          <w:rPrChange w:id="756" w:author="The Si Tran" w:date="2012-12-14T07:14:00Z">
            <w:rPr>
              <w:del w:id="757" w:author="The Si Tran" w:date="2012-12-12T07:32:00Z"/>
              <w:noProof/>
              <w:szCs w:val="26"/>
            </w:rPr>
          </w:rPrChange>
        </w:rPr>
        <w:pPrChange w:id="758" w:author="The Si Tran" w:date="2012-12-14T07:14:00Z">
          <w:pPr>
            <w:spacing w:before="0" w:after="200" w:line="276" w:lineRule="auto"/>
            <w:jc w:val="left"/>
          </w:pPr>
        </w:pPrChange>
      </w:pPr>
      <w:bookmarkStart w:id="759" w:name="_Toc343083508"/>
      <w:bookmarkStart w:id="760" w:name="_Toc343083722"/>
      <w:bookmarkStart w:id="761" w:name="_Toc343083933"/>
      <w:bookmarkStart w:id="762" w:name="_Toc343220692"/>
      <w:bookmarkStart w:id="763" w:name="_Toc343232195"/>
      <w:bookmarkStart w:id="764" w:name="_Toc343232608"/>
      <w:bookmarkStart w:id="765" w:name="_Toc343232893"/>
      <w:bookmarkStart w:id="766" w:name="_Toc343415398"/>
      <w:bookmarkEnd w:id="759"/>
      <w:bookmarkEnd w:id="760"/>
      <w:bookmarkEnd w:id="761"/>
      <w:bookmarkEnd w:id="762"/>
      <w:bookmarkEnd w:id="763"/>
      <w:bookmarkEnd w:id="764"/>
      <w:bookmarkEnd w:id="765"/>
      <w:bookmarkEnd w:id="766"/>
    </w:p>
    <w:p w14:paraId="13481DE0" w14:textId="77777777" w:rsidR="004B6166" w:rsidRPr="00EC61DB" w:rsidDel="00C31595" w:rsidRDefault="004B6166">
      <w:pPr>
        <w:pStyle w:val="Heading1"/>
        <w:rPr>
          <w:del w:id="767" w:author="The Si Tran" w:date="2012-12-12T07:32:00Z"/>
          <w:rPrChange w:id="768" w:author="The Si Tran" w:date="2012-12-14T07:14:00Z">
            <w:rPr>
              <w:del w:id="769" w:author="The Si Tran" w:date="2012-12-12T07:32:00Z"/>
              <w:noProof/>
              <w:szCs w:val="26"/>
            </w:rPr>
          </w:rPrChange>
        </w:rPr>
        <w:pPrChange w:id="770" w:author="The Si Tran" w:date="2012-12-14T07:14:00Z">
          <w:pPr>
            <w:spacing w:before="0" w:after="200" w:line="276" w:lineRule="auto"/>
            <w:jc w:val="left"/>
          </w:pPr>
        </w:pPrChange>
      </w:pPr>
      <w:bookmarkStart w:id="771" w:name="_Toc343083509"/>
      <w:bookmarkStart w:id="772" w:name="_Toc343083723"/>
      <w:bookmarkStart w:id="773" w:name="_Toc343083934"/>
      <w:bookmarkStart w:id="774" w:name="_Toc343220693"/>
      <w:bookmarkStart w:id="775" w:name="_Toc343232196"/>
      <w:bookmarkStart w:id="776" w:name="_Toc343232609"/>
      <w:bookmarkStart w:id="777" w:name="_Toc343232894"/>
      <w:bookmarkStart w:id="778" w:name="_Toc343415399"/>
      <w:bookmarkEnd w:id="771"/>
      <w:bookmarkEnd w:id="772"/>
      <w:bookmarkEnd w:id="773"/>
      <w:bookmarkEnd w:id="774"/>
      <w:bookmarkEnd w:id="775"/>
      <w:bookmarkEnd w:id="776"/>
      <w:bookmarkEnd w:id="777"/>
      <w:bookmarkEnd w:id="778"/>
    </w:p>
    <w:p w14:paraId="50AEC5C2" w14:textId="77777777" w:rsidR="004B6166" w:rsidRPr="00EC61DB" w:rsidDel="00C31595" w:rsidRDefault="004B6166">
      <w:pPr>
        <w:pStyle w:val="Heading1"/>
        <w:rPr>
          <w:del w:id="779" w:author="The Si Tran" w:date="2012-12-12T07:32:00Z"/>
          <w:rPrChange w:id="780" w:author="The Si Tran" w:date="2012-12-14T07:14:00Z">
            <w:rPr>
              <w:del w:id="781" w:author="The Si Tran" w:date="2012-12-12T07:32:00Z"/>
              <w:noProof/>
              <w:szCs w:val="26"/>
            </w:rPr>
          </w:rPrChange>
        </w:rPr>
        <w:pPrChange w:id="782" w:author="The Si Tran" w:date="2012-12-14T07:14:00Z">
          <w:pPr>
            <w:spacing w:before="0" w:after="200" w:line="276" w:lineRule="auto"/>
            <w:jc w:val="left"/>
          </w:pPr>
        </w:pPrChange>
      </w:pPr>
      <w:bookmarkStart w:id="783" w:name="_Toc343083510"/>
      <w:bookmarkStart w:id="784" w:name="_Toc343083724"/>
      <w:bookmarkStart w:id="785" w:name="_Toc343083935"/>
      <w:bookmarkStart w:id="786" w:name="_Toc343220694"/>
      <w:bookmarkStart w:id="787" w:name="_Toc343232197"/>
      <w:bookmarkStart w:id="788" w:name="_Toc343232610"/>
      <w:bookmarkStart w:id="789" w:name="_Toc343232895"/>
      <w:bookmarkStart w:id="790" w:name="_Toc343415400"/>
      <w:bookmarkEnd w:id="783"/>
      <w:bookmarkEnd w:id="784"/>
      <w:bookmarkEnd w:id="785"/>
      <w:bookmarkEnd w:id="786"/>
      <w:bookmarkEnd w:id="787"/>
      <w:bookmarkEnd w:id="788"/>
      <w:bookmarkEnd w:id="789"/>
      <w:bookmarkEnd w:id="790"/>
    </w:p>
    <w:p w14:paraId="5BE583D5" w14:textId="77777777" w:rsidR="004B6166" w:rsidRPr="00EC61DB" w:rsidDel="00C31595" w:rsidRDefault="004B6166">
      <w:pPr>
        <w:pStyle w:val="Heading1"/>
        <w:rPr>
          <w:del w:id="791" w:author="The Si Tran" w:date="2012-12-12T07:32:00Z"/>
          <w:rPrChange w:id="792" w:author="The Si Tran" w:date="2012-12-14T07:14:00Z">
            <w:rPr>
              <w:del w:id="793" w:author="The Si Tran" w:date="2012-12-12T07:32:00Z"/>
              <w:noProof/>
              <w:szCs w:val="26"/>
            </w:rPr>
          </w:rPrChange>
        </w:rPr>
        <w:pPrChange w:id="794" w:author="The Si Tran" w:date="2012-12-14T07:14:00Z">
          <w:pPr>
            <w:spacing w:before="0" w:after="200" w:line="276" w:lineRule="auto"/>
            <w:jc w:val="left"/>
          </w:pPr>
        </w:pPrChange>
      </w:pPr>
      <w:bookmarkStart w:id="795" w:name="_Toc343083511"/>
      <w:bookmarkStart w:id="796" w:name="_Toc343083725"/>
      <w:bookmarkStart w:id="797" w:name="_Toc343083936"/>
      <w:bookmarkStart w:id="798" w:name="_Toc343220695"/>
      <w:bookmarkStart w:id="799" w:name="_Toc343232198"/>
      <w:bookmarkStart w:id="800" w:name="_Toc343232611"/>
      <w:bookmarkStart w:id="801" w:name="_Toc343232896"/>
      <w:bookmarkStart w:id="802" w:name="_Toc343415401"/>
      <w:bookmarkEnd w:id="795"/>
      <w:bookmarkEnd w:id="796"/>
      <w:bookmarkEnd w:id="797"/>
      <w:bookmarkEnd w:id="798"/>
      <w:bookmarkEnd w:id="799"/>
      <w:bookmarkEnd w:id="800"/>
      <w:bookmarkEnd w:id="801"/>
      <w:bookmarkEnd w:id="802"/>
    </w:p>
    <w:p w14:paraId="0EFF72D9" w14:textId="77777777" w:rsidR="004B6166" w:rsidRPr="00EC61DB" w:rsidDel="00C31595" w:rsidRDefault="004B6166">
      <w:pPr>
        <w:pStyle w:val="Heading1"/>
        <w:rPr>
          <w:del w:id="803" w:author="The Si Tran" w:date="2012-12-12T07:32:00Z"/>
          <w:rPrChange w:id="804" w:author="The Si Tran" w:date="2012-12-14T07:14:00Z">
            <w:rPr>
              <w:del w:id="805" w:author="The Si Tran" w:date="2012-12-12T07:32:00Z"/>
              <w:noProof/>
              <w:szCs w:val="26"/>
            </w:rPr>
          </w:rPrChange>
        </w:rPr>
        <w:pPrChange w:id="806" w:author="The Si Tran" w:date="2012-12-14T07:14:00Z">
          <w:pPr>
            <w:spacing w:before="0" w:after="200" w:line="276" w:lineRule="auto"/>
            <w:jc w:val="left"/>
          </w:pPr>
        </w:pPrChange>
      </w:pPr>
      <w:bookmarkStart w:id="807" w:name="_Toc343083512"/>
      <w:bookmarkStart w:id="808" w:name="_Toc343083726"/>
      <w:bookmarkStart w:id="809" w:name="_Toc343083937"/>
      <w:bookmarkStart w:id="810" w:name="_Toc343220696"/>
      <w:bookmarkStart w:id="811" w:name="_Toc343232199"/>
      <w:bookmarkStart w:id="812" w:name="_Toc343232612"/>
      <w:bookmarkStart w:id="813" w:name="_Toc343232897"/>
      <w:bookmarkStart w:id="814" w:name="_Toc343415402"/>
      <w:bookmarkEnd w:id="807"/>
      <w:bookmarkEnd w:id="808"/>
      <w:bookmarkEnd w:id="809"/>
      <w:bookmarkEnd w:id="810"/>
      <w:bookmarkEnd w:id="811"/>
      <w:bookmarkEnd w:id="812"/>
      <w:bookmarkEnd w:id="813"/>
      <w:bookmarkEnd w:id="814"/>
    </w:p>
    <w:p w14:paraId="78E5BAF5" w14:textId="77777777" w:rsidR="004B6166" w:rsidRPr="00EC61DB" w:rsidDel="00C31595" w:rsidRDefault="004B6166">
      <w:pPr>
        <w:pStyle w:val="Heading1"/>
        <w:rPr>
          <w:del w:id="815" w:author="The Si Tran" w:date="2012-12-12T07:32:00Z"/>
          <w:rPrChange w:id="816" w:author="The Si Tran" w:date="2012-12-14T07:14:00Z">
            <w:rPr>
              <w:del w:id="817" w:author="The Si Tran" w:date="2012-12-12T07:32:00Z"/>
              <w:noProof/>
              <w:szCs w:val="26"/>
            </w:rPr>
          </w:rPrChange>
        </w:rPr>
        <w:pPrChange w:id="818" w:author="The Si Tran" w:date="2012-12-14T07:14:00Z">
          <w:pPr>
            <w:spacing w:before="0" w:after="200" w:line="276" w:lineRule="auto"/>
            <w:jc w:val="left"/>
          </w:pPr>
        </w:pPrChange>
      </w:pPr>
      <w:bookmarkStart w:id="819" w:name="_Toc343083513"/>
      <w:bookmarkStart w:id="820" w:name="_Toc343083727"/>
      <w:bookmarkStart w:id="821" w:name="_Toc343083938"/>
      <w:bookmarkStart w:id="822" w:name="_Toc343220697"/>
      <w:bookmarkStart w:id="823" w:name="_Toc343232200"/>
      <w:bookmarkStart w:id="824" w:name="_Toc343232613"/>
      <w:bookmarkStart w:id="825" w:name="_Toc343232898"/>
      <w:bookmarkStart w:id="826" w:name="_Toc343415403"/>
      <w:bookmarkEnd w:id="819"/>
      <w:bookmarkEnd w:id="820"/>
      <w:bookmarkEnd w:id="821"/>
      <w:bookmarkEnd w:id="822"/>
      <w:bookmarkEnd w:id="823"/>
      <w:bookmarkEnd w:id="824"/>
      <w:bookmarkEnd w:id="825"/>
      <w:bookmarkEnd w:id="826"/>
    </w:p>
    <w:p w14:paraId="204237D3" w14:textId="77777777" w:rsidR="004B6166" w:rsidRPr="00EC61DB" w:rsidDel="00C31595" w:rsidRDefault="004B6166">
      <w:pPr>
        <w:pStyle w:val="Heading1"/>
        <w:rPr>
          <w:del w:id="827" w:author="The Si Tran" w:date="2012-12-12T07:32:00Z"/>
          <w:rPrChange w:id="828" w:author="The Si Tran" w:date="2012-12-14T07:14:00Z">
            <w:rPr>
              <w:del w:id="829" w:author="The Si Tran" w:date="2012-12-12T07:32:00Z"/>
              <w:noProof/>
              <w:szCs w:val="26"/>
            </w:rPr>
          </w:rPrChange>
        </w:rPr>
        <w:pPrChange w:id="830" w:author="The Si Tran" w:date="2012-12-14T07:14:00Z">
          <w:pPr>
            <w:spacing w:before="0" w:after="200" w:line="276" w:lineRule="auto"/>
            <w:jc w:val="left"/>
          </w:pPr>
        </w:pPrChange>
      </w:pPr>
      <w:bookmarkStart w:id="831" w:name="_Toc343083514"/>
      <w:bookmarkStart w:id="832" w:name="_Toc343083728"/>
      <w:bookmarkStart w:id="833" w:name="_Toc343083939"/>
      <w:bookmarkStart w:id="834" w:name="_Toc343220698"/>
      <w:bookmarkStart w:id="835" w:name="_Toc343232201"/>
      <w:bookmarkStart w:id="836" w:name="_Toc343232614"/>
      <w:bookmarkStart w:id="837" w:name="_Toc343232899"/>
      <w:bookmarkStart w:id="838" w:name="_Toc343415404"/>
      <w:bookmarkEnd w:id="831"/>
      <w:bookmarkEnd w:id="832"/>
      <w:bookmarkEnd w:id="833"/>
      <w:bookmarkEnd w:id="834"/>
      <w:bookmarkEnd w:id="835"/>
      <w:bookmarkEnd w:id="836"/>
      <w:bookmarkEnd w:id="837"/>
      <w:bookmarkEnd w:id="838"/>
    </w:p>
    <w:p w14:paraId="27646602" w14:textId="577287E3" w:rsidR="004D65BA" w:rsidRPr="00EC61DB" w:rsidDel="009462B6" w:rsidRDefault="004D65BA">
      <w:pPr>
        <w:pStyle w:val="Heading1"/>
        <w:rPr>
          <w:del w:id="839" w:author="The Si Tran" w:date="2012-12-14T03:56:00Z"/>
        </w:rPr>
        <w:pPrChange w:id="840" w:author="The Si Tran" w:date="2012-12-14T07:14:00Z">
          <w:pPr>
            <w:pStyle w:val="Heading1"/>
            <w:ind w:firstLine="180"/>
            <w:jc w:val="left"/>
          </w:pPr>
        </w:pPrChange>
      </w:pPr>
      <w:bookmarkStart w:id="841" w:name="_Toc327348165"/>
      <w:del w:id="842" w:author="The Si Tran" w:date="2012-12-14T07:14:00Z">
        <w:r w:rsidRPr="00EC61DB" w:rsidDel="00EC61DB">
          <w:rPr>
            <w:b w:val="0"/>
            <w:bCs w:val="0"/>
          </w:rPr>
          <w:delText>GIỚI THIỆU</w:delText>
        </w:r>
      </w:del>
      <w:bookmarkStart w:id="843" w:name="_Toc343232900"/>
      <w:bookmarkStart w:id="844" w:name="_Toc343415405"/>
      <w:bookmarkEnd w:id="841"/>
      <w:bookmarkEnd w:id="843"/>
      <w:bookmarkEnd w:id="844"/>
    </w:p>
    <w:p w14:paraId="51AA11B9" w14:textId="58B2C8C5" w:rsidR="004D65BA" w:rsidRPr="00E078AF" w:rsidRDefault="008002A4">
      <w:pPr>
        <w:pStyle w:val="Heading1"/>
        <w:rPr>
          <w:szCs w:val="26"/>
        </w:rPr>
        <w:pPrChange w:id="845" w:author="The Si Tran" w:date="2012-12-14T07:14:00Z">
          <w:pPr/>
        </w:pPrChange>
      </w:pPr>
      <w:bookmarkStart w:id="846" w:name="_Toc343415406"/>
      <w:ins w:id="847" w:author="The Si Tran" w:date="2012-12-14T07:15:00Z">
        <w:r>
          <w:rPr>
            <w:szCs w:val="26"/>
          </w:rPr>
          <w:t>: GIỚI THIỆU</w:t>
        </w:r>
      </w:ins>
      <w:bookmarkEnd w:id="846"/>
    </w:p>
    <w:p w14:paraId="0476CC7D" w14:textId="77777777" w:rsidR="004D65BA" w:rsidRPr="0049233F" w:rsidRDefault="004D65BA" w:rsidP="004D65BA">
      <w:pPr>
        <w:pStyle w:val="Heading2"/>
        <w:rPr>
          <w:i/>
          <w:sz w:val="26"/>
          <w:szCs w:val="26"/>
          <w:rPrChange w:id="848" w:author="The Si Tran" w:date="2012-12-05T23:02:00Z">
            <w:rPr>
              <w:i/>
            </w:rPr>
          </w:rPrChange>
        </w:rPr>
      </w:pPr>
      <w:bookmarkStart w:id="849" w:name="_Toc327348166"/>
      <w:bookmarkStart w:id="850" w:name="_Toc343415407"/>
      <w:r w:rsidRPr="0049233F">
        <w:rPr>
          <w:sz w:val="26"/>
          <w:szCs w:val="26"/>
          <w:rPrChange w:id="851" w:author="The Si Tran" w:date="2012-12-05T23:02:00Z">
            <w:rPr>
              <w:iCs w:val="0"/>
              <w:kern w:val="32"/>
              <w:sz w:val="32"/>
              <w:szCs w:val="32"/>
            </w:rPr>
          </w:rPrChange>
        </w:rPr>
        <w:t>Đ</w:t>
      </w:r>
      <w:ins w:id="852" w:author="The Si Tran" w:date="2012-12-12T14:06:00Z">
        <w:r w:rsidR="00355596">
          <w:rPr>
            <w:sz w:val="26"/>
            <w:szCs w:val="26"/>
          </w:rPr>
          <w:t>ặt vấn đề</w:t>
        </w:r>
      </w:ins>
      <w:bookmarkEnd w:id="850"/>
      <w:del w:id="853" w:author="The Si Tran" w:date="2012-12-12T14:06:00Z">
        <w:r w:rsidRPr="0049233F" w:rsidDel="00355596">
          <w:rPr>
            <w:sz w:val="26"/>
            <w:szCs w:val="26"/>
            <w:rPrChange w:id="854" w:author="The Si Tran" w:date="2012-12-05T23:02:00Z">
              <w:rPr>
                <w:iCs w:val="0"/>
                <w:kern w:val="32"/>
                <w:sz w:val="32"/>
                <w:szCs w:val="32"/>
              </w:rPr>
            </w:rPrChange>
          </w:rPr>
          <w:delText>ẶT VẤN</w:delText>
        </w:r>
      </w:del>
      <w:del w:id="855" w:author="The Si Tran" w:date="2012-12-12T14:05:00Z">
        <w:r w:rsidRPr="0049233F" w:rsidDel="00355596">
          <w:rPr>
            <w:sz w:val="26"/>
            <w:szCs w:val="26"/>
            <w:rPrChange w:id="856" w:author="The Si Tran" w:date="2012-12-05T23:02:00Z">
              <w:rPr>
                <w:iCs w:val="0"/>
                <w:kern w:val="32"/>
                <w:sz w:val="32"/>
                <w:szCs w:val="32"/>
              </w:rPr>
            </w:rPrChange>
          </w:rPr>
          <w:delText xml:space="preserve"> ĐỀ</w:delText>
        </w:r>
      </w:del>
      <w:bookmarkEnd w:id="849"/>
    </w:p>
    <w:p w14:paraId="5C8F8890" w14:textId="77777777" w:rsidR="004D65BA" w:rsidRPr="0049233F" w:rsidRDefault="004D65BA">
      <w:pPr>
        <w:pPrChange w:id="857"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858" w:author="The Si Tran" w:date="2012-12-14T07:12:00Z">
          <w:pPr>
            <w:ind w:firstLine="720"/>
          </w:pPr>
        </w:pPrChange>
      </w:pPr>
      <w:r w:rsidRPr="00097101">
        <w:t>Đ</w:t>
      </w:r>
      <w:r w:rsidRPr="00B0605D">
        <w:t>ể</w:t>
      </w:r>
      <w:r w:rsidRPr="00E231FB">
        <w:t xml:space="preserve"> đưa ra dự</w:t>
      </w:r>
      <w:r w:rsidRPr="00EC61DB">
        <w:rPr>
          <w:rPrChange w:id="859" w:author="The Si Tran" w:date="2012-12-14T07:11:00Z">
            <w:rPr>
              <w:szCs w:val="26"/>
            </w:rPr>
          </w:rPrChange>
        </w:rPr>
        <w:t xml:space="preserve"> báo chính xác và có cơ sở người ta tiến hành thu nhập dữ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77777777" w:rsidR="004D65BA" w:rsidRPr="0049233F" w:rsidDel="00C17C95" w:rsidRDefault="004D65BA">
      <w:pPr>
        <w:rPr>
          <w:del w:id="860" w:author="The Si Tran" w:date="2012-12-14T03:57:00Z"/>
        </w:rPr>
        <w:pPrChange w:id="861"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14:paraId="005793C1" w14:textId="77777777" w:rsidR="004D65BA" w:rsidRPr="0049233F" w:rsidRDefault="004D65BA">
      <w:pPr>
        <w:pPrChange w:id="862" w:author="The Si Tran" w:date="2012-12-14T07:12:00Z">
          <w:pPr>
            <w:ind w:firstLine="720"/>
          </w:pPr>
        </w:pPrChange>
      </w:pPr>
    </w:p>
    <w:p w14:paraId="3ACBF295" w14:textId="77777777" w:rsidR="004D65BA" w:rsidRPr="0049233F" w:rsidRDefault="004D65BA" w:rsidP="004D65BA">
      <w:pPr>
        <w:pStyle w:val="Heading2"/>
        <w:rPr>
          <w:sz w:val="26"/>
          <w:szCs w:val="26"/>
          <w:rPrChange w:id="863" w:author="The Si Tran" w:date="2012-12-05T23:02:00Z">
            <w:rPr/>
          </w:rPrChange>
        </w:rPr>
      </w:pPr>
      <w:bookmarkStart w:id="864" w:name="_Toc327348167"/>
      <w:del w:id="865" w:author="The Si Tran" w:date="2012-12-12T14:06:00Z">
        <w:r w:rsidRPr="0049233F" w:rsidDel="00355596">
          <w:rPr>
            <w:sz w:val="26"/>
            <w:szCs w:val="26"/>
            <w:rPrChange w:id="866" w:author="The Si Tran" w:date="2012-12-05T23:02:00Z">
              <w:rPr>
                <w:iCs w:val="0"/>
                <w:kern w:val="32"/>
                <w:sz w:val="32"/>
                <w:szCs w:val="32"/>
              </w:rPr>
            </w:rPrChange>
          </w:rPr>
          <w:delText>MỤC TIÊU CỦA ĐỀ TÀI</w:delText>
        </w:r>
      </w:del>
      <w:bookmarkStart w:id="867" w:name="_Toc343415408"/>
      <w:bookmarkEnd w:id="864"/>
      <w:ins w:id="868" w:author="The Si Tran" w:date="2012-12-12T14:06:00Z">
        <w:r w:rsidR="00355596">
          <w:rPr>
            <w:sz w:val="26"/>
            <w:szCs w:val="26"/>
          </w:rPr>
          <w:t>Mục tiêu của đề tài</w:t>
        </w:r>
      </w:ins>
      <w:bookmarkEnd w:id="867"/>
    </w:p>
    <w:p w14:paraId="3D26230F" w14:textId="77777777" w:rsidR="007C782C" w:rsidRPr="0030559E" w:rsidRDefault="007C782C">
      <w:pPr>
        <w:rPr>
          <w:ins w:id="869" w:author="superchickend" w:date="2012-12-12T08:18:00Z"/>
        </w:rPr>
        <w:pPrChange w:id="870" w:author="The Si Tran" w:date="2012-12-14T07:13:00Z">
          <w:pPr>
            <w:ind w:firstLine="720"/>
          </w:pPr>
        </w:pPrChange>
      </w:pPr>
      <w:ins w:id="871"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w:t>
        </w:r>
        <w:r w:rsidRPr="0030559E">
          <w:lastRenderedPageBreak/>
          <w:t xml:space="preserve">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t>
        </w:r>
        <w:r w:rsidRPr="0030559E">
          <w:fldChar w:fldCharType="begin"/>
        </w:r>
        <w:r w:rsidRPr="0030559E">
          <w:instrText xml:space="preserve"> REF  time_series_forcecasting_Chris_Chatfield  \* MERGEFORMAT </w:instrText>
        </w:r>
        <w:del w:id="872" w:author="The Si Tran" w:date="2012-12-12T14:11:00Z">
          <w:r w:rsidRPr="0030559E">
            <w:fldChar w:fldCharType="separate"/>
          </w:r>
          <w:r w:rsidRPr="0030559E" w:rsidDel="009D276E">
            <w:delText>[</w:delText>
          </w:r>
          <w:r w:rsidDel="009D276E">
            <w:delText>9</w:delText>
          </w:r>
          <w:r w:rsidRPr="0030559E" w:rsidDel="009D276E">
            <w:delText>]</w:delText>
          </w:r>
        </w:del>
        <w:r w:rsidRPr="0030559E">
          <w:fldChar w:fldCharType="end"/>
        </w:r>
        <w:r w:rsidRPr="0030559E">
          <w:t>. Phương thức d</w:t>
        </w:r>
        <w:r>
          <w:t>ự</w:t>
        </w:r>
        <w:r w:rsidRPr="0030559E">
          <w:t xml:space="preserve"> báo chuỗi thời gian được chia thành hai lớp mô hình </w:t>
        </w:r>
        <w:r w:rsidRPr="0030559E">
          <w:fldChar w:fldCharType="begin"/>
        </w:r>
        <w:r w:rsidRPr="0030559E">
          <w:instrText xml:space="preserve"> REF  Sterba_Hilovska  \* MERGEFORMAT </w:instrText>
        </w:r>
        <w:del w:id="873" w:author="The Si Tran" w:date="2012-12-12T14:11:00Z">
          <w:r w:rsidRPr="0030559E">
            <w:fldChar w:fldCharType="separate"/>
          </w:r>
          <w:r w:rsidRPr="0030559E" w:rsidDel="009D276E">
            <w:delText>[</w:delText>
          </w:r>
          <w:r w:rsidDel="009D276E">
            <w:delText>11</w:delText>
          </w:r>
          <w:r w:rsidRPr="0030559E" w:rsidDel="009D276E">
            <w:delText>]</w:delText>
          </w:r>
        </w:del>
        <w:r w:rsidRPr="0030559E">
          <w:fldChar w:fldCharType="end"/>
        </w:r>
        <w:r w:rsidRPr="0030559E">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14:paraId="7B1BD202" w14:textId="77777777" w:rsidR="007C782C" w:rsidRPr="0030559E" w:rsidRDefault="007C782C">
      <w:pPr>
        <w:rPr>
          <w:ins w:id="874" w:author="superchickend" w:date="2012-12-12T08:18:00Z"/>
        </w:rPr>
        <w:pPrChange w:id="875" w:author="The Si Tran" w:date="2012-12-14T07:13:00Z">
          <w:pPr>
            <w:ind w:firstLine="720"/>
          </w:pPr>
        </w:pPrChange>
      </w:pPr>
      <w:ins w:id="876"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14:paraId="75549594" w14:textId="77777777" w:rsidR="007C782C" w:rsidRPr="0030559E" w:rsidRDefault="007C782C">
      <w:pPr>
        <w:rPr>
          <w:ins w:id="877" w:author="superchickend" w:date="2012-12-12T08:18:00Z"/>
        </w:rPr>
        <w:pPrChange w:id="878" w:author="The Si Tran" w:date="2012-12-14T07:13:00Z">
          <w:pPr>
            <w:ind w:firstLine="720"/>
          </w:pPr>
        </w:pPrChange>
      </w:pPr>
      <w:ins w:id="879" w:author="superchickend" w:date="2012-12-12T08:18:00Z">
        <w:r w:rsidRPr="0030559E">
          <w:t>Ngược lại, mô hình mạng nơ ron nhân tạo lại dự báo hiệu quả với chuỗi dữ liệu phi tuyến. Mạng nơ 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14:paraId="48FB3C89" w14:textId="77777777" w:rsidR="007C782C" w:rsidRPr="0030559E" w:rsidRDefault="007C782C">
      <w:pPr>
        <w:rPr>
          <w:ins w:id="880" w:author="superchickend" w:date="2012-12-12T08:18:00Z"/>
        </w:rPr>
        <w:pPrChange w:id="881" w:author="The Si Tran" w:date="2012-12-14T07:13:00Z">
          <w:pPr>
            <w:ind w:firstLine="720"/>
          </w:pPr>
        </w:pPrChange>
      </w:pPr>
      <w:ins w:id="882"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883" w:author="superchickend" w:date="2012-12-12T08:18:00Z"/>
        </w:rPr>
        <w:pPrChange w:id="884" w:author="The Si Tran" w:date="2012-12-14T07:13:00Z">
          <w:pPr>
            <w:ind w:firstLine="720"/>
          </w:pPr>
        </w:pPrChange>
      </w:pPr>
      <w:ins w:id="885" w:author="superchickend" w:date="2012-12-12T08:18:00Z">
        <w:r w:rsidRPr="0030559E">
          <w:t xml:space="preserve">Do đó, một vài nhà nghiên cứu đã đề xuất mô hình kết hợp giữa hai mô hình ARIMA và ANN, nhằm mong muốn kết hợp được điểm mạnh của từng mô hình vào </w:t>
        </w:r>
        <w:r w:rsidRPr="0030559E">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86" w:author="superchickend" w:date="2012-12-12T08:18:00Z"/>
        </w:rPr>
        <w:pPrChange w:id="887" w:author="The Si Tran" w:date="2012-12-14T07:13:00Z">
          <w:pPr>
            <w:ind w:firstLine="720"/>
          </w:pPr>
        </w:pPrChange>
      </w:pPr>
      <w:ins w:id="888" w:author="superchickend" w:date="2012-12-12T08:18:00Z">
        <w:r w:rsidRPr="0030559E">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889" w:author="The Si Tran" w:date="2012-12-11T08:01:00Z"/>
          <w:del w:id="890" w:author="superchickend" w:date="2012-12-12T08:18:00Z"/>
          <w:szCs w:val="26"/>
        </w:rPr>
        <w:pPrChange w:id="891" w:author="superchickend" w:date="2012-12-12T08:17:00Z">
          <w:pPr/>
        </w:pPrChange>
      </w:pPr>
      <w:ins w:id="892" w:author="The Si Tran" w:date="2012-12-11T08:01:00Z">
        <w:del w:id="893"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94" w:author="superchickend" w:date="2012-12-12T08:17:00Z">
          <w:r w:rsidRPr="0030559E" w:rsidDel="007C782C">
            <w:rPr>
              <w:szCs w:val="26"/>
            </w:rPr>
            <w:delText>(model)</w:delText>
          </w:r>
        </w:del>
        <w:del w:id="895"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96" w:name="_Toc343083518"/>
          <w:bookmarkStart w:id="897" w:name="_Toc343083732"/>
          <w:bookmarkStart w:id="898" w:name="_Toc343083943"/>
          <w:bookmarkStart w:id="899" w:name="_Toc343220702"/>
          <w:bookmarkStart w:id="900" w:name="_Toc343232206"/>
          <w:bookmarkStart w:id="901" w:name="_Toc343232619"/>
          <w:bookmarkStart w:id="902" w:name="_Toc343232904"/>
          <w:bookmarkStart w:id="903" w:name="_Toc343415409"/>
          <w:bookmarkEnd w:id="896"/>
          <w:bookmarkEnd w:id="897"/>
          <w:bookmarkEnd w:id="898"/>
          <w:bookmarkEnd w:id="899"/>
          <w:bookmarkEnd w:id="900"/>
          <w:bookmarkEnd w:id="901"/>
          <w:bookmarkEnd w:id="902"/>
          <w:bookmarkEnd w:id="903"/>
        </w:del>
      </w:ins>
    </w:p>
    <w:p w14:paraId="1202EAAD" w14:textId="77777777" w:rsidR="004D65F6" w:rsidRPr="0030559E" w:rsidDel="007C782C" w:rsidRDefault="004D65F6" w:rsidP="004D65F6">
      <w:pPr>
        <w:rPr>
          <w:ins w:id="904" w:author="The Si Tran" w:date="2012-12-11T08:01:00Z"/>
          <w:del w:id="905" w:author="superchickend" w:date="2012-12-12T08:18:00Z"/>
          <w:szCs w:val="26"/>
        </w:rPr>
      </w:pPr>
      <w:ins w:id="906" w:author="The Si Tran" w:date="2012-12-11T08:01:00Z">
        <w:del w:id="907"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908" w:name="_Toc343083519"/>
          <w:bookmarkStart w:id="909" w:name="_Toc343083733"/>
          <w:bookmarkStart w:id="910" w:name="_Toc343083944"/>
          <w:bookmarkStart w:id="911" w:name="_Toc343220703"/>
          <w:bookmarkStart w:id="912" w:name="_Toc343232207"/>
          <w:bookmarkStart w:id="913" w:name="_Toc343232620"/>
          <w:bookmarkStart w:id="914" w:name="_Toc343232905"/>
          <w:bookmarkStart w:id="915" w:name="_Toc343415410"/>
          <w:bookmarkEnd w:id="908"/>
          <w:bookmarkEnd w:id="909"/>
          <w:bookmarkEnd w:id="910"/>
          <w:bookmarkEnd w:id="911"/>
          <w:bookmarkEnd w:id="912"/>
          <w:bookmarkEnd w:id="913"/>
          <w:bookmarkEnd w:id="914"/>
          <w:bookmarkEnd w:id="915"/>
        </w:del>
      </w:ins>
    </w:p>
    <w:p w14:paraId="14F19CDB" w14:textId="77777777" w:rsidR="004D65F6" w:rsidRPr="0030559E" w:rsidDel="007C782C" w:rsidRDefault="004D65F6" w:rsidP="004D65F6">
      <w:pPr>
        <w:rPr>
          <w:ins w:id="916" w:author="The Si Tran" w:date="2012-12-11T08:01:00Z"/>
          <w:del w:id="917" w:author="superchickend" w:date="2012-12-12T08:18:00Z"/>
          <w:szCs w:val="26"/>
        </w:rPr>
      </w:pPr>
      <w:ins w:id="918" w:author="The Si Tran" w:date="2012-12-11T08:01:00Z">
        <w:del w:id="919"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920" w:name="_Toc343083520"/>
          <w:bookmarkStart w:id="921" w:name="_Toc343083734"/>
          <w:bookmarkStart w:id="922" w:name="_Toc343083945"/>
          <w:bookmarkStart w:id="923" w:name="_Toc343220704"/>
          <w:bookmarkStart w:id="924" w:name="_Toc343232208"/>
          <w:bookmarkStart w:id="925" w:name="_Toc343232621"/>
          <w:bookmarkStart w:id="926" w:name="_Toc343232906"/>
          <w:bookmarkStart w:id="927" w:name="_Toc343415411"/>
          <w:bookmarkEnd w:id="920"/>
          <w:bookmarkEnd w:id="921"/>
          <w:bookmarkEnd w:id="922"/>
          <w:bookmarkEnd w:id="923"/>
          <w:bookmarkEnd w:id="924"/>
          <w:bookmarkEnd w:id="925"/>
          <w:bookmarkEnd w:id="926"/>
          <w:bookmarkEnd w:id="927"/>
        </w:del>
      </w:ins>
    </w:p>
    <w:p w14:paraId="141B4545" w14:textId="77777777" w:rsidR="004D65F6" w:rsidRPr="0030559E" w:rsidDel="007C782C" w:rsidRDefault="004D65F6" w:rsidP="004D65F6">
      <w:pPr>
        <w:rPr>
          <w:ins w:id="928" w:author="The Si Tran" w:date="2012-12-11T08:01:00Z"/>
          <w:del w:id="929" w:author="superchickend" w:date="2012-12-12T08:18:00Z"/>
          <w:szCs w:val="26"/>
        </w:rPr>
      </w:pPr>
      <w:ins w:id="930" w:author="The Si Tran" w:date="2012-12-11T08:01:00Z">
        <w:del w:id="931"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932" w:name="_Toc343083521"/>
          <w:bookmarkStart w:id="933" w:name="_Toc343083735"/>
          <w:bookmarkStart w:id="934" w:name="_Toc343083946"/>
          <w:bookmarkStart w:id="935" w:name="_Toc343220705"/>
          <w:bookmarkStart w:id="936" w:name="_Toc343232209"/>
          <w:bookmarkStart w:id="937" w:name="_Toc343232622"/>
          <w:bookmarkStart w:id="938" w:name="_Toc343232907"/>
          <w:bookmarkStart w:id="939" w:name="_Toc343415412"/>
          <w:bookmarkEnd w:id="932"/>
          <w:bookmarkEnd w:id="933"/>
          <w:bookmarkEnd w:id="934"/>
          <w:bookmarkEnd w:id="935"/>
          <w:bookmarkEnd w:id="936"/>
          <w:bookmarkEnd w:id="937"/>
          <w:bookmarkEnd w:id="938"/>
          <w:bookmarkEnd w:id="939"/>
        </w:del>
      </w:ins>
    </w:p>
    <w:p w14:paraId="753D1505" w14:textId="77777777" w:rsidR="004D65F6" w:rsidRPr="0030559E" w:rsidDel="007C782C" w:rsidRDefault="004D65F6" w:rsidP="004D65F6">
      <w:pPr>
        <w:rPr>
          <w:ins w:id="940" w:author="The Si Tran" w:date="2012-12-11T08:01:00Z"/>
          <w:del w:id="941" w:author="superchickend" w:date="2012-12-12T08:18:00Z"/>
          <w:szCs w:val="26"/>
        </w:rPr>
      </w:pPr>
      <w:ins w:id="942" w:author="The Si Tran" w:date="2012-12-11T08:01:00Z">
        <w:del w:id="943"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944" w:name="_Toc343083522"/>
          <w:bookmarkStart w:id="945" w:name="_Toc343083736"/>
          <w:bookmarkStart w:id="946" w:name="_Toc343083947"/>
          <w:bookmarkStart w:id="947" w:name="_Toc343220706"/>
          <w:bookmarkStart w:id="948" w:name="_Toc343232210"/>
          <w:bookmarkStart w:id="949" w:name="_Toc343232623"/>
          <w:bookmarkStart w:id="950" w:name="_Toc343232908"/>
          <w:bookmarkStart w:id="951" w:name="_Toc343415413"/>
          <w:bookmarkEnd w:id="944"/>
          <w:bookmarkEnd w:id="945"/>
          <w:bookmarkEnd w:id="946"/>
          <w:bookmarkEnd w:id="947"/>
          <w:bookmarkEnd w:id="948"/>
          <w:bookmarkEnd w:id="949"/>
          <w:bookmarkEnd w:id="950"/>
          <w:bookmarkEnd w:id="951"/>
        </w:del>
      </w:ins>
    </w:p>
    <w:p w14:paraId="435C606B" w14:textId="77777777" w:rsidR="004D65F6" w:rsidRPr="0030559E" w:rsidDel="007C782C" w:rsidRDefault="004D65F6" w:rsidP="004D65F6">
      <w:pPr>
        <w:rPr>
          <w:ins w:id="952" w:author="The Si Tran" w:date="2012-12-11T08:01:00Z"/>
          <w:del w:id="953" w:author="superchickend" w:date="2012-12-12T08:18:00Z"/>
          <w:szCs w:val="26"/>
        </w:rPr>
      </w:pPr>
      <w:ins w:id="954" w:author="The Si Tran" w:date="2012-12-11T08:01:00Z">
        <w:del w:id="955"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56" w:name="_Toc343083523"/>
          <w:bookmarkStart w:id="957" w:name="_Toc343083737"/>
          <w:bookmarkStart w:id="958" w:name="_Toc343083948"/>
          <w:bookmarkStart w:id="959" w:name="_Toc343220707"/>
          <w:bookmarkStart w:id="960" w:name="_Toc343232211"/>
          <w:bookmarkStart w:id="961" w:name="_Toc343232624"/>
          <w:bookmarkStart w:id="962" w:name="_Toc343232909"/>
          <w:bookmarkStart w:id="963" w:name="_Toc343415414"/>
          <w:bookmarkEnd w:id="956"/>
          <w:bookmarkEnd w:id="957"/>
          <w:bookmarkEnd w:id="958"/>
          <w:bookmarkEnd w:id="959"/>
          <w:bookmarkEnd w:id="960"/>
          <w:bookmarkEnd w:id="961"/>
          <w:bookmarkEnd w:id="962"/>
          <w:bookmarkEnd w:id="963"/>
        </w:del>
      </w:ins>
    </w:p>
    <w:p w14:paraId="49EBCF99" w14:textId="77777777" w:rsidR="004D65F6" w:rsidRPr="0030559E" w:rsidDel="007C782C" w:rsidRDefault="004D65F6" w:rsidP="004D65F6">
      <w:pPr>
        <w:rPr>
          <w:ins w:id="964" w:author="The Si Tran" w:date="2012-12-11T08:01:00Z"/>
          <w:del w:id="965" w:author="superchickend" w:date="2012-12-12T08:18:00Z"/>
          <w:szCs w:val="26"/>
        </w:rPr>
      </w:pPr>
      <w:bookmarkStart w:id="966" w:name="time_series_forcecasting_Chris_Chatfield"/>
      <w:ins w:id="967" w:author="The Si Tran" w:date="2012-12-11T08:01:00Z">
        <w:del w:id="968" w:author="superchickend" w:date="2012-12-12T08:18:00Z">
          <w:r w:rsidRPr="0030559E" w:rsidDel="007C782C">
            <w:rPr>
              <w:szCs w:val="26"/>
            </w:rPr>
            <w:delText>[1]</w:delText>
          </w:r>
          <w:bookmarkEnd w:id="966"/>
          <w:r w:rsidRPr="0030559E" w:rsidDel="007C782C">
            <w:rPr>
              <w:szCs w:val="26"/>
            </w:rPr>
            <w:delText xml:space="preserve"> time series forecasting – Chris Chatfield</w:delText>
          </w:r>
          <w:bookmarkStart w:id="969" w:name="_Toc343083524"/>
          <w:bookmarkStart w:id="970" w:name="_Toc343083738"/>
          <w:bookmarkStart w:id="971" w:name="_Toc343083949"/>
          <w:bookmarkStart w:id="972" w:name="_Toc343220708"/>
          <w:bookmarkStart w:id="973" w:name="_Toc343232212"/>
          <w:bookmarkStart w:id="974" w:name="_Toc343232625"/>
          <w:bookmarkStart w:id="975" w:name="_Toc343232910"/>
          <w:bookmarkStart w:id="976" w:name="_Toc343415415"/>
          <w:bookmarkEnd w:id="969"/>
          <w:bookmarkEnd w:id="970"/>
          <w:bookmarkEnd w:id="971"/>
          <w:bookmarkEnd w:id="972"/>
          <w:bookmarkEnd w:id="973"/>
          <w:bookmarkEnd w:id="974"/>
          <w:bookmarkEnd w:id="975"/>
          <w:bookmarkEnd w:id="976"/>
        </w:del>
      </w:ins>
    </w:p>
    <w:p w14:paraId="7687FB8B" w14:textId="77777777" w:rsidR="004D65F6" w:rsidRPr="0030559E" w:rsidDel="007C782C" w:rsidRDefault="004D65F6" w:rsidP="004D65F6">
      <w:pPr>
        <w:rPr>
          <w:ins w:id="977" w:author="The Si Tran" w:date="2012-12-11T08:01:00Z"/>
          <w:del w:id="978" w:author="superchickend" w:date="2012-12-12T08:18:00Z"/>
          <w:szCs w:val="26"/>
        </w:rPr>
      </w:pPr>
      <w:bookmarkStart w:id="979" w:name="Sterba_Hilovska"/>
      <w:ins w:id="980" w:author="The Si Tran" w:date="2012-12-11T08:01:00Z">
        <w:del w:id="981" w:author="superchickend" w:date="2012-12-12T08:18:00Z">
          <w:r w:rsidRPr="0030559E" w:rsidDel="007C782C">
            <w:rPr>
              <w:szCs w:val="26"/>
            </w:rPr>
            <w:delText>[2]</w:delText>
          </w:r>
          <w:bookmarkEnd w:id="979"/>
          <w:r w:rsidRPr="0030559E" w:rsidDel="007C782C">
            <w:rPr>
              <w:szCs w:val="26"/>
            </w:rPr>
            <w:delText xml:space="preserve"> Journal of Applies Mathematics – Sterba_Hilovska</w:delText>
          </w:r>
          <w:bookmarkStart w:id="982" w:name="_Toc343083525"/>
          <w:bookmarkStart w:id="983" w:name="_Toc343083739"/>
          <w:bookmarkStart w:id="984" w:name="_Toc343083950"/>
          <w:bookmarkStart w:id="985" w:name="_Toc343220709"/>
          <w:bookmarkStart w:id="986" w:name="_Toc343232213"/>
          <w:bookmarkStart w:id="987" w:name="_Toc343232626"/>
          <w:bookmarkStart w:id="988" w:name="_Toc343232911"/>
          <w:bookmarkStart w:id="989" w:name="_Toc343415416"/>
          <w:bookmarkEnd w:id="982"/>
          <w:bookmarkEnd w:id="983"/>
          <w:bookmarkEnd w:id="984"/>
          <w:bookmarkEnd w:id="985"/>
          <w:bookmarkEnd w:id="986"/>
          <w:bookmarkEnd w:id="987"/>
          <w:bookmarkEnd w:id="988"/>
          <w:bookmarkEnd w:id="989"/>
        </w:del>
      </w:ins>
    </w:p>
    <w:p w14:paraId="59C9F0F7" w14:textId="77777777" w:rsidR="004D65BA" w:rsidRPr="0049233F" w:rsidDel="00395324" w:rsidRDefault="004D65BA" w:rsidP="004D65BA">
      <w:pPr>
        <w:ind w:firstLine="720"/>
        <w:rPr>
          <w:del w:id="990" w:author="The Si Tran" w:date="2012-12-12T08:05:00Z"/>
          <w:szCs w:val="26"/>
        </w:rPr>
      </w:pPr>
      <w:bookmarkStart w:id="991" w:name="_Toc343083526"/>
      <w:bookmarkStart w:id="992" w:name="_Toc343083740"/>
      <w:bookmarkStart w:id="993" w:name="_Toc343083951"/>
      <w:bookmarkStart w:id="994" w:name="_Toc343220710"/>
      <w:bookmarkStart w:id="995" w:name="_Toc343232214"/>
      <w:bookmarkStart w:id="996" w:name="_Toc343232627"/>
      <w:bookmarkStart w:id="997" w:name="_Toc343232912"/>
      <w:bookmarkStart w:id="998" w:name="_Toc343415417"/>
      <w:bookmarkEnd w:id="991"/>
      <w:bookmarkEnd w:id="992"/>
      <w:bookmarkEnd w:id="993"/>
      <w:bookmarkEnd w:id="994"/>
      <w:bookmarkEnd w:id="995"/>
      <w:bookmarkEnd w:id="996"/>
      <w:bookmarkEnd w:id="997"/>
      <w:bookmarkEnd w:id="998"/>
    </w:p>
    <w:p w14:paraId="332E1C1B" w14:textId="77777777" w:rsidR="004D65BA" w:rsidRPr="0049233F" w:rsidRDefault="004D65BA" w:rsidP="004D65BA">
      <w:pPr>
        <w:pStyle w:val="Heading2"/>
        <w:rPr>
          <w:i/>
          <w:sz w:val="26"/>
          <w:szCs w:val="26"/>
          <w:rPrChange w:id="999" w:author="The Si Tran" w:date="2012-12-05T23:02:00Z">
            <w:rPr>
              <w:i/>
            </w:rPr>
          </w:rPrChange>
        </w:rPr>
      </w:pPr>
      <w:bookmarkStart w:id="1000" w:name="_Toc327348168"/>
      <w:del w:id="1001" w:author="The Si Tran" w:date="2012-12-12T14:06:00Z">
        <w:r w:rsidRPr="0049233F" w:rsidDel="00355596">
          <w:rPr>
            <w:sz w:val="26"/>
            <w:szCs w:val="26"/>
            <w:rPrChange w:id="1002" w:author="The Si Tran" w:date="2012-12-05T23:02:00Z">
              <w:rPr>
                <w:iCs w:val="0"/>
                <w:kern w:val="32"/>
                <w:sz w:val="32"/>
                <w:szCs w:val="32"/>
              </w:rPr>
            </w:rPrChange>
          </w:rPr>
          <w:delText>CẤU TRÚC BÁO CÁO</w:delText>
        </w:r>
      </w:del>
      <w:bookmarkStart w:id="1003" w:name="_Toc343415418"/>
      <w:bookmarkEnd w:id="1000"/>
      <w:ins w:id="1004" w:author="The Si Tran" w:date="2012-12-12T14:06:00Z">
        <w:r w:rsidR="00355596">
          <w:rPr>
            <w:szCs w:val="26"/>
          </w:rPr>
          <w:t>Cấu trúc báo cáo</w:t>
        </w:r>
      </w:ins>
      <w:bookmarkEnd w:id="1003"/>
    </w:p>
    <w:p w14:paraId="0AF912A0" w14:textId="77777777" w:rsidR="004D65BA" w:rsidRDefault="004D65BA">
      <w:pPr>
        <w:rPr>
          <w:ins w:id="1005" w:author="The Si Tran" w:date="2012-12-11T21:22:00Z"/>
        </w:rPr>
        <w:pPrChange w:id="1006" w:author="The Si Tran" w:date="2012-12-14T07:13:00Z">
          <w:pPr>
            <w:ind w:firstLine="720"/>
          </w:pPr>
        </w:pPrChange>
      </w:pPr>
      <w:r w:rsidRPr="0049233F">
        <w:t xml:space="preserve">Bài báo cáo chia làm </w:t>
      </w:r>
      <w:ins w:id="1007" w:author="The Si Tran" w:date="2012-12-12T08:04:00Z">
        <w:r w:rsidR="00682B49">
          <w:t>7</w:t>
        </w:r>
      </w:ins>
      <w:del w:id="1008" w:author="The Si Tran" w:date="2012-12-12T08:04:00Z">
        <w:r w:rsidRPr="0049233F" w:rsidDel="00682B49">
          <w:delText>6</w:delText>
        </w:r>
      </w:del>
      <w:r w:rsidRPr="0049233F">
        <w:t xml:space="preserve"> chương:</w:t>
      </w:r>
    </w:p>
    <w:p w14:paraId="104C3D4C" w14:textId="77777777" w:rsidR="00946BC5" w:rsidRDefault="00946BC5">
      <w:pPr>
        <w:rPr>
          <w:ins w:id="1009" w:author="The Si Tran" w:date="2012-12-11T21:22:00Z"/>
        </w:rPr>
      </w:pPr>
      <w:ins w:id="1010" w:author="The Si Tran" w:date="2012-12-11T21:22:00Z">
        <w:r>
          <w:t>Chương 1 GIỚI THIỆU CHUNG tổng quan về bài toán dự báo</w:t>
        </w:r>
      </w:ins>
    </w:p>
    <w:p w14:paraId="57D856CA" w14:textId="77777777" w:rsidR="00946BC5" w:rsidRDefault="00946BC5">
      <w:pPr>
        <w:rPr>
          <w:ins w:id="1011" w:author="The Si Tran" w:date="2012-12-11T21:22:00Z"/>
        </w:rPr>
      </w:pPr>
      <w:ins w:id="1012" w:author="The Si Tran" w:date="2012-12-11T21:23:00Z">
        <w:r>
          <w:t xml:space="preserve">Chương 2 CHUỖI DỮ LIỆU THỜI GIAN </w:t>
        </w:r>
      </w:ins>
      <w:ins w:id="1013" w:author="The Si Tran" w:date="2012-12-11T21:22:00Z">
        <w:r>
          <w:t>các khái niệm liên quan về chuỗi dữ liệu thời gian, giới thiệu các thành phần chuỗi thời gian, các khái niệm thống kê liên quan.</w:t>
        </w:r>
      </w:ins>
    </w:p>
    <w:p w14:paraId="2186567B" w14:textId="77777777" w:rsidR="00946BC5" w:rsidRDefault="00730A63">
      <w:pPr>
        <w:rPr>
          <w:ins w:id="1014" w:author="The Si Tran" w:date="2012-12-11T21:22:00Z"/>
        </w:rPr>
      </w:pPr>
      <w:ins w:id="1015" w:author="The Si Tran" w:date="2012-12-11T21:22:00Z">
        <w:r>
          <w:t xml:space="preserve">Chương </w:t>
        </w:r>
      </w:ins>
      <w:ins w:id="1016" w:author="The Si Tran" w:date="2012-12-11T21:24:00Z">
        <w:r>
          <w:t>3</w:t>
        </w:r>
      </w:ins>
      <w:ins w:id="1017"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7777777" w:rsidR="00946BC5" w:rsidRDefault="00730A63">
      <w:pPr>
        <w:rPr>
          <w:ins w:id="1018" w:author="The Si Tran" w:date="2012-12-11T21:22:00Z"/>
        </w:rPr>
      </w:pPr>
      <w:ins w:id="1019" w:author="The Si Tran" w:date="2012-12-11T21:22:00Z">
        <w:r>
          <w:t>Chương 4</w:t>
        </w:r>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77777777" w:rsidR="00946BC5" w:rsidRDefault="00730A63">
      <w:pPr>
        <w:rPr>
          <w:ins w:id="1020" w:author="The Si Tran" w:date="2012-12-11T21:22:00Z"/>
        </w:rPr>
      </w:pPr>
      <w:ins w:id="1021" w:author="The Si Tran" w:date="2012-12-11T21:22:00Z">
        <w:r>
          <w:t>Chương 5</w:t>
        </w:r>
        <w:r w:rsidR="00946BC5">
          <w:t xml:space="preserve"> MÔ HÌNH KẾT HỢP SARIMA VÀ ANN trình bày cơ sở hình thành, nguyên lý hoạt động của mô hình kết hợp.</w:t>
        </w:r>
      </w:ins>
    </w:p>
    <w:p w14:paraId="4FC86377" w14:textId="77777777" w:rsidR="00946BC5" w:rsidRDefault="00946BC5">
      <w:pPr>
        <w:rPr>
          <w:ins w:id="1022" w:author="The Si Tran" w:date="2012-12-11T21:22:00Z"/>
        </w:rPr>
      </w:pPr>
      <w:ins w:id="1023" w:author="The Si Tran" w:date="2012-12-11T21:22:00Z">
        <w:r>
          <w:t>Chươ</w:t>
        </w:r>
        <w:r w:rsidR="00730A63">
          <w:t>ng 6</w:t>
        </w:r>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3FA6224F" w:rsidR="00946BC5" w:rsidDel="00516C62" w:rsidRDefault="00730A63">
      <w:pPr>
        <w:rPr>
          <w:ins w:id="1024" w:author="superchickend" w:date="2012-12-12T08:20:00Z"/>
          <w:del w:id="1025" w:author="The Si Tran" w:date="2012-12-14T07:20:00Z"/>
        </w:rPr>
        <w:pPrChange w:id="1026" w:author="The Si Tran" w:date="2012-12-14T07:13:00Z">
          <w:pPr>
            <w:ind w:firstLine="720"/>
          </w:pPr>
        </w:pPrChange>
      </w:pPr>
      <w:ins w:id="1027" w:author="The Si Tran" w:date="2012-12-11T21:22:00Z">
        <w:r>
          <w:t>Chương 7</w:t>
        </w:r>
        <w:r w:rsidR="00946BC5">
          <w:t xml:space="preserve"> KẾT LUẬN tổng kết báo cáo và trình bày hướng phát triển của đề tài.</w:t>
        </w:r>
      </w:ins>
    </w:p>
    <w:p w14:paraId="75009931" w14:textId="7D75B194" w:rsidR="0087598C" w:rsidRDefault="0087598C">
      <w:pPr>
        <w:rPr>
          <w:ins w:id="1028" w:author="The Si Tran" w:date="2012-12-11T21:22:00Z"/>
        </w:rPr>
        <w:pPrChange w:id="1029" w:author="The Si Tran" w:date="2012-12-14T07:20:00Z">
          <w:pPr>
            <w:ind w:firstLine="720"/>
          </w:pPr>
        </w:pPrChange>
      </w:pPr>
      <w:ins w:id="1030" w:author="superchickend" w:date="2012-12-12T08:20:00Z">
        <w:del w:id="1031" w:author="The Si Tran" w:date="2012-12-14T07:20:00Z">
          <w:r w:rsidDel="00516C62">
            <w:br w:type="page"/>
          </w:r>
        </w:del>
      </w:ins>
    </w:p>
    <w:p w14:paraId="3301E4E9" w14:textId="77777777" w:rsidR="00946BC5" w:rsidRPr="0095710D" w:rsidDel="00395324" w:rsidRDefault="00946BC5" w:rsidP="004D65BA">
      <w:pPr>
        <w:ind w:firstLine="720"/>
        <w:rPr>
          <w:del w:id="1032" w:author="The Si Tran" w:date="2012-12-12T08:06:00Z"/>
          <w:sz w:val="32"/>
          <w:szCs w:val="32"/>
          <w:rPrChange w:id="1033" w:author="The Si Tran" w:date="2012-12-12T13:54:00Z">
            <w:rPr>
              <w:del w:id="1034" w:author="The Si Tran" w:date="2012-12-12T08:06:00Z"/>
              <w:szCs w:val="26"/>
            </w:rPr>
          </w:rPrChange>
        </w:rPr>
      </w:pPr>
      <w:bookmarkStart w:id="1035" w:name="_Toc343083528"/>
      <w:bookmarkStart w:id="1036" w:name="_Toc343083742"/>
      <w:bookmarkStart w:id="1037" w:name="_Toc343083953"/>
      <w:bookmarkStart w:id="1038" w:name="_Toc343220712"/>
      <w:bookmarkStart w:id="1039" w:name="_Toc343232216"/>
      <w:bookmarkStart w:id="1040" w:name="_Toc343232629"/>
      <w:bookmarkStart w:id="1041" w:name="_Toc343232914"/>
      <w:bookmarkStart w:id="1042" w:name="_Toc343415419"/>
      <w:bookmarkEnd w:id="1035"/>
      <w:bookmarkEnd w:id="1036"/>
      <w:bookmarkEnd w:id="1037"/>
      <w:bookmarkEnd w:id="1038"/>
      <w:bookmarkEnd w:id="1039"/>
      <w:bookmarkEnd w:id="1040"/>
      <w:bookmarkEnd w:id="1041"/>
      <w:bookmarkEnd w:id="1042"/>
    </w:p>
    <w:p w14:paraId="6AB79F13" w14:textId="77777777" w:rsidR="004D65BA" w:rsidRPr="0095710D" w:rsidDel="00CA2190" w:rsidRDefault="004D65BA" w:rsidP="004D65BA">
      <w:pPr>
        <w:ind w:firstLine="720"/>
        <w:rPr>
          <w:del w:id="1043" w:author="The Si Tran" w:date="2012-12-11T21:24:00Z"/>
          <w:sz w:val="32"/>
          <w:szCs w:val="32"/>
          <w:rPrChange w:id="1044" w:author="The Si Tran" w:date="2012-12-12T13:54:00Z">
            <w:rPr>
              <w:del w:id="1045" w:author="The Si Tran" w:date="2012-12-11T21:24:00Z"/>
              <w:szCs w:val="26"/>
            </w:rPr>
          </w:rPrChange>
        </w:rPr>
      </w:pPr>
      <w:del w:id="1046" w:author="The Si Tran" w:date="2012-12-11T21:24:00Z">
        <w:r w:rsidRPr="0095710D" w:rsidDel="00CA2190">
          <w:rPr>
            <w:b/>
            <w:sz w:val="32"/>
            <w:szCs w:val="32"/>
            <w:rPrChange w:id="1047" w:author="The Si Tran" w:date="2012-12-12T13:54:00Z">
              <w:rPr>
                <w:b/>
                <w:szCs w:val="26"/>
              </w:rPr>
            </w:rPrChange>
          </w:rPr>
          <w:delText xml:space="preserve">Chương 1: </w:delText>
        </w:r>
        <w:r w:rsidRPr="0095710D" w:rsidDel="00CA2190">
          <w:rPr>
            <w:sz w:val="32"/>
            <w:szCs w:val="32"/>
            <w:rPrChange w:id="1048" w:author="The Si Tran" w:date="2012-12-12T13:54:00Z">
              <w:rPr>
                <w:szCs w:val="26"/>
              </w:rPr>
            </w:rPrChange>
          </w:rPr>
          <w:delText>Giới thiệu về bài toán và nhiệm vụ đề tài.</w:delText>
        </w:r>
        <w:bookmarkStart w:id="1049" w:name="_Toc343083529"/>
        <w:bookmarkStart w:id="1050" w:name="_Toc343083743"/>
        <w:bookmarkStart w:id="1051" w:name="_Toc343083954"/>
        <w:bookmarkStart w:id="1052" w:name="_Toc343220713"/>
        <w:bookmarkStart w:id="1053" w:name="_Toc343232217"/>
        <w:bookmarkStart w:id="1054" w:name="_Toc343232630"/>
        <w:bookmarkStart w:id="1055" w:name="_Toc343232915"/>
        <w:bookmarkStart w:id="1056" w:name="_Toc343415420"/>
        <w:bookmarkEnd w:id="1049"/>
        <w:bookmarkEnd w:id="1050"/>
        <w:bookmarkEnd w:id="1051"/>
        <w:bookmarkEnd w:id="1052"/>
        <w:bookmarkEnd w:id="1053"/>
        <w:bookmarkEnd w:id="1054"/>
        <w:bookmarkEnd w:id="1055"/>
        <w:bookmarkEnd w:id="1056"/>
      </w:del>
    </w:p>
    <w:p w14:paraId="215E9357" w14:textId="77777777" w:rsidR="004D65BA" w:rsidRPr="0095710D" w:rsidDel="00CA2190" w:rsidRDefault="004D65BA" w:rsidP="004D65BA">
      <w:pPr>
        <w:ind w:firstLine="720"/>
        <w:rPr>
          <w:del w:id="1057" w:author="The Si Tran" w:date="2012-12-11T21:24:00Z"/>
          <w:sz w:val="32"/>
          <w:szCs w:val="32"/>
          <w:rPrChange w:id="1058" w:author="The Si Tran" w:date="2012-12-12T13:54:00Z">
            <w:rPr>
              <w:del w:id="1059" w:author="The Si Tran" w:date="2012-12-11T21:24:00Z"/>
              <w:szCs w:val="26"/>
            </w:rPr>
          </w:rPrChange>
        </w:rPr>
      </w:pPr>
      <w:del w:id="1060" w:author="The Si Tran" w:date="2012-12-11T21:24:00Z">
        <w:r w:rsidRPr="0095710D" w:rsidDel="00CA2190">
          <w:rPr>
            <w:sz w:val="32"/>
            <w:szCs w:val="32"/>
            <w:rPrChange w:id="1061" w:author="The Si Tran" w:date="2012-12-12T13:54:00Z">
              <w:rPr>
                <w:szCs w:val="26"/>
              </w:rPr>
            </w:rPrChange>
          </w:rPr>
          <w:delText>Chương 2: Chuỗi thời gian và các thành phần của chuỗi thời gian</w:delText>
        </w:r>
        <w:bookmarkStart w:id="1062" w:name="_Toc343083530"/>
        <w:bookmarkStart w:id="1063" w:name="_Toc343083744"/>
        <w:bookmarkStart w:id="1064" w:name="_Toc343083955"/>
        <w:bookmarkStart w:id="1065" w:name="_Toc343220714"/>
        <w:bookmarkStart w:id="1066" w:name="_Toc343232218"/>
        <w:bookmarkStart w:id="1067" w:name="_Toc343232631"/>
        <w:bookmarkStart w:id="1068" w:name="_Toc343232916"/>
        <w:bookmarkStart w:id="1069" w:name="_Toc343415421"/>
        <w:bookmarkEnd w:id="1062"/>
        <w:bookmarkEnd w:id="1063"/>
        <w:bookmarkEnd w:id="1064"/>
        <w:bookmarkEnd w:id="1065"/>
        <w:bookmarkEnd w:id="1066"/>
        <w:bookmarkEnd w:id="1067"/>
        <w:bookmarkEnd w:id="1068"/>
        <w:bookmarkEnd w:id="1069"/>
      </w:del>
    </w:p>
    <w:p w14:paraId="4447389D" w14:textId="77777777" w:rsidR="004D65BA" w:rsidRPr="0095710D" w:rsidDel="00CA2190" w:rsidRDefault="004D65BA" w:rsidP="004D65BA">
      <w:pPr>
        <w:ind w:firstLine="720"/>
        <w:rPr>
          <w:del w:id="1070" w:author="The Si Tran" w:date="2012-12-11T21:24:00Z"/>
          <w:sz w:val="32"/>
          <w:szCs w:val="32"/>
          <w:rPrChange w:id="1071" w:author="The Si Tran" w:date="2012-12-12T13:54:00Z">
            <w:rPr>
              <w:del w:id="1072" w:author="The Si Tran" w:date="2012-12-11T21:24:00Z"/>
              <w:szCs w:val="26"/>
            </w:rPr>
          </w:rPrChange>
        </w:rPr>
      </w:pPr>
      <w:del w:id="1073" w:author="The Si Tran" w:date="2012-12-11T21:24:00Z">
        <w:r w:rsidRPr="0095710D" w:rsidDel="00CA2190">
          <w:rPr>
            <w:sz w:val="32"/>
            <w:szCs w:val="32"/>
            <w:rPrChange w:id="1074" w:author="The Si Tran" w:date="2012-12-12T13:54:00Z">
              <w:rPr>
                <w:szCs w:val="26"/>
              </w:rPr>
            </w:rPrChange>
          </w:rPr>
          <w:delText>Chương 3: Mô hình ARIMA</w:delText>
        </w:r>
        <w:bookmarkStart w:id="1075" w:name="_Toc343083531"/>
        <w:bookmarkStart w:id="1076" w:name="_Toc343083745"/>
        <w:bookmarkStart w:id="1077" w:name="_Toc343083956"/>
        <w:bookmarkStart w:id="1078" w:name="_Toc343220715"/>
        <w:bookmarkStart w:id="1079" w:name="_Toc343232219"/>
        <w:bookmarkStart w:id="1080" w:name="_Toc343232632"/>
        <w:bookmarkStart w:id="1081" w:name="_Toc343232917"/>
        <w:bookmarkStart w:id="1082" w:name="_Toc343415422"/>
        <w:bookmarkEnd w:id="1075"/>
        <w:bookmarkEnd w:id="1076"/>
        <w:bookmarkEnd w:id="1077"/>
        <w:bookmarkEnd w:id="1078"/>
        <w:bookmarkEnd w:id="1079"/>
        <w:bookmarkEnd w:id="1080"/>
        <w:bookmarkEnd w:id="1081"/>
        <w:bookmarkEnd w:id="1082"/>
      </w:del>
    </w:p>
    <w:p w14:paraId="7B53A7DD" w14:textId="77777777" w:rsidR="004D65BA" w:rsidRPr="0095710D" w:rsidDel="00CA2190" w:rsidRDefault="004D65BA" w:rsidP="004D65BA">
      <w:pPr>
        <w:ind w:firstLine="720"/>
        <w:rPr>
          <w:del w:id="1083" w:author="The Si Tran" w:date="2012-12-11T21:24:00Z"/>
          <w:sz w:val="32"/>
          <w:szCs w:val="32"/>
          <w:rPrChange w:id="1084" w:author="The Si Tran" w:date="2012-12-12T13:54:00Z">
            <w:rPr>
              <w:del w:id="1085" w:author="The Si Tran" w:date="2012-12-11T21:24:00Z"/>
              <w:szCs w:val="26"/>
            </w:rPr>
          </w:rPrChange>
        </w:rPr>
      </w:pPr>
      <w:del w:id="1086" w:author="The Si Tran" w:date="2012-12-11T21:24:00Z">
        <w:r w:rsidRPr="0095710D" w:rsidDel="00CA2190">
          <w:rPr>
            <w:sz w:val="32"/>
            <w:szCs w:val="32"/>
            <w:rPrChange w:id="1087" w:author="The Si Tran" w:date="2012-12-12T13:54:00Z">
              <w:rPr>
                <w:szCs w:val="26"/>
              </w:rPr>
            </w:rPrChange>
          </w:rPr>
          <w:delText>Chương 4: Mô hình ANN</w:delText>
        </w:r>
        <w:bookmarkStart w:id="1088" w:name="_Toc343083532"/>
        <w:bookmarkStart w:id="1089" w:name="_Toc343083746"/>
        <w:bookmarkStart w:id="1090" w:name="_Toc343083957"/>
        <w:bookmarkStart w:id="1091" w:name="_Toc343220716"/>
        <w:bookmarkStart w:id="1092" w:name="_Toc343232220"/>
        <w:bookmarkStart w:id="1093" w:name="_Toc343232633"/>
        <w:bookmarkStart w:id="1094" w:name="_Toc343232918"/>
        <w:bookmarkStart w:id="1095" w:name="_Toc343415423"/>
        <w:bookmarkEnd w:id="1088"/>
        <w:bookmarkEnd w:id="1089"/>
        <w:bookmarkEnd w:id="1090"/>
        <w:bookmarkEnd w:id="1091"/>
        <w:bookmarkEnd w:id="1092"/>
        <w:bookmarkEnd w:id="1093"/>
        <w:bookmarkEnd w:id="1094"/>
        <w:bookmarkEnd w:id="1095"/>
      </w:del>
    </w:p>
    <w:p w14:paraId="535BB867" w14:textId="77777777" w:rsidR="004D65BA" w:rsidRPr="0095710D" w:rsidDel="00CA2190" w:rsidRDefault="004D65BA" w:rsidP="004D65BA">
      <w:pPr>
        <w:ind w:firstLine="720"/>
        <w:rPr>
          <w:del w:id="1096" w:author="The Si Tran" w:date="2012-12-11T21:24:00Z"/>
          <w:sz w:val="32"/>
          <w:szCs w:val="32"/>
          <w:rPrChange w:id="1097" w:author="The Si Tran" w:date="2012-12-12T13:54:00Z">
            <w:rPr>
              <w:del w:id="1098" w:author="The Si Tran" w:date="2012-12-11T21:24:00Z"/>
              <w:szCs w:val="26"/>
            </w:rPr>
          </w:rPrChange>
        </w:rPr>
      </w:pPr>
      <w:del w:id="1099" w:author="The Si Tran" w:date="2012-12-11T21:24:00Z">
        <w:r w:rsidRPr="0095710D" w:rsidDel="00CA2190">
          <w:rPr>
            <w:sz w:val="32"/>
            <w:szCs w:val="32"/>
            <w:rPrChange w:id="1100" w:author="The Si Tran" w:date="2012-12-12T13:54:00Z">
              <w:rPr>
                <w:szCs w:val="26"/>
              </w:rPr>
            </w:rPrChange>
          </w:rPr>
          <w:delText>Chương 5: Mô hình kết hợp giữa ARIMA và ANN</w:delText>
        </w:r>
        <w:bookmarkStart w:id="1101" w:name="_Toc343083533"/>
        <w:bookmarkStart w:id="1102" w:name="_Toc343083747"/>
        <w:bookmarkStart w:id="1103" w:name="_Toc343083958"/>
        <w:bookmarkStart w:id="1104" w:name="_Toc343220717"/>
        <w:bookmarkStart w:id="1105" w:name="_Toc343232221"/>
        <w:bookmarkStart w:id="1106" w:name="_Toc343232634"/>
        <w:bookmarkStart w:id="1107" w:name="_Toc343232919"/>
        <w:bookmarkStart w:id="1108" w:name="_Toc343415424"/>
        <w:bookmarkEnd w:id="1101"/>
        <w:bookmarkEnd w:id="1102"/>
        <w:bookmarkEnd w:id="1103"/>
        <w:bookmarkEnd w:id="1104"/>
        <w:bookmarkEnd w:id="1105"/>
        <w:bookmarkEnd w:id="1106"/>
        <w:bookmarkEnd w:id="1107"/>
        <w:bookmarkEnd w:id="1108"/>
      </w:del>
    </w:p>
    <w:p w14:paraId="00BE2FA6" w14:textId="77777777" w:rsidR="004D65BA" w:rsidRPr="0095710D" w:rsidDel="00CA2190" w:rsidRDefault="004D65BA" w:rsidP="004D65BA">
      <w:pPr>
        <w:ind w:firstLine="720"/>
        <w:rPr>
          <w:del w:id="1109" w:author="The Si Tran" w:date="2012-12-11T21:24:00Z"/>
          <w:sz w:val="32"/>
          <w:szCs w:val="32"/>
          <w:rPrChange w:id="1110" w:author="The Si Tran" w:date="2012-12-12T13:54:00Z">
            <w:rPr>
              <w:del w:id="1111" w:author="The Si Tran" w:date="2012-12-11T21:24:00Z"/>
              <w:szCs w:val="26"/>
            </w:rPr>
          </w:rPrChange>
        </w:rPr>
      </w:pPr>
      <w:del w:id="1112" w:author="The Si Tran" w:date="2012-12-11T21:24:00Z">
        <w:r w:rsidRPr="0095710D" w:rsidDel="00CA2190">
          <w:rPr>
            <w:sz w:val="32"/>
            <w:szCs w:val="32"/>
            <w:rPrChange w:id="1113" w:author="The Si Tran" w:date="2012-12-12T13:54:00Z">
              <w:rPr>
                <w:szCs w:val="26"/>
              </w:rPr>
            </w:rPrChange>
          </w:rPr>
          <w:delText>Chương 6: Kết quả thực nghiệm</w:delText>
        </w:r>
        <w:bookmarkStart w:id="1114" w:name="_Toc343083534"/>
        <w:bookmarkStart w:id="1115" w:name="_Toc343083748"/>
        <w:bookmarkStart w:id="1116" w:name="_Toc343083959"/>
        <w:bookmarkStart w:id="1117" w:name="_Toc343220718"/>
        <w:bookmarkStart w:id="1118" w:name="_Toc343232222"/>
        <w:bookmarkStart w:id="1119" w:name="_Toc343232635"/>
        <w:bookmarkStart w:id="1120" w:name="_Toc343232920"/>
        <w:bookmarkStart w:id="1121" w:name="_Toc343415425"/>
        <w:bookmarkEnd w:id="1114"/>
        <w:bookmarkEnd w:id="1115"/>
        <w:bookmarkEnd w:id="1116"/>
        <w:bookmarkEnd w:id="1117"/>
        <w:bookmarkEnd w:id="1118"/>
        <w:bookmarkEnd w:id="1119"/>
        <w:bookmarkEnd w:id="1120"/>
        <w:bookmarkEnd w:id="1121"/>
      </w:del>
    </w:p>
    <w:p w14:paraId="1B3699D2" w14:textId="77777777" w:rsidR="004D65BA" w:rsidRPr="0095710D" w:rsidDel="00CA2190" w:rsidRDefault="004D65BA" w:rsidP="004D65BA">
      <w:pPr>
        <w:ind w:firstLine="720"/>
        <w:rPr>
          <w:del w:id="1122" w:author="The Si Tran" w:date="2012-12-11T21:24:00Z"/>
          <w:sz w:val="32"/>
          <w:szCs w:val="32"/>
          <w:rPrChange w:id="1123" w:author="The Si Tran" w:date="2012-12-12T13:54:00Z">
            <w:rPr>
              <w:del w:id="1124" w:author="The Si Tran" w:date="2012-12-11T21:24:00Z"/>
              <w:szCs w:val="26"/>
            </w:rPr>
          </w:rPrChange>
        </w:rPr>
      </w:pPr>
      <w:del w:id="1125" w:author="The Si Tran" w:date="2012-12-11T21:24:00Z">
        <w:r w:rsidRPr="0095710D" w:rsidDel="00CA2190">
          <w:rPr>
            <w:b/>
            <w:sz w:val="32"/>
            <w:szCs w:val="32"/>
            <w:rPrChange w:id="1126" w:author="The Si Tran" w:date="2012-12-12T13:54:00Z">
              <w:rPr>
                <w:b/>
                <w:szCs w:val="26"/>
              </w:rPr>
            </w:rPrChange>
          </w:rPr>
          <w:delText xml:space="preserve">Chương 7: </w:delText>
        </w:r>
        <w:r w:rsidRPr="0095710D" w:rsidDel="00CA2190">
          <w:rPr>
            <w:sz w:val="32"/>
            <w:szCs w:val="32"/>
            <w:rPrChange w:id="1127" w:author="The Si Tran" w:date="2012-12-12T13:54:00Z">
              <w:rPr>
                <w:szCs w:val="26"/>
              </w:rPr>
            </w:rPrChange>
          </w:rPr>
          <w:delText>Kết luận về kết quả đạt được và hướng phát triển tương lai.</w:delText>
        </w:r>
        <w:bookmarkStart w:id="1128" w:name="_Toc343083535"/>
        <w:bookmarkStart w:id="1129" w:name="_Toc343083749"/>
        <w:bookmarkStart w:id="1130" w:name="_Toc343083960"/>
        <w:bookmarkStart w:id="1131" w:name="_Toc343220719"/>
        <w:bookmarkStart w:id="1132" w:name="_Toc343232223"/>
        <w:bookmarkStart w:id="1133" w:name="_Toc343232636"/>
        <w:bookmarkStart w:id="1134" w:name="_Toc343232921"/>
        <w:bookmarkStart w:id="1135" w:name="_Toc343415426"/>
        <w:bookmarkEnd w:id="1128"/>
        <w:bookmarkEnd w:id="1129"/>
        <w:bookmarkEnd w:id="1130"/>
        <w:bookmarkEnd w:id="1131"/>
        <w:bookmarkEnd w:id="1132"/>
        <w:bookmarkEnd w:id="1133"/>
        <w:bookmarkEnd w:id="1134"/>
        <w:bookmarkEnd w:id="1135"/>
      </w:del>
    </w:p>
    <w:p w14:paraId="18B7CEB5" w14:textId="77777777" w:rsidR="00AA4819" w:rsidRPr="0095710D" w:rsidDel="00726875" w:rsidRDefault="00AA4819" w:rsidP="004D65BA">
      <w:pPr>
        <w:ind w:firstLine="720"/>
        <w:rPr>
          <w:del w:id="1136" w:author="The Si Tran" w:date="2012-12-12T07:57:00Z"/>
          <w:sz w:val="32"/>
          <w:szCs w:val="32"/>
          <w:rPrChange w:id="1137" w:author="The Si Tran" w:date="2012-12-12T13:54:00Z">
            <w:rPr>
              <w:del w:id="1138" w:author="The Si Tran" w:date="2012-12-12T07:57:00Z"/>
              <w:szCs w:val="26"/>
            </w:rPr>
          </w:rPrChange>
        </w:rPr>
      </w:pPr>
      <w:bookmarkStart w:id="1139" w:name="_Toc343083536"/>
      <w:bookmarkStart w:id="1140" w:name="_Toc343083750"/>
      <w:bookmarkStart w:id="1141" w:name="_Toc343083961"/>
      <w:bookmarkStart w:id="1142" w:name="_Toc343220720"/>
      <w:bookmarkStart w:id="1143" w:name="_Toc343232224"/>
      <w:bookmarkStart w:id="1144" w:name="_Toc343232637"/>
      <w:bookmarkStart w:id="1145" w:name="_Toc343232922"/>
      <w:bookmarkStart w:id="1146" w:name="_Toc343415427"/>
      <w:bookmarkEnd w:id="1139"/>
      <w:bookmarkEnd w:id="1140"/>
      <w:bookmarkEnd w:id="1141"/>
      <w:bookmarkEnd w:id="1142"/>
      <w:bookmarkEnd w:id="1143"/>
      <w:bookmarkEnd w:id="1144"/>
      <w:bookmarkEnd w:id="1145"/>
      <w:bookmarkEnd w:id="1146"/>
    </w:p>
    <w:p w14:paraId="5E81A452" w14:textId="77777777" w:rsidR="00AA4819" w:rsidRDefault="00AA4819" w:rsidP="00AA4819">
      <w:pPr>
        <w:pStyle w:val="Heading1"/>
        <w:rPr>
          <w:ins w:id="1147" w:author="The Si Tran" w:date="2012-12-16T09:42:00Z"/>
        </w:rPr>
      </w:pPr>
      <w:bookmarkStart w:id="1148" w:name="_Toc343415428"/>
      <w:r w:rsidRPr="0095710D">
        <w:t xml:space="preserve">: </w:t>
      </w:r>
      <w:del w:id="1149" w:author="The Si Tran" w:date="2012-12-12T13:53:00Z">
        <w:r w:rsidRPr="0095710D" w:rsidDel="007529B1">
          <w:delText>Chuỗi thời gian và các thành phần của chuỗi thời gian</w:delText>
        </w:r>
      </w:del>
      <w:ins w:id="1150" w:author="The Si Tran" w:date="2012-12-12T13:53:00Z">
        <w:r w:rsidR="007529B1" w:rsidRPr="0095710D">
          <w:rPr>
            <w:rPrChange w:id="1151" w:author="The Si Tran" w:date="2012-12-12T13:54:00Z">
              <w:rPr>
                <w:sz w:val="26"/>
                <w:szCs w:val="26"/>
              </w:rPr>
            </w:rPrChange>
          </w:rPr>
          <w:t xml:space="preserve">CHUỖI THỜI GIAN VÀ CÁC THÀNH PHẦN </w:t>
        </w:r>
      </w:ins>
      <w:ins w:id="1152" w:author="The Si Tran" w:date="2012-12-12T13:54:00Z">
        <w:r w:rsidR="007529B1" w:rsidRPr="0095710D">
          <w:rPr>
            <w:rPrChange w:id="1153" w:author="The Si Tran" w:date="2012-12-12T13:54:00Z">
              <w:rPr>
                <w:sz w:val="26"/>
                <w:szCs w:val="26"/>
              </w:rPr>
            </w:rPrChange>
          </w:rPr>
          <w:t xml:space="preserve">CỦA </w:t>
        </w:r>
      </w:ins>
      <w:ins w:id="1154" w:author="The Si Tran" w:date="2012-12-12T13:53:00Z">
        <w:r w:rsidR="007529B1" w:rsidRPr="0095710D">
          <w:rPr>
            <w:rPrChange w:id="1155" w:author="The Si Tran" w:date="2012-12-12T13:54:00Z">
              <w:rPr>
                <w:sz w:val="26"/>
                <w:szCs w:val="26"/>
              </w:rPr>
            </w:rPrChange>
          </w:rPr>
          <w:t>CHUỖI THỜI GIAN</w:t>
        </w:r>
      </w:ins>
      <w:bookmarkEnd w:id="1148"/>
    </w:p>
    <w:p w14:paraId="3E498819" w14:textId="7B24789D" w:rsidR="00E231FB" w:rsidRPr="00E231FB" w:rsidRDefault="00E231FB" w:rsidP="00E231FB">
      <w:pPr>
        <w:rPr>
          <w:rPrChange w:id="1156" w:author="The Si Tran" w:date="2012-12-16T09:42:00Z">
            <w:rPr/>
          </w:rPrChange>
        </w:rPr>
        <w:pPrChange w:id="1157" w:author="The Si Tran" w:date="2012-12-16T09:42:00Z">
          <w:pPr>
            <w:pStyle w:val="Heading1"/>
          </w:pPr>
        </w:pPrChange>
      </w:pPr>
      <w:ins w:id="1158"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 Mục đích là để người đọc nắm được tổng quan về chuỗi dữ liệu thời gian, thành phần của chuỗi thời gian,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159" w:author="The Si Tran" w:date="2012-12-05T23:02:00Z">
            <w:rPr/>
          </w:rPrChange>
        </w:rPr>
      </w:pPr>
      <w:bookmarkStart w:id="1160" w:name="_Toc343415429"/>
      <w:r w:rsidRPr="0049233F">
        <w:rPr>
          <w:sz w:val="26"/>
          <w:szCs w:val="26"/>
          <w:rPrChange w:id="1161" w:author="The Si Tran" w:date="2012-12-05T23:02:00Z">
            <w:rPr>
              <w:iCs w:val="0"/>
              <w:kern w:val="32"/>
              <w:sz w:val="32"/>
              <w:szCs w:val="32"/>
            </w:rPr>
          </w:rPrChange>
        </w:rPr>
        <w:t>Chuỗi thời gian</w:t>
      </w:r>
      <w:bookmarkEnd w:id="1160"/>
      <w:del w:id="1162" w:author="The Si Tran" w:date="2012-12-11T21:05:00Z">
        <w:r w:rsidRPr="0049233F" w:rsidDel="006C2050">
          <w:rPr>
            <w:sz w:val="26"/>
            <w:szCs w:val="26"/>
            <w:rPrChange w:id="1163" w:author="The Si Tran" w:date="2012-12-05T23:02:00Z">
              <w:rPr>
                <w:iCs w:val="0"/>
                <w:kern w:val="32"/>
                <w:sz w:val="32"/>
                <w:szCs w:val="32"/>
              </w:rPr>
            </w:rPrChange>
          </w:rPr>
          <w:delText>:</w:delText>
        </w:r>
      </w:del>
    </w:p>
    <w:p w14:paraId="7693E365" w14:textId="77777777" w:rsidR="00024D6E" w:rsidRPr="0049233F" w:rsidRDefault="00387D5F">
      <w:pPr>
        <w:rPr>
          <w:rPrChange w:id="1164" w:author="The Si Tran" w:date="2012-12-05T23:02:00Z">
            <w:rPr>
              <w:sz w:val="28"/>
              <w:szCs w:val="28"/>
            </w:rPr>
          </w:rPrChange>
        </w:rPr>
        <w:pPrChange w:id="1165" w:author="The Si Tran" w:date="2012-12-14T07:21:00Z">
          <w:pPr>
            <w:ind w:firstLine="720"/>
          </w:pPr>
        </w:pPrChange>
      </w:pPr>
      <w:r w:rsidRPr="0049233F">
        <w:rPr>
          <w:rPrChange w:id="1166" w:author="The Si Tran" w:date="2012-12-05T23:02:00Z">
            <w:rPr>
              <w:rFonts w:cs="Arial"/>
              <w:b/>
              <w:bCs/>
              <w:kern w:val="32"/>
              <w:sz w:val="28"/>
              <w:szCs w:val="28"/>
            </w:rPr>
          </w:rPrChange>
        </w:rPr>
        <w:t xml:space="preserve">Dữ liệu chuỗi thời gian </w:t>
      </w:r>
      <w:r w:rsidR="00024D6E" w:rsidRPr="0049233F">
        <w:rPr>
          <w:rPrChange w:id="1167"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7777777" w:rsidR="00024D6E" w:rsidRPr="0049233F" w:rsidDel="00011A74" w:rsidRDefault="00024D6E">
      <w:pPr>
        <w:rPr>
          <w:del w:id="1168" w:author="The Si Tran" w:date="2012-12-14T07:21:00Z"/>
          <w:rPrChange w:id="1169" w:author="The Si Tran" w:date="2012-12-05T23:02:00Z">
            <w:rPr>
              <w:del w:id="1170" w:author="The Si Tran" w:date="2012-12-14T07:21:00Z"/>
              <w:sz w:val="28"/>
              <w:szCs w:val="28"/>
            </w:rPr>
          </w:rPrChange>
        </w:rPr>
        <w:pPrChange w:id="1171" w:author="The Si Tran" w:date="2012-12-14T07:21:00Z">
          <w:pPr>
            <w:ind w:firstLine="720"/>
          </w:pPr>
        </w:pPrChange>
      </w:pPr>
      <w:del w:id="1172" w:author="The Si Tran" w:date="2012-12-14T04:19:00Z">
        <w:r w:rsidRPr="0049233F" w:rsidDel="00454557">
          <w:rPr>
            <w:rPrChange w:id="1173" w:author="The Si Tran" w:date="2012-12-05T23:02:00Z">
              <w:rPr>
                <w:rFonts w:cs="Arial"/>
                <w:b/>
                <w:bCs/>
                <w:kern w:val="32"/>
                <w:sz w:val="28"/>
                <w:szCs w:val="28"/>
              </w:rPr>
            </w:rPrChange>
          </w:rPr>
          <w:tab/>
        </w:r>
      </w:del>
      <w:r w:rsidRPr="0049233F">
        <w:rPr>
          <w:rPrChange w:id="1174" w:author="The Si Tran" w:date="2012-12-05T23:02:00Z">
            <w:rPr>
              <w:rFonts w:cs="Arial"/>
              <w:b/>
              <w:bCs/>
              <w:kern w:val="32"/>
              <w:sz w:val="28"/>
              <w:szCs w:val="28"/>
            </w:rPr>
          </w:rPrChange>
        </w:rPr>
        <w:t xml:space="preserve">Ta </w:t>
      </w:r>
      <w:r w:rsidR="005C2C13" w:rsidRPr="0049233F">
        <w:rPr>
          <w:rPrChange w:id="1175" w:author="The Si Tran" w:date="2012-12-05T23:02:00Z">
            <w:rPr>
              <w:rFonts w:cs="Arial"/>
              <w:b/>
              <w:bCs/>
              <w:kern w:val="32"/>
              <w:sz w:val="28"/>
              <w:szCs w:val="28"/>
            </w:rPr>
          </w:rPrChange>
        </w:rPr>
        <w:t xml:space="preserve">thường </w:t>
      </w:r>
      <w:r w:rsidRPr="0049233F">
        <w:rPr>
          <w:rPrChange w:id="1176" w:author="The Si Tran" w:date="2012-12-05T23:02:00Z">
            <w:rPr>
              <w:rFonts w:cs="Arial"/>
              <w:b/>
              <w:bCs/>
              <w:kern w:val="32"/>
              <w:sz w:val="28"/>
              <w:szCs w:val="28"/>
            </w:rPr>
          </w:rPrChange>
        </w:rPr>
        <w:t xml:space="preserve">ký kiệu chuỗi thời gian là </w:t>
      </w:r>
      <w:ins w:id="1177"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78" w:author="The Si Tran" w:date="2012-12-06T03:50:00Z">
        <w:r w:rsidRPr="0049233F" w:rsidDel="00C16A39">
          <w:rPr>
            <w:rPrChange w:id="1179" w:author="The Si Tran" w:date="2012-12-05T23:02:00Z">
              <w:rPr>
                <w:rFonts w:cs="Arial"/>
                <w:b/>
                <w:bCs/>
                <w:kern w:val="32"/>
                <w:sz w:val="28"/>
                <w:szCs w:val="28"/>
              </w:rPr>
            </w:rPrChange>
          </w:rPr>
          <w:delText>{X</w:delText>
        </w:r>
        <w:r w:rsidRPr="0049233F" w:rsidDel="00C16A39">
          <w:rPr>
            <w:vertAlign w:val="subscript"/>
            <w:rPrChange w:id="1180" w:author="The Si Tran" w:date="2012-12-05T23:02:00Z">
              <w:rPr>
                <w:rFonts w:cs="Arial"/>
                <w:b/>
                <w:bCs/>
                <w:kern w:val="32"/>
                <w:sz w:val="28"/>
                <w:szCs w:val="28"/>
                <w:vertAlign w:val="subscript"/>
              </w:rPr>
            </w:rPrChange>
          </w:rPr>
          <w:delText>t</w:delText>
        </w:r>
        <w:r w:rsidRPr="0049233F" w:rsidDel="00C16A39">
          <w:rPr>
            <w:rPrChange w:id="1181" w:author="The Si Tran" w:date="2012-12-05T23:02:00Z">
              <w:rPr>
                <w:rFonts w:cs="Arial"/>
                <w:b/>
                <w:bCs/>
                <w:kern w:val="32"/>
                <w:sz w:val="28"/>
                <w:szCs w:val="28"/>
              </w:rPr>
            </w:rPrChange>
          </w:rPr>
          <w:delText>}</w:delText>
        </w:r>
      </w:del>
      <w:r w:rsidRPr="0049233F">
        <w:rPr>
          <w:rPrChange w:id="1182" w:author="The Si Tran" w:date="2012-12-05T23:02:00Z">
            <w:rPr>
              <w:rFonts w:cs="Arial"/>
              <w:b/>
              <w:bCs/>
              <w:kern w:val="32"/>
              <w:sz w:val="28"/>
              <w:szCs w:val="28"/>
            </w:rPr>
          </w:rPrChange>
        </w:rPr>
        <w:t xml:space="preserve"> với </w:t>
      </w:r>
      <w:ins w:id="1183" w:author="The Si Tran" w:date="2012-12-06T03:50:00Z">
        <m:oMath>
          <m:r>
            <w:rPr>
              <w:rFonts w:ascii="Cambria Math" w:hAnsi="Cambria Math"/>
            </w:rPr>
            <m:t>t</m:t>
          </m:r>
        </m:oMath>
      </w:ins>
      <w:del w:id="1184" w:author="The Si Tran" w:date="2012-12-06T03:50:00Z">
        <w:r w:rsidRPr="0049233F" w:rsidDel="00C16A39">
          <w:rPr>
            <w:rPrChange w:id="1185" w:author="The Si Tran" w:date="2012-12-05T23:02:00Z">
              <w:rPr>
                <w:rFonts w:cs="Arial"/>
                <w:b/>
                <w:bCs/>
                <w:kern w:val="32"/>
                <w:sz w:val="28"/>
                <w:szCs w:val="28"/>
              </w:rPr>
            </w:rPrChange>
          </w:rPr>
          <w:delText>t</w:delText>
        </w:r>
      </w:del>
      <w:r w:rsidRPr="0049233F">
        <w:rPr>
          <w:rPrChange w:id="1186" w:author="The Si Tran" w:date="2012-12-05T23:02:00Z">
            <w:rPr>
              <w:rFonts w:cs="Arial"/>
              <w:b/>
              <w:bCs/>
              <w:kern w:val="32"/>
              <w:sz w:val="28"/>
              <w:szCs w:val="28"/>
            </w:rPr>
          </w:rPrChange>
        </w:rPr>
        <w:t xml:space="preserve"> là các số tự nhiên. </w:t>
      </w:r>
      <m:oMath>
        <m:sSub>
          <m:sSubPr>
            <m:ctrlPr>
              <w:ins w:id="1187" w:author="The Si Tran" w:date="2012-12-06T03:50:00Z">
                <w:rPr>
                  <w:rFonts w:ascii="Cambria Math" w:hAnsi="Cambria Math"/>
                  <w:i/>
                </w:rPr>
              </w:ins>
            </m:ctrlPr>
          </m:sSubPr>
          <m:e>
            <w:ins w:id="1188" w:author="The Si Tran" w:date="2012-12-06T03:50:00Z">
              <m:r>
                <w:rPr>
                  <w:rFonts w:ascii="Cambria Math" w:hAnsi="Cambria Math"/>
                </w:rPr>
                <m:t>X</m:t>
              </m:r>
            </w:ins>
          </m:e>
          <m:sub>
            <w:ins w:id="1189" w:author="The Si Tran" w:date="2012-12-06T03:50:00Z">
              <m:r>
                <w:rPr>
                  <w:rFonts w:ascii="Cambria Math" w:hAnsi="Cambria Math"/>
                </w:rPr>
                <m:t>t</m:t>
              </m:r>
            </w:ins>
          </m:sub>
        </m:sSub>
      </m:oMath>
      <w:ins w:id="1190" w:author="The Si Tran" w:date="2012-12-06T03:50:00Z">
        <w:r w:rsidR="00C16A39">
          <w:t xml:space="preserve"> </w:t>
        </w:r>
      </w:ins>
      <w:del w:id="1191" w:author="The Si Tran" w:date="2012-12-06T03:50:00Z">
        <w:r w:rsidRPr="0049233F" w:rsidDel="00C16A39">
          <w:rPr>
            <w:rPrChange w:id="1192" w:author="The Si Tran" w:date="2012-12-05T23:02:00Z">
              <w:rPr>
                <w:rFonts w:cs="Arial"/>
                <w:b/>
                <w:bCs/>
                <w:kern w:val="32"/>
                <w:sz w:val="28"/>
                <w:szCs w:val="28"/>
              </w:rPr>
            </w:rPrChange>
          </w:rPr>
          <w:delText>X</w:delText>
        </w:r>
        <w:r w:rsidRPr="0049233F" w:rsidDel="00C16A39">
          <w:rPr>
            <w:vertAlign w:val="subscript"/>
            <w:rPrChange w:id="1193" w:author="The Si Tran" w:date="2012-12-05T23:02:00Z">
              <w:rPr>
                <w:rFonts w:cs="Arial"/>
                <w:b/>
                <w:bCs/>
                <w:kern w:val="32"/>
                <w:sz w:val="28"/>
                <w:szCs w:val="28"/>
                <w:vertAlign w:val="subscript"/>
              </w:rPr>
            </w:rPrChange>
          </w:rPr>
          <w:delText>t</w:delText>
        </w:r>
        <w:r w:rsidRPr="0049233F" w:rsidDel="00C16A39">
          <w:rPr>
            <w:rPrChange w:id="1194" w:author="The Si Tran" w:date="2012-12-05T23:02:00Z">
              <w:rPr>
                <w:rFonts w:cs="Arial"/>
                <w:b/>
                <w:bCs/>
                <w:kern w:val="32"/>
                <w:sz w:val="28"/>
                <w:szCs w:val="28"/>
              </w:rPr>
            </w:rPrChange>
          </w:rPr>
          <w:delText xml:space="preserve"> </w:delText>
        </w:r>
      </w:del>
      <w:r w:rsidRPr="0049233F">
        <w:rPr>
          <w:rPrChange w:id="1195" w:author="The Si Tran" w:date="2012-12-05T23:02:00Z">
            <w:rPr>
              <w:rFonts w:cs="Arial"/>
              <w:b/>
              <w:bCs/>
              <w:kern w:val="32"/>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rPrChange w:id="1196" w:author="The Si Tran" w:date="2012-12-05T23:02:00Z">
            <w:rPr>
              <w:rFonts w:cs="Arial"/>
              <w:b/>
              <w:bCs/>
              <w:kern w:val="32"/>
              <w:sz w:val="28"/>
              <w:szCs w:val="28"/>
            </w:rPr>
          </w:rPrChange>
        </w:rPr>
        <w:t xml:space="preserve">hàng không </w:t>
      </w:r>
      <w:r w:rsidRPr="0049233F">
        <w:rPr>
          <w:rPrChange w:id="1197" w:author="The Si Tran" w:date="2012-12-05T23:02:00Z">
            <w:rPr>
              <w:rFonts w:cs="Arial"/>
              <w:b/>
              <w:bCs/>
              <w:kern w:val="32"/>
              <w:sz w:val="28"/>
              <w:szCs w:val="28"/>
            </w:rPr>
          </w:rPrChange>
        </w:rPr>
        <w:t>Pan Am</w:t>
      </w:r>
      <w:r w:rsidR="005C2C13" w:rsidRPr="0049233F">
        <w:rPr>
          <w:rPrChange w:id="1198"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199" w:author="The Si Tran" w:date="2012-12-05T23:02:00Z">
            <w:rPr>
              <w:sz w:val="28"/>
              <w:szCs w:val="28"/>
            </w:rPr>
          </w:rPrChange>
        </w:rPr>
      </w:pPr>
    </w:p>
    <w:p w14:paraId="5045DE3A" w14:textId="77777777" w:rsidR="009526E2" w:rsidRPr="009531AA" w:rsidRDefault="00024D6E">
      <w:pPr>
        <w:rPr>
          <w:szCs w:val="26"/>
          <w:rPrChange w:id="1200" w:author="The Si Tran" w:date="2012-12-11T23:14:00Z">
            <w:rPr>
              <w:sz w:val="28"/>
              <w:szCs w:val="28"/>
            </w:rPr>
          </w:rPrChange>
        </w:rPr>
      </w:pPr>
      <w:r w:rsidRPr="0049233F">
        <w:rPr>
          <w:noProof/>
          <w:szCs w:val="26"/>
          <w:rPrChange w:id="1201" w:author="Unknown">
            <w:rPr>
              <w:rFonts w:cs="Arial"/>
              <w:b/>
              <w:bCs/>
              <w:noProof/>
              <w:kern w:val="32"/>
              <w:sz w:val="28"/>
              <w:szCs w:val="28"/>
            </w:rPr>
          </w:rPrChange>
        </w:rPr>
        <w:drawing>
          <wp:inline distT="0" distB="0" distL="0" distR="0" wp14:anchorId="3BED6EB7" wp14:editId="1CB4E54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7B42A6" w:rsidDel="00011A74" w:rsidRDefault="00024D6E">
      <w:pPr>
        <w:pStyle w:val="Hinh"/>
        <w:jc w:val="center"/>
        <w:rPr>
          <w:del w:id="1202" w:author="The Si Tran" w:date="2012-12-14T07:21:00Z"/>
        </w:rPr>
        <w:pPrChange w:id="1203" w:author="The Si Tran" w:date="2012-12-11T23:14:00Z">
          <w:pPr>
            <w:pStyle w:val="Caption"/>
            <w:ind w:firstLine="540"/>
          </w:pPr>
        </w:pPrChange>
      </w:pPr>
      <w:bookmarkStart w:id="1204" w:name="_Toc312142075"/>
      <w:bookmarkStart w:id="1205" w:name="_Toc343029950"/>
      <w:bookmarkStart w:id="1206" w:name="_Toc343415590"/>
      <w:r w:rsidRPr="009531AA">
        <w:rPr>
          <w:b w:val="0"/>
          <w:bCs w:val="0"/>
          <w:rPrChange w:id="1207" w:author="The Si Tran" w:date="2012-12-11T23:13:00Z">
            <w:rPr>
              <w:b w:val="0"/>
              <w:bCs w:val="0"/>
              <w:sz w:val="28"/>
              <w:szCs w:val="28"/>
            </w:rPr>
          </w:rPrChange>
        </w:rPr>
        <w:t xml:space="preserve">Hình </w:t>
      </w:r>
      <w:del w:id="1208" w:author="The Si Tran" w:date="2012-12-11T23:15:00Z">
        <w:r w:rsidRPr="009531AA" w:rsidDel="005F761D">
          <w:rPr>
            <w:b w:val="0"/>
            <w:bCs w:val="0"/>
            <w:rPrChange w:id="1209" w:author="The Si Tran" w:date="2012-12-11T23:13:00Z">
              <w:rPr>
                <w:b w:val="0"/>
                <w:bCs w:val="0"/>
                <w:sz w:val="28"/>
                <w:szCs w:val="28"/>
              </w:rPr>
            </w:rPrChange>
          </w:rPr>
          <w:fldChar w:fldCharType="begin"/>
        </w:r>
        <w:r w:rsidRPr="009531AA" w:rsidDel="005F761D">
          <w:rPr>
            <w:b w:val="0"/>
            <w:bCs w:val="0"/>
            <w:rPrChange w:id="1210" w:author="The Si Tran" w:date="2012-12-11T23:13:00Z">
              <w:rPr>
                <w:b w:val="0"/>
                <w:bCs w:val="0"/>
                <w:sz w:val="28"/>
                <w:szCs w:val="28"/>
              </w:rPr>
            </w:rPrChange>
          </w:rPr>
          <w:delInstrText xml:space="preserve"> SEQ Hình \* ARABIC </w:delInstrText>
        </w:r>
        <w:r w:rsidRPr="009531AA" w:rsidDel="005F761D">
          <w:rPr>
            <w:b w:val="0"/>
            <w:bCs w:val="0"/>
            <w:rPrChange w:id="1211" w:author="The Si Tran" w:date="2012-12-11T23:13:00Z">
              <w:rPr>
                <w:b w:val="0"/>
                <w:bCs w:val="0"/>
                <w:sz w:val="28"/>
                <w:szCs w:val="28"/>
              </w:rPr>
            </w:rPrChange>
          </w:rPr>
          <w:fldChar w:fldCharType="separate"/>
        </w:r>
        <w:r w:rsidRPr="009531AA" w:rsidDel="005F761D">
          <w:rPr>
            <w:b w:val="0"/>
            <w:bCs w:val="0"/>
            <w:rPrChange w:id="1212" w:author="The Si Tran" w:date="2012-12-11T23:13:00Z">
              <w:rPr>
                <w:b w:val="0"/>
                <w:bCs w:val="0"/>
                <w:noProof/>
                <w:sz w:val="28"/>
                <w:szCs w:val="28"/>
              </w:rPr>
            </w:rPrChange>
          </w:rPr>
          <w:delText>1</w:delText>
        </w:r>
        <w:r w:rsidRPr="009531AA" w:rsidDel="005F761D">
          <w:rPr>
            <w:b w:val="0"/>
            <w:bCs w:val="0"/>
            <w:rPrChange w:id="1213" w:author="The Si Tran" w:date="2012-12-11T23:13:00Z">
              <w:rPr>
                <w:b w:val="0"/>
                <w:bCs w:val="0"/>
                <w:sz w:val="28"/>
                <w:szCs w:val="28"/>
              </w:rPr>
            </w:rPrChange>
          </w:rPr>
          <w:fldChar w:fldCharType="end"/>
        </w:r>
      </w:del>
      <w:ins w:id="1214" w:author="The Si Tran" w:date="2012-12-11T23:15:00Z">
        <w:r w:rsidR="005F761D">
          <w:t>2</w:t>
        </w:r>
      </w:ins>
      <w:ins w:id="1215" w:author="The Si Tran" w:date="2012-12-11T23:13:00Z">
        <w:r w:rsidR="00FD0D9E" w:rsidRPr="007B42A6">
          <w:t>.1</w:t>
        </w:r>
      </w:ins>
      <w:ins w:id="1216" w:author="The Si Tran" w:date="2012-12-14T04:07:00Z">
        <w:r w:rsidR="00C409EE">
          <w:t>:</w:t>
        </w:r>
      </w:ins>
      <w:r w:rsidRPr="00FD0D9E">
        <w:rPr>
          <w:b w:val="0"/>
          <w:bCs w:val="0"/>
          <w:rPrChange w:id="1217" w:author="The Si Tran" w:date="2012-12-11T23:12:00Z">
            <w:rPr>
              <w:b w:val="0"/>
              <w:bCs w:val="0"/>
              <w:sz w:val="28"/>
              <w:szCs w:val="28"/>
            </w:rPr>
          </w:rPrChange>
        </w:rPr>
        <w:t xml:space="preserve"> Số khách hàng đặt chỗ hàng tháng của hãng Pan Am</w:t>
      </w:r>
      <w:bookmarkEnd w:id="1204"/>
      <w:bookmarkEnd w:id="1205"/>
      <w:bookmarkEnd w:id="1206"/>
    </w:p>
    <w:p w14:paraId="6148F770" w14:textId="77777777" w:rsidR="00024D6E" w:rsidRPr="0049233F" w:rsidRDefault="00024D6E">
      <w:pPr>
        <w:pStyle w:val="Hinh"/>
        <w:jc w:val="center"/>
        <w:rPr>
          <w:rPrChange w:id="1218" w:author="The Si Tran" w:date="2012-12-05T23:02:00Z">
            <w:rPr>
              <w:sz w:val="28"/>
              <w:szCs w:val="28"/>
            </w:rPr>
          </w:rPrChange>
        </w:rPr>
        <w:pPrChange w:id="1219" w:author="The Si Tran" w:date="2012-12-14T07:21:00Z">
          <w:pPr/>
        </w:pPrChange>
      </w:pPr>
    </w:p>
    <w:p w14:paraId="47496638" w14:textId="77777777" w:rsidR="0080635D" w:rsidRPr="0049233F" w:rsidRDefault="0080635D">
      <w:pPr>
        <w:rPr>
          <w:rPrChange w:id="1220" w:author="The Si Tran" w:date="2012-12-05T23:02:00Z">
            <w:rPr>
              <w:sz w:val="28"/>
              <w:szCs w:val="28"/>
            </w:rPr>
          </w:rPrChange>
        </w:rPr>
        <w:pPrChange w:id="1221" w:author="The Si Tran" w:date="2012-12-14T07:21:00Z">
          <w:pPr>
            <w:ind w:firstLine="720"/>
          </w:pPr>
        </w:pPrChange>
      </w:pPr>
      <w:del w:id="1222" w:author="The Si Tran" w:date="2012-12-14T04:19:00Z">
        <w:r w:rsidRPr="0049233F" w:rsidDel="00454557">
          <w:rPr>
            <w:rPrChange w:id="1223" w:author="The Si Tran" w:date="2012-12-05T23:02:00Z">
              <w:rPr>
                <w:b/>
                <w:bCs/>
                <w:sz w:val="28"/>
                <w:szCs w:val="28"/>
              </w:rPr>
            </w:rPrChange>
          </w:rPr>
          <w:lastRenderedPageBreak/>
          <w:tab/>
        </w:r>
      </w:del>
      <w:r w:rsidRPr="0049233F">
        <w:rPr>
          <w:rPrChange w:id="1224"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rPrChange w:id="1225" w:author="The Si Tran" w:date="2012-12-05T23:02:00Z">
            <w:rPr>
              <w:b/>
              <w:bCs/>
              <w:sz w:val="28"/>
              <w:szCs w:val="28"/>
            </w:rPr>
          </w:rPrChange>
        </w:rPr>
        <w:fldChar w:fldCharType="begin"/>
      </w:r>
      <w:r w:rsidR="00F518BC" w:rsidRPr="0049233F">
        <w:rPr>
          <w:rPrChange w:id="1226" w:author="The Si Tran" w:date="2012-12-05T23:02:00Z">
            <w:rPr>
              <w:b/>
              <w:bCs/>
              <w:sz w:val="28"/>
              <w:szCs w:val="28"/>
            </w:rPr>
          </w:rPrChange>
        </w:rPr>
        <w:instrText xml:space="preserve"> REF  Bussiness_forecasting_book </w:instrText>
      </w:r>
      <w:r w:rsidR="00E50A9B" w:rsidRPr="0049233F">
        <w:instrText xml:space="preserve"> \* MERGEFORMAT </w:instrText>
      </w:r>
      <w:del w:id="1227" w:author="The Si Tran" w:date="2012-12-12T14:11:00Z">
        <w:r w:rsidR="00F518BC" w:rsidRPr="0049233F">
          <w:rPr>
            <w:rPrChange w:id="1228" w:author="The Si Tran" w:date="2012-12-05T23:02:00Z">
              <w:rPr>
                <w:b/>
                <w:bCs/>
                <w:sz w:val="28"/>
                <w:szCs w:val="28"/>
              </w:rPr>
            </w:rPrChange>
          </w:rPr>
          <w:fldChar w:fldCharType="separate"/>
        </w:r>
        <w:r w:rsidR="00F518BC" w:rsidRPr="0049233F" w:rsidDel="009D276E">
          <w:rPr>
            <w:rPrChange w:id="1229" w:author="The Si Tran" w:date="2012-12-05T23:02:00Z">
              <w:rPr>
                <w:b/>
                <w:bCs/>
                <w:sz w:val="20"/>
                <w:szCs w:val="20"/>
              </w:rPr>
            </w:rPrChange>
          </w:rPr>
          <w:delText>[1]</w:delText>
        </w:r>
      </w:del>
      <w:r w:rsidR="00F518BC" w:rsidRPr="0049233F">
        <w:rPr>
          <w:rPrChange w:id="1230" w:author="The Si Tran" w:date="2012-12-05T23:02:00Z">
            <w:rPr>
              <w:b/>
              <w:bCs/>
              <w:sz w:val="28"/>
              <w:szCs w:val="28"/>
            </w:rPr>
          </w:rPrChange>
        </w:rPr>
        <w:fldChar w:fldCharType="end"/>
      </w:r>
    </w:p>
    <w:p w14:paraId="65E346B6" w14:textId="77777777" w:rsidR="001F017F" w:rsidRPr="006A5AA2" w:rsidRDefault="00F518BC">
      <w:pPr>
        <w:pStyle w:val="ListParagraph"/>
        <w:numPr>
          <w:ilvl w:val="0"/>
          <w:numId w:val="47"/>
        </w:numPr>
        <w:spacing w:line="360" w:lineRule="auto"/>
        <w:ind w:left="720"/>
        <w:jc w:val="both"/>
        <w:rPr>
          <w:rFonts w:ascii="Times New Roman" w:hAnsi="Times New Roman"/>
          <w:sz w:val="26"/>
          <w:szCs w:val="26"/>
          <w:rPrChange w:id="1231" w:author="The Si Tran" w:date="2012-12-14T04:05:00Z">
            <w:rPr>
              <w:sz w:val="28"/>
              <w:szCs w:val="28"/>
            </w:rPr>
          </w:rPrChange>
        </w:rPr>
        <w:pPrChange w:id="1232" w:author="The Si Tran" w:date="2012-12-14T04:20:00Z">
          <w:pPr>
            <w:pStyle w:val="ListParagraph"/>
            <w:numPr>
              <w:numId w:val="12"/>
            </w:numPr>
            <w:ind w:left="900" w:hanging="360"/>
          </w:pPr>
        </w:pPrChange>
      </w:pPr>
      <w:r w:rsidRPr="006A5AA2">
        <w:rPr>
          <w:rFonts w:ascii="Times New Roman" w:hAnsi="Times New Roman"/>
          <w:sz w:val="26"/>
          <w:szCs w:val="26"/>
          <w:rPrChange w:id="1233" w:author="The Si Tran" w:date="2012-12-14T04:05:00Z">
            <w:rPr>
              <w:rFonts w:ascii="Times New Roman" w:eastAsiaTheme="minorHAnsi" w:hAnsi="Times New Roman"/>
              <w:b/>
              <w:bCs/>
              <w:sz w:val="28"/>
              <w:szCs w:val="28"/>
            </w:rPr>
          </w:rPrChange>
        </w:rPr>
        <w:t>Thành phần</w:t>
      </w:r>
      <w:r w:rsidR="001F017F" w:rsidRPr="006A5AA2">
        <w:rPr>
          <w:rFonts w:ascii="Times New Roman" w:hAnsi="Times New Roman"/>
          <w:sz w:val="26"/>
          <w:szCs w:val="26"/>
          <w:rPrChange w:id="1234" w:author="The Si Tran" w:date="2012-12-14T04:05:00Z">
            <w:rPr>
              <w:rFonts w:ascii="Times New Roman" w:eastAsiaTheme="minorHAnsi" w:hAnsi="Times New Roman"/>
              <w:b/>
              <w:bCs/>
              <w:sz w:val="28"/>
              <w:szCs w:val="28"/>
            </w:rPr>
          </w:rPrChange>
        </w:rPr>
        <w:t xml:space="preserve"> xu hướ</w:t>
      </w:r>
      <w:r w:rsidRPr="006A5AA2">
        <w:rPr>
          <w:rFonts w:ascii="Times New Roman" w:hAnsi="Times New Roman"/>
          <w:sz w:val="26"/>
          <w:szCs w:val="26"/>
          <w:rPrChange w:id="1235" w:author="The Si Tran" w:date="2012-12-14T04:05:00Z">
            <w:rPr>
              <w:rFonts w:ascii="Times New Roman" w:eastAsiaTheme="minorHAnsi" w:hAnsi="Times New Roman"/>
              <w:b/>
              <w:bCs/>
              <w:sz w:val="28"/>
              <w:szCs w:val="28"/>
            </w:rPr>
          </w:rPrChange>
        </w:rPr>
        <w:t>ng (trend)</w:t>
      </w:r>
      <w:r w:rsidR="001F017F" w:rsidRPr="006A5AA2">
        <w:rPr>
          <w:rFonts w:ascii="Times New Roman" w:hAnsi="Times New Roman"/>
          <w:sz w:val="26"/>
          <w:szCs w:val="26"/>
          <w:rPrChange w:id="1236" w:author="The Si Tran" w:date="2012-12-14T04:05:00Z">
            <w:rPr>
              <w:rFonts w:ascii="Times New Roman" w:eastAsiaTheme="minorHAnsi" w:hAnsi="Times New Roman"/>
              <w:b/>
              <w:bCs/>
              <w:sz w:val="28"/>
              <w:szCs w:val="28"/>
            </w:rPr>
          </w:rPrChange>
        </w:rPr>
        <w:t>: chuỗi dữ liệu quan sát tăng hoặc giảm trong suốt thời đoạn quan sát</w:t>
      </w:r>
      <w:r w:rsidR="00962369" w:rsidRPr="006A5AA2">
        <w:rPr>
          <w:rFonts w:ascii="Times New Roman" w:hAnsi="Times New Roman"/>
          <w:sz w:val="26"/>
          <w:szCs w:val="26"/>
          <w:rPrChange w:id="1237" w:author="The Si Tran" w:date="2012-12-14T04:05:00Z">
            <w:rPr>
              <w:rFonts w:ascii="Times New Roman" w:eastAsiaTheme="minorHAnsi" w:hAnsi="Times New Roman"/>
              <w:b/>
              <w:bCs/>
              <w:sz w:val="28"/>
              <w:szCs w:val="28"/>
            </w:rPr>
          </w:rPrChange>
        </w:rPr>
        <w:t>. Đây là thành phần dài hạn (long term)</w:t>
      </w:r>
      <w:r w:rsidR="001F017F" w:rsidRPr="006A5AA2">
        <w:rPr>
          <w:rFonts w:ascii="Times New Roman" w:hAnsi="Times New Roman"/>
          <w:sz w:val="26"/>
          <w:szCs w:val="26"/>
          <w:rPrChange w:id="1238" w:author="The Si Tran" w:date="2012-12-14T04:05:00Z">
            <w:rPr>
              <w:rFonts w:ascii="Times New Roman" w:eastAsiaTheme="minorHAnsi" w:hAnsi="Times New Roman"/>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pPr>
        <w:pStyle w:val="ListParagraph"/>
        <w:numPr>
          <w:ilvl w:val="0"/>
          <w:numId w:val="47"/>
        </w:numPr>
        <w:spacing w:line="360" w:lineRule="auto"/>
        <w:ind w:left="720"/>
        <w:jc w:val="both"/>
        <w:rPr>
          <w:rFonts w:ascii="Times New Roman" w:hAnsi="Times New Roman"/>
          <w:sz w:val="26"/>
          <w:szCs w:val="26"/>
          <w:rPrChange w:id="1239" w:author="The Si Tran" w:date="2012-12-14T04:05:00Z">
            <w:rPr>
              <w:sz w:val="28"/>
              <w:szCs w:val="28"/>
            </w:rPr>
          </w:rPrChange>
        </w:rPr>
        <w:pPrChange w:id="1240" w:author="The Si Tran" w:date="2012-12-14T04:20:00Z">
          <w:pPr>
            <w:pStyle w:val="ListParagraph"/>
            <w:numPr>
              <w:numId w:val="12"/>
            </w:numPr>
            <w:ind w:left="900" w:hanging="360"/>
          </w:pPr>
        </w:pPrChange>
      </w:pPr>
      <w:r w:rsidRPr="006A5AA2">
        <w:rPr>
          <w:rFonts w:ascii="Times New Roman" w:hAnsi="Times New Roman"/>
          <w:sz w:val="26"/>
          <w:szCs w:val="26"/>
          <w:rPrChange w:id="1241" w:author="The Si Tran" w:date="2012-12-14T04:05:00Z">
            <w:rPr>
              <w:rFonts w:ascii="Times New Roman" w:eastAsiaTheme="minorHAnsi" w:hAnsi="Times New Roman"/>
              <w:b/>
              <w:bCs/>
              <w:sz w:val="28"/>
              <w:szCs w:val="28"/>
            </w:rPr>
          </w:rPrChange>
        </w:rPr>
        <w:t>Thành phần</w:t>
      </w:r>
      <w:r w:rsidR="001F017F" w:rsidRPr="006A5AA2">
        <w:rPr>
          <w:rFonts w:ascii="Times New Roman" w:hAnsi="Times New Roman"/>
          <w:sz w:val="26"/>
          <w:szCs w:val="26"/>
          <w:rPrChange w:id="1242" w:author="The Si Tran" w:date="2012-12-14T04:05:00Z">
            <w:rPr>
              <w:rFonts w:ascii="Times New Roman" w:eastAsiaTheme="minorHAnsi" w:hAnsi="Times New Roman"/>
              <w:b/>
              <w:bCs/>
              <w:sz w:val="28"/>
              <w:szCs w:val="28"/>
            </w:rPr>
          </w:rPrChange>
        </w:rPr>
        <w:t xml:space="preserve"> </w:t>
      </w:r>
      <w:r w:rsidRPr="006A5AA2">
        <w:rPr>
          <w:rFonts w:ascii="Times New Roman" w:hAnsi="Times New Roman"/>
          <w:sz w:val="26"/>
          <w:szCs w:val="26"/>
          <w:rPrChange w:id="1243" w:author="The Si Tran" w:date="2012-12-14T04:05:00Z">
            <w:rPr>
              <w:rFonts w:ascii="Times New Roman" w:eastAsiaTheme="minorHAnsi" w:hAnsi="Times New Roman"/>
              <w:b/>
              <w:bCs/>
              <w:sz w:val="28"/>
              <w:szCs w:val="28"/>
            </w:rPr>
          </w:rPrChange>
        </w:rPr>
        <w:t>c</w:t>
      </w:r>
      <w:r w:rsidR="00F7259F" w:rsidRPr="006A5AA2">
        <w:rPr>
          <w:rFonts w:ascii="Times New Roman" w:hAnsi="Times New Roman"/>
          <w:sz w:val="26"/>
          <w:szCs w:val="26"/>
          <w:rPrChange w:id="1244" w:author="The Si Tran" w:date="2012-12-14T04:05:00Z">
            <w:rPr>
              <w:rFonts w:ascii="Times New Roman" w:eastAsiaTheme="minorHAnsi" w:hAnsi="Times New Roman"/>
              <w:b/>
              <w:bCs/>
              <w:sz w:val="28"/>
              <w:szCs w:val="28"/>
            </w:rPr>
          </w:rPrChange>
        </w:rPr>
        <w:t>hu k</w:t>
      </w:r>
      <w:ins w:id="1245" w:author="The Si Tran" w:date="2012-12-14T04:02:00Z">
        <w:r w:rsidR="00C17C95" w:rsidRPr="006A5AA2">
          <w:rPr>
            <w:rFonts w:ascii="Times New Roman" w:hAnsi="Times New Roman"/>
            <w:sz w:val="26"/>
            <w:szCs w:val="26"/>
            <w:rPrChange w:id="1246" w:author="The Si Tran" w:date="2012-12-14T04:05:00Z">
              <w:rPr/>
            </w:rPrChange>
          </w:rPr>
          <w:t>ỳ</w:t>
        </w:r>
      </w:ins>
      <w:del w:id="1247" w:author="The Si Tran" w:date="2012-12-14T04:02:00Z">
        <w:r w:rsidR="00F7259F" w:rsidRPr="006A5AA2" w:rsidDel="00C17C95">
          <w:rPr>
            <w:rFonts w:ascii="Times New Roman" w:hAnsi="Times New Roman"/>
            <w:sz w:val="26"/>
            <w:szCs w:val="26"/>
            <w:rPrChange w:id="1248" w:author="The Si Tran" w:date="2012-12-14T04:05:00Z">
              <w:rPr>
                <w:rFonts w:ascii="Times New Roman" w:eastAsiaTheme="minorHAnsi" w:hAnsi="Times New Roman"/>
                <w:b/>
                <w:bCs/>
                <w:sz w:val="28"/>
                <w:szCs w:val="28"/>
              </w:rPr>
            </w:rPrChange>
          </w:rPr>
          <w:delText>ì</w:delText>
        </w:r>
      </w:del>
      <w:r w:rsidR="00F7259F" w:rsidRPr="006A5AA2">
        <w:rPr>
          <w:rFonts w:ascii="Times New Roman" w:hAnsi="Times New Roman"/>
          <w:sz w:val="26"/>
          <w:szCs w:val="26"/>
          <w:rPrChange w:id="1249" w:author="The Si Tran" w:date="2012-12-14T04:05:00Z">
            <w:rPr>
              <w:rFonts w:ascii="Times New Roman" w:eastAsiaTheme="minorHAnsi" w:hAnsi="Times New Roman"/>
              <w:b/>
              <w:bCs/>
              <w:sz w:val="28"/>
              <w:szCs w:val="28"/>
            </w:rPr>
          </w:rPrChange>
        </w:rPr>
        <w:t xml:space="preserve"> (cyclical)</w:t>
      </w:r>
      <w:r w:rsidR="008E2CA2" w:rsidRPr="006A5AA2">
        <w:rPr>
          <w:rFonts w:ascii="Times New Roman" w:hAnsi="Times New Roman"/>
          <w:sz w:val="26"/>
          <w:szCs w:val="26"/>
          <w:rPrChange w:id="1250" w:author="The Si Tran" w:date="2012-12-14T04:05:00Z">
            <w:rPr>
              <w:rFonts w:ascii="Times New Roman" w:eastAsiaTheme="minorHAnsi" w:hAnsi="Times New Roman"/>
              <w:b/>
              <w:bCs/>
              <w:sz w:val="28"/>
              <w:szCs w:val="28"/>
            </w:rPr>
          </w:rPrChange>
        </w:rPr>
        <w:t>: những giá trị quan sát tăng lên, hoặc giảm xuống trong những khoảng thời gian khác nhau.Thành phần chu kì thường có dao động dạ</w:t>
      </w:r>
      <w:r w:rsidRPr="006A5AA2">
        <w:rPr>
          <w:rFonts w:ascii="Times New Roman" w:hAnsi="Times New Roman"/>
          <w:sz w:val="26"/>
          <w:szCs w:val="26"/>
          <w:rPrChange w:id="1251" w:author="The Si Tran" w:date="2012-12-14T04:05:00Z">
            <w:rPr>
              <w:rFonts w:ascii="Times New Roman" w:eastAsiaTheme="minorHAnsi" w:hAnsi="Times New Roman"/>
              <w:b/>
              <w:bCs/>
              <w:sz w:val="28"/>
              <w:szCs w:val="28"/>
            </w:rPr>
          </w:rPrChange>
        </w:rPr>
        <w:t>ng só</w:t>
      </w:r>
      <w:r w:rsidR="008E2CA2" w:rsidRPr="006A5AA2">
        <w:rPr>
          <w:rFonts w:ascii="Times New Roman" w:hAnsi="Times New Roman"/>
          <w:sz w:val="26"/>
          <w:szCs w:val="26"/>
          <w:rPrChange w:id="1252" w:author="The Si Tran" w:date="2012-12-14T04:05:00Z">
            <w:rPr>
              <w:rFonts w:ascii="Times New Roman" w:eastAsiaTheme="minorHAnsi" w:hAnsi="Times New Roman"/>
              <w:b/>
              <w:bCs/>
              <w:sz w:val="28"/>
              <w:szCs w:val="28"/>
            </w:rPr>
          </w:rPrChange>
        </w:rPr>
        <w:t>ng quanh trục xu hướng. Thường xuất hiện bởi sự gia tăng hoặc thu hẹp trong kinh tế.</w:t>
      </w:r>
    </w:p>
    <w:p w14:paraId="7486DEC1" w14:textId="77777777" w:rsidR="00C130E5" w:rsidRPr="006A5AA2" w:rsidRDefault="00C130E5">
      <w:pPr>
        <w:pStyle w:val="ListParagraph"/>
        <w:numPr>
          <w:ilvl w:val="0"/>
          <w:numId w:val="47"/>
        </w:numPr>
        <w:spacing w:line="360" w:lineRule="auto"/>
        <w:ind w:left="720"/>
        <w:jc w:val="both"/>
        <w:rPr>
          <w:ins w:id="1253" w:author="The Si Tran" w:date="2012-12-14T04:04:00Z"/>
          <w:rFonts w:ascii="Times New Roman" w:hAnsi="Times New Roman"/>
          <w:sz w:val="26"/>
          <w:szCs w:val="26"/>
          <w:rPrChange w:id="1254" w:author="The Si Tran" w:date="2012-12-14T04:05:00Z">
            <w:rPr>
              <w:ins w:id="1255" w:author="The Si Tran" w:date="2012-12-14T04:04:00Z"/>
            </w:rPr>
          </w:rPrChange>
        </w:rPr>
        <w:pPrChange w:id="1256" w:author="The Si Tran" w:date="2012-12-14T04:20:00Z">
          <w:pPr>
            <w:pStyle w:val="ListParagraph"/>
            <w:numPr>
              <w:numId w:val="12"/>
            </w:numPr>
            <w:ind w:left="900" w:hanging="360"/>
          </w:pPr>
        </w:pPrChange>
      </w:pPr>
      <w:r w:rsidRPr="006A5AA2">
        <w:rPr>
          <w:rFonts w:ascii="Times New Roman" w:hAnsi="Times New Roman"/>
          <w:sz w:val="26"/>
          <w:szCs w:val="26"/>
          <w:rPrChange w:id="1257" w:author="The Si Tran" w:date="2012-12-14T04:05:00Z">
            <w:rPr>
              <w:rFonts w:ascii="Times New Roman" w:eastAsiaTheme="minorHAnsi" w:hAnsi="Times New Roman"/>
              <w:b/>
              <w:bCs/>
              <w:sz w:val="28"/>
              <w:szCs w:val="28"/>
            </w:rPr>
          </w:rPrChange>
        </w:rPr>
        <w:t>T</w:t>
      </w:r>
      <w:r w:rsidR="00F518BC" w:rsidRPr="006A5AA2">
        <w:rPr>
          <w:rFonts w:ascii="Times New Roman" w:hAnsi="Times New Roman"/>
          <w:sz w:val="26"/>
          <w:szCs w:val="26"/>
          <w:rPrChange w:id="1258" w:author="The Si Tran" w:date="2012-12-14T04:05:00Z">
            <w:rPr>
              <w:rFonts w:ascii="Times New Roman" w:eastAsiaTheme="minorHAnsi" w:hAnsi="Times New Roman"/>
              <w:b/>
              <w:bCs/>
              <w:sz w:val="28"/>
              <w:szCs w:val="28"/>
            </w:rPr>
          </w:rPrChange>
        </w:rPr>
        <w:t>hành phần</w:t>
      </w:r>
      <w:r w:rsidRPr="006A5AA2">
        <w:rPr>
          <w:rFonts w:ascii="Times New Roman" w:hAnsi="Times New Roman"/>
          <w:sz w:val="26"/>
          <w:szCs w:val="26"/>
          <w:rPrChange w:id="1259" w:author="The Si Tran" w:date="2012-12-14T04:05:00Z">
            <w:rPr>
              <w:rFonts w:ascii="Times New Roman" w:eastAsiaTheme="minorHAnsi" w:hAnsi="Times New Roman"/>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Fonts w:ascii="Times New Roman" w:hAnsi="Times New Roman"/>
          <w:sz w:val="26"/>
          <w:szCs w:val="26"/>
          <w:rPrChange w:id="1260" w:author="The Si Tran" w:date="2012-12-14T04:05:00Z">
            <w:rPr>
              <w:rFonts w:ascii="Times New Roman" w:eastAsiaTheme="minorHAnsi" w:hAnsi="Times New Roman"/>
              <w:b/>
              <w:bCs/>
              <w:sz w:val="28"/>
              <w:szCs w:val="28"/>
            </w:rPr>
          </w:rPrChange>
        </w:rPr>
        <w:t xml:space="preserve"> </w:t>
      </w:r>
      <w:r w:rsidRPr="006A5AA2">
        <w:rPr>
          <w:rFonts w:ascii="Times New Roman" w:hAnsi="Times New Roman"/>
          <w:sz w:val="26"/>
          <w:szCs w:val="26"/>
          <w:rPrChange w:id="1261" w:author="The Si Tran" w:date="2012-12-14T04:05:00Z">
            <w:rPr>
              <w:rFonts w:ascii="Times New Roman" w:eastAsiaTheme="minorHAnsi" w:hAnsi="Times New Roman"/>
              <w:b/>
              <w:bCs/>
              <w:sz w:val="28"/>
              <w:szCs w:val="28"/>
            </w:rPr>
          </w:rPrChange>
        </w:rPr>
        <w:t xml:space="preserve">… Ví dụ: nhu cầu mua sắm dụng cụ học tập thường cao trong giai đoạn tháng 8, tháng 9 hằng năm. </w:t>
      </w:r>
      <w:r w:rsidR="00213AA5" w:rsidRPr="006A5AA2">
        <w:rPr>
          <w:rFonts w:ascii="Times New Roman" w:hAnsi="Times New Roman"/>
          <w:sz w:val="26"/>
          <w:szCs w:val="26"/>
          <w:rPrChange w:id="1262" w:author="The Si Tran" w:date="2012-12-14T04:05:00Z">
            <w:rPr>
              <w:rFonts w:ascii="Times New Roman" w:eastAsiaTheme="minorHAnsi" w:hAnsi="Times New Roman"/>
              <w:b/>
              <w:bCs/>
              <w:sz w:val="28"/>
              <w:szCs w:val="28"/>
            </w:rPr>
          </w:rPrChange>
        </w:rPr>
        <w:t xml:space="preserve"> Tính mùa thường phản ánh điều kiện thời tiết,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63" w:author="The Si Tran" w:date="2012-12-14T04:04:00Z"/>
          <w:rFonts w:ascii="Times New Roman" w:hAnsi="Times New Roman"/>
          <w:sz w:val="26"/>
          <w:szCs w:val="26"/>
          <w:rPrChange w:id="1264" w:author="The Si Tran" w:date="2012-12-14T07:22:00Z">
            <w:rPr>
              <w:del w:id="1265" w:author="The Si Tran" w:date="2012-12-14T04:04:00Z"/>
              <w:sz w:val="28"/>
              <w:szCs w:val="28"/>
            </w:rPr>
          </w:rPrChange>
        </w:rPr>
        <w:pPrChange w:id="1266" w:author="The Si Tran" w:date="2012-12-14T07:22:00Z">
          <w:pPr>
            <w:pStyle w:val="ListParagraph"/>
            <w:numPr>
              <w:numId w:val="12"/>
            </w:numPr>
            <w:ind w:left="900" w:hanging="360"/>
          </w:pPr>
        </w:pPrChange>
      </w:pPr>
    </w:p>
    <w:p w14:paraId="640F0035" w14:textId="77777777" w:rsidR="00F518BC" w:rsidRPr="00011A74" w:rsidDel="00C17C95" w:rsidRDefault="00F518BC">
      <w:pPr>
        <w:pStyle w:val="ListParagraph"/>
        <w:numPr>
          <w:ilvl w:val="0"/>
          <w:numId w:val="47"/>
        </w:numPr>
        <w:spacing w:after="0" w:line="360" w:lineRule="auto"/>
        <w:ind w:left="720"/>
        <w:jc w:val="both"/>
        <w:rPr>
          <w:del w:id="1267" w:author="The Si Tran" w:date="2012-12-14T04:02:00Z"/>
          <w:rFonts w:ascii="Times New Roman" w:hAnsi="Times New Roman"/>
          <w:sz w:val="26"/>
          <w:szCs w:val="26"/>
          <w:rPrChange w:id="1268" w:author="The Si Tran" w:date="2012-12-14T07:22:00Z">
            <w:rPr>
              <w:del w:id="1269" w:author="The Si Tran" w:date="2012-12-14T04:02:00Z"/>
              <w:sz w:val="28"/>
              <w:szCs w:val="28"/>
            </w:rPr>
          </w:rPrChange>
        </w:rPr>
        <w:pPrChange w:id="1270" w:author="The Si Tran" w:date="2012-12-14T07:22:00Z">
          <w:pPr>
            <w:pStyle w:val="ListParagraph"/>
            <w:numPr>
              <w:numId w:val="12"/>
            </w:numPr>
            <w:ind w:left="900" w:hanging="360"/>
          </w:pPr>
        </w:pPrChange>
      </w:pPr>
      <w:r w:rsidRPr="00011A74">
        <w:rPr>
          <w:rFonts w:ascii="Times New Roman" w:hAnsi="Times New Roman"/>
          <w:sz w:val="26"/>
          <w:szCs w:val="26"/>
          <w:rPrChange w:id="1271" w:author="The Si Tran" w:date="2012-12-14T07:22:00Z">
            <w:rPr>
              <w:b/>
              <w:bCs/>
              <w:sz w:val="28"/>
              <w:szCs w:val="28"/>
            </w:rPr>
          </w:rPrChange>
        </w:rPr>
        <w:t>Thành phần bất qui tắc: Là thành phần thể hiện sự biến đổi ngẫu nhiên không thể đoán được của chuỗi thời gian.</w:t>
      </w:r>
    </w:p>
    <w:p w14:paraId="2E87CC4B" w14:textId="77777777" w:rsidR="00F518BC" w:rsidRPr="00C17C95" w:rsidDel="00C17C95" w:rsidRDefault="00F518BC">
      <w:pPr>
        <w:pStyle w:val="ListParagraph"/>
        <w:spacing w:line="360" w:lineRule="auto"/>
        <w:rPr>
          <w:del w:id="1272" w:author="The Si Tran" w:date="2012-12-14T04:02:00Z"/>
          <w:rPrChange w:id="1273" w:author="The Si Tran" w:date="2012-12-14T04:02:00Z">
            <w:rPr>
              <w:del w:id="1274" w:author="The Si Tran" w:date="2012-12-14T04:02:00Z"/>
              <w:sz w:val="28"/>
              <w:szCs w:val="28"/>
            </w:rPr>
          </w:rPrChange>
        </w:rPr>
        <w:pPrChange w:id="1275" w:author="The Si Tran" w:date="2012-12-14T04:20:00Z">
          <w:pPr>
            <w:pStyle w:val="ListParagraph"/>
            <w:ind w:left="900"/>
          </w:pPr>
        </w:pPrChange>
      </w:pPr>
    </w:p>
    <w:p w14:paraId="2AB52753" w14:textId="77777777" w:rsidR="00024D6E" w:rsidRPr="0049233F" w:rsidDel="00BC6984" w:rsidRDefault="00F518BC">
      <w:pPr>
        <w:pStyle w:val="ListParagraph"/>
        <w:numPr>
          <w:ilvl w:val="0"/>
          <w:numId w:val="49"/>
        </w:numPr>
        <w:spacing w:line="360" w:lineRule="auto"/>
        <w:rPr>
          <w:rPrChange w:id="1276" w:author="The Si Tran" w:date="2012-12-05T23:02:00Z">
            <w:rPr>
              <w:sz w:val="28"/>
              <w:szCs w:val="28"/>
            </w:rPr>
          </w:rPrChange>
        </w:rPr>
        <w:pPrChange w:id="1277" w:author="The Si Tran" w:date="2012-12-14T04:20:00Z">
          <w:pPr>
            <w:ind w:firstLine="540"/>
          </w:pPr>
        </w:pPrChange>
      </w:pPr>
      <w:moveFromRangeStart w:id="1278" w:author="The Si Tran" w:date="2012-12-12T08:07:00Z" w:name="move343062963"/>
      <w:moveFrom w:id="1279" w:author="The Si Tran" w:date="2012-12-12T08:07:00Z">
        <w:r w:rsidRPr="0049233F" w:rsidDel="00BC6984">
          <w:rPr>
            <w:rPrChange w:id="1280" w:author="The Si Tran" w:date="2012-12-05T23:02:00Z">
              <w:rPr>
                <w:b/>
                <w:bCs/>
                <w:sz w:val="28"/>
                <w:szCs w:val="28"/>
              </w:rPr>
            </w:rPrChange>
          </w:rPr>
          <w:t>Trong quá trình nghiên cứu chuỗi thời gian, ta nhận thấy rằng k</w:t>
        </w:r>
        <w:r w:rsidR="003D4E27" w:rsidRPr="0049233F" w:rsidDel="00BC6984">
          <w:rPr>
            <w:rPrChange w:id="1281" w:author="The Si Tran" w:date="2012-12-05T23:02:00Z">
              <w:rPr>
                <w:b/>
                <w:bCs/>
                <w:sz w:val="28"/>
                <w:szCs w:val="28"/>
              </w:rPr>
            </w:rPrChange>
          </w:rPr>
          <w:t xml:space="preserve">hi </w:t>
        </w:r>
        <w:r w:rsidRPr="0049233F" w:rsidDel="00BC6984">
          <w:rPr>
            <w:rPrChange w:id="1282" w:author="The Si Tran" w:date="2012-12-05T23:02:00Z">
              <w:rPr>
                <w:b/>
                <w:bCs/>
                <w:sz w:val="28"/>
                <w:szCs w:val="28"/>
              </w:rPr>
            </w:rPrChange>
          </w:rPr>
          <w:t>một</w:t>
        </w:r>
        <w:r w:rsidR="003D4E27" w:rsidRPr="0049233F" w:rsidDel="00BC6984">
          <w:rPr>
            <w:rPrChange w:id="1283" w:author="The Si Tran" w:date="2012-12-05T23:02:00Z">
              <w:rPr>
                <w:b/>
                <w:bCs/>
                <w:sz w:val="28"/>
                <w:szCs w:val="28"/>
              </w:rPr>
            </w:rPrChange>
          </w:rPr>
          <w:t xml:space="preserve"> biến được g</w:t>
        </w:r>
        <w:r w:rsidR="00F361D0" w:rsidRPr="0049233F" w:rsidDel="00BC6984">
          <w:rPr>
            <w:rPrChange w:id="1284" w:author="The Si Tran" w:date="2012-12-05T23:02:00Z">
              <w:rPr>
                <w:b/>
                <w:bCs/>
                <w:sz w:val="28"/>
                <w:szCs w:val="28"/>
              </w:rPr>
            </w:rPrChange>
          </w:rPr>
          <w:t xml:space="preserve">hi nhận giá </w:t>
        </w:r>
        <w:r w:rsidRPr="0049233F" w:rsidDel="00BC6984">
          <w:rPr>
            <w:rPrChange w:id="1285" w:author="The Si Tran" w:date="2012-12-05T23:02:00Z">
              <w:rPr>
                <w:b/>
                <w:bCs/>
                <w:sz w:val="28"/>
                <w:szCs w:val="28"/>
              </w:rPr>
            </w:rPrChange>
          </w:rPr>
          <w:t xml:space="preserve">trị theo thời gian, </w:t>
        </w:r>
        <w:r w:rsidR="006D18A1" w:rsidRPr="0049233F" w:rsidDel="00BC6984">
          <w:rPr>
            <w:rPrChange w:id="1286"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287" w:author="The Si Tran" w:date="2012-12-05T23:02:00Z">
              <w:rPr>
                <w:b/>
                <w:bCs/>
                <w:sz w:val="28"/>
                <w:szCs w:val="28"/>
              </w:rPr>
            </w:rPrChange>
          </w:rPr>
          <w:t>này</w:t>
        </w:r>
        <w:r w:rsidR="006D18A1" w:rsidRPr="0049233F" w:rsidDel="00BC6984">
          <w:rPr>
            <w:rPrChange w:id="1288" w:author="The Si Tran" w:date="2012-12-05T23:02:00Z">
              <w:rPr>
                <w:b/>
                <w:bCs/>
                <w:sz w:val="28"/>
                <w:szCs w:val="28"/>
              </w:rPr>
            </w:rPrChange>
          </w:rPr>
          <w:t>, ta sử dụng hệ số tự tương quan (autocorrelation coefficient).</w:t>
        </w:r>
      </w:moveFrom>
    </w:p>
    <w:moveFromRangeEnd w:id="1278"/>
    <w:p w14:paraId="02B258F9" w14:textId="77777777" w:rsidR="00024D6E" w:rsidRPr="0049233F" w:rsidDel="000E6941" w:rsidRDefault="00024D6E" w:rsidP="00024D6E">
      <w:pPr>
        <w:rPr>
          <w:del w:id="1289" w:author="The Si Tran" w:date="2012-12-11T21:27:00Z"/>
          <w:szCs w:val="26"/>
          <w:rPrChange w:id="1290" w:author="The Si Tran" w:date="2012-12-05T23:02:00Z">
            <w:rPr>
              <w:del w:id="1291" w:author="The Si Tran" w:date="2012-12-11T21:27:00Z"/>
              <w:sz w:val="28"/>
              <w:szCs w:val="28"/>
            </w:rPr>
          </w:rPrChange>
        </w:rPr>
      </w:pPr>
      <w:del w:id="1292" w:author="The Si Tran" w:date="2012-12-11T21:27:00Z">
        <w:r w:rsidRPr="0049233F" w:rsidDel="000E6941">
          <w:rPr>
            <w:b/>
            <w:szCs w:val="26"/>
            <w:rPrChange w:id="1293" w:author="The Si Tran" w:date="2012-12-05T23:02:00Z">
              <w:rPr>
                <w:b/>
                <w:bCs/>
                <w:sz w:val="28"/>
                <w:szCs w:val="28"/>
              </w:rPr>
            </w:rPrChange>
          </w:rPr>
          <w:delText>Định nghĩa:</w:delText>
        </w:r>
        <w:r w:rsidRPr="0049233F" w:rsidDel="000E6941">
          <w:rPr>
            <w:szCs w:val="26"/>
            <w:rPrChange w:id="1294"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295" w:author="The Si Tran" w:date="2012-12-05T23:02:00Z">
              <w:rPr>
                <w:b/>
                <w:bCs/>
                <w:sz w:val="28"/>
                <w:szCs w:val="28"/>
              </w:rPr>
            </w:rPrChange>
          </w:rPr>
          <w:delText xml:space="preserve">độ trễ thời gian khác nhau </w:delText>
        </w:r>
        <w:r w:rsidR="00CD217B" w:rsidRPr="0049233F" w:rsidDel="000E6941">
          <w:rPr>
            <w:szCs w:val="26"/>
            <w:rPrChange w:id="1296" w:author="The Si Tran" w:date="2012-12-05T23:02:00Z">
              <w:rPr>
                <w:b/>
                <w:bCs/>
                <w:sz w:val="28"/>
                <w:szCs w:val="28"/>
              </w:rPr>
            </w:rPrChange>
          </w:rPr>
          <w:fldChar w:fldCharType="begin"/>
        </w:r>
        <w:r w:rsidR="00CD217B" w:rsidRPr="0049233F" w:rsidDel="000E6941">
          <w:rPr>
            <w:szCs w:val="26"/>
            <w:rPrChange w:id="1297"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298" w:author="The Si Tran" w:date="2012-12-05T23:02:00Z">
              <w:rPr>
                <w:b/>
                <w:bCs/>
                <w:sz w:val="28"/>
                <w:szCs w:val="28"/>
              </w:rPr>
            </w:rPrChange>
          </w:rPr>
          <w:fldChar w:fldCharType="separate"/>
        </w:r>
        <w:r w:rsidR="00CD217B" w:rsidRPr="0049233F" w:rsidDel="000E6941">
          <w:rPr>
            <w:szCs w:val="26"/>
            <w:rPrChange w:id="1299" w:author="The Si Tran" w:date="2012-12-05T23:02:00Z">
              <w:rPr>
                <w:b/>
                <w:bCs/>
                <w:sz w:val="20"/>
                <w:szCs w:val="20"/>
              </w:rPr>
            </w:rPrChange>
          </w:rPr>
          <w:delText>[1]</w:delText>
        </w:r>
        <w:r w:rsidR="00CD217B" w:rsidRPr="0049233F" w:rsidDel="000E6941">
          <w:rPr>
            <w:szCs w:val="26"/>
            <w:rPrChange w:id="1300" w:author="The Si Tran" w:date="2012-12-05T23:02:00Z">
              <w:rPr>
                <w:b/>
                <w:bCs/>
                <w:sz w:val="28"/>
                <w:szCs w:val="28"/>
              </w:rPr>
            </w:rPrChange>
          </w:rPr>
          <w:fldChar w:fldCharType="end"/>
        </w:r>
        <w:r w:rsidR="007A78B2" w:rsidRPr="0049233F" w:rsidDel="000E6941">
          <w:rPr>
            <w:szCs w:val="26"/>
            <w:rPrChange w:id="1301" w:author="The Si Tran" w:date="2012-12-05T23:02:00Z">
              <w:rPr>
                <w:b/>
                <w:bCs/>
                <w:sz w:val="28"/>
                <w:szCs w:val="28"/>
              </w:rPr>
            </w:rPrChange>
          </w:rPr>
          <w:delText>.</w:delText>
        </w:r>
        <w:bookmarkStart w:id="1302" w:name="_Toc343083539"/>
        <w:bookmarkStart w:id="1303" w:name="_Toc343083753"/>
        <w:bookmarkStart w:id="1304" w:name="_Toc343083964"/>
        <w:bookmarkStart w:id="1305" w:name="_Toc343220723"/>
        <w:bookmarkStart w:id="1306" w:name="_Toc343232227"/>
        <w:bookmarkStart w:id="1307" w:name="_Toc343232640"/>
        <w:bookmarkStart w:id="1308" w:name="_Toc343232925"/>
        <w:bookmarkStart w:id="1309" w:name="_Toc343415430"/>
        <w:bookmarkEnd w:id="1302"/>
        <w:bookmarkEnd w:id="1303"/>
        <w:bookmarkEnd w:id="1304"/>
        <w:bookmarkEnd w:id="1305"/>
        <w:bookmarkEnd w:id="1306"/>
        <w:bookmarkEnd w:id="1307"/>
        <w:bookmarkEnd w:id="1308"/>
        <w:bookmarkEnd w:id="1309"/>
      </w:del>
    </w:p>
    <w:p w14:paraId="0F0BF651" w14:textId="77777777" w:rsidR="00E50A9B" w:rsidRPr="0049233F" w:rsidDel="000E6941" w:rsidRDefault="00024D6E">
      <w:pPr>
        <w:ind w:left="720" w:firstLine="720"/>
        <w:rPr>
          <w:del w:id="1310" w:author="The Si Tran" w:date="2012-12-11T21:27:00Z"/>
          <w:szCs w:val="26"/>
          <w:rPrChange w:id="1311" w:author="The Si Tran" w:date="2012-12-05T23:02:00Z">
            <w:rPr>
              <w:del w:id="1312" w:author="The Si Tran" w:date="2012-12-11T21:27:00Z"/>
              <w:sz w:val="28"/>
              <w:szCs w:val="28"/>
            </w:rPr>
          </w:rPrChange>
        </w:rPr>
        <w:pPrChange w:id="1313" w:author="The Si Tran" w:date="2012-12-05T22:44:00Z">
          <w:pPr>
            <w:ind w:firstLine="540"/>
          </w:pPr>
        </w:pPrChange>
      </w:pPr>
      <w:del w:id="1314" w:author="The Si Tran" w:date="2012-12-11T21:27:00Z">
        <w:r w:rsidRPr="0049233F" w:rsidDel="000E6941">
          <w:rPr>
            <w:szCs w:val="26"/>
            <w:rPrChange w:id="1315" w:author="The Si Tran" w:date="2012-12-05T23:02:00Z">
              <w:rPr>
                <w:sz w:val="28"/>
                <w:szCs w:val="28"/>
              </w:rPr>
            </w:rPrChange>
          </w:rPr>
          <w:delText xml:space="preserve">Ta tính hê số tự tương quan của biến </w:delText>
        </w:r>
      </w:del>
      <w:del w:id="1316" w:author="The Si Tran" w:date="2012-12-05T22:46:00Z">
        <w:r w:rsidRPr="0049233F" w:rsidDel="00E9719E">
          <w:rPr>
            <w:szCs w:val="26"/>
            <w:rPrChange w:id="1317" w:author="The Si Tran" w:date="2012-12-05T23:02:00Z">
              <w:rPr>
                <w:sz w:val="28"/>
                <w:szCs w:val="28"/>
              </w:rPr>
            </w:rPrChange>
          </w:rPr>
          <w:delText>X</w:delText>
        </w:r>
        <w:r w:rsidRPr="0049233F" w:rsidDel="00E9719E">
          <w:rPr>
            <w:szCs w:val="26"/>
            <w:vertAlign w:val="subscript"/>
            <w:rPrChange w:id="1318" w:author="The Si Tran" w:date="2012-12-05T23:02:00Z">
              <w:rPr>
                <w:sz w:val="28"/>
                <w:szCs w:val="28"/>
                <w:vertAlign w:val="subscript"/>
              </w:rPr>
            </w:rPrChange>
          </w:rPr>
          <w:delText>t</w:delText>
        </w:r>
        <w:r w:rsidRPr="0049233F" w:rsidDel="00E9719E">
          <w:rPr>
            <w:szCs w:val="26"/>
            <w:rPrChange w:id="1319" w:author="The Si Tran" w:date="2012-12-05T23:02:00Z">
              <w:rPr>
                <w:sz w:val="28"/>
                <w:szCs w:val="28"/>
              </w:rPr>
            </w:rPrChange>
          </w:rPr>
          <w:delText xml:space="preserve"> </w:delText>
        </w:r>
      </w:del>
      <w:del w:id="1320" w:author="The Si Tran" w:date="2012-12-11T21:27:00Z">
        <w:r w:rsidRPr="0049233F" w:rsidDel="000E6941">
          <w:rPr>
            <w:szCs w:val="26"/>
            <w:rPrChange w:id="1321" w:author="The Si Tran" w:date="2012-12-05T23:02:00Z">
              <w:rPr>
                <w:sz w:val="28"/>
                <w:szCs w:val="28"/>
              </w:rPr>
            </w:rPrChange>
          </w:rPr>
          <w:delText xml:space="preserve">với độ trễ </w:delText>
        </w:r>
      </w:del>
      <w:del w:id="1322" w:author="The Si Tran" w:date="2012-12-06T20:06:00Z">
        <w:r w:rsidRPr="0049233F" w:rsidDel="00263465">
          <w:rPr>
            <w:szCs w:val="26"/>
            <w:rPrChange w:id="1323" w:author="The Si Tran" w:date="2012-12-05T23:02:00Z">
              <w:rPr>
                <w:sz w:val="28"/>
                <w:szCs w:val="28"/>
              </w:rPr>
            </w:rPrChange>
          </w:rPr>
          <w:delText>k</w:delText>
        </w:r>
      </w:del>
      <w:del w:id="1324" w:author="The Si Tran" w:date="2012-12-11T21:27:00Z">
        <w:r w:rsidRPr="0049233F" w:rsidDel="000E6941">
          <w:rPr>
            <w:szCs w:val="26"/>
            <w:rPrChange w:id="1325" w:author="The Si Tran" w:date="2012-12-05T23:02:00Z">
              <w:rPr>
                <w:sz w:val="28"/>
                <w:szCs w:val="28"/>
              </w:rPr>
            </w:rPrChange>
          </w:rPr>
          <w:delText xml:space="preserve"> theo công thức</w:delText>
        </w:r>
        <w:bookmarkStart w:id="1326" w:name="_Toc343083540"/>
        <w:bookmarkStart w:id="1327" w:name="_Toc343083754"/>
        <w:bookmarkStart w:id="1328" w:name="_Toc343083965"/>
        <w:bookmarkStart w:id="1329" w:name="_Toc343220724"/>
        <w:bookmarkStart w:id="1330" w:name="_Toc343232228"/>
        <w:bookmarkStart w:id="1331" w:name="_Toc343232641"/>
        <w:bookmarkStart w:id="1332" w:name="_Toc343232926"/>
        <w:bookmarkStart w:id="1333" w:name="_Toc343415431"/>
        <w:bookmarkEnd w:id="1326"/>
        <w:bookmarkEnd w:id="1327"/>
        <w:bookmarkEnd w:id="1328"/>
        <w:bookmarkEnd w:id="1329"/>
        <w:bookmarkEnd w:id="1330"/>
        <w:bookmarkEnd w:id="1331"/>
        <w:bookmarkEnd w:id="1332"/>
        <w:bookmarkEnd w:id="1333"/>
      </w:del>
    </w:p>
    <w:p w14:paraId="58F53B32" w14:textId="77777777" w:rsidR="00024D6E" w:rsidRPr="0049233F" w:rsidDel="00E9719E" w:rsidRDefault="00024D6E" w:rsidP="00024D6E">
      <w:pPr>
        <w:rPr>
          <w:del w:id="1334" w:author="The Si Tran" w:date="2012-12-05T22:45:00Z"/>
          <w:szCs w:val="26"/>
          <w:rPrChange w:id="1335" w:author="The Si Tran" w:date="2012-12-05T23:02:00Z">
            <w:rPr>
              <w:del w:id="1336" w:author="The Si Tran" w:date="2012-12-05T22:45:00Z"/>
              <w:sz w:val="28"/>
              <w:szCs w:val="28"/>
            </w:rPr>
          </w:rPrChange>
        </w:rPr>
      </w:pPr>
      <w:del w:id="1337" w:author="The Si Tran" w:date="2012-12-05T22:45:00Z">
        <w:r w:rsidRPr="0049233F" w:rsidDel="00E9719E">
          <w:rPr>
            <w:szCs w:val="26"/>
            <w:rPrChange w:id="1338" w:author="The Si Tran" w:date="2012-12-05T23:02:00Z">
              <w:rPr>
                <w:sz w:val="28"/>
                <w:szCs w:val="28"/>
              </w:rPr>
            </w:rPrChange>
          </w:rPr>
          <w:delText xml:space="preserve">          </w:delText>
        </w:r>
        <w:r w:rsidRPr="00082976" w:rsidDel="00E9719E">
          <w:rPr>
            <w:position w:val="-34"/>
            <w:szCs w:val="26"/>
          </w:rPr>
          <w:object w:dxaOrig="2820" w:dyaOrig="720" w14:anchorId="5C9D6903">
            <v:shape id="_x0000_i1025" type="#_x0000_t75" style="width:233.6pt;height:61.1pt" o:ole="">
              <v:imagedata r:id="rId12" o:title=""/>
            </v:shape>
            <o:OLEObject Type="Embed" ProgID="Equation.DSMT4" ShapeID="_x0000_i1025" DrawAspect="Content" ObjectID="_1417159024" r:id="rId13"/>
          </w:object>
        </w:r>
        <w:r w:rsidRPr="0049233F" w:rsidDel="00E9719E">
          <w:rPr>
            <w:szCs w:val="26"/>
            <w:rPrChange w:id="1339" w:author="The Si Tran" w:date="2012-12-05T23:02:00Z">
              <w:rPr>
                <w:sz w:val="28"/>
                <w:szCs w:val="28"/>
              </w:rPr>
            </w:rPrChange>
          </w:rPr>
          <w:delText xml:space="preserve">                 (2.1.1)</w:delText>
        </w:r>
        <w:bookmarkStart w:id="1340" w:name="_Toc343083541"/>
        <w:bookmarkStart w:id="1341" w:name="_Toc343083755"/>
        <w:bookmarkStart w:id="1342" w:name="_Toc343083966"/>
        <w:bookmarkStart w:id="1343" w:name="_Toc343220725"/>
        <w:bookmarkStart w:id="1344" w:name="_Toc343232229"/>
        <w:bookmarkStart w:id="1345" w:name="_Toc343232642"/>
        <w:bookmarkStart w:id="1346" w:name="_Toc343232927"/>
        <w:bookmarkStart w:id="1347" w:name="_Toc343415432"/>
        <w:bookmarkEnd w:id="1340"/>
        <w:bookmarkEnd w:id="1341"/>
        <w:bookmarkEnd w:id="1342"/>
        <w:bookmarkEnd w:id="1343"/>
        <w:bookmarkEnd w:id="1344"/>
        <w:bookmarkEnd w:id="1345"/>
        <w:bookmarkEnd w:id="1346"/>
        <w:bookmarkEnd w:id="1347"/>
      </w:del>
    </w:p>
    <w:p w14:paraId="52ECDFBB" w14:textId="77777777" w:rsidR="00024D6E" w:rsidRPr="0049233F" w:rsidDel="000E6941" w:rsidRDefault="00024D6E" w:rsidP="00024D6E">
      <w:pPr>
        <w:ind w:firstLine="540"/>
        <w:rPr>
          <w:del w:id="1348" w:author="The Si Tran" w:date="2012-12-11T21:27:00Z"/>
          <w:szCs w:val="26"/>
          <w:rPrChange w:id="1349" w:author="The Si Tran" w:date="2012-12-05T23:02:00Z">
            <w:rPr>
              <w:del w:id="1350" w:author="The Si Tran" w:date="2012-12-11T21:27:00Z"/>
              <w:sz w:val="28"/>
              <w:szCs w:val="28"/>
            </w:rPr>
          </w:rPrChange>
        </w:rPr>
      </w:pPr>
      <w:del w:id="1351" w:author="The Si Tran" w:date="2012-12-11T21:27:00Z">
        <w:r w:rsidRPr="0049233F" w:rsidDel="000E6941">
          <w:rPr>
            <w:szCs w:val="26"/>
            <w:rPrChange w:id="1352" w:author="The Si Tran" w:date="2012-12-05T23:02:00Z">
              <w:rPr>
                <w:sz w:val="28"/>
                <w:szCs w:val="28"/>
              </w:rPr>
            </w:rPrChange>
          </w:rPr>
          <w:delText xml:space="preserve">Với </w:delText>
        </w:r>
        <w:bookmarkStart w:id="1353" w:name="_Toc343083542"/>
        <w:bookmarkStart w:id="1354" w:name="_Toc343083756"/>
        <w:bookmarkStart w:id="1355" w:name="_Toc343083967"/>
        <w:bookmarkStart w:id="1356" w:name="_Toc343220726"/>
        <w:bookmarkStart w:id="1357" w:name="_Toc343232230"/>
        <w:bookmarkStart w:id="1358" w:name="_Toc343232643"/>
        <w:bookmarkStart w:id="1359" w:name="_Toc343232928"/>
        <w:bookmarkStart w:id="1360" w:name="_Toc343415433"/>
        <w:bookmarkEnd w:id="1353"/>
        <w:bookmarkEnd w:id="1354"/>
        <w:bookmarkEnd w:id="1355"/>
        <w:bookmarkEnd w:id="1356"/>
        <w:bookmarkEnd w:id="1357"/>
        <w:bookmarkEnd w:id="1358"/>
        <w:bookmarkEnd w:id="1359"/>
        <w:bookmarkEnd w:id="1360"/>
      </w:del>
    </w:p>
    <w:p w14:paraId="644FD85B" w14:textId="77777777" w:rsidR="00024D6E" w:rsidRPr="0049233F" w:rsidDel="000E6941" w:rsidRDefault="00024D6E" w:rsidP="00024D6E">
      <w:pPr>
        <w:ind w:firstLine="720"/>
        <w:rPr>
          <w:del w:id="1361" w:author="The Si Tran" w:date="2012-12-11T21:27:00Z"/>
          <w:szCs w:val="26"/>
          <w:rPrChange w:id="1362" w:author="The Si Tran" w:date="2012-12-05T23:02:00Z">
            <w:rPr>
              <w:del w:id="1363" w:author="The Si Tran" w:date="2012-12-11T21:27:00Z"/>
              <w:sz w:val="28"/>
              <w:szCs w:val="28"/>
            </w:rPr>
          </w:rPrChange>
        </w:rPr>
      </w:pPr>
      <w:del w:id="1364" w:author="The Si Tran" w:date="2012-12-11T21:27:00Z">
        <w:r w:rsidRPr="0049233F" w:rsidDel="000E6941">
          <w:rPr>
            <w:szCs w:val="26"/>
            <w:rPrChange w:id="1365" w:author="The Si Tran" w:date="2012-12-05T23:02:00Z">
              <w:rPr>
                <w:sz w:val="28"/>
                <w:szCs w:val="28"/>
              </w:rPr>
            </w:rPrChange>
          </w:rPr>
          <w:delText>*</w:delText>
        </w:r>
      </w:del>
      <w:del w:id="1366" w:author="The Si Tran" w:date="2012-12-05T22:45:00Z">
        <w:r w:rsidRPr="00B312F5" w:rsidDel="00E9719E">
          <w:rPr>
            <w:i/>
            <w:position w:val="-12"/>
            <w:szCs w:val="26"/>
          </w:rPr>
          <w:object w:dxaOrig="300" w:dyaOrig="360" w14:anchorId="1DD27C92">
            <v:shape id="_x0000_i1026" type="#_x0000_t75" style="width:17.6pt;height:21.75pt" o:ole="">
              <v:imagedata r:id="rId14" o:title=""/>
            </v:shape>
            <o:OLEObject Type="Embed" ProgID="Equation.DSMT4" ShapeID="_x0000_i1026" DrawAspect="Content" ObjectID="_1417159025" r:id="rId15"/>
          </w:object>
        </w:r>
      </w:del>
      <w:del w:id="1367" w:author="The Si Tran" w:date="2012-12-11T21:27:00Z">
        <w:r w:rsidRPr="0049233F" w:rsidDel="000E6941">
          <w:rPr>
            <w:szCs w:val="26"/>
            <w:rPrChange w:id="1368" w:author="The Si Tran" w:date="2012-12-05T23:02:00Z">
              <w:rPr>
                <w:sz w:val="28"/>
                <w:szCs w:val="28"/>
              </w:rPr>
            </w:rPrChange>
          </w:rPr>
          <w:delText xml:space="preserve"> là hệ số tự tương quan của </w:delText>
        </w:r>
      </w:del>
      <w:del w:id="1369" w:author="The Si Tran" w:date="2012-12-05T22:47:00Z">
        <w:r w:rsidRPr="0049233F" w:rsidDel="00E9719E">
          <w:rPr>
            <w:szCs w:val="26"/>
            <w:rPrChange w:id="1370" w:author="The Si Tran" w:date="2012-12-05T23:02:00Z">
              <w:rPr>
                <w:sz w:val="28"/>
                <w:szCs w:val="28"/>
              </w:rPr>
            </w:rPrChange>
          </w:rPr>
          <w:delText>X</w:delText>
        </w:r>
      </w:del>
      <w:del w:id="1371" w:author="The Si Tran" w:date="2012-12-11T21:27:00Z">
        <w:r w:rsidRPr="0049233F" w:rsidDel="000E6941">
          <w:rPr>
            <w:szCs w:val="26"/>
            <w:rPrChange w:id="1372" w:author="The Si Tran" w:date="2012-12-05T23:02:00Z">
              <w:rPr>
                <w:sz w:val="28"/>
                <w:szCs w:val="28"/>
              </w:rPr>
            </w:rPrChange>
          </w:rPr>
          <w:delText xml:space="preserve"> ở độ trễ </w:delText>
        </w:r>
      </w:del>
      <w:del w:id="1373" w:author="The Si Tran" w:date="2012-12-06T20:06:00Z">
        <w:r w:rsidRPr="0049233F" w:rsidDel="00263465">
          <w:rPr>
            <w:szCs w:val="26"/>
            <w:rPrChange w:id="1374" w:author="The Si Tran" w:date="2012-12-05T23:02:00Z">
              <w:rPr>
                <w:sz w:val="28"/>
                <w:szCs w:val="28"/>
              </w:rPr>
            </w:rPrChange>
          </w:rPr>
          <w:delText>k</w:delText>
        </w:r>
      </w:del>
      <w:bookmarkStart w:id="1375" w:name="_Toc343083543"/>
      <w:bookmarkStart w:id="1376" w:name="_Toc343083757"/>
      <w:bookmarkStart w:id="1377" w:name="_Toc343083968"/>
      <w:bookmarkStart w:id="1378" w:name="_Toc343220727"/>
      <w:bookmarkStart w:id="1379" w:name="_Toc343232231"/>
      <w:bookmarkStart w:id="1380" w:name="_Toc343232644"/>
      <w:bookmarkStart w:id="1381" w:name="_Toc343232929"/>
      <w:bookmarkStart w:id="1382" w:name="_Toc343415434"/>
      <w:bookmarkEnd w:id="1375"/>
      <w:bookmarkEnd w:id="1376"/>
      <w:bookmarkEnd w:id="1377"/>
      <w:bookmarkEnd w:id="1378"/>
      <w:bookmarkEnd w:id="1379"/>
      <w:bookmarkEnd w:id="1380"/>
      <w:bookmarkEnd w:id="1381"/>
      <w:bookmarkEnd w:id="1382"/>
    </w:p>
    <w:p w14:paraId="662C0993" w14:textId="77777777" w:rsidR="00024D6E" w:rsidRPr="0049233F" w:rsidDel="000E6941" w:rsidRDefault="00024D6E" w:rsidP="00024D6E">
      <w:pPr>
        <w:ind w:firstLine="720"/>
        <w:rPr>
          <w:del w:id="1383" w:author="The Si Tran" w:date="2012-12-11T21:27:00Z"/>
          <w:szCs w:val="26"/>
          <w:rPrChange w:id="1384" w:author="The Si Tran" w:date="2012-12-05T23:02:00Z">
            <w:rPr>
              <w:del w:id="1385" w:author="The Si Tran" w:date="2012-12-11T21:27:00Z"/>
              <w:sz w:val="28"/>
              <w:szCs w:val="28"/>
            </w:rPr>
          </w:rPrChange>
        </w:rPr>
      </w:pPr>
      <w:del w:id="1386" w:author="The Si Tran" w:date="2012-12-11T21:27:00Z">
        <w:r w:rsidRPr="0049233F" w:rsidDel="000E6941">
          <w:rPr>
            <w:szCs w:val="26"/>
            <w:rPrChange w:id="1387" w:author="The Si Tran" w:date="2012-12-05T23:02:00Z">
              <w:rPr>
                <w:sz w:val="28"/>
                <w:szCs w:val="28"/>
              </w:rPr>
            </w:rPrChange>
          </w:rPr>
          <w:delText>*</w:delText>
        </w:r>
      </w:del>
      <w:del w:id="1388" w:author="The Si Tran" w:date="2012-12-05T22:46:00Z">
        <w:r w:rsidRPr="00082976" w:rsidDel="00E9719E">
          <w:rPr>
            <w:position w:val="-10"/>
            <w:szCs w:val="26"/>
          </w:rPr>
          <w:object w:dxaOrig="240" w:dyaOrig="260" w14:anchorId="2F01B6C5">
            <v:shape id="_x0000_i1027" type="#_x0000_t75" style="width:17.6pt;height:17.6pt" o:ole="">
              <v:imagedata r:id="rId16" o:title=""/>
            </v:shape>
            <o:OLEObject Type="Embed" ProgID="Equation.DSMT4" ShapeID="_x0000_i1027" DrawAspect="Content" ObjectID="_1417159026" r:id="rId17"/>
          </w:object>
        </w:r>
      </w:del>
      <w:del w:id="1389" w:author="The Si Tran" w:date="2012-12-11T21:27:00Z">
        <w:r w:rsidRPr="0049233F" w:rsidDel="000E6941">
          <w:rPr>
            <w:szCs w:val="26"/>
            <w:rPrChange w:id="1390" w:author="The Si Tran" w:date="2012-12-05T23:02:00Z">
              <w:rPr>
                <w:sz w:val="28"/>
                <w:szCs w:val="28"/>
              </w:rPr>
            </w:rPrChange>
          </w:rPr>
          <w:delText xml:space="preserve"> là trung bình của </w:delText>
        </w:r>
      </w:del>
      <w:del w:id="1391" w:author="The Si Tran" w:date="2012-12-05T22:47:00Z">
        <w:r w:rsidRPr="0049233F" w:rsidDel="00E9719E">
          <w:rPr>
            <w:szCs w:val="26"/>
            <w:rPrChange w:id="1392" w:author="The Si Tran" w:date="2012-12-05T23:02:00Z">
              <w:rPr>
                <w:sz w:val="28"/>
                <w:szCs w:val="28"/>
              </w:rPr>
            </w:rPrChange>
          </w:rPr>
          <w:delText>X</w:delText>
        </w:r>
        <w:r w:rsidRPr="0049233F" w:rsidDel="00E9719E">
          <w:rPr>
            <w:szCs w:val="26"/>
            <w:vertAlign w:val="subscript"/>
            <w:rPrChange w:id="1393" w:author="The Si Tran" w:date="2012-12-05T23:02:00Z">
              <w:rPr>
                <w:sz w:val="28"/>
                <w:szCs w:val="28"/>
                <w:vertAlign w:val="subscript"/>
              </w:rPr>
            </w:rPrChange>
          </w:rPr>
          <w:delText>t</w:delText>
        </w:r>
      </w:del>
      <w:bookmarkStart w:id="1394" w:name="_Toc343083544"/>
      <w:bookmarkStart w:id="1395" w:name="_Toc343083758"/>
      <w:bookmarkStart w:id="1396" w:name="_Toc343083969"/>
      <w:bookmarkStart w:id="1397" w:name="_Toc343220728"/>
      <w:bookmarkStart w:id="1398" w:name="_Toc343232232"/>
      <w:bookmarkStart w:id="1399" w:name="_Toc343232645"/>
      <w:bookmarkStart w:id="1400" w:name="_Toc343232930"/>
      <w:bookmarkStart w:id="1401" w:name="_Toc343415435"/>
      <w:bookmarkEnd w:id="1394"/>
      <w:bookmarkEnd w:id="1395"/>
      <w:bookmarkEnd w:id="1396"/>
      <w:bookmarkEnd w:id="1397"/>
      <w:bookmarkEnd w:id="1398"/>
      <w:bookmarkEnd w:id="1399"/>
      <w:bookmarkEnd w:id="1400"/>
      <w:bookmarkEnd w:id="1401"/>
    </w:p>
    <w:p w14:paraId="42784988" w14:textId="77777777" w:rsidR="00024D6E" w:rsidRPr="0049233F" w:rsidDel="000E6941" w:rsidRDefault="00024D6E" w:rsidP="00024D6E">
      <w:pPr>
        <w:ind w:firstLine="540"/>
        <w:rPr>
          <w:del w:id="1402" w:author="The Si Tran" w:date="2012-12-11T21:27:00Z"/>
          <w:szCs w:val="26"/>
          <w:rPrChange w:id="1403" w:author="The Si Tran" w:date="2012-12-05T23:02:00Z">
            <w:rPr>
              <w:del w:id="1404" w:author="The Si Tran" w:date="2012-12-11T21:27:00Z"/>
              <w:sz w:val="28"/>
              <w:szCs w:val="28"/>
            </w:rPr>
          </w:rPrChange>
        </w:rPr>
      </w:pPr>
      <w:del w:id="1405" w:author="The Si Tran" w:date="2012-12-11T21:27:00Z">
        <w:r w:rsidRPr="0049233F" w:rsidDel="000E6941">
          <w:rPr>
            <w:szCs w:val="26"/>
            <w:rPrChange w:id="1406" w:author="The Si Tran" w:date="2012-12-05T23:02:00Z">
              <w:rPr>
                <w:sz w:val="28"/>
                <w:szCs w:val="28"/>
              </w:rPr>
            </w:rPrChange>
          </w:rPr>
          <w:delText xml:space="preserve">Nếu </w:delText>
        </w:r>
      </w:del>
      <w:del w:id="1407" w:author="The Si Tran" w:date="2012-12-06T20:07:00Z">
        <w:r w:rsidRPr="00082976" w:rsidDel="00263465">
          <w:rPr>
            <w:position w:val="-12"/>
            <w:szCs w:val="26"/>
          </w:rPr>
          <w:object w:dxaOrig="300" w:dyaOrig="360" w14:anchorId="6FCD7336">
            <v:shape id="_x0000_i1028" type="#_x0000_t75" style="width:17.6pt;height:21.75pt" o:ole="">
              <v:imagedata r:id="rId14" o:title=""/>
            </v:shape>
            <o:OLEObject Type="Embed" ProgID="Equation.DSMT4" ShapeID="_x0000_i1028" DrawAspect="Content" ObjectID="_1417159027" r:id="rId18"/>
          </w:object>
        </w:r>
      </w:del>
      <w:del w:id="1408" w:author="The Si Tran" w:date="2012-12-11T21:27:00Z">
        <w:r w:rsidRPr="0049233F" w:rsidDel="000E6941">
          <w:rPr>
            <w:szCs w:val="26"/>
            <w:rPrChange w:id="1409" w:author="The Si Tran" w:date="2012-12-05T23:02:00Z">
              <w:rPr>
                <w:sz w:val="28"/>
                <w:szCs w:val="28"/>
              </w:rPr>
            </w:rPrChange>
          </w:rPr>
          <w:delText xml:space="preserve"> khác không thì giữa </w:delText>
        </w:r>
      </w:del>
      <w:del w:id="1410" w:author="The Si Tran" w:date="2012-12-05T22:47:00Z">
        <w:r w:rsidRPr="0049233F" w:rsidDel="00E9719E">
          <w:rPr>
            <w:szCs w:val="26"/>
            <w:rPrChange w:id="1411" w:author="The Si Tran" w:date="2012-12-05T23:02:00Z">
              <w:rPr>
                <w:sz w:val="28"/>
                <w:szCs w:val="28"/>
              </w:rPr>
            </w:rPrChange>
          </w:rPr>
          <w:delText>X</w:delText>
        </w:r>
        <w:r w:rsidRPr="0049233F" w:rsidDel="00E9719E">
          <w:rPr>
            <w:szCs w:val="26"/>
            <w:vertAlign w:val="subscript"/>
            <w:rPrChange w:id="1412" w:author="The Si Tran" w:date="2012-12-05T23:02:00Z">
              <w:rPr>
                <w:sz w:val="28"/>
                <w:szCs w:val="28"/>
                <w:vertAlign w:val="subscript"/>
              </w:rPr>
            </w:rPrChange>
          </w:rPr>
          <w:delText>t</w:delText>
        </w:r>
      </w:del>
      <w:del w:id="1413" w:author="The Si Tran" w:date="2012-12-11T21:27:00Z">
        <w:r w:rsidRPr="0049233F" w:rsidDel="000E6941">
          <w:rPr>
            <w:szCs w:val="26"/>
            <w:rPrChange w:id="1414" w:author="The Si Tran" w:date="2012-12-05T23:02:00Z">
              <w:rPr>
                <w:sz w:val="28"/>
                <w:szCs w:val="28"/>
              </w:rPr>
            </w:rPrChange>
          </w:rPr>
          <w:delText xml:space="preserve"> và </w:delText>
        </w:r>
      </w:del>
      <w:del w:id="1415" w:author="The Si Tran" w:date="2012-12-05T22:47:00Z">
        <w:r w:rsidRPr="0049233F" w:rsidDel="00E9719E">
          <w:rPr>
            <w:szCs w:val="26"/>
            <w:rPrChange w:id="1416" w:author="The Si Tran" w:date="2012-12-05T23:02:00Z">
              <w:rPr>
                <w:sz w:val="28"/>
                <w:szCs w:val="28"/>
              </w:rPr>
            </w:rPrChange>
          </w:rPr>
          <w:delText>X</w:delText>
        </w:r>
        <w:r w:rsidRPr="0049233F" w:rsidDel="00E9719E">
          <w:rPr>
            <w:szCs w:val="26"/>
            <w:vertAlign w:val="subscript"/>
            <w:rPrChange w:id="1417" w:author="The Si Tran" w:date="2012-12-05T23:02:00Z">
              <w:rPr>
                <w:sz w:val="28"/>
                <w:szCs w:val="28"/>
                <w:vertAlign w:val="subscript"/>
              </w:rPr>
            </w:rPrChange>
          </w:rPr>
          <w:delText>t+k</w:delText>
        </w:r>
        <w:r w:rsidRPr="0049233F" w:rsidDel="00E9719E">
          <w:rPr>
            <w:szCs w:val="26"/>
            <w:rPrChange w:id="1418" w:author="The Si Tran" w:date="2012-12-05T23:02:00Z">
              <w:rPr>
                <w:sz w:val="28"/>
                <w:szCs w:val="28"/>
              </w:rPr>
            </w:rPrChange>
          </w:rPr>
          <w:delText xml:space="preserve"> </w:delText>
        </w:r>
      </w:del>
      <w:del w:id="1419" w:author="The Si Tran" w:date="2012-12-11T21:27:00Z">
        <w:r w:rsidRPr="0049233F" w:rsidDel="000E6941">
          <w:rPr>
            <w:szCs w:val="26"/>
            <w:rPrChange w:id="1420" w:author="The Si Tran" w:date="2012-12-05T23:02:00Z">
              <w:rPr>
                <w:sz w:val="28"/>
                <w:szCs w:val="28"/>
              </w:rPr>
            </w:rPrChange>
          </w:rPr>
          <w:delText>có sự tương quan với nhau.</w:delText>
        </w:r>
        <w:bookmarkStart w:id="1421" w:name="_Toc343083545"/>
        <w:bookmarkStart w:id="1422" w:name="_Toc343083759"/>
        <w:bookmarkStart w:id="1423" w:name="_Toc343083970"/>
        <w:bookmarkStart w:id="1424" w:name="_Toc343220729"/>
        <w:bookmarkStart w:id="1425" w:name="_Toc343232233"/>
        <w:bookmarkStart w:id="1426" w:name="_Toc343232646"/>
        <w:bookmarkStart w:id="1427" w:name="_Toc343232931"/>
        <w:bookmarkStart w:id="1428" w:name="_Toc343415436"/>
        <w:bookmarkEnd w:id="1421"/>
        <w:bookmarkEnd w:id="1422"/>
        <w:bookmarkEnd w:id="1423"/>
        <w:bookmarkEnd w:id="1424"/>
        <w:bookmarkEnd w:id="1425"/>
        <w:bookmarkEnd w:id="1426"/>
        <w:bookmarkEnd w:id="1427"/>
        <w:bookmarkEnd w:id="1428"/>
      </w:del>
    </w:p>
    <w:p w14:paraId="1BA9CD49" w14:textId="77777777" w:rsidR="00024D6E" w:rsidRPr="0049233F" w:rsidDel="000E6941" w:rsidRDefault="00024D6E" w:rsidP="00024D6E">
      <w:pPr>
        <w:ind w:firstLine="540"/>
        <w:rPr>
          <w:del w:id="1429" w:author="The Si Tran" w:date="2012-12-11T21:27:00Z"/>
          <w:szCs w:val="26"/>
          <w:rPrChange w:id="1430" w:author="The Si Tran" w:date="2012-12-05T23:02:00Z">
            <w:rPr>
              <w:del w:id="1431" w:author="The Si Tran" w:date="2012-12-11T21:27:00Z"/>
              <w:sz w:val="28"/>
              <w:szCs w:val="28"/>
            </w:rPr>
          </w:rPrChange>
        </w:rPr>
      </w:pPr>
      <w:del w:id="1432" w:author="The Si Tran" w:date="2012-12-11T21:27:00Z">
        <w:r w:rsidRPr="0049233F" w:rsidDel="000E6941">
          <w:rPr>
            <w:szCs w:val="26"/>
            <w:rPrChange w:id="1433"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434" w:name="_Toc343083546"/>
        <w:bookmarkStart w:id="1435" w:name="_Toc343083760"/>
        <w:bookmarkStart w:id="1436" w:name="_Toc343083971"/>
        <w:bookmarkStart w:id="1437" w:name="_Toc343220730"/>
        <w:bookmarkStart w:id="1438" w:name="_Toc343232234"/>
        <w:bookmarkStart w:id="1439" w:name="_Toc343232647"/>
        <w:bookmarkStart w:id="1440" w:name="_Toc343232932"/>
        <w:bookmarkStart w:id="1441" w:name="_Toc343415437"/>
        <w:bookmarkEnd w:id="1434"/>
        <w:bookmarkEnd w:id="1435"/>
        <w:bookmarkEnd w:id="1436"/>
        <w:bookmarkEnd w:id="1437"/>
        <w:bookmarkEnd w:id="1438"/>
        <w:bookmarkEnd w:id="1439"/>
        <w:bookmarkEnd w:id="1440"/>
        <w:bookmarkEnd w:id="1441"/>
      </w:del>
    </w:p>
    <w:p w14:paraId="5C352C0E" w14:textId="77777777" w:rsidR="00024D6E" w:rsidRPr="0049233F" w:rsidDel="000E6941" w:rsidRDefault="00024D6E" w:rsidP="00024D6E">
      <w:pPr>
        <w:rPr>
          <w:del w:id="1442" w:author="The Si Tran" w:date="2012-12-11T21:27:00Z"/>
          <w:szCs w:val="26"/>
          <w:rPrChange w:id="1443" w:author="The Si Tran" w:date="2012-12-05T23:02:00Z">
            <w:rPr>
              <w:del w:id="1444" w:author="The Si Tran" w:date="2012-12-11T21:27:00Z"/>
              <w:sz w:val="28"/>
              <w:szCs w:val="28"/>
            </w:rPr>
          </w:rPrChange>
        </w:rPr>
      </w:pPr>
      <w:del w:id="1445" w:author="The Si Tran" w:date="2012-12-11T21:27:00Z">
        <w:r w:rsidRPr="0049233F" w:rsidDel="000E6941">
          <w:rPr>
            <w:b/>
            <w:szCs w:val="26"/>
            <w:rPrChange w:id="1446" w:author="The Si Tran" w:date="2012-12-05T23:02:00Z">
              <w:rPr>
                <w:b/>
                <w:sz w:val="28"/>
                <w:szCs w:val="28"/>
              </w:rPr>
            </w:rPrChange>
          </w:rPr>
          <w:delText>Định nghĩa:</w:delText>
        </w:r>
        <w:r w:rsidRPr="0049233F" w:rsidDel="000E6941">
          <w:rPr>
            <w:szCs w:val="26"/>
            <w:rPrChange w:id="1447" w:author="The Si Tran" w:date="2012-12-05T23:02:00Z">
              <w:rPr>
                <w:sz w:val="28"/>
                <w:szCs w:val="28"/>
              </w:rPr>
            </w:rPrChange>
          </w:rPr>
          <w:delText xml:space="preserve"> Hàm tự tương quan là một đồ thị biểu diễn các hệ số tự tương quan theo các độ trễ khác nhau [1].</w:delText>
        </w:r>
        <w:bookmarkStart w:id="1448" w:name="_Toc343083547"/>
        <w:bookmarkStart w:id="1449" w:name="_Toc343083761"/>
        <w:bookmarkStart w:id="1450" w:name="_Toc343083972"/>
        <w:bookmarkStart w:id="1451" w:name="_Toc343220731"/>
        <w:bookmarkStart w:id="1452" w:name="_Toc343232235"/>
        <w:bookmarkStart w:id="1453" w:name="_Toc343232648"/>
        <w:bookmarkStart w:id="1454" w:name="_Toc343232933"/>
        <w:bookmarkStart w:id="1455" w:name="_Toc343415438"/>
        <w:bookmarkEnd w:id="1448"/>
        <w:bookmarkEnd w:id="1449"/>
        <w:bookmarkEnd w:id="1450"/>
        <w:bookmarkEnd w:id="1451"/>
        <w:bookmarkEnd w:id="1452"/>
        <w:bookmarkEnd w:id="1453"/>
        <w:bookmarkEnd w:id="1454"/>
        <w:bookmarkEnd w:id="1455"/>
      </w:del>
    </w:p>
    <w:p w14:paraId="7EE7FA4F" w14:textId="77777777" w:rsidR="00024D6E" w:rsidRPr="0049233F" w:rsidDel="000E6941" w:rsidRDefault="00024D6E" w:rsidP="00CD217B">
      <w:pPr>
        <w:ind w:firstLine="540"/>
        <w:rPr>
          <w:del w:id="1456" w:author="The Si Tran" w:date="2012-12-11T21:27:00Z"/>
          <w:szCs w:val="26"/>
          <w:rPrChange w:id="1457" w:author="The Si Tran" w:date="2012-12-05T23:02:00Z">
            <w:rPr>
              <w:del w:id="1458" w:author="The Si Tran" w:date="2012-12-11T21:27:00Z"/>
              <w:sz w:val="28"/>
              <w:szCs w:val="28"/>
            </w:rPr>
          </w:rPrChange>
        </w:rPr>
      </w:pPr>
      <w:del w:id="1459" w:author="The Si Tran" w:date="2012-12-11T21:27:00Z">
        <w:r w:rsidRPr="0049233F" w:rsidDel="000E6941">
          <w:rPr>
            <w:szCs w:val="26"/>
            <w:rPrChange w:id="1460" w:author="The Si Tran" w:date="2012-12-05T23:02:00Z">
              <w:rPr>
                <w:sz w:val="28"/>
                <w:szCs w:val="28"/>
              </w:rPr>
            </w:rPrChange>
          </w:rPr>
          <w:delText>Hình 2 là một ví dụ về hàm tự tương quan.</w:delText>
        </w:r>
        <w:bookmarkStart w:id="1461" w:name="_Toc343083548"/>
        <w:bookmarkStart w:id="1462" w:name="_Toc343083762"/>
        <w:bookmarkStart w:id="1463" w:name="_Toc343083973"/>
        <w:bookmarkStart w:id="1464" w:name="_Toc343220732"/>
        <w:bookmarkStart w:id="1465" w:name="_Toc343232236"/>
        <w:bookmarkStart w:id="1466" w:name="_Toc343232649"/>
        <w:bookmarkStart w:id="1467" w:name="_Toc343232934"/>
        <w:bookmarkStart w:id="1468" w:name="_Toc343415439"/>
        <w:bookmarkEnd w:id="1461"/>
        <w:bookmarkEnd w:id="1462"/>
        <w:bookmarkEnd w:id="1463"/>
        <w:bookmarkEnd w:id="1464"/>
        <w:bookmarkEnd w:id="1465"/>
        <w:bookmarkEnd w:id="1466"/>
        <w:bookmarkEnd w:id="1467"/>
        <w:bookmarkEnd w:id="1468"/>
      </w:del>
    </w:p>
    <w:p w14:paraId="247AB81D" w14:textId="77777777" w:rsidR="00024D6E" w:rsidRPr="0049233F" w:rsidDel="000E6941" w:rsidRDefault="00024D6E" w:rsidP="00024D6E">
      <w:pPr>
        <w:rPr>
          <w:del w:id="1469" w:author="The Si Tran" w:date="2012-12-11T21:27:00Z"/>
          <w:szCs w:val="26"/>
          <w:rPrChange w:id="1470" w:author="The Si Tran" w:date="2012-12-05T23:02:00Z">
            <w:rPr>
              <w:del w:id="1471" w:author="The Si Tran" w:date="2012-12-11T21:27:00Z"/>
              <w:sz w:val="28"/>
              <w:szCs w:val="28"/>
            </w:rPr>
          </w:rPrChange>
        </w:rPr>
      </w:pPr>
      <w:del w:id="1472" w:author="The Si Tran" w:date="2012-12-11T21:27:00Z">
        <w:r w:rsidRPr="0049233F" w:rsidDel="000E6941">
          <w:rPr>
            <w:noProof/>
            <w:szCs w:val="26"/>
            <w:rPrChange w:id="1473" w:author="Unknown">
              <w:rPr>
                <w:noProof/>
                <w:sz w:val="28"/>
                <w:szCs w:val="28"/>
              </w:rPr>
            </w:rPrChange>
          </w:rPr>
          <w:drawing>
            <wp:inline distT="0" distB="0" distL="0" distR="0" wp14:anchorId="37C9E20B" wp14:editId="62CC900F">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474" w:name="_Toc343083549"/>
        <w:bookmarkStart w:id="1475" w:name="_Toc343083763"/>
        <w:bookmarkStart w:id="1476" w:name="_Toc343083974"/>
        <w:bookmarkStart w:id="1477" w:name="_Toc343220733"/>
        <w:bookmarkStart w:id="1478" w:name="_Toc343232237"/>
        <w:bookmarkStart w:id="1479" w:name="_Toc343232650"/>
        <w:bookmarkStart w:id="1480" w:name="_Toc343232935"/>
        <w:bookmarkStart w:id="1481" w:name="_Toc343415440"/>
        <w:bookmarkEnd w:id="1474"/>
        <w:bookmarkEnd w:id="1475"/>
        <w:bookmarkEnd w:id="1476"/>
        <w:bookmarkEnd w:id="1477"/>
        <w:bookmarkEnd w:id="1478"/>
        <w:bookmarkEnd w:id="1479"/>
        <w:bookmarkEnd w:id="1480"/>
        <w:bookmarkEnd w:id="1481"/>
      </w:del>
    </w:p>
    <w:p w14:paraId="12F5FD7D" w14:textId="77777777" w:rsidR="00024D6E" w:rsidRPr="0049233F" w:rsidDel="000E6941" w:rsidRDefault="00024D6E" w:rsidP="008E6A9A">
      <w:pPr>
        <w:pStyle w:val="Caption"/>
        <w:ind w:firstLine="540"/>
        <w:jc w:val="center"/>
        <w:rPr>
          <w:del w:id="1482" w:author="The Si Tran" w:date="2012-12-11T21:27:00Z"/>
          <w:sz w:val="26"/>
          <w:szCs w:val="26"/>
          <w:rPrChange w:id="1483" w:author="The Si Tran" w:date="2012-12-05T23:02:00Z">
            <w:rPr>
              <w:del w:id="1484" w:author="The Si Tran" w:date="2012-12-11T21:27:00Z"/>
              <w:sz w:val="28"/>
              <w:szCs w:val="28"/>
            </w:rPr>
          </w:rPrChange>
        </w:rPr>
      </w:pPr>
      <w:bookmarkStart w:id="1485" w:name="_Toc312142076"/>
      <w:del w:id="1486" w:author="The Si Tran" w:date="2012-12-11T21:27:00Z">
        <w:r w:rsidRPr="0049233F" w:rsidDel="000E6941">
          <w:rPr>
            <w:sz w:val="26"/>
            <w:szCs w:val="26"/>
            <w:rPrChange w:id="1487" w:author="The Si Tran" w:date="2012-12-05T23:02:00Z">
              <w:rPr>
                <w:sz w:val="28"/>
                <w:szCs w:val="28"/>
              </w:rPr>
            </w:rPrChange>
          </w:rPr>
          <w:delText xml:space="preserve">Hình </w:delText>
        </w:r>
        <w:r w:rsidRPr="0049233F" w:rsidDel="000E6941">
          <w:rPr>
            <w:sz w:val="26"/>
            <w:szCs w:val="26"/>
            <w:rPrChange w:id="1488" w:author="The Si Tran" w:date="2012-12-05T23:02:00Z">
              <w:rPr>
                <w:sz w:val="28"/>
                <w:szCs w:val="28"/>
              </w:rPr>
            </w:rPrChange>
          </w:rPr>
          <w:fldChar w:fldCharType="begin"/>
        </w:r>
        <w:r w:rsidRPr="0049233F" w:rsidDel="000E6941">
          <w:rPr>
            <w:sz w:val="26"/>
            <w:szCs w:val="26"/>
            <w:rPrChange w:id="1489" w:author="The Si Tran" w:date="2012-12-05T23:02:00Z">
              <w:rPr>
                <w:sz w:val="28"/>
                <w:szCs w:val="28"/>
              </w:rPr>
            </w:rPrChange>
          </w:rPr>
          <w:delInstrText xml:space="preserve"> SEQ Hình \* ARABIC </w:delInstrText>
        </w:r>
        <w:r w:rsidRPr="0049233F" w:rsidDel="000E6941">
          <w:rPr>
            <w:sz w:val="26"/>
            <w:szCs w:val="26"/>
            <w:rPrChange w:id="1490" w:author="The Si Tran" w:date="2012-12-05T23:02:00Z">
              <w:rPr>
                <w:sz w:val="28"/>
                <w:szCs w:val="28"/>
              </w:rPr>
            </w:rPrChange>
          </w:rPr>
          <w:fldChar w:fldCharType="separate"/>
        </w:r>
        <w:r w:rsidRPr="0049233F" w:rsidDel="000E6941">
          <w:rPr>
            <w:noProof/>
            <w:sz w:val="26"/>
            <w:szCs w:val="26"/>
            <w:rPrChange w:id="1491" w:author="The Si Tran" w:date="2012-12-05T23:02:00Z">
              <w:rPr>
                <w:noProof/>
                <w:sz w:val="28"/>
                <w:szCs w:val="28"/>
              </w:rPr>
            </w:rPrChange>
          </w:rPr>
          <w:delText>2</w:delText>
        </w:r>
        <w:r w:rsidRPr="0049233F" w:rsidDel="000E6941">
          <w:rPr>
            <w:sz w:val="26"/>
            <w:szCs w:val="26"/>
            <w:rPrChange w:id="1492" w:author="The Si Tran" w:date="2012-12-05T23:02:00Z">
              <w:rPr>
                <w:sz w:val="28"/>
                <w:szCs w:val="28"/>
              </w:rPr>
            </w:rPrChange>
          </w:rPr>
          <w:fldChar w:fldCharType="end"/>
        </w:r>
        <w:r w:rsidRPr="0049233F" w:rsidDel="000E6941">
          <w:rPr>
            <w:sz w:val="26"/>
            <w:szCs w:val="26"/>
            <w:rPrChange w:id="1493" w:author="The Si Tran" w:date="2012-12-05T23:02:00Z">
              <w:rPr>
                <w:sz w:val="28"/>
                <w:szCs w:val="28"/>
              </w:rPr>
            </w:rPrChange>
          </w:rPr>
          <w:delText xml:space="preserve"> Hàm tự tương quan</w:delText>
        </w:r>
        <w:bookmarkStart w:id="1494" w:name="_Toc343083550"/>
        <w:bookmarkStart w:id="1495" w:name="_Toc343083764"/>
        <w:bookmarkStart w:id="1496" w:name="_Toc343083975"/>
        <w:bookmarkStart w:id="1497" w:name="_Toc343220734"/>
        <w:bookmarkStart w:id="1498" w:name="_Toc343232238"/>
        <w:bookmarkStart w:id="1499" w:name="_Toc343232651"/>
        <w:bookmarkStart w:id="1500" w:name="_Toc343232936"/>
        <w:bookmarkStart w:id="1501" w:name="_Toc343415441"/>
        <w:bookmarkEnd w:id="1485"/>
        <w:bookmarkEnd w:id="1494"/>
        <w:bookmarkEnd w:id="1495"/>
        <w:bookmarkEnd w:id="1496"/>
        <w:bookmarkEnd w:id="1497"/>
        <w:bookmarkEnd w:id="1498"/>
        <w:bookmarkEnd w:id="1499"/>
        <w:bookmarkEnd w:id="1500"/>
        <w:bookmarkEnd w:id="1501"/>
      </w:del>
    </w:p>
    <w:p w14:paraId="020A6CCC" w14:textId="77777777" w:rsidR="00024D6E" w:rsidRPr="0049233F" w:rsidDel="000E6941" w:rsidRDefault="00024D6E" w:rsidP="00024D6E">
      <w:pPr>
        <w:rPr>
          <w:del w:id="1502" w:author="The Si Tran" w:date="2012-12-11T21:27:00Z"/>
          <w:szCs w:val="26"/>
          <w:rPrChange w:id="1503" w:author="The Si Tran" w:date="2012-12-05T23:02:00Z">
            <w:rPr>
              <w:del w:id="1504" w:author="The Si Tran" w:date="2012-12-11T21:27:00Z"/>
              <w:sz w:val="28"/>
              <w:szCs w:val="28"/>
            </w:rPr>
          </w:rPrChange>
        </w:rPr>
      </w:pPr>
      <w:del w:id="1505" w:author="The Si Tran" w:date="2012-12-11T21:27:00Z">
        <w:r w:rsidRPr="0049233F" w:rsidDel="000E6941">
          <w:rPr>
            <w:szCs w:val="26"/>
            <w:rPrChange w:id="1506" w:author="The Si Tran" w:date="2012-12-05T23:02:00Z">
              <w:rPr>
                <w:sz w:val="28"/>
                <w:szCs w:val="28"/>
              </w:rPr>
            </w:rPrChange>
          </w:rPr>
          <w:tab/>
        </w:r>
        <w:bookmarkStart w:id="1507" w:name="_Toc343083551"/>
        <w:bookmarkStart w:id="1508" w:name="_Toc343083765"/>
        <w:bookmarkStart w:id="1509" w:name="_Toc343083976"/>
        <w:bookmarkStart w:id="1510" w:name="_Toc343220735"/>
        <w:bookmarkStart w:id="1511" w:name="_Toc343232239"/>
        <w:bookmarkStart w:id="1512" w:name="_Toc343232652"/>
        <w:bookmarkStart w:id="1513" w:name="_Toc343232937"/>
        <w:bookmarkStart w:id="1514" w:name="_Toc343415442"/>
        <w:bookmarkEnd w:id="1507"/>
        <w:bookmarkEnd w:id="1508"/>
        <w:bookmarkEnd w:id="1509"/>
        <w:bookmarkEnd w:id="1510"/>
        <w:bookmarkEnd w:id="1511"/>
        <w:bookmarkEnd w:id="1512"/>
        <w:bookmarkEnd w:id="1513"/>
        <w:bookmarkEnd w:id="1514"/>
      </w:del>
    </w:p>
    <w:p w14:paraId="64FC6D0E" w14:textId="77777777" w:rsidR="00024D6E" w:rsidRPr="0049233F" w:rsidDel="000E6941" w:rsidRDefault="00024D6E" w:rsidP="00024D6E">
      <w:pPr>
        <w:ind w:firstLine="720"/>
        <w:rPr>
          <w:del w:id="1515" w:author="The Si Tran" w:date="2012-12-11T21:27:00Z"/>
          <w:szCs w:val="26"/>
          <w:rPrChange w:id="1516" w:author="The Si Tran" w:date="2012-12-05T23:02:00Z">
            <w:rPr>
              <w:del w:id="1517" w:author="The Si Tran" w:date="2012-12-11T21:27:00Z"/>
              <w:sz w:val="28"/>
              <w:szCs w:val="28"/>
            </w:rPr>
          </w:rPrChange>
        </w:rPr>
      </w:pPr>
      <w:del w:id="1518" w:author="The Si Tran" w:date="2012-12-11T21:27:00Z">
        <w:r w:rsidRPr="0049233F" w:rsidDel="000E6941">
          <w:rPr>
            <w:szCs w:val="26"/>
            <w:rPrChange w:id="1519"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520" w:author="The Si Tran" w:date="2012-12-05T22:50:00Z">
        <w:r w:rsidRPr="0049233F" w:rsidDel="008A2D16">
          <w:rPr>
            <w:szCs w:val="26"/>
            <w:rPrChange w:id="1521" w:author="The Si Tran" w:date="2012-12-05T23:02:00Z">
              <w:rPr>
                <w:sz w:val="28"/>
                <w:szCs w:val="28"/>
              </w:rPr>
            </w:rPrChange>
          </w:rPr>
          <w:delText xml:space="preserve"> </w:delText>
        </w:r>
      </w:del>
      <w:del w:id="1522" w:author="The Si Tran" w:date="2012-12-11T21:27:00Z">
        <w:r w:rsidRPr="0049233F" w:rsidDel="000E6941">
          <w:rPr>
            <w:szCs w:val="26"/>
            <w:rPrChange w:id="1523" w:author="The Si Tran" w:date="2012-12-05T23:02:00Z">
              <w:rPr>
                <w:sz w:val="28"/>
                <w:szCs w:val="28"/>
              </w:rPr>
            </w:rPrChange>
          </w:rPr>
          <w:delText>).</w:delText>
        </w:r>
        <w:bookmarkStart w:id="1524" w:name="_Toc343083552"/>
        <w:bookmarkStart w:id="1525" w:name="_Toc343083766"/>
        <w:bookmarkStart w:id="1526" w:name="_Toc343083977"/>
        <w:bookmarkStart w:id="1527" w:name="_Toc343220736"/>
        <w:bookmarkStart w:id="1528" w:name="_Toc343232240"/>
        <w:bookmarkStart w:id="1529" w:name="_Toc343232653"/>
        <w:bookmarkStart w:id="1530" w:name="_Toc343232938"/>
        <w:bookmarkStart w:id="1531" w:name="_Toc343415443"/>
        <w:bookmarkEnd w:id="1524"/>
        <w:bookmarkEnd w:id="1525"/>
        <w:bookmarkEnd w:id="1526"/>
        <w:bookmarkEnd w:id="1527"/>
        <w:bookmarkEnd w:id="1528"/>
        <w:bookmarkEnd w:id="1529"/>
        <w:bookmarkEnd w:id="1530"/>
        <w:bookmarkEnd w:id="1531"/>
      </w:del>
    </w:p>
    <w:p w14:paraId="42F08C9A" w14:textId="77777777" w:rsidR="008A2D16" w:rsidRPr="0049233F" w:rsidDel="004A3B54" w:rsidRDefault="00024D6E">
      <w:pPr>
        <w:ind w:left="1440" w:firstLine="0"/>
        <w:rPr>
          <w:del w:id="1532" w:author="The Si Tran" w:date="2012-12-05T22:54:00Z"/>
          <w:szCs w:val="26"/>
          <w:rPrChange w:id="1533" w:author="The Si Tran" w:date="2012-12-05T23:02:00Z">
            <w:rPr>
              <w:del w:id="1534" w:author="The Si Tran" w:date="2012-12-05T22:54:00Z"/>
              <w:sz w:val="28"/>
              <w:szCs w:val="28"/>
            </w:rPr>
          </w:rPrChange>
        </w:rPr>
        <w:pPrChange w:id="1535" w:author="The Si Tran" w:date="2012-12-05T22:53:00Z">
          <w:pPr>
            <w:ind w:firstLine="720"/>
          </w:pPr>
        </w:pPrChange>
      </w:pPr>
      <w:del w:id="1536" w:author="The Si Tran" w:date="2012-12-11T21:27:00Z">
        <w:r w:rsidRPr="0049233F" w:rsidDel="000E6941">
          <w:rPr>
            <w:szCs w:val="26"/>
            <w:rPrChange w:id="1537" w:author="The Si Tran" w:date="2012-12-05T23:02:00Z">
              <w:rPr>
                <w:sz w:val="28"/>
                <w:szCs w:val="28"/>
              </w:rPr>
            </w:rPrChange>
          </w:rPr>
          <w:delText>Công thức tính hệ số tự tương quan lấy mẫu:</w:delText>
        </w:r>
      </w:del>
      <w:bookmarkStart w:id="1538" w:name="_Toc343083553"/>
      <w:bookmarkStart w:id="1539" w:name="_Toc343083767"/>
      <w:bookmarkStart w:id="1540" w:name="_Toc343083978"/>
      <w:bookmarkStart w:id="1541" w:name="_Toc343220737"/>
      <w:bookmarkStart w:id="1542" w:name="_Toc343232241"/>
      <w:bookmarkStart w:id="1543" w:name="_Toc343232654"/>
      <w:bookmarkStart w:id="1544" w:name="_Toc343232939"/>
      <w:bookmarkStart w:id="1545" w:name="_Toc343415444"/>
      <w:bookmarkEnd w:id="1538"/>
      <w:bookmarkEnd w:id="1539"/>
      <w:bookmarkEnd w:id="1540"/>
      <w:bookmarkEnd w:id="1541"/>
      <w:bookmarkEnd w:id="1542"/>
      <w:bookmarkEnd w:id="1543"/>
      <w:bookmarkEnd w:id="1544"/>
      <w:bookmarkEnd w:id="1545"/>
    </w:p>
    <w:p w14:paraId="214ECA9C" w14:textId="77777777" w:rsidR="00024D6E" w:rsidRPr="0049233F" w:rsidDel="004A3B54" w:rsidRDefault="00024D6E">
      <w:pPr>
        <w:ind w:firstLine="0"/>
        <w:rPr>
          <w:del w:id="1546" w:author="The Si Tran" w:date="2012-12-05T22:54:00Z"/>
          <w:szCs w:val="26"/>
          <w:rPrChange w:id="1547" w:author="The Si Tran" w:date="2012-12-05T23:02:00Z">
            <w:rPr>
              <w:del w:id="1548" w:author="The Si Tran" w:date="2012-12-05T22:54:00Z"/>
              <w:sz w:val="28"/>
              <w:szCs w:val="28"/>
            </w:rPr>
          </w:rPrChange>
        </w:rPr>
        <w:pPrChange w:id="1549" w:author="The Si Tran" w:date="2012-12-05T22:53:00Z">
          <w:pPr>
            <w:ind w:left="720" w:firstLine="720"/>
          </w:pPr>
        </w:pPrChange>
      </w:pPr>
      <w:del w:id="1550" w:author="The Si Tran" w:date="2012-12-05T22:53:00Z">
        <w:r w:rsidRPr="00082976" w:rsidDel="004A3B54">
          <w:rPr>
            <w:position w:val="-4"/>
            <w:szCs w:val="26"/>
          </w:rPr>
          <w:object w:dxaOrig="180" w:dyaOrig="279" w14:anchorId="0B5D12CD">
            <v:shape id="_x0000_i1029" type="#_x0000_t75" style="width:9.2pt;height:14.25pt" o:ole="">
              <v:imagedata r:id="rId20" o:title=""/>
            </v:shape>
            <o:OLEObject Type="Embed" ProgID="Equation.DSMT4" ShapeID="_x0000_i1029" DrawAspect="Content" ObjectID="_1417159028" r:id="rId21"/>
          </w:object>
        </w:r>
        <w:r w:rsidRPr="00E12D24" w:rsidDel="004A3B54">
          <w:rPr>
            <w:position w:val="-38"/>
            <w:szCs w:val="26"/>
          </w:rPr>
          <w:object w:dxaOrig="2940" w:dyaOrig="880" w14:anchorId="0CA6F235">
            <v:shape id="_x0000_i1030" type="#_x0000_t75" style="width:225.2pt;height:68.65pt" o:ole="">
              <v:imagedata r:id="rId22" o:title=""/>
            </v:shape>
            <o:OLEObject Type="Embed" ProgID="Equation.DSMT4" ShapeID="_x0000_i1030" DrawAspect="Content" ObjectID="_1417159029" r:id="rId23"/>
          </w:object>
        </w:r>
        <w:r w:rsidRPr="0049233F" w:rsidDel="004A3B54">
          <w:rPr>
            <w:szCs w:val="26"/>
            <w:rPrChange w:id="1551" w:author="The Si Tran" w:date="2012-12-05T23:02:00Z">
              <w:rPr>
                <w:sz w:val="28"/>
                <w:szCs w:val="28"/>
              </w:rPr>
            </w:rPrChange>
          </w:rPr>
          <w:delText xml:space="preserve">    </w:delText>
        </w:r>
      </w:del>
      <w:del w:id="1552" w:author="The Si Tran" w:date="2012-12-05T22:54:00Z">
        <w:r w:rsidRPr="0049233F" w:rsidDel="004A3B54">
          <w:rPr>
            <w:szCs w:val="26"/>
            <w:rPrChange w:id="1553" w:author="The Si Tran" w:date="2012-12-05T23:02:00Z">
              <w:rPr>
                <w:sz w:val="28"/>
                <w:szCs w:val="28"/>
              </w:rPr>
            </w:rPrChange>
          </w:rPr>
          <w:delText xml:space="preserve"> (2.1.2)</w:delText>
        </w:r>
        <w:bookmarkStart w:id="1554" w:name="_Toc343083554"/>
        <w:bookmarkStart w:id="1555" w:name="_Toc343083768"/>
        <w:bookmarkStart w:id="1556" w:name="_Toc343083979"/>
        <w:bookmarkStart w:id="1557" w:name="_Toc343220738"/>
        <w:bookmarkStart w:id="1558" w:name="_Toc343232242"/>
        <w:bookmarkStart w:id="1559" w:name="_Toc343232655"/>
        <w:bookmarkStart w:id="1560" w:name="_Toc343232940"/>
        <w:bookmarkStart w:id="1561" w:name="_Toc343415445"/>
        <w:bookmarkEnd w:id="1554"/>
        <w:bookmarkEnd w:id="1555"/>
        <w:bookmarkEnd w:id="1556"/>
        <w:bookmarkEnd w:id="1557"/>
        <w:bookmarkEnd w:id="1558"/>
        <w:bookmarkEnd w:id="1559"/>
        <w:bookmarkEnd w:id="1560"/>
        <w:bookmarkEnd w:id="1561"/>
      </w:del>
    </w:p>
    <w:p w14:paraId="66BF9444" w14:textId="77777777" w:rsidR="00024D6E" w:rsidRPr="0049233F" w:rsidDel="000E6941" w:rsidRDefault="00024D6E">
      <w:pPr>
        <w:ind w:left="1440"/>
        <w:rPr>
          <w:del w:id="1562" w:author="The Si Tran" w:date="2012-12-11T21:27:00Z"/>
          <w:szCs w:val="26"/>
          <w:rPrChange w:id="1563" w:author="The Si Tran" w:date="2012-12-05T23:02:00Z">
            <w:rPr>
              <w:del w:id="1564" w:author="The Si Tran" w:date="2012-12-11T21:27:00Z"/>
              <w:sz w:val="28"/>
              <w:szCs w:val="28"/>
            </w:rPr>
          </w:rPrChange>
        </w:rPr>
        <w:pPrChange w:id="1565" w:author="The Si Tran" w:date="2012-12-05T22:54:00Z">
          <w:pPr/>
        </w:pPrChange>
      </w:pPr>
      <w:bookmarkStart w:id="1566" w:name="_Toc343083555"/>
      <w:bookmarkStart w:id="1567" w:name="_Toc343083769"/>
      <w:bookmarkStart w:id="1568" w:name="_Toc343083980"/>
      <w:bookmarkStart w:id="1569" w:name="_Toc343220739"/>
      <w:bookmarkStart w:id="1570" w:name="_Toc343232243"/>
      <w:bookmarkStart w:id="1571" w:name="_Toc343232656"/>
      <w:bookmarkStart w:id="1572" w:name="_Toc343232941"/>
      <w:bookmarkStart w:id="1573" w:name="_Toc343415446"/>
      <w:bookmarkEnd w:id="1566"/>
      <w:bookmarkEnd w:id="1567"/>
      <w:bookmarkEnd w:id="1568"/>
      <w:bookmarkEnd w:id="1569"/>
      <w:bookmarkEnd w:id="1570"/>
      <w:bookmarkEnd w:id="1571"/>
      <w:bookmarkEnd w:id="1572"/>
      <w:bookmarkEnd w:id="1573"/>
    </w:p>
    <w:p w14:paraId="5EA7ED7C" w14:textId="77777777" w:rsidR="00024D6E" w:rsidRPr="0049233F" w:rsidDel="000E6941" w:rsidRDefault="00024D6E" w:rsidP="00024D6E">
      <w:pPr>
        <w:rPr>
          <w:del w:id="1574" w:author="The Si Tran" w:date="2012-12-11T21:27:00Z"/>
          <w:szCs w:val="26"/>
          <w:rPrChange w:id="1575" w:author="The Si Tran" w:date="2012-12-05T23:02:00Z">
            <w:rPr>
              <w:del w:id="1576" w:author="The Si Tran" w:date="2012-12-11T21:27:00Z"/>
              <w:sz w:val="28"/>
              <w:szCs w:val="28"/>
            </w:rPr>
          </w:rPrChange>
        </w:rPr>
      </w:pPr>
      <w:del w:id="1577" w:author="The Si Tran" w:date="2012-12-11T21:27:00Z">
        <w:r w:rsidRPr="0049233F" w:rsidDel="000E6941">
          <w:rPr>
            <w:szCs w:val="26"/>
            <w:rPrChange w:id="1578" w:author="The Si Tran" w:date="2012-12-05T23:02:00Z">
              <w:rPr>
                <w:sz w:val="28"/>
                <w:szCs w:val="28"/>
              </w:rPr>
            </w:rPrChange>
          </w:rPr>
          <w:delText xml:space="preserve">Với </w:delText>
        </w:r>
        <w:bookmarkStart w:id="1579" w:name="_Toc343083556"/>
        <w:bookmarkStart w:id="1580" w:name="_Toc343083770"/>
        <w:bookmarkStart w:id="1581" w:name="_Toc343083981"/>
        <w:bookmarkStart w:id="1582" w:name="_Toc343220740"/>
        <w:bookmarkStart w:id="1583" w:name="_Toc343232244"/>
        <w:bookmarkStart w:id="1584" w:name="_Toc343232657"/>
        <w:bookmarkStart w:id="1585" w:name="_Toc343232942"/>
        <w:bookmarkStart w:id="1586" w:name="_Toc343415447"/>
        <w:bookmarkEnd w:id="1579"/>
        <w:bookmarkEnd w:id="1580"/>
        <w:bookmarkEnd w:id="1581"/>
        <w:bookmarkEnd w:id="1582"/>
        <w:bookmarkEnd w:id="1583"/>
        <w:bookmarkEnd w:id="1584"/>
        <w:bookmarkEnd w:id="1585"/>
        <w:bookmarkEnd w:id="1586"/>
      </w:del>
    </w:p>
    <w:p w14:paraId="6B4EA6C1" w14:textId="77777777" w:rsidR="00024D6E" w:rsidRPr="0049233F" w:rsidDel="000E6941" w:rsidRDefault="00024D6E" w:rsidP="00024D6E">
      <w:pPr>
        <w:rPr>
          <w:del w:id="1587" w:author="The Si Tran" w:date="2012-12-11T21:27:00Z"/>
          <w:szCs w:val="26"/>
          <w:rPrChange w:id="1588" w:author="The Si Tran" w:date="2012-12-05T23:02:00Z">
            <w:rPr>
              <w:del w:id="1589" w:author="The Si Tran" w:date="2012-12-11T21:27:00Z"/>
              <w:sz w:val="28"/>
              <w:szCs w:val="28"/>
            </w:rPr>
          </w:rPrChange>
        </w:rPr>
      </w:pPr>
      <w:del w:id="1590" w:author="The Si Tran" w:date="2012-12-11T21:27:00Z">
        <w:r w:rsidRPr="0049233F" w:rsidDel="000E6941">
          <w:rPr>
            <w:szCs w:val="26"/>
            <w:rPrChange w:id="1591" w:author="The Si Tran" w:date="2012-12-05T23:02:00Z">
              <w:rPr>
                <w:sz w:val="28"/>
                <w:szCs w:val="28"/>
              </w:rPr>
            </w:rPrChange>
          </w:rPr>
          <w:delText xml:space="preserve">               * </w:delText>
        </w:r>
      </w:del>
      <w:del w:id="1592" w:author="The Si Tran" w:date="2012-12-05T22:54:00Z">
        <w:r w:rsidRPr="00082976" w:rsidDel="004A3B54">
          <w:rPr>
            <w:position w:val="-12"/>
            <w:szCs w:val="26"/>
          </w:rPr>
          <w:object w:dxaOrig="220" w:dyaOrig="360" w14:anchorId="7BA6836A">
            <v:shape id="_x0000_i1031" type="#_x0000_t75" style="width:17.6pt;height:27.65pt" o:ole="">
              <v:imagedata r:id="rId24" o:title=""/>
            </v:shape>
            <o:OLEObject Type="Embed" ProgID="Equation.DSMT4" ShapeID="_x0000_i1031" DrawAspect="Content" ObjectID="_1417159030" r:id="rId25"/>
          </w:object>
        </w:r>
      </w:del>
      <w:del w:id="1593" w:author="The Si Tran" w:date="2012-12-11T21:27:00Z">
        <w:r w:rsidRPr="0049233F" w:rsidDel="000E6941">
          <w:rPr>
            <w:szCs w:val="26"/>
            <w:rPrChange w:id="1594" w:author="The Si Tran" w:date="2012-12-05T23:02:00Z">
              <w:rPr>
                <w:sz w:val="28"/>
                <w:szCs w:val="28"/>
              </w:rPr>
            </w:rPrChange>
          </w:rPr>
          <w:delText xml:space="preserve"> là hệ số tự tương quan lấy mẫu ở độ trễ </w:delText>
        </w:r>
      </w:del>
      <w:del w:id="1595" w:author="The Si Tran" w:date="2012-12-06T03:51:00Z">
        <w:r w:rsidRPr="0049233F" w:rsidDel="008C32B7">
          <w:rPr>
            <w:szCs w:val="26"/>
            <w:rPrChange w:id="1596" w:author="The Si Tran" w:date="2012-12-05T23:02:00Z">
              <w:rPr>
                <w:sz w:val="28"/>
                <w:szCs w:val="28"/>
              </w:rPr>
            </w:rPrChange>
          </w:rPr>
          <w:delText>k</w:delText>
        </w:r>
      </w:del>
      <w:bookmarkStart w:id="1597" w:name="_Toc343083557"/>
      <w:bookmarkStart w:id="1598" w:name="_Toc343083771"/>
      <w:bookmarkStart w:id="1599" w:name="_Toc343083982"/>
      <w:bookmarkStart w:id="1600" w:name="_Toc343220741"/>
      <w:bookmarkStart w:id="1601" w:name="_Toc343232245"/>
      <w:bookmarkStart w:id="1602" w:name="_Toc343232658"/>
      <w:bookmarkStart w:id="1603" w:name="_Toc343232943"/>
      <w:bookmarkStart w:id="1604" w:name="_Toc343415448"/>
      <w:bookmarkEnd w:id="1597"/>
      <w:bookmarkEnd w:id="1598"/>
      <w:bookmarkEnd w:id="1599"/>
      <w:bookmarkEnd w:id="1600"/>
      <w:bookmarkEnd w:id="1601"/>
      <w:bookmarkEnd w:id="1602"/>
      <w:bookmarkEnd w:id="1603"/>
      <w:bookmarkEnd w:id="1604"/>
    </w:p>
    <w:p w14:paraId="43602BDB" w14:textId="77777777" w:rsidR="00024D6E" w:rsidRPr="0049233F" w:rsidDel="000E6941" w:rsidRDefault="00024D6E" w:rsidP="00024D6E">
      <w:pPr>
        <w:rPr>
          <w:del w:id="1605" w:author="The Si Tran" w:date="2012-12-11T21:27:00Z"/>
          <w:szCs w:val="26"/>
          <w:rPrChange w:id="1606" w:author="The Si Tran" w:date="2012-12-05T23:02:00Z">
            <w:rPr>
              <w:del w:id="1607" w:author="The Si Tran" w:date="2012-12-11T21:27:00Z"/>
              <w:sz w:val="28"/>
              <w:szCs w:val="28"/>
            </w:rPr>
          </w:rPrChange>
        </w:rPr>
      </w:pPr>
      <w:del w:id="1608" w:author="The Si Tran" w:date="2012-12-11T21:27:00Z">
        <w:r w:rsidRPr="0049233F" w:rsidDel="000E6941">
          <w:rPr>
            <w:szCs w:val="26"/>
            <w:rPrChange w:id="1609" w:author="The Si Tran" w:date="2012-12-05T23:02:00Z">
              <w:rPr>
                <w:sz w:val="28"/>
                <w:szCs w:val="28"/>
              </w:rPr>
            </w:rPrChange>
          </w:rPr>
          <w:delText xml:space="preserve">               </w:delText>
        </w:r>
      </w:del>
      <w:del w:id="1610" w:author="The Si Tran" w:date="2012-12-05T22:55:00Z">
        <w:r w:rsidRPr="0049233F" w:rsidDel="004A3B54">
          <w:rPr>
            <w:szCs w:val="26"/>
            <w:rPrChange w:id="1611" w:author="The Si Tran" w:date="2012-12-05T23:02:00Z">
              <w:rPr>
                <w:sz w:val="28"/>
                <w:szCs w:val="28"/>
              </w:rPr>
            </w:rPrChange>
          </w:rPr>
          <w:delText xml:space="preserve"> </w:delText>
        </w:r>
      </w:del>
      <w:del w:id="1612" w:author="The Si Tran" w:date="2012-12-11T21:27:00Z">
        <w:r w:rsidRPr="0049233F" w:rsidDel="000E6941">
          <w:rPr>
            <w:szCs w:val="26"/>
            <w:rPrChange w:id="1613" w:author="The Si Tran" w:date="2012-12-05T23:02:00Z">
              <w:rPr>
                <w:sz w:val="28"/>
                <w:szCs w:val="28"/>
              </w:rPr>
            </w:rPrChange>
          </w:rPr>
          <w:delText xml:space="preserve">*  </w:delText>
        </w:r>
      </w:del>
      <w:del w:id="1614" w:author="The Si Tran" w:date="2012-12-05T22:55:00Z">
        <w:r w:rsidRPr="00082976" w:rsidDel="004A3B54">
          <w:rPr>
            <w:position w:val="-4"/>
            <w:szCs w:val="26"/>
          </w:rPr>
          <w:object w:dxaOrig="279" w:dyaOrig="300" w14:anchorId="3E0C6122">
            <v:shape id="_x0000_i1032" type="#_x0000_t75" style="width:17.6pt;height:18.4pt" o:ole="">
              <v:imagedata r:id="rId26" o:title=""/>
            </v:shape>
            <o:OLEObject Type="Embed" ProgID="Equation.DSMT4" ShapeID="_x0000_i1032" DrawAspect="Content" ObjectID="_1417159031" r:id="rId27"/>
          </w:object>
        </w:r>
      </w:del>
      <w:del w:id="1615" w:author="The Si Tran" w:date="2012-12-11T21:27:00Z">
        <w:r w:rsidRPr="0049233F" w:rsidDel="000E6941">
          <w:rPr>
            <w:szCs w:val="26"/>
            <w:rPrChange w:id="1616" w:author="The Si Tran" w:date="2012-12-05T23:02:00Z">
              <w:rPr>
                <w:sz w:val="28"/>
                <w:szCs w:val="28"/>
              </w:rPr>
            </w:rPrChange>
          </w:rPr>
          <w:delText xml:space="preserve"> là trung bình mẫu của </w:delText>
        </w:r>
      </w:del>
      <w:del w:id="1617" w:author="The Si Tran" w:date="2012-12-05T22:55:00Z">
        <w:r w:rsidRPr="00082976" w:rsidDel="004A3B54">
          <w:rPr>
            <w:position w:val="-12"/>
            <w:szCs w:val="26"/>
          </w:rPr>
          <w:object w:dxaOrig="320" w:dyaOrig="360" w14:anchorId="7BF73748">
            <v:shape id="_x0000_i1033" type="#_x0000_t75" style="width:18.4pt;height:22.6pt" o:ole="">
              <v:imagedata r:id="rId28" o:title=""/>
            </v:shape>
            <o:OLEObject Type="Embed" ProgID="Equation.DSMT4" ShapeID="_x0000_i1033" DrawAspect="Content" ObjectID="_1417159032" r:id="rId29"/>
          </w:object>
        </w:r>
      </w:del>
      <w:bookmarkStart w:id="1618" w:name="_Toc343083558"/>
      <w:bookmarkStart w:id="1619" w:name="_Toc343083772"/>
      <w:bookmarkStart w:id="1620" w:name="_Toc343083983"/>
      <w:bookmarkStart w:id="1621" w:name="_Toc343220742"/>
      <w:bookmarkStart w:id="1622" w:name="_Toc343232246"/>
      <w:bookmarkStart w:id="1623" w:name="_Toc343232659"/>
      <w:bookmarkStart w:id="1624" w:name="_Toc343232944"/>
      <w:bookmarkStart w:id="1625" w:name="_Toc343415449"/>
      <w:bookmarkEnd w:id="1618"/>
      <w:bookmarkEnd w:id="1619"/>
      <w:bookmarkEnd w:id="1620"/>
      <w:bookmarkEnd w:id="1621"/>
      <w:bookmarkEnd w:id="1622"/>
      <w:bookmarkEnd w:id="1623"/>
      <w:bookmarkEnd w:id="1624"/>
      <w:bookmarkEnd w:id="1625"/>
    </w:p>
    <w:p w14:paraId="5B7F4035" w14:textId="77777777" w:rsidR="00024D6E" w:rsidRPr="0049233F" w:rsidDel="000E6941" w:rsidRDefault="00024D6E" w:rsidP="00024D6E">
      <w:pPr>
        <w:rPr>
          <w:del w:id="1626" w:author="The Si Tran" w:date="2012-12-11T21:27:00Z"/>
          <w:szCs w:val="26"/>
          <w:lang w:val="fr-FR"/>
          <w:rPrChange w:id="1627" w:author="The Si Tran" w:date="2012-12-05T23:02:00Z">
            <w:rPr>
              <w:del w:id="1628" w:author="The Si Tran" w:date="2012-12-11T21:27:00Z"/>
              <w:sz w:val="28"/>
              <w:szCs w:val="28"/>
              <w:lang w:val="fr-FR"/>
            </w:rPr>
          </w:rPrChange>
        </w:rPr>
      </w:pPr>
      <w:del w:id="1629" w:author="The Si Tran" w:date="2012-12-11T21:27:00Z">
        <w:r w:rsidRPr="0049233F" w:rsidDel="000E6941">
          <w:rPr>
            <w:szCs w:val="26"/>
            <w:rPrChange w:id="1630" w:author="The Si Tran" w:date="2012-12-05T23:02:00Z">
              <w:rPr>
                <w:sz w:val="28"/>
                <w:szCs w:val="28"/>
              </w:rPr>
            </w:rPrChange>
          </w:rPr>
          <w:tab/>
          <w:delText xml:space="preserve">    </w:delText>
        </w:r>
      </w:del>
      <w:del w:id="1631" w:author="The Si Tran" w:date="2012-12-05T22:55:00Z">
        <w:r w:rsidRPr="0049233F" w:rsidDel="004A3B54">
          <w:rPr>
            <w:szCs w:val="26"/>
            <w:rPrChange w:id="1632" w:author="The Si Tran" w:date="2012-12-05T23:02:00Z">
              <w:rPr>
                <w:sz w:val="28"/>
                <w:szCs w:val="28"/>
              </w:rPr>
            </w:rPrChange>
          </w:rPr>
          <w:delText xml:space="preserve">  </w:delText>
        </w:r>
      </w:del>
      <w:del w:id="1633" w:author="The Si Tran" w:date="2012-12-11T21:27:00Z">
        <w:r w:rsidRPr="0049233F" w:rsidDel="000E6941">
          <w:rPr>
            <w:szCs w:val="26"/>
            <w:lang w:val="fr-FR"/>
            <w:rPrChange w:id="1634" w:author="The Si Tran" w:date="2012-12-05T23:02:00Z">
              <w:rPr>
                <w:sz w:val="28"/>
                <w:szCs w:val="28"/>
                <w:lang w:val="fr-FR"/>
              </w:rPr>
            </w:rPrChange>
          </w:rPr>
          <w:delText xml:space="preserve">*  </w:delText>
        </w:r>
      </w:del>
      <w:del w:id="1635" w:author="The Si Tran" w:date="2012-12-05T22:55:00Z">
        <w:r w:rsidRPr="0049233F" w:rsidDel="004A3B54">
          <w:rPr>
            <w:szCs w:val="26"/>
            <w:lang w:val="fr-FR"/>
            <w:rPrChange w:id="1636" w:author="The Si Tran" w:date="2012-12-05T23:02:00Z">
              <w:rPr>
                <w:sz w:val="28"/>
                <w:szCs w:val="28"/>
                <w:lang w:val="fr-FR"/>
              </w:rPr>
            </w:rPrChange>
          </w:rPr>
          <w:delText xml:space="preserve"> T</w:delText>
        </w:r>
      </w:del>
      <w:del w:id="1637" w:author="The Si Tran" w:date="2012-12-11T21:27:00Z">
        <w:r w:rsidRPr="0049233F" w:rsidDel="000E6941">
          <w:rPr>
            <w:szCs w:val="26"/>
            <w:lang w:val="fr-FR"/>
            <w:rPrChange w:id="1638" w:author="The Si Tran" w:date="2012-12-05T23:02:00Z">
              <w:rPr>
                <w:sz w:val="28"/>
                <w:szCs w:val="28"/>
                <w:lang w:val="fr-FR"/>
              </w:rPr>
            </w:rPrChange>
          </w:rPr>
          <w:delText xml:space="preserve"> là số phần tử của mẫu.</w:delText>
        </w:r>
        <w:bookmarkStart w:id="1639" w:name="_Toc343083559"/>
        <w:bookmarkStart w:id="1640" w:name="_Toc343083773"/>
        <w:bookmarkStart w:id="1641" w:name="_Toc343083984"/>
        <w:bookmarkStart w:id="1642" w:name="_Toc343220743"/>
        <w:bookmarkStart w:id="1643" w:name="_Toc343232247"/>
        <w:bookmarkStart w:id="1644" w:name="_Toc343232660"/>
        <w:bookmarkStart w:id="1645" w:name="_Toc343232945"/>
        <w:bookmarkStart w:id="1646" w:name="_Toc343415450"/>
        <w:bookmarkEnd w:id="1639"/>
        <w:bookmarkEnd w:id="1640"/>
        <w:bookmarkEnd w:id="1641"/>
        <w:bookmarkEnd w:id="1642"/>
        <w:bookmarkEnd w:id="1643"/>
        <w:bookmarkEnd w:id="1644"/>
        <w:bookmarkEnd w:id="1645"/>
        <w:bookmarkEnd w:id="1646"/>
      </w:del>
    </w:p>
    <w:p w14:paraId="3BCF0E51" w14:textId="77777777" w:rsidR="00024D6E" w:rsidRPr="0049233F" w:rsidDel="000E6941" w:rsidRDefault="00024D6E" w:rsidP="00024D6E">
      <w:pPr>
        <w:rPr>
          <w:del w:id="1647" w:author="The Si Tran" w:date="2012-12-11T21:27:00Z"/>
          <w:szCs w:val="26"/>
          <w:lang w:val="fr-FR"/>
          <w:rPrChange w:id="1648" w:author="The Si Tran" w:date="2012-12-05T23:02:00Z">
            <w:rPr>
              <w:del w:id="1649" w:author="The Si Tran" w:date="2012-12-11T21:27:00Z"/>
              <w:sz w:val="28"/>
              <w:szCs w:val="28"/>
              <w:lang w:val="fr-FR"/>
            </w:rPr>
          </w:rPrChange>
        </w:rPr>
      </w:pPr>
      <w:bookmarkStart w:id="1650" w:name="_Toc343083560"/>
      <w:bookmarkStart w:id="1651" w:name="_Toc343083774"/>
      <w:bookmarkStart w:id="1652" w:name="_Toc343083985"/>
      <w:bookmarkStart w:id="1653" w:name="_Toc343220744"/>
      <w:bookmarkStart w:id="1654" w:name="_Toc343232248"/>
      <w:bookmarkStart w:id="1655" w:name="_Toc343232661"/>
      <w:bookmarkStart w:id="1656" w:name="_Toc343232946"/>
      <w:bookmarkStart w:id="1657" w:name="_Toc343415451"/>
      <w:bookmarkEnd w:id="1650"/>
      <w:bookmarkEnd w:id="1651"/>
      <w:bookmarkEnd w:id="1652"/>
      <w:bookmarkEnd w:id="1653"/>
      <w:bookmarkEnd w:id="1654"/>
      <w:bookmarkEnd w:id="1655"/>
      <w:bookmarkEnd w:id="1656"/>
      <w:bookmarkEnd w:id="1657"/>
    </w:p>
    <w:p w14:paraId="116503D5" w14:textId="77777777" w:rsidR="00024D6E" w:rsidRPr="0049233F" w:rsidDel="000E6941" w:rsidRDefault="00024D6E" w:rsidP="00024D6E">
      <w:pPr>
        <w:ind w:firstLine="720"/>
        <w:rPr>
          <w:del w:id="1658" w:author="The Si Tran" w:date="2012-12-11T21:27:00Z"/>
          <w:szCs w:val="26"/>
          <w:lang w:val="fr-FR"/>
          <w:rPrChange w:id="1659" w:author="The Si Tran" w:date="2012-12-05T23:02:00Z">
            <w:rPr>
              <w:del w:id="1660" w:author="The Si Tran" w:date="2012-12-11T21:27:00Z"/>
              <w:sz w:val="28"/>
              <w:szCs w:val="28"/>
              <w:lang w:val="fr-FR"/>
            </w:rPr>
          </w:rPrChange>
        </w:rPr>
      </w:pPr>
      <w:del w:id="1661" w:author="The Si Tran" w:date="2012-12-11T21:27:00Z">
        <w:r w:rsidRPr="0049233F" w:rsidDel="000E6941">
          <w:rPr>
            <w:szCs w:val="26"/>
            <w:lang w:val="fr-FR"/>
            <w:rPrChange w:id="1662" w:author="The Si Tran" w:date="2012-12-05T23:02:00Z">
              <w:rPr>
                <w:sz w:val="28"/>
                <w:szCs w:val="28"/>
                <w:lang w:val="fr-FR"/>
              </w:rPr>
            </w:rPrChange>
          </w:rPr>
          <w:delText xml:space="preserve">Để kiểm tra xem hệ số tự tương quan ở độ trễ </w:delText>
        </w:r>
      </w:del>
      <w:del w:id="1663" w:author="The Si Tran" w:date="2012-12-05T22:56:00Z">
        <w:r w:rsidRPr="0049233F" w:rsidDel="002B34FE">
          <w:rPr>
            <w:szCs w:val="26"/>
            <w:lang w:val="fr-FR"/>
            <w:rPrChange w:id="1664" w:author="The Si Tran" w:date="2012-12-05T23:02:00Z">
              <w:rPr>
                <w:sz w:val="28"/>
                <w:szCs w:val="28"/>
                <w:lang w:val="fr-FR"/>
              </w:rPr>
            </w:rPrChange>
          </w:rPr>
          <w:delText xml:space="preserve">k </w:delText>
        </w:r>
      </w:del>
      <w:del w:id="1665" w:author="The Si Tran" w:date="2012-12-11T21:27:00Z">
        <w:r w:rsidRPr="0049233F" w:rsidDel="000E6941">
          <w:rPr>
            <w:szCs w:val="26"/>
            <w:lang w:val="fr-FR"/>
            <w:rPrChange w:id="1666" w:author="The Si Tran" w:date="2012-12-05T23:02:00Z">
              <w:rPr>
                <w:sz w:val="28"/>
                <w:szCs w:val="28"/>
                <w:lang w:val="fr-FR"/>
              </w:rPr>
            </w:rPrChange>
          </w:rPr>
          <w:delText xml:space="preserve">của một chuỗi thời gian có khác không hay không, ta dùng phép thử </w:delText>
        </w:r>
      </w:del>
      <w:del w:id="1667" w:author="The Si Tran" w:date="2012-12-05T22:56:00Z">
        <w:r w:rsidRPr="0049233F" w:rsidDel="002B34FE">
          <w:rPr>
            <w:szCs w:val="26"/>
            <w:lang w:val="fr-FR"/>
            <w:rPrChange w:id="1668" w:author="The Si Tran" w:date="2012-12-05T23:02:00Z">
              <w:rPr>
                <w:sz w:val="28"/>
                <w:szCs w:val="28"/>
                <w:lang w:val="fr-FR"/>
              </w:rPr>
            </w:rPrChange>
          </w:rPr>
          <w:delText>t.</w:delText>
        </w:r>
      </w:del>
      <w:bookmarkStart w:id="1669" w:name="_Toc343083561"/>
      <w:bookmarkStart w:id="1670" w:name="_Toc343083775"/>
      <w:bookmarkStart w:id="1671" w:name="_Toc343083986"/>
      <w:bookmarkStart w:id="1672" w:name="_Toc343220745"/>
      <w:bookmarkStart w:id="1673" w:name="_Toc343232249"/>
      <w:bookmarkStart w:id="1674" w:name="_Toc343232662"/>
      <w:bookmarkStart w:id="1675" w:name="_Toc343232947"/>
      <w:bookmarkStart w:id="1676" w:name="_Toc343415452"/>
      <w:bookmarkEnd w:id="1669"/>
      <w:bookmarkEnd w:id="1670"/>
      <w:bookmarkEnd w:id="1671"/>
      <w:bookmarkEnd w:id="1672"/>
      <w:bookmarkEnd w:id="1673"/>
      <w:bookmarkEnd w:id="1674"/>
      <w:bookmarkEnd w:id="1675"/>
      <w:bookmarkEnd w:id="1676"/>
    </w:p>
    <w:p w14:paraId="6B50C404" w14:textId="77777777" w:rsidR="00024D6E" w:rsidRPr="0049233F" w:rsidDel="00570969" w:rsidRDefault="00024D6E" w:rsidP="00024D6E">
      <w:pPr>
        <w:ind w:firstLine="720"/>
        <w:rPr>
          <w:del w:id="1677" w:author="The Si Tran" w:date="2012-12-05T23:43:00Z"/>
          <w:szCs w:val="26"/>
          <w:lang w:val="fr-FR"/>
          <w:rPrChange w:id="1678" w:author="The Si Tran" w:date="2012-12-05T23:02:00Z">
            <w:rPr>
              <w:del w:id="1679" w:author="The Si Tran" w:date="2012-12-05T23:43:00Z"/>
              <w:sz w:val="28"/>
              <w:szCs w:val="28"/>
              <w:lang w:val="fr-FR"/>
            </w:rPr>
          </w:rPrChange>
        </w:rPr>
      </w:pPr>
      <w:del w:id="1680" w:author="The Si Tran" w:date="2012-12-05T23:43:00Z">
        <w:r w:rsidRPr="0049233F" w:rsidDel="00570969">
          <w:rPr>
            <w:szCs w:val="26"/>
            <w:lang w:val="fr-FR"/>
            <w:rPrChange w:id="1681"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1pt;height:108.85pt" o:ole="">
              <v:imagedata r:id="rId30" o:title=""/>
            </v:shape>
            <o:OLEObject Type="Embed" ProgID="Equation.DSMT4" ShapeID="_x0000_i1034" DrawAspect="Content" ObjectID="_1417159033" r:id="rId31"/>
          </w:object>
        </w:r>
        <w:r w:rsidRPr="0049233F" w:rsidDel="00570969">
          <w:rPr>
            <w:szCs w:val="26"/>
            <w:lang w:val="fr-FR"/>
            <w:rPrChange w:id="1682" w:author="The Si Tran" w:date="2012-12-05T23:02:00Z">
              <w:rPr>
                <w:sz w:val="28"/>
                <w:szCs w:val="28"/>
                <w:lang w:val="fr-FR"/>
              </w:rPr>
            </w:rPrChange>
          </w:rPr>
          <w:delText xml:space="preserve">                    (2.1.3)</w:delText>
        </w:r>
        <w:bookmarkStart w:id="1683" w:name="_Toc343083562"/>
        <w:bookmarkStart w:id="1684" w:name="_Toc343083776"/>
        <w:bookmarkStart w:id="1685" w:name="_Toc343083987"/>
        <w:bookmarkStart w:id="1686" w:name="_Toc343220746"/>
        <w:bookmarkStart w:id="1687" w:name="_Toc343232250"/>
        <w:bookmarkStart w:id="1688" w:name="_Toc343232663"/>
        <w:bookmarkStart w:id="1689" w:name="_Toc343232948"/>
        <w:bookmarkStart w:id="1690" w:name="_Toc343415453"/>
        <w:bookmarkEnd w:id="1683"/>
        <w:bookmarkEnd w:id="1684"/>
        <w:bookmarkEnd w:id="1685"/>
        <w:bookmarkEnd w:id="1686"/>
        <w:bookmarkEnd w:id="1687"/>
        <w:bookmarkEnd w:id="1688"/>
        <w:bookmarkEnd w:id="1689"/>
        <w:bookmarkEnd w:id="1690"/>
      </w:del>
    </w:p>
    <w:p w14:paraId="147CABCA" w14:textId="77777777" w:rsidR="009450BA" w:rsidRPr="00570969" w:rsidDel="000E6941" w:rsidRDefault="009450BA">
      <w:pPr>
        <w:ind w:left="1440" w:firstLine="720"/>
        <w:rPr>
          <w:del w:id="1691" w:author="The Si Tran" w:date="2012-12-11T21:27:00Z"/>
          <w:szCs w:val="26"/>
          <w:lang w:val="fr-FR"/>
          <w:rPrChange w:id="1692" w:author="The Si Tran" w:date="2012-12-05T23:43:00Z">
            <w:rPr>
              <w:del w:id="1693" w:author="The Si Tran" w:date="2012-12-11T21:27:00Z"/>
              <w:sz w:val="28"/>
              <w:szCs w:val="28"/>
              <w:lang w:val="fr-FR"/>
            </w:rPr>
          </w:rPrChange>
        </w:rPr>
        <w:pPrChange w:id="1694" w:author="The Si Tran" w:date="2012-12-05T23:43:00Z">
          <w:pPr/>
        </w:pPrChange>
      </w:pPr>
      <w:bookmarkStart w:id="1695" w:name="_Toc343083563"/>
      <w:bookmarkStart w:id="1696" w:name="_Toc343083777"/>
      <w:bookmarkStart w:id="1697" w:name="_Toc343083988"/>
      <w:bookmarkStart w:id="1698" w:name="_Toc343220747"/>
      <w:bookmarkStart w:id="1699" w:name="_Toc343232251"/>
      <w:bookmarkStart w:id="1700" w:name="_Toc343232664"/>
      <w:bookmarkStart w:id="1701" w:name="_Toc343232949"/>
      <w:bookmarkStart w:id="1702" w:name="_Toc343415454"/>
      <w:bookmarkEnd w:id="1695"/>
      <w:bookmarkEnd w:id="1696"/>
      <w:bookmarkEnd w:id="1697"/>
      <w:bookmarkEnd w:id="1698"/>
      <w:bookmarkEnd w:id="1699"/>
      <w:bookmarkEnd w:id="1700"/>
      <w:bookmarkEnd w:id="1701"/>
      <w:bookmarkEnd w:id="1702"/>
    </w:p>
    <w:p w14:paraId="0DD7323D" w14:textId="77777777" w:rsidR="00024D6E" w:rsidRPr="0049233F" w:rsidDel="000E6941" w:rsidRDefault="00024D6E" w:rsidP="00024D6E">
      <w:pPr>
        <w:rPr>
          <w:del w:id="1703" w:author="The Si Tran" w:date="2012-12-11T21:27:00Z"/>
          <w:szCs w:val="26"/>
          <w:lang w:val="fr-FR"/>
          <w:rPrChange w:id="1704" w:author="The Si Tran" w:date="2012-12-05T23:02:00Z">
            <w:rPr>
              <w:del w:id="1705" w:author="The Si Tran" w:date="2012-12-11T21:27:00Z"/>
              <w:sz w:val="28"/>
              <w:szCs w:val="28"/>
              <w:lang w:val="fr-FR"/>
            </w:rPr>
          </w:rPrChange>
        </w:rPr>
      </w:pPr>
      <w:del w:id="1706" w:author="The Si Tran" w:date="2012-12-11T21:27:00Z">
        <w:r w:rsidRPr="0049233F" w:rsidDel="000E6941">
          <w:rPr>
            <w:szCs w:val="26"/>
            <w:lang w:val="fr-FR"/>
            <w:rPrChange w:id="1707" w:author="The Si Tran" w:date="2012-12-05T23:02:00Z">
              <w:rPr>
                <w:sz w:val="28"/>
                <w:szCs w:val="28"/>
                <w:lang w:val="fr-FR"/>
              </w:rPr>
            </w:rPrChange>
          </w:rPr>
          <w:delText>Với :</w:delText>
        </w:r>
        <w:bookmarkStart w:id="1708" w:name="_Toc343083564"/>
        <w:bookmarkStart w:id="1709" w:name="_Toc343083778"/>
        <w:bookmarkStart w:id="1710" w:name="_Toc343083989"/>
        <w:bookmarkStart w:id="1711" w:name="_Toc343220748"/>
        <w:bookmarkStart w:id="1712" w:name="_Toc343232252"/>
        <w:bookmarkStart w:id="1713" w:name="_Toc343232665"/>
        <w:bookmarkStart w:id="1714" w:name="_Toc343232950"/>
        <w:bookmarkStart w:id="1715" w:name="_Toc343415455"/>
        <w:bookmarkEnd w:id="1708"/>
        <w:bookmarkEnd w:id="1709"/>
        <w:bookmarkEnd w:id="1710"/>
        <w:bookmarkEnd w:id="1711"/>
        <w:bookmarkEnd w:id="1712"/>
        <w:bookmarkEnd w:id="1713"/>
        <w:bookmarkEnd w:id="1714"/>
        <w:bookmarkEnd w:id="1715"/>
      </w:del>
    </w:p>
    <w:p w14:paraId="13AEF713" w14:textId="77777777" w:rsidR="00024D6E" w:rsidRPr="0049233F" w:rsidDel="000E6941" w:rsidRDefault="00024D6E" w:rsidP="00024D6E">
      <w:pPr>
        <w:rPr>
          <w:del w:id="1716" w:author="The Si Tran" w:date="2012-12-11T21:27:00Z"/>
          <w:szCs w:val="26"/>
          <w:lang w:val="fr-FR"/>
          <w:rPrChange w:id="1717" w:author="The Si Tran" w:date="2012-12-05T23:02:00Z">
            <w:rPr>
              <w:del w:id="1718" w:author="The Si Tran" w:date="2012-12-11T21:27:00Z"/>
              <w:sz w:val="28"/>
              <w:szCs w:val="28"/>
              <w:lang w:val="fr-FR"/>
            </w:rPr>
          </w:rPrChange>
        </w:rPr>
      </w:pPr>
      <w:del w:id="1719" w:author="The Si Tran" w:date="2012-12-11T21:27:00Z">
        <w:r w:rsidRPr="0049233F" w:rsidDel="000E6941">
          <w:rPr>
            <w:szCs w:val="26"/>
            <w:lang w:val="fr-FR"/>
            <w:rPrChange w:id="1720" w:author="The Si Tran" w:date="2012-12-05T23:02:00Z">
              <w:rPr>
                <w:sz w:val="28"/>
                <w:szCs w:val="28"/>
                <w:lang w:val="fr-FR"/>
              </w:rPr>
            </w:rPrChange>
          </w:rPr>
          <w:delText xml:space="preserve">           *  </w:delText>
        </w:r>
      </w:del>
      <w:del w:id="1721" w:author="The Si Tran" w:date="2012-12-05T23:44:00Z">
        <w:r w:rsidRPr="00082976" w:rsidDel="00570969">
          <w:rPr>
            <w:position w:val="-12"/>
            <w:szCs w:val="26"/>
            <w:lang w:val="fr-FR"/>
          </w:rPr>
          <w:object w:dxaOrig="180" w:dyaOrig="360" w14:anchorId="590373B0">
            <v:shape id="_x0000_i1035" type="#_x0000_t75" style="width:12.55pt;height:25.1pt" o:ole="">
              <v:imagedata r:id="rId32" o:title=""/>
            </v:shape>
            <o:OLEObject Type="Embed" ProgID="Equation.DSMT4" ShapeID="_x0000_i1035" DrawAspect="Content" ObjectID="_1417159034" r:id="rId33"/>
          </w:object>
        </w:r>
      </w:del>
      <w:del w:id="1722" w:author="The Si Tran" w:date="2012-12-11T21:27:00Z">
        <w:r w:rsidRPr="0049233F" w:rsidDel="000E6941">
          <w:rPr>
            <w:szCs w:val="26"/>
            <w:lang w:val="fr-FR"/>
            <w:rPrChange w:id="1723" w:author="The Si Tran" w:date="2012-12-05T23:02:00Z">
              <w:rPr>
                <w:sz w:val="28"/>
                <w:szCs w:val="28"/>
                <w:lang w:val="fr-FR"/>
              </w:rPr>
            </w:rPrChange>
          </w:rPr>
          <w:delText xml:space="preserve"> là hệ số tự tương quan mẫu ở độ trễ </w:delText>
        </w:r>
      </w:del>
      <w:del w:id="1724" w:author="The Si Tran" w:date="2012-12-06T20:08:00Z">
        <w:r w:rsidRPr="0049233F" w:rsidDel="00263465">
          <w:rPr>
            <w:szCs w:val="26"/>
            <w:lang w:val="fr-FR"/>
            <w:rPrChange w:id="1725" w:author="The Si Tran" w:date="2012-12-05T23:02:00Z">
              <w:rPr>
                <w:sz w:val="28"/>
                <w:szCs w:val="28"/>
                <w:lang w:val="fr-FR"/>
              </w:rPr>
            </w:rPrChange>
          </w:rPr>
          <w:delText>i</w:delText>
        </w:r>
      </w:del>
      <w:bookmarkStart w:id="1726" w:name="_Toc343083565"/>
      <w:bookmarkStart w:id="1727" w:name="_Toc343083779"/>
      <w:bookmarkStart w:id="1728" w:name="_Toc343083990"/>
      <w:bookmarkStart w:id="1729" w:name="_Toc343220749"/>
      <w:bookmarkStart w:id="1730" w:name="_Toc343232253"/>
      <w:bookmarkStart w:id="1731" w:name="_Toc343232666"/>
      <w:bookmarkStart w:id="1732" w:name="_Toc343232951"/>
      <w:bookmarkStart w:id="1733" w:name="_Toc343415456"/>
      <w:bookmarkEnd w:id="1726"/>
      <w:bookmarkEnd w:id="1727"/>
      <w:bookmarkEnd w:id="1728"/>
      <w:bookmarkEnd w:id="1729"/>
      <w:bookmarkEnd w:id="1730"/>
      <w:bookmarkEnd w:id="1731"/>
      <w:bookmarkEnd w:id="1732"/>
      <w:bookmarkEnd w:id="1733"/>
    </w:p>
    <w:p w14:paraId="3A494E1F" w14:textId="77777777" w:rsidR="00024D6E" w:rsidRPr="0049233F" w:rsidDel="000E6941" w:rsidRDefault="00024D6E" w:rsidP="00024D6E">
      <w:pPr>
        <w:rPr>
          <w:del w:id="1734" w:author="The Si Tran" w:date="2012-12-11T21:27:00Z"/>
          <w:szCs w:val="26"/>
          <w:lang w:val="fr-FR"/>
          <w:rPrChange w:id="1735" w:author="The Si Tran" w:date="2012-12-05T23:02:00Z">
            <w:rPr>
              <w:del w:id="1736" w:author="The Si Tran" w:date="2012-12-11T21:27:00Z"/>
              <w:sz w:val="28"/>
              <w:szCs w:val="28"/>
              <w:lang w:val="fr-FR"/>
            </w:rPr>
          </w:rPrChange>
        </w:rPr>
      </w:pPr>
      <w:del w:id="1737" w:author="The Si Tran" w:date="2012-12-11T21:27:00Z">
        <w:r w:rsidRPr="0049233F" w:rsidDel="000E6941">
          <w:rPr>
            <w:szCs w:val="26"/>
            <w:lang w:val="fr-FR"/>
            <w:rPrChange w:id="1738" w:author="The Si Tran" w:date="2012-12-05T23:02:00Z">
              <w:rPr>
                <w:sz w:val="28"/>
                <w:szCs w:val="28"/>
                <w:lang w:val="fr-FR"/>
              </w:rPr>
            </w:rPrChange>
          </w:rPr>
          <w:delText xml:space="preserve">           *  </w:delText>
        </w:r>
      </w:del>
      <w:del w:id="1739" w:author="The Si Tran" w:date="2012-12-05T23:45:00Z">
        <w:r w:rsidRPr="0049233F" w:rsidDel="00570969">
          <w:rPr>
            <w:szCs w:val="26"/>
            <w:lang w:val="fr-FR"/>
            <w:rPrChange w:id="1740" w:author="The Si Tran" w:date="2012-12-05T23:02:00Z">
              <w:rPr>
                <w:sz w:val="28"/>
                <w:szCs w:val="28"/>
                <w:lang w:val="fr-FR"/>
              </w:rPr>
            </w:rPrChange>
          </w:rPr>
          <w:delText>k</w:delText>
        </w:r>
      </w:del>
      <w:del w:id="1741" w:author="The Si Tran" w:date="2012-12-11T21:27:00Z">
        <w:r w:rsidRPr="0049233F" w:rsidDel="000E6941">
          <w:rPr>
            <w:szCs w:val="26"/>
            <w:lang w:val="fr-FR"/>
            <w:rPrChange w:id="1742" w:author="The Si Tran" w:date="2012-12-05T23:02:00Z">
              <w:rPr>
                <w:sz w:val="28"/>
                <w:szCs w:val="28"/>
                <w:lang w:val="fr-FR"/>
              </w:rPr>
            </w:rPrChange>
          </w:rPr>
          <w:delText xml:space="preserve"> là độ trễ</w:delText>
        </w:r>
        <w:bookmarkStart w:id="1743" w:name="_Toc343083566"/>
        <w:bookmarkStart w:id="1744" w:name="_Toc343083780"/>
        <w:bookmarkStart w:id="1745" w:name="_Toc343083991"/>
        <w:bookmarkStart w:id="1746" w:name="_Toc343220750"/>
        <w:bookmarkStart w:id="1747" w:name="_Toc343232254"/>
        <w:bookmarkStart w:id="1748" w:name="_Toc343232667"/>
        <w:bookmarkStart w:id="1749" w:name="_Toc343232952"/>
        <w:bookmarkStart w:id="1750" w:name="_Toc343415457"/>
        <w:bookmarkEnd w:id="1743"/>
        <w:bookmarkEnd w:id="1744"/>
        <w:bookmarkEnd w:id="1745"/>
        <w:bookmarkEnd w:id="1746"/>
        <w:bookmarkEnd w:id="1747"/>
        <w:bookmarkEnd w:id="1748"/>
        <w:bookmarkEnd w:id="1749"/>
        <w:bookmarkEnd w:id="1750"/>
      </w:del>
    </w:p>
    <w:p w14:paraId="2946DA46" w14:textId="77777777" w:rsidR="00024D6E" w:rsidRPr="0049233F" w:rsidDel="000E6941" w:rsidRDefault="00024D6E" w:rsidP="00024D6E">
      <w:pPr>
        <w:rPr>
          <w:del w:id="1751" w:author="The Si Tran" w:date="2012-12-11T21:27:00Z"/>
          <w:szCs w:val="26"/>
          <w:lang w:val="fr-FR"/>
          <w:rPrChange w:id="1752" w:author="The Si Tran" w:date="2012-12-05T23:02:00Z">
            <w:rPr>
              <w:del w:id="1753" w:author="The Si Tran" w:date="2012-12-11T21:27:00Z"/>
              <w:sz w:val="28"/>
              <w:szCs w:val="28"/>
              <w:lang w:val="fr-FR"/>
            </w:rPr>
          </w:rPrChange>
        </w:rPr>
      </w:pPr>
      <w:del w:id="1754" w:author="The Si Tran" w:date="2012-12-11T21:27:00Z">
        <w:r w:rsidRPr="0049233F" w:rsidDel="000E6941">
          <w:rPr>
            <w:szCs w:val="26"/>
            <w:lang w:val="fr-FR"/>
            <w:rPrChange w:id="1755" w:author="The Si Tran" w:date="2012-12-05T23:02:00Z">
              <w:rPr>
                <w:sz w:val="28"/>
                <w:szCs w:val="28"/>
                <w:lang w:val="fr-FR"/>
              </w:rPr>
            </w:rPrChange>
          </w:rPr>
          <w:delText xml:space="preserve">           *  </w:delText>
        </w:r>
      </w:del>
      <w:del w:id="1756" w:author="The Si Tran" w:date="2012-12-05T23:45:00Z">
        <w:r w:rsidRPr="0049233F" w:rsidDel="00570969">
          <w:rPr>
            <w:szCs w:val="26"/>
            <w:lang w:val="fr-FR"/>
            <w:rPrChange w:id="1757" w:author="The Si Tran" w:date="2012-12-05T23:02:00Z">
              <w:rPr>
                <w:sz w:val="28"/>
                <w:szCs w:val="28"/>
                <w:lang w:val="fr-FR"/>
              </w:rPr>
            </w:rPrChange>
          </w:rPr>
          <w:delText>n</w:delText>
        </w:r>
      </w:del>
      <w:del w:id="1758" w:author="The Si Tran" w:date="2012-12-11T21:27:00Z">
        <w:r w:rsidRPr="0049233F" w:rsidDel="000E6941">
          <w:rPr>
            <w:szCs w:val="26"/>
            <w:lang w:val="fr-FR"/>
            <w:rPrChange w:id="1759" w:author="The Si Tran" w:date="2012-12-05T23:02:00Z">
              <w:rPr>
                <w:sz w:val="28"/>
                <w:szCs w:val="28"/>
                <w:lang w:val="fr-FR"/>
              </w:rPr>
            </w:rPrChange>
          </w:rPr>
          <w:delText xml:space="preserve"> là kích cỡ mẫu  </w:delText>
        </w:r>
        <w:bookmarkStart w:id="1760" w:name="_Toc343083567"/>
        <w:bookmarkStart w:id="1761" w:name="_Toc343083781"/>
        <w:bookmarkStart w:id="1762" w:name="_Toc343083992"/>
        <w:bookmarkStart w:id="1763" w:name="_Toc343220751"/>
        <w:bookmarkStart w:id="1764" w:name="_Toc343232255"/>
        <w:bookmarkStart w:id="1765" w:name="_Toc343232668"/>
        <w:bookmarkStart w:id="1766" w:name="_Toc343232953"/>
        <w:bookmarkStart w:id="1767" w:name="_Toc343415458"/>
        <w:bookmarkEnd w:id="1760"/>
        <w:bookmarkEnd w:id="1761"/>
        <w:bookmarkEnd w:id="1762"/>
        <w:bookmarkEnd w:id="1763"/>
        <w:bookmarkEnd w:id="1764"/>
        <w:bookmarkEnd w:id="1765"/>
        <w:bookmarkEnd w:id="1766"/>
        <w:bookmarkEnd w:id="1767"/>
      </w:del>
    </w:p>
    <w:p w14:paraId="1E306F32" w14:textId="77777777" w:rsidR="00024D6E" w:rsidRPr="0049233F" w:rsidDel="000E6941" w:rsidRDefault="00024D6E" w:rsidP="00024D6E">
      <w:pPr>
        <w:rPr>
          <w:del w:id="1768" w:author="The Si Tran" w:date="2012-12-11T21:27:00Z"/>
          <w:szCs w:val="26"/>
          <w:lang w:val="fr-FR"/>
          <w:rPrChange w:id="1769" w:author="The Si Tran" w:date="2012-12-05T23:02:00Z">
            <w:rPr>
              <w:del w:id="1770" w:author="The Si Tran" w:date="2012-12-11T21:27:00Z"/>
              <w:sz w:val="28"/>
              <w:szCs w:val="28"/>
              <w:lang w:val="fr-FR"/>
            </w:rPr>
          </w:rPrChange>
        </w:rPr>
      </w:pPr>
      <w:del w:id="1771" w:author="The Si Tran" w:date="2012-12-11T21:27:00Z">
        <w:r w:rsidRPr="0049233F" w:rsidDel="000E6941">
          <w:rPr>
            <w:szCs w:val="26"/>
            <w:lang w:val="fr-FR"/>
            <w:rPrChange w:id="1772" w:author="The Si Tran" w:date="2012-12-05T23:02:00Z">
              <w:rPr>
                <w:sz w:val="28"/>
                <w:szCs w:val="28"/>
                <w:lang w:val="fr-FR"/>
              </w:rPr>
            </w:rPrChange>
          </w:rPr>
          <w:delText xml:space="preserve">Nếu </w:delText>
        </w:r>
      </w:del>
      <w:del w:id="1773" w:author="The Si Tran" w:date="2012-12-05T23:46:00Z">
        <m:oMath>
          <m:r>
            <m:rPr>
              <m:sty m:val="p"/>
            </m:rPr>
            <w:rPr>
              <w:rFonts w:ascii="Cambria Math" w:hAnsi="Cambria Math"/>
              <w:position w:val="-12"/>
              <w:szCs w:val="26"/>
              <w:lang w:val="fr-FR"/>
            </w:rPr>
            <w:object w:dxaOrig="300" w:dyaOrig="360" w14:anchorId="747A0532">
              <v:shape id="_x0000_i1036" type="#_x0000_t75" style="width:24.3pt;height:27.65pt" o:ole="">
                <v:imagedata r:id="rId34" o:title=""/>
              </v:shape>
              <o:OLEObject Type="Embed" ProgID="Equation.DSMT4" ShapeID="_x0000_i1036" DrawAspect="Content" ObjectID="_1417159035" r:id="rId35"/>
            </w:object>
          </m:r>
        </m:oMath>
        <w:r w:rsidRPr="0049233F" w:rsidDel="00570969">
          <w:rPr>
            <w:szCs w:val="26"/>
            <w:lang w:val="fr-FR"/>
            <w:rPrChange w:id="1774" w:author="The Si Tran" w:date="2012-12-05T23:02:00Z">
              <w:rPr>
                <w:sz w:val="28"/>
                <w:szCs w:val="28"/>
                <w:lang w:val="fr-FR"/>
              </w:rPr>
            </w:rPrChange>
          </w:rPr>
          <w:delText xml:space="preserve">= 0 </w:delText>
        </w:r>
      </w:del>
      <w:del w:id="1775" w:author="The Si Tran" w:date="2012-12-11T21:27:00Z">
        <w:r w:rsidRPr="0049233F" w:rsidDel="000E6941">
          <w:rPr>
            <w:szCs w:val="26"/>
            <w:lang w:val="fr-FR"/>
            <w:rPrChange w:id="1776" w:author="The Si Tran" w:date="2012-12-05T23:02:00Z">
              <w:rPr>
                <w:sz w:val="28"/>
                <w:szCs w:val="28"/>
                <w:lang w:val="fr-FR"/>
              </w:rPr>
            </w:rPrChange>
          </w:rPr>
          <w:delText xml:space="preserve">thì </w:delText>
        </w:r>
      </w:del>
      <w:del w:id="1777" w:author="The Si Tran" w:date="2012-12-05T23:46:00Z">
        <w:r w:rsidRPr="0049233F" w:rsidDel="00570969">
          <w:rPr>
            <w:szCs w:val="26"/>
            <w:lang w:val="fr-FR"/>
            <w:rPrChange w:id="1778" w:author="The Si Tran" w:date="2012-12-05T23:02:00Z">
              <w:rPr>
                <w:sz w:val="28"/>
                <w:szCs w:val="28"/>
                <w:lang w:val="fr-FR"/>
              </w:rPr>
            </w:rPrChange>
          </w:rPr>
          <w:delText>t</w:delText>
        </w:r>
      </w:del>
      <w:del w:id="1779" w:author="The Si Tran" w:date="2012-12-11T21:27:00Z">
        <w:r w:rsidRPr="0049233F" w:rsidDel="000E6941">
          <w:rPr>
            <w:szCs w:val="26"/>
            <w:lang w:val="fr-FR"/>
            <w:rPrChange w:id="1780" w:author="The Si Tran" w:date="2012-12-05T23:02:00Z">
              <w:rPr>
                <w:sz w:val="28"/>
                <w:szCs w:val="28"/>
                <w:lang w:val="fr-FR"/>
              </w:rPr>
            </w:rPrChange>
          </w:rPr>
          <w:delText xml:space="preserve"> sẽ có phân phối student với </w:delText>
        </w:r>
      </w:del>
      <w:del w:id="1781" w:author="The Si Tran" w:date="2012-12-05T23:47:00Z">
        <w:r w:rsidRPr="0049233F" w:rsidDel="00570969">
          <w:rPr>
            <w:szCs w:val="26"/>
            <w:lang w:val="fr-FR"/>
            <w:rPrChange w:id="1782" w:author="The Si Tran" w:date="2012-12-05T23:02:00Z">
              <w:rPr>
                <w:sz w:val="28"/>
                <w:szCs w:val="28"/>
                <w:lang w:val="fr-FR"/>
              </w:rPr>
            </w:rPrChange>
          </w:rPr>
          <w:delText>n -1</w:delText>
        </w:r>
      </w:del>
      <w:del w:id="1783" w:author="The Si Tran" w:date="2012-12-11T21:27:00Z">
        <w:r w:rsidRPr="0049233F" w:rsidDel="000E6941">
          <w:rPr>
            <w:szCs w:val="26"/>
            <w:lang w:val="fr-FR"/>
            <w:rPrChange w:id="1784"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785" w:author="The Si Tran" w:date="2012-12-05T23:47:00Z">
        <w:r w:rsidRPr="00082976" w:rsidDel="005B11DB">
          <w:rPr>
            <w:position w:val="-8"/>
            <w:szCs w:val="26"/>
            <w:lang w:val="fr-FR"/>
          </w:rPr>
          <w:object w:dxaOrig="780" w:dyaOrig="360" w14:anchorId="08263C57">
            <v:shape id="_x0000_i1037" type="#_x0000_t75" style="width:40.2pt;height:17.6pt" o:ole="">
              <v:imagedata r:id="rId36" o:title=""/>
            </v:shape>
            <o:OLEObject Type="Embed" ProgID="Equation.DSMT4" ShapeID="_x0000_i1037" DrawAspect="Content" ObjectID="_1417159036" r:id="rId37"/>
          </w:object>
        </w:r>
      </w:del>
      <w:del w:id="1786" w:author="The Si Tran" w:date="2012-12-11T21:27:00Z">
        <w:r w:rsidRPr="0049233F" w:rsidDel="000E6941">
          <w:rPr>
            <w:szCs w:val="26"/>
            <w:lang w:val="fr-FR"/>
            <w:rPrChange w:id="1787" w:author="The Si Tran" w:date="2012-12-05T23:02:00Z">
              <w:rPr>
                <w:sz w:val="28"/>
                <w:szCs w:val="28"/>
                <w:lang w:val="fr-FR"/>
              </w:rPr>
            </w:rPrChange>
          </w:rPr>
          <w:delText xml:space="preserve"> thì ta có thể kết luận hệ số tự tương quan của đám đông bằng không với mức ý nghĩa 5%.</w:delText>
        </w:r>
        <w:bookmarkStart w:id="1788" w:name="_Toc343083568"/>
        <w:bookmarkStart w:id="1789" w:name="_Toc343083782"/>
        <w:bookmarkStart w:id="1790" w:name="_Toc343083993"/>
        <w:bookmarkStart w:id="1791" w:name="_Toc343220752"/>
        <w:bookmarkStart w:id="1792" w:name="_Toc343232256"/>
        <w:bookmarkStart w:id="1793" w:name="_Toc343232669"/>
        <w:bookmarkStart w:id="1794" w:name="_Toc343232954"/>
        <w:bookmarkStart w:id="1795" w:name="_Toc343415459"/>
        <w:bookmarkEnd w:id="1788"/>
        <w:bookmarkEnd w:id="1789"/>
        <w:bookmarkEnd w:id="1790"/>
        <w:bookmarkEnd w:id="1791"/>
        <w:bookmarkEnd w:id="1792"/>
        <w:bookmarkEnd w:id="1793"/>
        <w:bookmarkEnd w:id="1794"/>
        <w:bookmarkEnd w:id="1795"/>
      </w:del>
    </w:p>
    <w:p w14:paraId="43269ABE" w14:textId="77777777" w:rsidR="004D65BA" w:rsidRPr="0049233F" w:rsidDel="000E6941" w:rsidRDefault="00024D6E">
      <w:pPr>
        <w:rPr>
          <w:del w:id="1796" w:author="The Si Tran" w:date="2012-12-11T21:27:00Z"/>
          <w:szCs w:val="26"/>
          <w:lang w:val="fr-FR"/>
          <w:rPrChange w:id="1797" w:author="The Si Tran" w:date="2012-12-05T23:02:00Z">
            <w:rPr>
              <w:del w:id="1798" w:author="The Si Tran" w:date="2012-12-11T21:27:00Z"/>
              <w:sz w:val="28"/>
              <w:szCs w:val="28"/>
              <w:lang w:val="fr-FR"/>
            </w:rPr>
          </w:rPrChange>
        </w:rPr>
      </w:pPr>
      <w:del w:id="1799" w:author="The Si Tran" w:date="2012-12-11T21:27:00Z">
        <w:r w:rsidRPr="0049233F" w:rsidDel="000E6941">
          <w:rPr>
            <w:szCs w:val="26"/>
            <w:lang w:val="fr-FR"/>
            <w:rPrChange w:id="1800"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801" w:author="The Si Tran" w:date="2012-12-05T23:02:00Z">
              <w:rPr>
                <w:sz w:val="28"/>
                <w:szCs w:val="28"/>
                <w:lang w:val="fr-FR"/>
              </w:rPr>
            </w:rPrChange>
          </w:rPr>
          <w:delText>nh giá tính đầy đủ của mô hình.</w:delText>
        </w:r>
        <w:bookmarkStart w:id="1802" w:name="_Toc343083569"/>
        <w:bookmarkStart w:id="1803" w:name="_Toc343083783"/>
        <w:bookmarkStart w:id="1804" w:name="_Toc343083994"/>
        <w:bookmarkStart w:id="1805" w:name="_Toc343220753"/>
        <w:bookmarkStart w:id="1806" w:name="_Toc343232257"/>
        <w:bookmarkStart w:id="1807" w:name="_Toc343232670"/>
        <w:bookmarkStart w:id="1808" w:name="_Toc343232955"/>
        <w:bookmarkStart w:id="1809" w:name="_Toc343415460"/>
        <w:bookmarkEnd w:id="1802"/>
        <w:bookmarkEnd w:id="1803"/>
        <w:bookmarkEnd w:id="1804"/>
        <w:bookmarkEnd w:id="1805"/>
        <w:bookmarkEnd w:id="1806"/>
        <w:bookmarkEnd w:id="1807"/>
        <w:bookmarkEnd w:id="1808"/>
        <w:bookmarkEnd w:id="1809"/>
      </w:del>
    </w:p>
    <w:p w14:paraId="3B0B5319" w14:textId="77777777" w:rsidR="009F530B" w:rsidRDefault="009F530B" w:rsidP="00024D6E">
      <w:pPr>
        <w:pStyle w:val="Heading2"/>
        <w:rPr>
          <w:ins w:id="1810" w:author="The Si Tran" w:date="2012-12-12T07:36:00Z"/>
          <w:sz w:val="26"/>
          <w:szCs w:val="26"/>
        </w:rPr>
      </w:pPr>
      <w:bookmarkStart w:id="1811" w:name="_Toc343415461"/>
      <w:r w:rsidRPr="0049233F">
        <w:rPr>
          <w:sz w:val="26"/>
          <w:szCs w:val="26"/>
          <w:rPrChange w:id="1812" w:author="The Si Tran" w:date="2012-12-05T23:02:00Z">
            <w:rPr>
              <w:rFonts w:cs="Times New Roman"/>
              <w:b w:val="0"/>
              <w:bCs w:val="0"/>
              <w:iCs w:val="0"/>
              <w:sz w:val="26"/>
              <w:szCs w:val="22"/>
            </w:rPr>
          </w:rPrChange>
        </w:rPr>
        <w:t>Dự báo chuỗi thời gian</w:t>
      </w:r>
      <w:bookmarkEnd w:id="1811"/>
    </w:p>
    <w:p w14:paraId="3C7FCB63" w14:textId="77777777" w:rsidR="00925766" w:rsidRPr="003044F7" w:rsidRDefault="00925766">
      <w:pPr>
        <w:rPr>
          <w:ins w:id="1813" w:author="superchickend" w:date="2012-12-12T08:19:00Z"/>
        </w:rPr>
        <w:pPrChange w:id="1814" w:author="The Si Tran" w:date="2012-12-14T07:22:00Z">
          <w:pPr>
            <w:ind w:firstLine="720"/>
          </w:pPr>
        </w:pPrChange>
      </w:pPr>
      <w:ins w:id="1815"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rsidP="00925766">
      <w:pPr>
        <w:rPr>
          <w:ins w:id="1816" w:author="superchickend" w:date="2012-12-12T08:19:00Z"/>
          <w:szCs w:val="26"/>
        </w:rPr>
      </w:pPr>
      <w:ins w:id="1817" w:author="superchickend" w:date="2012-12-12T08:19:00Z">
        <w:r w:rsidRPr="00E231FB">
          <w:rPr>
            <w:noProof/>
            <w:szCs w:val="26"/>
          </w:rPr>
          <w:lastRenderedPageBreak/>
          <w:drawing>
            <wp:inline distT="0" distB="0" distL="0" distR="0" wp14:anchorId="3DE57BBF" wp14:editId="5CBF8349">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2490298B" w:rsidR="00925766" w:rsidRDefault="00925766">
      <w:pPr>
        <w:pStyle w:val="Hinh"/>
        <w:jc w:val="center"/>
        <w:rPr>
          <w:ins w:id="1818" w:author="The Si Tran" w:date="2012-12-12T13:23:00Z"/>
        </w:rPr>
        <w:pPrChange w:id="1819" w:author="The Si Tran" w:date="2012-12-12T13:23:00Z">
          <w:pPr>
            <w:jc w:val="center"/>
          </w:pPr>
        </w:pPrChange>
      </w:pPr>
      <w:bookmarkStart w:id="1820" w:name="_Toc343415591"/>
      <w:ins w:id="1821" w:author="superchickend" w:date="2012-12-12T08:19:00Z">
        <w:r w:rsidRPr="003044F7">
          <w:t>Hình</w:t>
        </w:r>
        <w:r>
          <w:t xml:space="preserve"> </w:t>
        </w:r>
        <w:r w:rsidRPr="003044F7">
          <w:t>2.</w:t>
        </w:r>
      </w:ins>
      <w:ins w:id="1822" w:author="The Si Tran" w:date="2012-12-14T04:06:00Z">
        <w:r w:rsidR="006A5AA2">
          <w:t>2</w:t>
        </w:r>
      </w:ins>
      <w:ins w:id="1823" w:author="The Si Tran" w:date="2012-12-14T04:07:00Z">
        <w:r w:rsidR="00C409EE">
          <w:t>:</w:t>
        </w:r>
      </w:ins>
      <w:ins w:id="1824" w:author="superchickend" w:date="2012-12-12T08:19:00Z">
        <w:del w:id="1825" w:author="The Si Tran" w:date="2012-12-14T04:06:00Z">
          <w:r w:rsidRPr="003044F7" w:rsidDel="006A5AA2">
            <w:delText>1.1</w:delText>
          </w:r>
        </w:del>
        <w:r>
          <w:t xml:space="preserve"> </w:t>
        </w:r>
        <w:r w:rsidRPr="004174BC">
          <w:rPr>
            <w:b w:val="0"/>
            <w:rPrChange w:id="1826" w:author="The Si Tran" w:date="2012-12-12T13:23:00Z">
              <w:rPr>
                <w:b/>
                <w:bCs/>
              </w:rPr>
            </w:rPrChange>
          </w:rPr>
          <w:t>Mô hình bài toán dự báo chuỗi thời gian</w:t>
        </w:r>
      </w:ins>
      <w:bookmarkEnd w:id="1820"/>
    </w:p>
    <w:p w14:paraId="0ABC4A3D" w14:textId="77777777" w:rsidR="004174BC" w:rsidRPr="009D276E" w:rsidRDefault="004174BC">
      <w:pPr>
        <w:pStyle w:val="Hinh"/>
        <w:jc w:val="center"/>
        <w:rPr>
          <w:ins w:id="1827" w:author="superchickend" w:date="2012-12-12T08:19:00Z"/>
        </w:rPr>
        <w:pPrChange w:id="1828" w:author="The Si Tran" w:date="2012-12-12T13:23:00Z">
          <w:pPr>
            <w:jc w:val="center"/>
          </w:pPr>
        </w:pPrChange>
      </w:pPr>
    </w:p>
    <w:p w14:paraId="7478A9D3" w14:textId="77777777" w:rsidR="00925766" w:rsidRPr="003044F7" w:rsidRDefault="00925766">
      <w:pPr>
        <w:rPr>
          <w:ins w:id="1829" w:author="superchickend" w:date="2012-12-12T08:19:00Z"/>
          <w:szCs w:val="26"/>
        </w:rPr>
      </w:pPr>
      <w:ins w:id="1830" w:author="superchickend" w:date="2012-12-12T08:19:00Z">
        <w:r w:rsidRPr="003044F7">
          <w:rPr>
            <w:szCs w:val="26"/>
          </w:rPr>
          <w:t>Trong bài toán dự báo chuỗi thời gian, các chuyên gia thường chia làm 3 lớp phương thức dự báo [9]:</w:t>
        </w:r>
      </w:ins>
    </w:p>
    <w:p w14:paraId="5417EF2C" w14:textId="77777777" w:rsidR="00925766" w:rsidRPr="003044F7" w:rsidRDefault="00925766">
      <w:pPr>
        <w:pStyle w:val="ListParagraph"/>
        <w:numPr>
          <w:ilvl w:val="0"/>
          <w:numId w:val="47"/>
        </w:numPr>
        <w:spacing w:line="360" w:lineRule="auto"/>
        <w:ind w:left="720"/>
        <w:jc w:val="both"/>
        <w:rPr>
          <w:ins w:id="1831" w:author="superchickend" w:date="2012-12-12T08:19:00Z"/>
          <w:rFonts w:ascii="Times New Roman" w:hAnsi="Times New Roman"/>
          <w:sz w:val="26"/>
          <w:szCs w:val="26"/>
        </w:rPr>
        <w:pPrChange w:id="1832" w:author="The Si Tran" w:date="2012-12-14T04:21:00Z">
          <w:pPr>
            <w:pStyle w:val="ListParagraph"/>
            <w:numPr>
              <w:numId w:val="47"/>
            </w:numPr>
            <w:spacing w:line="300" w:lineRule="auto"/>
            <w:ind w:left="1440" w:hanging="360"/>
            <w:jc w:val="both"/>
          </w:pPr>
        </w:pPrChange>
      </w:pPr>
      <w:ins w:id="1833" w:author="superchickend" w:date="2012-12-12T08:19:00Z">
        <w:r w:rsidRPr="003044F7">
          <w:rPr>
            <w:rFonts w:ascii="Times New Roman" w:hAnsi="Times New Roman"/>
            <w:sz w:val="26"/>
            <w:szCs w:val="26"/>
          </w:rPr>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ListParagraph"/>
        <w:numPr>
          <w:ilvl w:val="0"/>
          <w:numId w:val="47"/>
        </w:numPr>
        <w:spacing w:line="360" w:lineRule="auto"/>
        <w:ind w:left="720"/>
        <w:jc w:val="both"/>
        <w:rPr>
          <w:ins w:id="1834" w:author="superchickend" w:date="2012-12-12T08:19:00Z"/>
          <w:rFonts w:ascii="Times New Roman" w:hAnsi="Times New Roman"/>
          <w:sz w:val="26"/>
          <w:szCs w:val="26"/>
        </w:rPr>
        <w:pPrChange w:id="1835" w:author="The Si Tran" w:date="2012-12-14T04:21:00Z">
          <w:pPr>
            <w:pStyle w:val="ListParagraph"/>
            <w:numPr>
              <w:numId w:val="47"/>
            </w:numPr>
            <w:spacing w:line="300" w:lineRule="auto"/>
            <w:ind w:left="1440" w:hanging="360"/>
            <w:jc w:val="both"/>
          </w:pPr>
        </w:pPrChange>
      </w:pPr>
      <w:ins w:id="1836" w:author="superchickend" w:date="2012-12-12T08:19:00Z">
        <w:r w:rsidRPr="003044F7">
          <w:rPr>
            <w:rFonts w:ascii="Times New Roman" w:hAnsi="Times New Roman"/>
            <w:sz w:val="26"/>
            <w:szCs w:val="26"/>
          </w:rPr>
          <w:t>Phương thức dự báo đơn biến (univariate method) giá trị dự báo phụ thuộc vào 1 chuỗi giá trị ở hiện tại và quá khứ.</w:t>
        </w:r>
      </w:ins>
    </w:p>
    <w:p w14:paraId="5B05F8DF" w14:textId="77777777" w:rsidR="00925766" w:rsidRPr="003044F7" w:rsidRDefault="00925766">
      <w:pPr>
        <w:pStyle w:val="ListParagraph"/>
        <w:numPr>
          <w:ilvl w:val="0"/>
          <w:numId w:val="47"/>
        </w:numPr>
        <w:spacing w:line="360" w:lineRule="auto"/>
        <w:ind w:left="720"/>
        <w:jc w:val="both"/>
        <w:rPr>
          <w:ins w:id="1837" w:author="superchickend" w:date="2012-12-12T08:19:00Z"/>
          <w:rFonts w:ascii="Times New Roman" w:hAnsi="Times New Roman"/>
          <w:sz w:val="26"/>
          <w:szCs w:val="26"/>
        </w:rPr>
        <w:pPrChange w:id="1838" w:author="The Si Tran" w:date="2012-12-14T04:21:00Z">
          <w:pPr>
            <w:pStyle w:val="ListParagraph"/>
            <w:numPr>
              <w:numId w:val="47"/>
            </w:numPr>
            <w:spacing w:line="300" w:lineRule="auto"/>
            <w:ind w:left="1440" w:hanging="360"/>
            <w:jc w:val="both"/>
          </w:pPr>
        </w:pPrChange>
      </w:pPr>
      <w:ins w:id="1839" w:author="superchickend" w:date="2012-12-12T08:19:00Z">
        <w:r w:rsidRPr="003044F7">
          <w:rPr>
            <w:rFonts w:ascii="Times New Roman" w:hAnsi="Times New Roman"/>
            <w:sz w:val="26"/>
            <w:szCs w:val="26"/>
          </w:rPr>
          <w:t>Phương thức dự báo đa biến (multivariate method) biến dự báo phụ thuộc vào nhiều chuỗi dữ liệu.</w:t>
        </w:r>
      </w:ins>
    </w:p>
    <w:p w14:paraId="0F2958CF" w14:textId="77777777" w:rsidR="00925766" w:rsidRPr="003044F7" w:rsidRDefault="00925766">
      <w:pPr>
        <w:rPr>
          <w:ins w:id="1840" w:author="superchickend" w:date="2012-12-12T08:19:00Z"/>
        </w:rPr>
      </w:pPr>
      <w:ins w:id="1841" w:author="superchickend" w:date="2012-12-12T08:19:00Z">
        <w:r w:rsidRPr="003C57D8">
          <w:t>Ngoài ra chúng ta có thể</w:t>
        </w:r>
        <w:r w:rsidRPr="003044F7">
          <w:t xml:space="preserve"> kết hợp hai hoặc nhiều các phương thức nêu trên.</w:t>
        </w:r>
      </w:ins>
    </w:p>
    <w:p w14:paraId="4040AFDA" w14:textId="77777777" w:rsidR="00925766" w:rsidRPr="003044F7" w:rsidRDefault="00925766">
      <w:pPr>
        <w:rPr>
          <w:ins w:id="1842" w:author="superchickend" w:date="2012-12-12T08:19:00Z"/>
        </w:rPr>
      </w:pPr>
      <w:ins w:id="1843"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1844" w:author="The Si Tran" w:date="2012-12-12T14:00:00Z">
        <w:r w:rsidR="005131C3">
          <w:t>2.3</w:t>
        </w:r>
      </w:ins>
      <w:ins w:id="1845" w:author="superchickend" w:date="2012-12-12T08:19:00Z">
        <w:del w:id="1846" w:author="The Si Tran" w:date="2012-12-12T14:00:00Z">
          <w:r w:rsidRPr="003044F7" w:rsidDel="003A59DB">
            <w:delText>&lt;abc&gt;</w:delText>
          </w:r>
        </w:del>
        <w:r w:rsidRPr="003044F7">
          <w:t xml:space="preserve"> minh họa cách phân loại này.</w:t>
        </w:r>
      </w:ins>
    </w:p>
    <w:p w14:paraId="0CA70FF2" w14:textId="77777777" w:rsidR="00925766" w:rsidRDefault="00925766" w:rsidP="00925766">
      <w:pPr>
        <w:rPr>
          <w:ins w:id="1847" w:author="superchickend" w:date="2012-12-12T08:19:00Z"/>
          <w:szCs w:val="26"/>
        </w:rPr>
      </w:pPr>
      <w:ins w:id="1848" w:author="superchickend" w:date="2012-12-12T08:19:00Z">
        <w:r w:rsidRPr="00E231FB">
          <w:rPr>
            <w:noProof/>
            <w:szCs w:val="26"/>
          </w:rPr>
          <w:lastRenderedPageBreak/>
          <w:drawing>
            <wp:inline distT="0" distB="0" distL="0" distR="0" wp14:anchorId="67F70ED2" wp14:editId="3A1C80AE">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065BFC69" w:rsidR="00925766" w:rsidRDefault="00925766">
      <w:pPr>
        <w:pStyle w:val="Hinh"/>
        <w:jc w:val="center"/>
        <w:rPr>
          <w:ins w:id="1849" w:author="The Si Tran" w:date="2012-12-14T04:21:00Z"/>
        </w:rPr>
        <w:pPrChange w:id="1850" w:author="The Si Tran" w:date="2012-12-12T13:22:00Z">
          <w:pPr>
            <w:jc w:val="center"/>
          </w:pPr>
        </w:pPrChange>
      </w:pPr>
      <w:bookmarkStart w:id="1851" w:name="_Toc343415592"/>
      <w:ins w:id="1852" w:author="superchickend" w:date="2012-12-12T08:19:00Z">
        <w:r w:rsidRPr="003044F7">
          <w:t>Hình 2.</w:t>
        </w:r>
      </w:ins>
      <w:ins w:id="1853" w:author="The Si Tran" w:date="2012-12-14T04:06:00Z">
        <w:r w:rsidR="0005561A">
          <w:t>3:</w:t>
        </w:r>
      </w:ins>
      <w:ins w:id="1854" w:author="superchickend" w:date="2012-12-12T08:19:00Z">
        <w:del w:id="1855" w:author="The Si Tran" w:date="2012-12-14T04:06:00Z">
          <w:r w:rsidRPr="003044F7" w:rsidDel="0005561A">
            <w:delText>1.2</w:delText>
          </w:r>
        </w:del>
        <w:r>
          <w:t xml:space="preserve"> </w:t>
        </w:r>
        <w:r w:rsidRPr="004174BC">
          <w:rPr>
            <w:b w:val="0"/>
            <w:rPrChange w:id="1856" w:author="The Si Tran" w:date="2012-12-12T13:22:00Z">
              <w:rPr>
                <w:b/>
                <w:bCs/>
              </w:rPr>
            </w:rPrChange>
          </w:rPr>
          <w:t>Cây phân loại các mô hình dự báo</w:t>
        </w:r>
      </w:ins>
      <w:bookmarkEnd w:id="1851"/>
    </w:p>
    <w:p w14:paraId="37C764C0" w14:textId="77777777" w:rsidR="00454557" w:rsidRPr="003C57D8" w:rsidRDefault="00454557">
      <w:pPr>
        <w:pStyle w:val="Hinh"/>
        <w:jc w:val="center"/>
        <w:rPr>
          <w:ins w:id="1857" w:author="superchickend" w:date="2012-12-12T08:19:00Z"/>
        </w:rPr>
        <w:pPrChange w:id="1858" w:author="The Si Tran" w:date="2012-12-12T13:22:00Z">
          <w:pPr>
            <w:jc w:val="center"/>
          </w:pPr>
        </w:pPrChange>
      </w:pPr>
    </w:p>
    <w:p w14:paraId="7770E5E0" w14:textId="77777777" w:rsidR="00925766" w:rsidRPr="003044F7" w:rsidRDefault="00925766" w:rsidP="00925766">
      <w:pPr>
        <w:rPr>
          <w:ins w:id="1859" w:author="superchickend" w:date="2012-12-12T08:19:00Z"/>
          <w:szCs w:val="26"/>
        </w:rPr>
      </w:pPr>
      <w:ins w:id="1860"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861" w:author="The Si Tran" w:date="2012-12-12T07:36:00Z"/>
          <w:del w:id="1862" w:author="superchickend" w:date="2012-12-12T08:19:00Z"/>
        </w:rPr>
      </w:pPr>
      <w:ins w:id="1863" w:author="The Si Tran" w:date="2012-12-12T07:36:00Z">
        <w:del w:id="1864"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865" w:author="The Si Tran" w:date="2012-12-12T07:39:00Z"/>
          <w:del w:id="1866" w:author="superchickend" w:date="2012-12-12T08:19:00Z"/>
        </w:rPr>
      </w:pPr>
      <w:ins w:id="1867" w:author="The Si Tran" w:date="2012-12-12T07:36:00Z">
        <w:del w:id="1868" w:author="superchickend" w:date="2012-12-12T08:19:00Z">
          <w:r w:rsidRPr="00E94DAE" w:rsidDel="00925766">
            <w:rPr>
              <w:noProof/>
            </w:rPr>
            <w:drawing>
              <wp:inline distT="0" distB="0" distL="0" distR="0" wp14:anchorId="0C2AEC2A" wp14:editId="72816208">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jc w:val="center"/>
        <w:rPr>
          <w:ins w:id="1869" w:author="The Si Tran" w:date="2012-12-12T07:39:00Z"/>
          <w:del w:id="1870" w:author="superchickend" w:date="2012-12-12T08:19:00Z"/>
        </w:rPr>
        <w:pPrChange w:id="1871" w:author="The Si Tran" w:date="2012-12-12T07:39:00Z">
          <w:pPr/>
        </w:pPrChange>
      </w:pPr>
      <w:ins w:id="1872" w:author="The Si Tran" w:date="2012-12-12T07:39:00Z">
        <w:del w:id="1873"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jc w:val="center"/>
        <w:rPr>
          <w:ins w:id="1874" w:author="The Si Tran" w:date="2012-12-12T07:36:00Z"/>
          <w:del w:id="1875" w:author="superchickend" w:date="2012-12-12T08:19:00Z"/>
        </w:rPr>
        <w:pPrChange w:id="1876" w:author="The Si Tran" w:date="2012-12-12T07:39:00Z">
          <w:pPr/>
        </w:pPrChange>
      </w:pPr>
    </w:p>
    <w:p w14:paraId="06465EF9" w14:textId="77777777" w:rsidR="00962CF4" w:rsidDel="00925766" w:rsidRDefault="00962CF4" w:rsidP="00962CF4">
      <w:pPr>
        <w:rPr>
          <w:ins w:id="1877" w:author="The Si Tran" w:date="2012-12-12T07:36:00Z"/>
          <w:del w:id="1878" w:author="superchickend" w:date="2012-12-12T08:19:00Z"/>
        </w:rPr>
      </w:pPr>
      <w:ins w:id="1879" w:author="The Si Tran" w:date="2012-12-12T07:36:00Z">
        <w:del w:id="1880"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881" w:author="The Si Tran" w:date="2012-12-12T07:36:00Z"/>
          <w:del w:id="1882" w:author="superchickend" w:date="2012-12-12T08:19:00Z"/>
          <w:rFonts w:ascii="Times New Roman" w:hAnsi="Times New Roman"/>
          <w:sz w:val="26"/>
          <w:szCs w:val="26"/>
          <w:rPrChange w:id="1883" w:author="The Si Tran" w:date="2012-12-12T07:39:00Z">
            <w:rPr>
              <w:ins w:id="1884" w:author="The Si Tran" w:date="2012-12-12T07:36:00Z"/>
              <w:del w:id="1885" w:author="superchickend" w:date="2012-12-12T08:19:00Z"/>
            </w:rPr>
          </w:rPrChange>
        </w:rPr>
      </w:pPr>
      <w:ins w:id="1886" w:author="The Si Tran" w:date="2012-12-12T07:36:00Z">
        <w:del w:id="188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D22561" w:rsidDel="00925766">
            <w:rPr>
              <w:szCs w:val="26"/>
              <w:rPrChange w:id="1888" w:author="The Si Tran" w:date="2012-12-12T07:39:00Z">
                <w:rPr/>
              </w:rPrChange>
            </w:rPr>
            <w:delText>ết định,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889" w:author="The Si Tran" w:date="2012-12-12T07:36:00Z"/>
          <w:del w:id="1890" w:author="superchickend" w:date="2012-12-12T08:19:00Z"/>
          <w:rFonts w:ascii="Times New Roman" w:hAnsi="Times New Roman"/>
          <w:sz w:val="26"/>
          <w:szCs w:val="26"/>
          <w:rPrChange w:id="1891" w:author="The Si Tran" w:date="2012-12-12T07:39:00Z">
            <w:rPr>
              <w:ins w:id="1892" w:author="The Si Tran" w:date="2012-12-12T07:36:00Z"/>
              <w:del w:id="1893" w:author="superchickend" w:date="2012-12-12T08:19:00Z"/>
            </w:rPr>
          </w:rPrChange>
        </w:rPr>
      </w:pPr>
      <w:ins w:id="1894" w:author="The Si Tran" w:date="2012-12-12T07:36:00Z">
        <w:del w:id="189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D22561" w:rsidDel="00925766">
            <w:rPr>
              <w:szCs w:val="26"/>
              <w:rPrChange w:id="1896" w:author="The Si Tran" w:date="2012-12-12T07:39:00Z">
                <w:rPr/>
              </w:rPrChange>
            </w:rPr>
            <w:delText>ự báo phụ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1897" w:author="The Si Tran" w:date="2012-12-12T07:36:00Z"/>
          <w:del w:id="1898" w:author="superchickend" w:date="2012-12-12T08:19:00Z"/>
          <w:rFonts w:ascii="Times New Roman" w:hAnsi="Times New Roman"/>
          <w:sz w:val="26"/>
          <w:szCs w:val="26"/>
          <w:rPrChange w:id="1899" w:author="The Si Tran" w:date="2012-12-12T07:39:00Z">
            <w:rPr>
              <w:ins w:id="1900" w:author="The Si Tran" w:date="2012-12-12T07:36:00Z"/>
              <w:del w:id="1901" w:author="superchickend" w:date="2012-12-12T08:19:00Z"/>
            </w:rPr>
          </w:rPrChange>
        </w:rPr>
      </w:pPr>
      <w:ins w:id="1902" w:author="The Si Tran" w:date="2012-12-12T07:36:00Z">
        <w:del w:id="190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D22561" w:rsidDel="00925766">
            <w:rPr>
              <w:szCs w:val="26"/>
              <w:rPrChange w:id="1904" w:author="The Si Tran" w:date="2012-12-12T07:39:00Z">
                <w:rPr/>
              </w:rPrChange>
            </w:rPr>
            <w:delText>ự báo phụ thuộc vào nhiều chuỗi dữ liệu.</w:delText>
          </w:r>
        </w:del>
      </w:ins>
    </w:p>
    <w:p w14:paraId="4740C896" w14:textId="77777777" w:rsidR="00962CF4" w:rsidDel="00925766" w:rsidRDefault="00962CF4" w:rsidP="00962CF4">
      <w:pPr>
        <w:rPr>
          <w:ins w:id="1905" w:author="The Si Tran" w:date="2012-12-12T07:36:00Z"/>
          <w:del w:id="1906" w:author="superchickend" w:date="2012-12-12T08:19:00Z"/>
        </w:rPr>
      </w:pPr>
      <w:ins w:id="1907" w:author="The Si Tran" w:date="2012-12-12T07:36:00Z">
        <w:del w:id="1908"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1909" w:author="The Si Tran" w:date="2012-12-12T07:36:00Z"/>
          <w:del w:id="1910" w:author="superchickend" w:date="2012-12-12T08:19:00Z"/>
        </w:rPr>
      </w:pPr>
      <w:ins w:id="1911" w:author="The Si Tran" w:date="2012-12-12T07:36:00Z">
        <w:del w:id="1912"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1913" w:author="The Si Tran" w:date="2012-12-12T07:40:00Z">
        <w:del w:id="1914" w:author="superchickend" w:date="2012-12-12T08:19:00Z">
          <w:r w:rsidR="00BB5797" w:rsidDel="00925766">
            <w:delText>2.2</w:delText>
          </w:r>
        </w:del>
      </w:ins>
      <w:ins w:id="1915" w:author="The Si Tran" w:date="2012-12-12T07:36:00Z">
        <w:del w:id="1916" w:author="superchickend" w:date="2012-12-12T08:19:00Z">
          <w:r w:rsidDel="00925766">
            <w:delText xml:space="preserve"> minh họa cách phân loại này.</w:delText>
          </w:r>
        </w:del>
      </w:ins>
    </w:p>
    <w:p w14:paraId="34E8E3A9" w14:textId="77777777" w:rsidR="00962CF4" w:rsidDel="00925766" w:rsidRDefault="00962CF4" w:rsidP="00962CF4">
      <w:pPr>
        <w:rPr>
          <w:ins w:id="1917" w:author="The Si Tran" w:date="2012-12-12T07:40:00Z"/>
          <w:del w:id="1918" w:author="superchickend" w:date="2012-12-12T08:19:00Z"/>
        </w:rPr>
      </w:pPr>
      <w:ins w:id="1919" w:author="The Si Tran" w:date="2012-12-12T07:36:00Z">
        <w:del w:id="1920" w:author="superchickend" w:date="2012-12-12T08:19:00Z">
          <w:r w:rsidRPr="00E94DAE" w:rsidDel="00925766">
            <w:rPr>
              <w:noProof/>
            </w:rPr>
            <w:drawing>
              <wp:inline distT="0" distB="0" distL="0" distR="0" wp14:anchorId="1619DFCE" wp14:editId="689AD067">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jc w:val="center"/>
        <w:rPr>
          <w:ins w:id="1921" w:author="The Si Tran" w:date="2012-12-12T07:40:00Z"/>
          <w:del w:id="1922" w:author="superchickend" w:date="2012-12-12T08:19:00Z"/>
          <w:b w:val="0"/>
        </w:rPr>
      </w:pPr>
      <w:ins w:id="1923" w:author="The Si Tran" w:date="2012-12-12T07:40:00Z">
        <w:del w:id="1924"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1925" w:author="The Si Tran" w:date="2012-12-12T07:36:00Z"/>
          <w:del w:id="1926" w:author="superchickend" w:date="2012-12-12T08:19:00Z"/>
        </w:rPr>
      </w:pPr>
      <w:ins w:id="1927" w:author="The Si Tran" w:date="2012-12-12T07:36:00Z">
        <w:del w:id="1928"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1929" w:author="The Si Tran" w:date="2012-12-12T07:36:00Z">
          <w:pPr>
            <w:pStyle w:val="Heading2"/>
          </w:pPr>
        </w:pPrChange>
      </w:pPr>
    </w:p>
    <w:p w14:paraId="644D3E22" w14:textId="34CD310B" w:rsidR="009F530B" w:rsidRDefault="009F530B" w:rsidP="00024D6E">
      <w:pPr>
        <w:pStyle w:val="Heading2"/>
        <w:rPr>
          <w:ins w:id="1930" w:author="The Si Tran" w:date="2012-12-11T21:26:00Z"/>
          <w:sz w:val="26"/>
          <w:szCs w:val="26"/>
        </w:rPr>
      </w:pPr>
      <w:bookmarkStart w:id="1931" w:name="_Toc343415462"/>
      <w:r w:rsidRPr="0049233F">
        <w:rPr>
          <w:sz w:val="26"/>
          <w:szCs w:val="26"/>
          <w:rPrChange w:id="1932" w:author="The Si Tran" w:date="2012-12-05T23:02:00Z">
            <w:rPr/>
          </w:rPrChange>
        </w:rPr>
        <w:t>Khái niệm thống kê liên quan</w:t>
      </w:r>
      <w:bookmarkEnd w:id="1931"/>
    </w:p>
    <w:p w14:paraId="025597E4" w14:textId="7C32D678" w:rsidR="00CA1785" w:rsidRDefault="00CA1785">
      <w:pPr>
        <w:pStyle w:val="Heading3"/>
        <w:rPr>
          <w:ins w:id="1933" w:author="The Si Tran" w:date="2012-12-12T08:07:00Z"/>
        </w:rPr>
        <w:pPrChange w:id="1934" w:author="The Si Tran" w:date="2012-12-11T21:26:00Z">
          <w:pPr>
            <w:pStyle w:val="Heading2"/>
          </w:pPr>
        </w:pPrChange>
      </w:pPr>
      <w:bookmarkStart w:id="1935" w:name="_Toc343415463"/>
      <w:ins w:id="1936" w:author="The Si Tran" w:date="2012-12-11T21:26:00Z">
        <w:r>
          <w:t>Hệ số tự tương quan</w:t>
        </w:r>
      </w:ins>
      <w:bookmarkEnd w:id="1935"/>
    </w:p>
    <w:p w14:paraId="28B0AAC5" w14:textId="77777777" w:rsidR="00BC6984" w:rsidRPr="00250D4D" w:rsidDel="00BC6984" w:rsidRDefault="00BC6984">
      <w:pPr>
        <w:rPr>
          <w:del w:id="1937" w:author="The Si Tran" w:date="2012-12-12T08:07:00Z"/>
        </w:rPr>
        <w:pPrChange w:id="1938" w:author="The Si Tran" w:date="2012-12-15T07:52:00Z">
          <w:pPr>
            <w:ind w:firstLine="720"/>
          </w:pPr>
        </w:pPrChange>
      </w:pPr>
      <w:moveToRangeStart w:id="1939" w:author="The Si Tran" w:date="2012-12-12T08:07:00Z" w:name="move343062963"/>
      <w:moveTo w:id="1940"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1939"/>
    <w:p w14:paraId="1C94101A" w14:textId="77777777" w:rsidR="00BC6984" w:rsidRPr="007C782C" w:rsidRDefault="00BC6984">
      <w:pPr>
        <w:rPr>
          <w:ins w:id="1941" w:author="The Si Tran" w:date="2012-12-11T21:28:00Z"/>
        </w:rPr>
        <w:pPrChange w:id="1942" w:author="The Si Tran" w:date="2012-12-15T07:52:00Z">
          <w:pPr>
            <w:pStyle w:val="Heading2"/>
          </w:pPr>
        </w:pPrChange>
      </w:pPr>
    </w:p>
    <w:p w14:paraId="363517AC" w14:textId="77777777" w:rsidR="00011A74" w:rsidRDefault="000E6941">
      <w:pPr>
        <w:rPr>
          <w:ins w:id="1943" w:author="The Si Tran" w:date="2012-12-14T07:22:00Z"/>
          <w:szCs w:val="26"/>
        </w:rPr>
        <w:pPrChange w:id="1944" w:author="The Si Tran" w:date="2012-12-14T07:22:00Z">
          <w:pPr>
            <w:ind w:firstLine="720"/>
          </w:pPr>
        </w:pPrChange>
      </w:pPr>
      <w:ins w:id="1945"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2DDA0178" w:rsidR="000E6941" w:rsidRPr="0049233F" w:rsidRDefault="000E6941">
      <w:pPr>
        <w:rPr>
          <w:ins w:id="1946" w:author="The Si Tran" w:date="2012-12-11T21:28:00Z"/>
          <w:szCs w:val="26"/>
        </w:rPr>
        <w:pPrChange w:id="1947" w:author="The Si Tran" w:date="2012-12-14T07:22:00Z">
          <w:pPr>
            <w:ind w:firstLine="720"/>
          </w:pPr>
        </w:pPrChange>
      </w:pPr>
      <w:ins w:id="1948" w:author="The Si Tran" w:date="2012-12-11T21:28:00Z">
        <w:r w:rsidRPr="002569E2">
          <w:rPr>
            <w:noProof/>
            <w:szCs w:val="26"/>
            <w:rPrChange w:id="1949" w:author="Unknown">
              <w:rPr>
                <w:rFonts w:cs="Arial"/>
                <w:b/>
                <w:bCs/>
                <w:iCs/>
                <w:noProof/>
                <w:sz w:val="28"/>
                <w:szCs w:val="28"/>
              </w:rPr>
            </w:rPrChange>
          </w:rPr>
          <mc:AlternateContent>
            <mc:Choice Requires="wps">
              <w:drawing>
                <wp:anchor distT="0" distB="0" distL="114300" distR="114300" simplePos="0" relativeHeight="251584512" behindDoc="0" locked="0" layoutInCell="1" allowOverlap="1" wp14:anchorId="49C4EA9E" wp14:editId="1639F73B">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537CF3" w:rsidRDefault="00537CF3" w:rsidP="000E6941">
                              <w:r>
                                <w:t>(2.</w:t>
                              </w:r>
                              <w:ins w:id="1950" w:author="The Si Tran" w:date="2012-12-11T23:15:00Z">
                                <w:r>
                                  <w:t>1</w:t>
                                </w:r>
                              </w:ins>
                              <w:del w:id="1951" w:author="The Si Tran" w:date="2012-12-11T23:15:00Z">
                                <w:r w:rsidDel="00E04C47">
                                  <w:delText>1</w:delText>
                                </w:r>
                              </w:del>
                              <w:del w:id="1952"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264pt;margin-top:37.95pt;width:54.75pt;height:33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" fillcolor="white [3201]" stroked="f" strokeweight=".5pt">
                  <v:textbox>
                    <w:txbxContent>
                      <w:p w14:paraId="59A9CEBB" w14:textId="77777777" w:rsidR="00537CF3" w:rsidRDefault="00537CF3" w:rsidP="000E6941">
                        <w:r>
                          <w:t>(2.</w:t>
                        </w:r>
                        <w:ins w:id="1953" w:author="The Si Tran" w:date="2012-12-11T23:15:00Z">
                          <w:r>
                            <w:t>1</w:t>
                          </w:r>
                        </w:ins>
                        <w:del w:id="1954" w:author="The Si Tran" w:date="2012-12-11T23:15:00Z">
                          <w:r w:rsidDel="00E04C47">
                            <w:delText>1</w:delText>
                          </w:r>
                        </w:del>
                        <w:del w:id="1955" w:author="The Si Tran" w:date="2012-12-14T04:10:00Z">
                          <w:r w:rsidDel="005131C3">
                            <w:delText>.1</w:delText>
                          </w:r>
                        </w:del>
                        <w:r>
                          <w:t>)</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4D696B" w:rsidRDefault="00537CF3" w:rsidP="00BA1E01">
      <w:pPr>
        <w:ind w:left="1440" w:firstLine="720"/>
        <w:rPr>
          <w:ins w:id="1956" w:author="The Si Tran" w:date="2012-12-11T21:28:00Z"/>
          <w:szCs w:val="26"/>
        </w:rPr>
      </w:pPr>
      <m:oMathPara>
        <m:oMathParaPr>
          <m:jc m:val="left"/>
        </m:oMathParaPr>
        <m:oMath>
          <m:sSub>
            <m:sSubPr>
              <m:ctrlPr>
                <w:ins w:id="1957" w:author="The Si Tran" w:date="2012-12-11T21:28:00Z">
                  <w:rPr>
                    <w:rFonts w:ascii="Cambria Math" w:hAnsi="Cambria Math"/>
                    <w:i/>
                    <w:szCs w:val="26"/>
                  </w:rPr>
                </w:ins>
              </m:ctrlPr>
            </m:sSubPr>
            <m:e>
              <w:ins w:id="1958" w:author="The Si Tran" w:date="2012-12-11T21:28:00Z">
                <m:r>
                  <w:rPr>
                    <w:rFonts w:ascii="Cambria Math" w:hAnsi="Cambria Math"/>
                    <w:szCs w:val="26"/>
                  </w:rPr>
                  <m:t>ρ</m:t>
                </m:r>
              </w:ins>
            </m:e>
            <m:sub>
              <w:ins w:id="1959" w:author="The Si Tran" w:date="2012-12-11T21:28:00Z">
                <m:r>
                  <w:rPr>
                    <w:rFonts w:ascii="Cambria Math" w:hAnsi="Cambria Math"/>
                    <w:szCs w:val="26"/>
                  </w:rPr>
                  <m:t>k</m:t>
                </m:r>
              </w:ins>
            </m:sub>
          </m:sSub>
          <w:ins w:id="1960" w:author="The Si Tran" w:date="2012-12-11T21:28:00Z">
            <m:r>
              <w:rPr>
                <w:rFonts w:ascii="Cambria Math" w:hAnsi="Cambria Math"/>
                <w:szCs w:val="26"/>
              </w:rPr>
              <m:t>=</m:t>
            </m:r>
          </w:ins>
          <m:f>
            <m:fPr>
              <m:ctrlPr>
                <w:ins w:id="1961" w:author="The Si Tran" w:date="2012-12-11T21:28:00Z">
                  <w:rPr>
                    <w:rFonts w:ascii="Cambria Math" w:hAnsi="Cambria Math"/>
                    <w:i/>
                    <w:szCs w:val="26"/>
                  </w:rPr>
                </w:ins>
              </m:ctrlPr>
            </m:fPr>
            <m:num>
              <w:ins w:id="1962" w:author="The Si Tran" w:date="2012-12-11T21:28:00Z">
                <m:r>
                  <w:rPr>
                    <w:rFonts w:ascii="Cambria Math" w:hAnsi="Cambria Math"/>
                    <w:szCs w:val="26"/>
                  </w:rPr>
                  <m:t>E</m:t>
                </m:r>
              </w:ins>
              <m:d>
                <m:dPr>
                  <m:begChr m:val="["/>
                  <m:endChr m:val="]"/>
                  <m:ctrlPr>
                    <w:ins w:id="1963" w:author="The Si Tran" w:date="2012-12-11T21:28:00Z">
                      <w:rPr>
                        <w:rFonts w:ascii="Cambria Math" w:hAnsi="Cambria Math"/>
                        <w:i/>
                        <w:szCs w:val="26"/>
                      </w:rPr>
                    </w:ins>
                  </m:ctrlPr>
                </m:dPr>
                <m:e>
                  <m:d>
                    <m:dPr>
                      <m:ctrlPr>
                        <w:ins w:id="1964" w:author="The Si Tran" w:date="2012-12-11T21:28:00Z">
                          <w:rPr>
                            <w:rFonts w:ascii="Cambria Math" w:hAnsi="Cambria Math"/>
                            <w:i/>
                            <w:szCs w:val="26"/>
                          </w:rPr>
                        </w:ins>
                      </m:ctrlPr>
                    </m:dPr>
                    <m:e>
                      <m:sSub>
                        <m:sSubPr>
                          <m:ctrlPr>
                            <w:ins w:id="1965" w:author="The Si Tran" w:date="2012-12-11T21:28:00Z">
                              <w:rPr>
                                <w:rFonts w:ascii="Cambria Math" w:hAnsi="Cambria Math"/>
                                <w:i/>
                                <w:szCs w:val="26"/>
                              </w:rPr>
                            </w:ins>
                          </m:ctrlPr>
                        </m:sSubPr>
                        <m:e>
                          <w:ins w:id="1966" w:author="The Si Tran" w:date="2012-12-11T21:28:00Z">
                            <m:r>
                              <w:rPr>
                                <w:rFonts w:ascii="Cambria Math" w:hAnsi="Cambria Math"/>
                                <w:szCs w:val="26"/>
                              </w:rPr>
                              <m:t>X</m:t>
                            </m:r>
                          </w:ins>
                        </m:e>
                        <m:sub>
                          <w:ins w:id="1967" w:author="The Si Tran" w:date="2012-12-11T21:28:00Z">
                            <m:r>
                              <w:rPr>
                                <w:rFonts w:ascii="Cambria Math" w:hAnsi="Cambria Math"/>
                                <w:szCs w:val="26"/>
                              </w:rPr>
                              <m:t>t</m:t>
                            </m:r>
                          </w:ins>
                        </m:sub>
                      </m:sSub>
                      <w:ins w:id="1968" w:author="The Si Tran" w:date="2012-12-11T21:28:00Z">
                        <m:r>
                          <w:rPr>
                            <w:rFonts w:ascii="Cambria Math" w:hAnsi="Cambria Math"/>
                            <w:szCs w:val="26"/>
                          </w:rPr>
                          <m:t>-μ</m:t>
                        </m:r>
                      </w:ins>
                    </m:e>
                  </m:d>
                  <m:d>
                    <m:dPr>
                      <m:ctrlPr>
                        <w:ins w:id="1969" w:author="The Si Tran" w:date="2012-12-11T21:28:00Z">
                          <w:rPr>
                            <w:rFonts w:ascii="Cambria Math" w:hAnsi="Cambria Math"/>
                            <w:i/>
                            <w:szCs w:val="26"/>
                          </w:rPr>
                        </w:ins>
                      </m:ctrlPr>
                    </m:dPr>
                    <m:e>
                      <m:sSub>
                        <m:sSubPr>
                          <m:ctrlPr>
                            <w:ins w:id="1970" w:author="The Si Tran" w:date="2012-12-11T21:28:00Z">
                              <w:rPr>
                                <w:rFonts w:ascii="Cambria Math" w:hAnsi="Cambria Math"/>
                                <w:i/>
                                <w:szCs w:val="26"/>
                              </w:rPr>
                            </w:ins>
                          </m:ctrlPr>
                        </m:sSubPr>
                        <m:e>
                          <w:ins w:id="1971" w:author="The Si Tran" w:date="2012-12-11T21:28:00Z">
                            <m:r>
                              <w:rPr>
                                <w:rFonts w:ascii="Cambria Math" w:hAnsi="Cambria Math"/>
                                <w:szCs w:val="26"/>
                              </w:rPr>
                              <m:t>X</m:t>
                            </m:r>
                          </w:ins>
                        </m:e>
                        <m:sub>
                          <w:ins w:id="1972" w:author="The Si Tran" w:date="2012-12-11T21:28:00Z">
                            <m:r>
                              <w:rPr>
                                <w:rFonts w:ascii="Cambria Math" w:hAnsi="Cambria Math"/>
                                <w:szCs w:val="26"/>
                              </w:rPr>
                              <m:t>t+k</m:t>
                            </m:r>
                          </w:ins>
                        </m:sub>
                      </m:sSub>
                      <w:ins w:id="1973" w:author="The Si Tran" w:date="2012-12-11T21:28:00Z">
                        <m:r>
                          <w:rPr>
                            <w:rFonts w:ascii="Cambria Math" w:hAnsi="Cambria Math"/>
                            <w:szCs w:val="26"/>
                          </w:rPr>
                          <m:t>-μ</m:t>
                        </m:r>
                      </w:ins>
                    </m:e>
                  </m:d>
                </m:e>
              </m:d>
            </m:num>
            <m:den>
              <m:rad>
                <m:radPr>
                  <m:degHide m:val="1"/>
                  <m:ctrlPr>
                    <w:ins w:id="1974" w:author="The Si Tran" w:date="2012-12-11T21:28:00Z">
                      <w:rPr>
                        <w:rFonts w:ascii="Cambria Math" w:hAnsi="Cambria Math"/>
                        <w:i/>
                        <w:szCs w:val="26"/>
                      </w:rPr>
                    </w:ins>
                  </m:ctrlPr>
                </m:radPr>
                <m:deg/>
                <m:e>
                  <w:ins w:id="1975" w:author="The Si Tran" w:date="2012-12-11T21:28:00Z">
                    <m:r>
                      <w:rPr>
                        <w:rFonts w:ascii="Cambria Math" w:hAnsi="Cambria Math"/>
                        <w:szCs w:val="26"/>
                      </w:rPr>
                      <m:t>Var</m:t>
                    </m:r>
                  </w:ins>
                  <m:d>
                    <m:dPr>
                      <m:ctrlPr>
                        <w:ins w:id="1976" w:author="The Si Tran" w:date="2012-12-11T21:28:00Z">
                          <w:rPr>
                            <w:rFonts w:ascii="Cambria Math" w:hAnsi="Cambria Math"/>
                            <w:i/>
                            <w:szCs w:val="26"/>
                          </w:rPr>
                        </w:ins>
                      </m:ctrlPr>
                    </m:dPr>
                    <m:e>
                      <m:sSub>
                        <m:sSubPr>
                          <m:ctrlPr>
                            <w:ins w:id="1977" w:author="The Si Tran" w:date="2012-12-11T21:28:00Z">
                              <w:rPr>
                                <w:rFonts w:ascii="Cambria Math" w:hAnsi="Cambria Math"/>
                                <w:i/>
                                <w:szCs w:val="26"/>
                              </w:rPr>
                            </w:ins>
                          </m:ctrlPr>
                        </m:sSubPr>
                        <m:e>
                          <w:ins w:id="1978" w:author="The Si Tran" w:date="2012-12-11T21:28:00Z">
                            <m:r>
                              <w:rPr>
                                <w:rFonts w:ascii="Cambria Math" w:hAnsi="Cambria Math"/>
                                <w:szCs w:val="26"/>
                              </w:rPr>
                              <m:t>X</m:t>
                            </m:r>
                          </w:ins>
                        </m:e>
                        <m:sub>
                          <w:ins w:id="1979" w:author="The Si Tran" w:date="2012-12-11T21:28:00Z">
                            <m:r>
                              <w:rPr>
                                <w:rFonts w:ascii="Cambria Math" w:hAnsi="Cambria Math"/>
                                <w:szCs w:val="26"/>
                              </w:rPr>
                              <m:t>t</m:t>
                            </m:r>
                          </w:ins>
                        </m:sub>
                      </m:sSub>
                    </m:e>
                  </m:d>
                  <w:ins w:id="1980" w:author="The Si Tran" w:date="2012-12-11T21:28:00Z">
                    <m:r>
                      <w:rPr>
                        <w:rFonts w:ascii="Cambria Math" w:hAnsi="Cambria Math"/>
                        <w:szCs w:val="26"/>
                      </w:rPr>
                      <m:t>Var</m:t>
                    </m:r>
                  </w:ins>
                  <m:d>
                    <m:dPr>
                      <m:ctrlPr>
                        <w:ins w:id="1981" w:author="The Si Tran" w:date="2012-12-11T21:28:00Z">
                          <w:rPr>
                            <w:rFonts w:ascii="Cambria Math" w:hAnsi="Cambria Math"/>
                            <w:i/>
                            <w:szCs w:val="26"/>
                          </w:rPr>
                        </w:ins>
                      </m:ctrlPr>
                    </m:dPr>
                    <m:e>
                      <m:sSub>
                        <m:sSubPr>
                          <m:ctrlPr>
                            <w:ins w:id="1982" w:author="The Si Tran" w:date="2012-12-11T21:28:00Z">
                              <w:rPr>
                                <w:rFonts w:ascii="Cambria Math" w:hAnsi="Cambria Math"/>
                                <w:i/>
                                <w:szCs w:val="26"/>
                              </w:rPr>
                            </w:ins>
                          </m:ctrlPr>
                        </m:sSubPr>
                        <m:e>
                          <w:ins w:id="1983" w:author="The Si Tran" w:date="2012-12-11T21:28:00Z">
                            <m:r>
                              <w:rPr>
                                <w:rFonts w:ascii="Cambria Math" w:hAnsi="Cambria Math"/>
                                <w:szCs w:val="26"/>
                              </w:rPr>
                              <m:t>X</m:t>
                            </m:r>
                          </w:ins>
                        </m:e>
                        <m:sub>
                          <w:ins w:id="1984" w:author="The Si Tran" w:date="2012-12-11T21:28:00Z">
                            <m:r>
                              <w:rPr>
                                <w:rFonts w:ascii="Cambria Math" w:hAnsi="Cambria Math"/>
                                <w:szCs w:val="26"/>
                              </w:rPr>
                              <m:t>t+k</m:t>
                            </m:r>
                          </w:ins>
                        </m:sub>
                      </m:sSub>
                    </m:e>
                  </m:d>
                </m:e>
              </m:rad>
            </m:den>
          </m:f>
        </m:oMath>
      </m:oMathPara>
    </w:p>
    <w:p w14:paraId="2919247D" w14:textId="77777777" w:rsidR="000E6941" w:rsidRPr="004D696B" w:rsidRDefault="000E6941">
      <w:pPr>
        <w:rPr>
          <w:ins w:id="1985" w:author="The Si Tran" w:date="2012-12-11T21:28:00Z"/>
        </w:rPr>
        <w:pPrChange w:id="1986" w:author="The Si Tran" w:date="2012-12-14T07:23:00Z">
          <w:pPr>
            <w:ind w:firstLine="720"/>
          </w:pPr>
        </w:pPrChange>
      </w:pPr>
      <w:ins w:id="1987" w:author="The Si Tran" w:date="2012-12-11T21:28:00Z">
        <w:r w:rsidRPr="004D696B">
          <w:t>Vớ</w:t>
        </w:r>
        <w:r w:rsidR="003044C9">
          <w:t>i:</w:t>
        </w:r>
      </w:ins>
    </w:p>
    <w:p w14:paraId="44999312" w14:textId="77777777" w:rsidR="000E6941" w:rsidRPr="00802E77" w:rsidRDefault="00537CF3">
      <w:pPr>
        <w:pStyle w:val="ListParagraph"/>
        <w:numPr>
          <w:ilvl w:val="0"/>
          <w:numId w:val="50"/>
        </w:numPr>
        <w:ind w:left="1800"/>
        <w:rPr>
          <w:ins w:id="1988" w:author="The Si Tran" w:date="2012-12-11T21:28:00Z"/>
          <w:szCs w:val="26"/>
        </w:rPr>
        <w:pPrChange w:id="1989" w:author="The Si Tran" w:date="2012-12-14T04:22:00Z">
          <w:pPr>
            <w:ind w:firstLine="720"/>
          </w:pPr>
        </w:pPrChange>
      </w:pPr>
      <m:oMath>
        <m:sSub>
          <m:sSubPr>
            <m:ctrlPr>
              <w:ins w:id="1990" w:author="The Si Tran" w:date="2012-12-11T21:28:00Z">
                <w:rPr>
                  <w:rFonts w:ascii="Cambria Math" w:hAnsi="Cambria Math"/>
                  <w:i/>
                  <w:sz w:val="26"/>
                  <w:szCs w:val="26"/>
                </w:rPr>
              </w:ins>
            </m:ctrlPr>
          </m:sSubPr>
          <m:e>
            <w:ins w:id="1991" w:author="The Si Tran" w:date="2012-12-11T21:28:00Z">
              <m:r>
                <w:rPr>
                  <w:rFonts w:ascii="Cambria Math" w:hAnsi="Cambria Math"/>
                  <w:sz w:val="26"/>
                  <w:szCs w:val="26"/>
                  <w:rPrChange w:id="1992" w:author="The Si Tran" w:date="2012-12-14T04:23:00Z">
                    <w:rPr>
                      <w:rFonts w:ascii="Cambria Math" w:hAnsi="Cambria Math"/>
                    </w:rPr>
                  </w:rPrChange>
                </w:rPr>
                <m:t>ρ</m:t>
              </m:r>
            </w:ins>
          </m:e>
          <m:sub>
            <w:ins w:id="1993" w:author="The Si Tran" w:date="2012-12-11T21:28:00Z">
              <m:r>
                <w:rPr>
                  <w:rFonts w:ascii="Cambria Math" w:hAnsi="Cambria Math"/>
                  <w:sz w:val="26"/>
                  <w:szCs w:val="26"/>
                  <w:rPrChange w:id="1994" w:author="The Si Tran" w:date="2012-12-14T04:23:00Z">
                    <w:rPr>
                      <w:rFonts w:ascii="Cambria Math" w:hAnsi="Cambria Math"/>
                    </w:rPr>
                  </w:rPrChange>
                </w:rPr>
                <m:t>k</m:t>
              </m:r>
            </w:ins>
          </m:sub>
        </m:sSub>
      </m:oMath>
      <w:ins w:id="1995" w:author="The Si Tran" w:date="2012-12-11T21:28:00Z">
        <w:r w:rsidR="000E6941" w:rsidRPr="00454557">
          <w:rPr>
            <w:rFonts w:ascii="Times New Roman" w:hAnsi="Times New Roman"/>
            <w:sz w:val="26"/>
            <w:szCs w:val="26"/>
            <w:rPrChange w:id="1996" w:author="The Si Tran" w:date="2012-12-14T04:23:00Z">
              <w:rPr/>
            </w:rPrChange>
          </w:rPr>
          <w:t xml:space="preserve"> là hệ số tự tương quan của </w:t>
        </w:r>
        <m:oMath>
          <m:r>
            <w:rPr>
              <w:rFonts w:ascii="Cambria Math" w:hAnsi="Cambria Math"/>
              <w:sz w:val="26"/>
              <w:szCs w:val="26"/>
              <w:rPrChange w:id="1997" w:author="The Si Tran" w:date="2012-12-14T04:23:00Z">
                <w:rPr>
                  <w:rFonts w:ascii="Cambria Math" w:hAnsi="Cambria Math"/>
                </w:rPr>
              </w:rPrChange>
            </w:rPr>
            <m:t>X</m:t>
          </m:r>
        </m:oMath>
        <w:r w:rsidR="000E6941" w:rsidRPr="00454557">
          <w:rPr>
            <w:rFonts w:ascii="Times New Roman" w:hAnsi="Times New Roman"/>
            <w:sz w:val="26"/>
            <w:szCs w:val="26"/>
            <w:rPrChange w:id="1998" w:author="The Si Tran" w:date="2012-12-14T04:23:00Z">
              <w:rPr/>
            </w:rPrChange>
          </w:rPr>
          <w:t xml:space="preserve"> ở độ trễ </w:t>
        </w:r>
        <m:oMath>
          <m:r>
            <w:rPr>
              <w:rFonts w:ascii="Cambria Math" w:hAnsi="Cambria Math"/>
              <w:sz w:val="26"/>
              <w:szCs w:val="26"/>
              <w:rPrChange w:id="1999" w:author="The Si Tran" w:date="2012-12-14T04:23:00Z">
                <w:rPr>
                  <w:rFonts w:ascii="Cambria Math" w:hAnsi="Cambria Math"/>
                </w:rPr>
              </w:rPrChange>
            </w:rPr>
            <m:t>k</m:t>
          </m:r>
        </m:oMath>
      </w:ins>
    </w:p>
    <w:p w14:paraId="52ABF434" w14:textId="77777777" w:rsidR="000E6941" w:rsidRPr="00802E77" w:rsidRDefault="000E6941">
      <w:pPr>
        <w:pStyle w:val="ListParagraph"/>
        <w:numPr>
          <w:ilvl w:val="0"/>
          <w:numId w:val="50"/>
        </w:numPr>
        <w:ind w:left="1800"/>
        <w:rPr>
          <w:ins w:id="2000" w:author="The Si Tran" w:date="2012-12-11T21:28:00Z"/>
          <w:szCs w:val="26"/>
        </w:rPr>
        <w:pPrChange w:id="2001" w:author="The Si Tran" w:date="2012-12-14T04:23:00Z">
          <w:pPr>
            <w:ind w:firstLine="720"/>
          </w:pPr>
        </w:pPrChange>
      </w:pPr>
      <w:ins w:id="2002" w:author="The Si Tran" w:date="2012-12-11T21:28:00Z">
        <m:oMath>
          <m:r>
            <w:rPr>
              <w:rFonts w:ascii="Cambria Math" w:hAnsi="Cambria Math"/>
              <w:sz w:val="26"/>
              <w:szCs w:val="26"/>
              <w:rPrChange w:id="2003" w:author="The Si Tran" w:date="2012-12-14T04:23:00Z">
                <w:rPr>
                  <w:rFonts w:ascii="Cambria Math" w:hAnsi="Cambria Math"/>
                </w:rPr>
              </w:rPrChange>
            </w:rPr>
            <m:t>μ</m:t>
          </m:r>
        </m:oMath>
        <w:r w:rsidRPr="00454557">
          <w:rPr>
            <w:rFonts w:ascii="Times New Roman" w:hAnsi="Times New Roman"/>
            <w:sz w:val="26"/>
            <w:szCs w:val="26"/>
            <w:rPrChange w:id="2004" w:author="The Si Tran" w:date="2012-12-14T04:23:00Z">
              <w:rPr/>
            </w:rPrChange>
          </w:rPr>
          <w:t xml:space="preserve"> là trung bình của </w:t>
        </w:r>
        <m:oMath>
          <m:sSub>
            <m:sSubPr>
              <m:ctrlPr>
                <w:rPr>
                  <w:rFonts w:ascii="Cambria Math" w:hAnsi="Cambria Math"/>
                  <w:i/>
                  <w:sz w:val="26"/>
                  <w:szCs w:val="26"/>
                </w:rPr>
              </m:ctrlPr>
            </m:sSubPr>
            <m:e>
              <m:r>
                <w:rPr>
                  <w:rFonts w:ascii="Cambria Math" w:hAnsi="Cambria Math"/>
                  <w:sz w:val="26"/>
                  <w:szCs w:val="26"/>
                  <w:rPrChange w:id="2005" w:author="The Si Tran" w:date="2012-12-14T04:23:00Z">
                    <w:rPr>
                      <w:rFonts w:ascii="Cambria Math" w:hAnsi="Cambria Math"/>
                    </w:rPr>
                  </w:rPrChange>
                </w:rPr>
                <m:t>X</m:t>
              </m:r>
            </m:e>
            <m:sub>
              <m:r>
                <w:rPr>
                  <w:rFonts w:ascii="Cambria Math" w:hAnsi="Cambria Math"/>
                  <w:sz w:val="26"/>
                  <w:szCs w:val="26"/>
                  <w:rPrChange w:id="2006" w:author="The Si Tran" w:date="2012-12-14T04:23:00Z">
                    <w:rPr>
                      <w:rFonts w:ascii="Cambria Math" w:hAnsi="Cambria Math"/>
                    </w:rPr>
                  </w:rPrChange>
                </w:rPr>
                <m:t>t</m:t>
              </m:r>
            </m:sub>
          </m:sSub>
        </m:oMath>
      </w:ins>
    </w:p>
    <w:p w14:paraId="29C4407D" w14:textId="06090A37" w:rsidR="000E6941" w:rsidRPr="004D696B" w:rsidRDefault="000E6941">
      <w:pPr>
        <w:rPr>
          <w:ins w:id="2007" w:author="The Si Tran" w:date="2012-12-11T21:28:00Z"/>
        </w:rPr>
        <w:pPrChange w:id="2008" w:author="The Si Tran" w:date="2012-12-14T07:23:00Z">
          <w:pPr>
            <w:ind w:firstLine="540"/>
          </w:pPr>
        </w:pPrChange>
      </w:pPr>
      <w:ins w:id="2009" w:author="The Si Tran" w:date="2012-12-11T21:28:00Z">
        <w:r w:rsidRPr="004D696B">
          <w:t>Nếu</w:t>
        </w:r>
      </w:ins>
      <w:ins w:id="2010"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011"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012" w:author="The Si Tran" w:date="2012-12-11T21:28:00Z"/>
        </w:rPr>
        <w:pPrChange w:id="2013" w:author="The Si Tran" w:date="2012-12-14T07:23:00Z">
          <w:pPr>
            <w:ind w:firstLine="540"/>
          </w:pPr>
        </w:pPrChange>
      </w:pPr>
      <w:ins w:id="2014" w:author="The Si Tran" w:date="2012-12-11T21:28:00Z">
        <w:r w:rsidRPr="004D696B">
          <w:t xml:space="preserve">Để biểu diễn sự tự tương quan của một biến theo nhiều độ trễ khác nhau một cách trực quan, ta dùng hàm tự tương quan. </w:t>
        </w:r>
      </w:ins>
    </w:p>
    <w:p w14:paraId="12E736BA" w14:textId="77777777" w:rsidR="000E6941" w:rsidRPr="004D696B" w:rsidRDefault="000E6941" w:rsidP="000E6941">
      <w:pPr>
        <w:rPr>
          <w:ins w:id="2015" w:author="The Si Tran" w:date="2012-12-11T21:28:00Z"/>
          <w:szCs w:val="26"/>
        </w:rPr>
      </w:pPr>
      <w:ins w:id="2016"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2017" w:author="The Si Tran" w:date="2012-12-11T21:45:00Z">
        <w:r w:rsidR="00F452AA">
          <w:rPr>
            <w:szCs w:val="26"/>
          </w:rPr>
          <w:t>s</w:t>
        </w:r>
      </w:ins>
      <w:ins w:id="2018" w:author="The Si Tran" w:date="2012-12-11T21:28:00Z">
        <w:r w:rsidRPr="0049233F">
          <w:rPr>
            <w:szCs w:val="26"/>
          </w:rPr>
          <w:t xml:space="preserve">) </w:t>
        </w:r>
        <w:r w:rsidRPr="004D696B">
          <w:rPr>
            <w:szCs w:val="26"/>
          </w:rPr>
          <w:t>là một đồ thị biểu diễn các hệ số tự tương quan theo các độ trễ khác nhau [1].</w:t>
        </w:r>
      </w:ins>
    </w:p>
    <w:p w14:paraId="4B2B48F3" w14:textId="77777777" w:rsidR="000E6941" w:rsidRPr="004D696B" w:rsidRDefault="000E6941">
      <w:pPr>
        <w:rPr>
          <w:ins w:id="2019" w:author="The Si Tran" w:date="2012-12-11T21:28:00Z"/>
        </w:rPr>
        <w:pPrChange w:id="2020" w:author="The Si Tran" w:date="2012-12-14T07:25:00Z">
          <w:pPr>
            <w:ind w:firstLine="540"/>
          </w:pPr>
        </w:pPrChange>
      </w:pPr>
      <w:ins w:id="2021" w:author="The Si Tran" w:date="2012-12-11T21:28:00Z">
        <w:r w:rsidRPr="004D696B">
          <w:t>Hình 2</w:t>
        </w:r>
      </w:ins>
      <w:ins w:id="2022" w:author="The Si Tran" w:date="2012-12-14T04:11:00Z">
        <w:r w:rsidR="008C7DAC">
          <w:t>.4</w:t>
        </w:r>
      </w:ins>
      <w:ins w:id="2023" w:author="The Si Tran" w:date="2012-12-11T21:28:00Z">
        <w:r w:rsidRPr="004D696B">
          <w:t xml:space="preserve"> là một ví dụ về hàm tự tương quan.</w:t>
        </w:r>
      </w:ins>
    </w:p>
    <w:p w14:paraId="569A61C6" w14:textId="77777777" w:rsidR="000E6941" w:rsidRPr="004D696B" w:rsidRDefault="000E6941" w:rsidP="000E6941">
      <w:pPr>
        <w:rPr>
          <w:ins w:id="2024" w:author="The Si Tran" w:date="2012-12-11T21:28:00Z"/>
          <w:szCs w:val="26"/>
        </w:rPr>
      </w:pPr>
      <w:ins w:id="2025" w:author="The Si Tran" w:date="2012-12-11T21:28:00Z">
        <w:r w:rsidRPr="002569E2">
          <w:rPr>
            <w:noProof/>
            <w:szCs w:val="26"/>
            <w:rPrChange w:id="2026" w:author="Unknown">
              <w:rPr>
                <w:rFonts w:cs="Arial"/>
                <w:b/>
                <w:bCs/>
                <w:iCs/>
                <w:noProof/>
                <w:sz w:val="28"/>
                <w:szCs w:val="28"/>
              </w:rPr>
            </w:rPrChange>
          </w:rPr>
          <w:drawing>
            <wp:inline distT="0" distB="0" distL="0" distR="0" wp14:anchorId="46AE703A" wp14:editId="48CE56EB">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CB48F0" w:rsidRDefault="000E6941">
      <w:pPr>
        <w:pStyle w:val="Hinh"/>
        <w:jc w:val="center"/>
        <w:rPr>
          <w:ins w:id="2027" w:author="The Si Tran" w:date="2012-12-11T21:28:00Z"/>
          <w:b w:val="0"/>
          <w:rPrChange w:id="2028" w:author="The Si Tran" w:date="2012-12-11T23:17:00Z">
            <w:rPr>
              <w:ins w:id="2029" w:author="The Si Tran" w:date="2012-12-11T21:28:00Z"/>
            </w:rPr>
          </w:rPrChange>
        </w:rPr>
        <w:pPrChange w:id="2030" w:author="The Si Tran" w:date="2012-12-11T23:17:00Z">
          <w:pPr>
            <w:pStyle w:val="Caption"/>
            <w:ind w:firstLine="540"/>
            <w:jc w:val="center"/>
          </w:pPr>
        </w:pPrChange>
      </w:pPr>
      <w:bookmarkStart w:id="2031" w:name="_Toc343029951"/>
      <w:bookmarkStart w:id="2032" w:name="_Toc343415593"/>
      <w:ins w:id="2033" w:author="The Si Tran" w:date="2012-12-11T21:28:00Z">
        <w:r w:rsidRPr="009B2B7A">
          <w:rPr>
            <w:rStyle w:val="HinhChar"/>
            <w:rFonts w:eastAsiaTheme="minorHAnsi"/>
            <w:b/>
            <w:rPrChange w:id="2034" w:author="The Si Tran" w:date="2012-12-11T23:16:00Z">
              <w:rPr/>
            </w:rPrChange>
          </w:rPr>
          <w:t xml:space="preserve">Hình </w:t>
        </w:r>
      </w:ins>
      <w:ins w:id="2035" w:author="The Si Tran" w:date="2012-12-14T04:10:00Z">
        <w:r w:rsidR="00E45C52">
          <w:rPr>
            <w:rStyle w:val="HinhChar"/>
            <w:rFonts w:eastAsiaTheme="minorHAnsi"/>
            <w:b/>
          </w:rPr>
          <w:t>2.4</w:t>
        </w:r>
        <w:r w:rsidR="00AE7DA7">
          <w:rPr>
            <w:rStyle w:val="HinhChar"/>
            <w:rFonts w:eastAsiaTheme="minorHAnsi"/>
            <w:b/>
          </w:rPr>
          <w:t>:</w:t>
        </w:r>
      </w:ins>
      <w:ins w:id="2036" w:author="The Si Tran" w:date="2012-12-11T21:28:00Z">
        <w:r w:rsidRPr="004D696B">
          <w:t xml:space="preserve"> </w:t>
        </w:r>
        <w:r w:rsidRPr="00CB48F0">
          <w:rPr>
            <w:b w:val="0"/>
            <w:rPrChange w:id="2037" w:author="The Si Tran" w:date="2012-12-11T23:17:00Z">
              <w:rPr/>
            </w:rPrChange>
          </w:rPr>
          <w:t>Hàm tự tương quan</w:t>
        </w:r>
        <w:bookmarkEnd w:id="2031"/>
        <w:bookmarkEnd w:id="2032"/>
      </w:ins>
    </w:p>
    <w:p w14:paraId="25528185" w14:textId="77777777" w:rsidR="000E6941" w:rsidRPr="004D696B" w:rsidRDefault="000E6941" w:rsidP="000E6941">
      <w:pPr>
        <w:rPr>
          <w:ins w:id="2038" w:author="The Si Tran" w:date="2012-12-11T21:28:00Z"/>
          <w:szCs w:val="26"/>
        </w:rPr>
      </w:pPr>
      <w:ins w:id="2039" w:author="The Si Tran" w:date="2012-12-11T21:28:00Z">
        <w:r w:rsidRPr="004D696B">
          <w:rPr>
            <w:szCs w:val="26"/>
          </w:rPr>
          <w:tab/>
        </w:r>
      </w:ins>
    </w:p>
    <w:p w14:paraId="693F8C47" w14:textId="77777777" w:rsidR="000E6941" w:rsidRPr="004D696B" w:rsidRDefault="000E6941">
      <w:pPr>
        <w:rPr>
          <w:ins w:id="2040" w:author="The Si Tran" w:date="2012-12-11T21:28:00Z"/>
        </w:rPr>
        <w:pPrChange w:id="2041" w:author="The Si Tran" w:date="2012-12-14T07:25:00Z">
          <w:pPr>
            <w:ind w:firstLine="720"/>
          </w:pPr>
        </w:pPrChange>
      </w:pPr>
      <w:ins w:id="2042"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77777777" w:rsidR="000E6941" w:rsidRPr="0049233F" w:rsidRDefault="000E6941">
      <w:pPr>
        <w:rPr>
          <w:ins w:id="2043" w:author="The Si Tran" w:date="2012-12-11T21:28:00Z"/>
        </w:rPr>
        <w:pPrChange w:id="2044" w:author="The Si Tran" w:date="2012-12-14T07:25:00Z">
          <w:pPr>
            <w:ind w:firstLine="720"/>
          </w:pPr>
        </w:pPrChange>
      </w:pPr>
      <w:ins w:id="2045" w:author="The Si Tran" w:date="2012-12-11T21:28:00Z">
        <w:r w:rsidRPr="002569E2">
          <w:rPr>
            <w:noProof/>
            <w:rPrChange w:id="2046" w:author="Unknown">
              <w:rPr>
                <w:b/>
                <w:bCs/>
                <w:noProof/>
                <w:sz w:val="20"/>
                <w:szCs w:val="20"/>
              </w:rPr>
            </w:rPrChange>
          </w:rPr>
          <mc:AlternateContent>
            <mc:Choice Requires="wps">
              <w:drawing>
                <wp:anchor distT="0" distB="0" distL="114300" distR="114300" simplePos="0" relativeHeight="251587584" behindDoc="0" locked="0" layoutInCell="1" allowOverlap="1" wp14:anchorId="7D2D426A" wp14:editId="2EE94FF6">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537CF3" w:rsidRDefault="00537CF3" w:rsidP="000E6941">
                              <w:r>
                                <w:t>(2.</w:t>
                              </w:r>
                              <w:ins w:id="2047" w:author="The Si Tran" w:date="2012-12-14T04:12:00Z">
                                <w:r>
                                  <w:t>2</w:t>
                                </w:r>
                              </w:ins>
                              <w:del w:id="2048"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426A" id="Text Box 59" o:spid="_x0000_s1028" type="#_x0000_t202" style="position:absolute;left:0;text-align:left;margin-left:379.5pt;margin-top:30.25pt;width:89.25pt;height:41.2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" fillcolor="white [3201]" stroked="f" strokeweight=".5pt">
                  <v:textbox>
                    <w:txbxContent>
                      <w:p w14:paraId="03C7AD97" w14:textId="77777777" w:rsidR="00537CF3" w:rsidRDefault="00537CF3" w:rsidP="000E6941">
                        <w:r>
                          <w:t>(2.</w:t>
                        </w:r>
                        <w:ins w:id="2049" w:author="The Si Tran" w:date="2012-12-14T04:12:00Z">
                          <w:r>
                            <w:t>2</w:t>
                          </w:r>
                        </w:ins>
                        <w:del w:id="2050" w:author="The Si Tran" w:date="2012-12-14T04:12:00Z">
                          <w:r w:rsidDel="008C7DAC">
                            <w:delText>1.2</w:delText>
                          </w:r>
                        </w:del>
                        <w:r>
                          <w:t>)</w:t>
                        </w:r>
                      </w:p>
                    </w:txbxContent>
                  </v:textbox>
                </v:shape>
              </w:pict>
            </mc:Fallback>
          </mc:AlternateContent>
        </w:r>
        <w:r w:rsidRPr="004D696B">
          <w:t>Công thức tính hệ số tự tương quan lấy mẫu:</w:t>
        </w:r>
      </w:ins>
    </w:p>
    <w:p w14:paraId="73426D94" w14:textId="77777777" w:rsidR="000E6941" w:rsidRPr="00097101" w:rsidRDefault="00537CF3">
      <w:pPr>
        <w:rPr>
          <w:ins w:id="2051" w:author="The Si Tran" w:date="2012-12-11T21:28:00Z"/>
        </w:rPr>
        <w:pPrChange w:id="2052" w:author="The Si Tran" w:date="2012-12-14T07:26:00Z">
          <w:pPr>
            <w:ind w:left="1440"/>
          </w:pPr>
        </w:pPrChange>
      </w:pPr>
      <m:oMathPara>
        <m:oMath>
          <m:sSub>
            <m:sSubPr>
              <m:ctrlPr>
                <w:ins w:id="2053" w:author="The Si Tran" w:date="2012-12-11T21:28:00Z">
                  <w:rPr>
                    <w:rFonts w:ascii="Cambria Math" w:hAnsi="Cambria Math"/>
                  </w:rPr>
                </w:ins>
              </m:ctrlPr>
            </m:sSubPr>
            <m:e>
              <w:ins w:id="2054" w:author="The Si Tran" w:date="2012-12-11T21:28:00Z">
                <m:r>
                  <w:rPr>
                    <w:rFonts w:ascii="Cambria Math" w:hAnsi="Cambria Math"/>
                  </w:rPr>
                  <m:t>r</m:t>
                </m:r>
              </w:ins>
            </m:e>
            <m:sub>
              <w:ins w:id="2055" w:author="The Si Tran" w:date="2012-12-11T21:28:00Z">
                <m:r>
                  <w:rPr>
                    <w:rFonts w:ascii="Cambria Math" w:hAnsi="Cambria Math"/>
                  </w:rPr>
                  <m:t>k</m:t>
                </m:r>
              </w:ins>
            </m:sub>
          </m:sSub>
          <w:ins w:id="2056" w:author="The Si Tran" w:date="2012-12-11T21:28:00Z">
            <m:r>
              <m:rPr>
                <m:sty m:val="p"/>
              </m:rPr>
              <w:rPr>
                <w:rFonts w:ascii="Cambria Math" w:hAnsi="Cambria Math"/>
              </w:rPr>
              <m:t>=</m:t>
            </m:r>
          </w:ins>
          <m:f>
            <m:fPr>
              <m:ctrlPr>
                <w:ins w:id="2057" w:author="The Si Tran" w:date="2012-12-11T21:28:00Z">
                  <w:rPr>
                    <w:rFonts w:ascii="Cambria Math" w:hAnsi="Cambria Math"/>
                  </w:rPr>
                </w:ins>
              </m:ctrlPr>
            </m:fPr>
            <m:num>
              <m:nary>
                <m:naryPr>
                  <m:chr m:val="∑"/>
                  <m:limLoc m:val="subSup"/>
                  <m:ctrlPr>
                    <w:ins w:id="2058" w:author="The Si Tran" w:date="2012-12-11T21:28:00Z">
                      <w:rPr>
                        <w:rFonts w:ascii="Cambria Math" w:hAnsi="Cambria Math"/>
                      </w:rPr>
                    </w:ins>
                  </m:ctrlPr>
                </m:naryPr>
                <m:sub>
                  <w:ins w:id="2059" w:author="The Si Tran" w:date="2012-12-11T21:28:00Z">
                    <m:r>
                      <w:rPr>
                        <w:rFonts w:ascii="Cambria Math" w:hAnsi="Cambria Math"/>
                      </w:rPr>
                      <m:t>k</m:t>
                    </m:r>
                    <m:r>
                      <m:rPr>
                        <m:sty m:val="p"/>
                      </m:rPr>
                      <w:rPr>
                        <w:rFonts w:ascii="Cambria Math" w:hAnsi="Cambria Math"/>
                      </w:rPr>
                      <m:t>=1</m:t>
                    </m:r>
                  </w:ins>
                </m:sub>
                <m:sup>
                  <w:ins w:id="2060"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061" w:author="The Si Tran" w:date="2012-12-11T21:28:00Z">
                          <w:rPr>
                            <w:rFonts w:ascii="Cambria Math" w:hAnsi="Cambria Math"/>
                          </w:rPr>
                        </w:ins>
                      </m:ctrlPr>
                    </m:dPr>
                    <m:e>
                      <m:sSub>
                        <m:sSubPr>
                          <m:ctrlPr>
                            <w:ins w:id="2062" w:author="The Si Tran" w:date="2012-12-11T21:28:00Z">
                              <w:rPr>
                                <w:rFonts w:ascii="Cambria Math" w:hAnsi="Cambria Math"/>
                              </w:rPr>
                            </w:ins>
                          </m:ctrlPr>
                        </m:sSubPr>
                        <m:e>
                          <w:ins w:id="2063" w:author="The Si Tran" w:date="2012-12-11T21:28:00Z">
                            <m:r>
                              <w:rPr>
                                <w:rFonts w:ascii="Cambria Math" w:hAnsi="Cambria Math"/>
                              </w:rPr>
                              <m:t>X</m:t>
                            </m:r>
                          </w:ins>
                        </m:e>
                        <m:sub>
                          <w:ins w:id="2064" w:author="The Si Tran" w:date="2012-12-11T21:28:00Z">
                            <m:r>
                              <w:rPr>
                                <w:rFonts w:ascii="Cambria Math" w:hAnsi="Cambria Math"/>
                              </w:rPr>
                              <m:t>t</m:t>
                            </m:r>
                          </w:ins>
                        </m:sub>
                      </m:sSub>
                      <w:ins w:id="2065" w:author="The Si Tran" w:date="2012-12-11T21:28:00Z">
                        <m:r>
                          <m:rPr>
                            <m:sty m:val="p"/>
                          </m:rPr>
                          <w:rPr>
                            <w:rFonts w:ascii="Cambria Math" w:hAnsi="Cambria Math"/>
                          </w:rPr>
                          <m:t>-</m:t>
                        </m:r>
                      </w:ins>
                      <m:acc>
                        <m:accPr>
                          <m:chr m:val="̅"/>
                          <m:ctrlPr>
                            <w:ins w:id="2066" w:author="The Si Tran" w:date="2012-12-11T21:28:00Z">
                              <w:rPr>
                                <w:rFonts w:ascii="Cambria Math" w:hAnsi="Cambria Math"/>
                              </w:rPr>
                            </w:ins>
                          </m:ctrlPr>
                        </m:accPr>
                        <m:e>
                          <w:ins w:id="2067" w:author="The Si Tran" w:date="2012-12-11T21:28:00Z">
                            <m:r>
                              <w:rPr>
                                <w:rFonts w:ascii="Cambria Math" w:hAnsi="Cambria Math"/>
                              </w:rPr>
                              <m:t>X</m:t>
                            </m:r>
                          </w:ins>
                        </m:e>
                      </m:acc>
                    </m:e>
                  </m:d>
                  <m:d>
                    <m:dPr>
                      <m:ctrlPr>
                        <w:ins w:id="2068" w:author="The Si Tran" w:date="2012-12-11T21:28:00Z">
                          <w:rPr>
                            <w:rFonts w:ascii="Cambria Math" w:hAnsi="Cambria Math"/>
                          </w:rPr>
                        </w:ins>
                      </m:ctrlPr>
                    </m:dPr>
                    <m:e>
                      <m:sSub>
                        <m:sSubPr>
                          <m:ctrlPr>
                            <w:ins w:id="2069" w:author="The Si Tran" w:date="2012-12-11T21:28:00Z">
                              <w:rPr>
                                <w:rFonts w:ascii="Cambria Math" w:hAnsi="Cambria Math"/>
                              </w:rPr>
                            </w:ins>
                          </m:ctrlPr>
                        </m:sSubPr>
                        <m:e>
                          <w:ins w:id="2070" w:author="The Si Tran" w:date="2012-12-11T21:28:00Z">
                            <m:r>
                              <w:rPr>
                                <w:rFonts w:ascii="Cambria Math" w:hAnsi="Cambria Math"/>
                              </w:rPr>
                              <m:t>X</m:t>
                            </m:r>
                          </w:ins>
                        </m:e>
                        <m:sub>
                          <w:ins w:id="2071"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072" w:author="The Si Tran" w:date="2012-12-11T21:28:00Z">
                        <m:r>
                          <m:rPr>
                            <m:sty m:val="p"/>
                          </m:rPr>
                          <w:rPr>
                            <w:rFonts w:ascii="Cambria Math" w:hAnsi="Cambria Math"/>
                          </w:rPr>
                          <m:t>-</m:t>
                        </m:r>
                      </w:ins>
                      <m:acc>
                        <m:accPr>
                          <m:chr m:val="̅"/>
                          <m:ctrlPr>
                            <w:ins w:id="2073" w:author="The Si Tran" w:date="2012-12-11T21:28:00Z">
                              <w:rPr>
                                <w:rFonts w:ascii="Cambria Math" w:hAnsi="Cambria Math"/>
                              </w:rPr>
                            </w:ins>
                          </m:ctrlPr>
                        </m:accPr>
                        <m:e>
                          <w:ins w:id="2074" w:author="The Si Tran" w:date="2012-12-11T21:28:00Z">
                            <m:r>
                              <w:rPr>
                                <w:rFonts w:ascii="Cambria Math" w:hAnsi="Cambria Math"/>
                              </w:rPr>
                              <m:t>X</m:t>
                            </m:r>
                          </w:ins>
                        </m:e>
                      </m:acc>
                    </m:e>
                  </m:d>
                </m:e>
              </m:nary>
            </m:num>
            <m:den>
              <m:nary>
                <m:naryPr>
                  <m:chr m:val="∑"/>
                  <m:limLoc m:val="subSup"/>
                  <m:ctrlPr>
                    <w:ins w:id="2075" w:author="The Si Tran" w:date="2012-12-11T21:28:00Z">
                      <w:rPr>
                        <w:rFonts w:ascii="Cambria Math" w:hAnsi="Cambria Math"/>
                      </w:rPr>
                    </w:ins>
                  </m:ctrlPr>
                </m:naryPr>
                <m:sub>
                  <w:ins w:id="2076" w:author="The Si Tran" w:date="2012-12-11T21:28:00Z">
                    <m:r>
                      <w:rPr>
                        <w:rFonts w:ascii="Cambria Math" w:hAnsi="Cambria Math"/>
                      </w:rPr>
                      <m:t>t</m:t>
                    </m:r>
                    <m:r>
                      <m:rPr>
                        <m:sty m:val="p"/>
                      </m:rPr>
                      <w:rPr>
                        <w:rFonts w:ascii="Cambria Math" w:hAnsi="Cambria Math"/>
                      </w:rPr>
                      <m:t>=1</m:t>
                    </m:r>
                  </w:ins>
                </m:sub>
                <m:sup>
                  <w:ins w:id="2077" w:author="The Si Tran" w:date="2012-12-11T21:28:00Z">
                    <m:r>
                      <w:rPr>
                        <w:rFonts w:ascii="Cambria Math" w:hAnsi="Cambria Math"/>
                      </w:rPr>
                      <m:t>T</m:t>
                    </m:r>
                  </w:ins>
                </m:sup>
                <m:e>
                  <m:sSup>
                    <m:sSupPr>
                      <m:ctrlPr>
                        <w:ins w:id="2078" w:author="The Si Tran" w:date="2012-12-11T21:28:00Z">
                          <w:rPr>
                            <w:rFonts w:ascii="Cambria Math" w:hAnsi="Cambria Math"/>
                          </w:rPr>
                        </w:ins>
                      </m:ctrlPr>
                    </m:sSupPr>
                    <m:e>
                      <m:d>
                        <m:dPr>
                          <m:ctrlPr>
                            <w:ins w:id="2079" w:author="The Si Tran" w:date="2012-12-11T21:28:00Z">
                              <w:rPr>
                                <w:rFonts w:ascii="Cambria Math" w:hAnsi="Cambria Math"/>
                              </w:rPr>
                            </w:ins>
                          </m:ctrlPr>
                        </m:dPr>
                        <m:e>
                          <m:sSub>
                            <m:sSubPr>
                              <m:ctrlPr>
                                <w:ins w:id="2080" w:author="The Si Tran" w:date="2012-12-11T21:28:00Z">
                                  <w:rPr>
                                    <w:rFonts w:ascii="Cambria Math" w:hAnsi="Cambria Math"/>
                                  </w:rPr>
                                </w:ins>
                              </m:ctrlPr>
                            </m:sSubPr>
                            <m:e>
                              <w:ins w:id="2081" w:author="The Si Tran" w:date="2012-12-11T21:28:00Z">
                                <m:r>
                                  <w:rPr>
                                    <w:rFonts w:ascii="Cambria Math" w:hAnsi="Cambria Math"/>
                                  </w:rPr>
                                  <m:t>X</m:t>
                                </m:r>
                              </w:ins>
                            </m:e>
                            <m:sub>
                              <w:ins w:id="2082" w:author="The Si Tran" w:date="2012-12-11T21:28:00Z">
                                <m:r>
                                  <w:rPr>
                                    <w:rFonts w:ascii="Cambria Math" w:hAnsi="Cambria Math"/>
                                  </w:rPr>
                                  <m:t>t</m:t>
                                </m:r>
                              </w:ins>
                            </m:sub>
                          </m:sSub>
                          <w:ins w:id="2083" w:author="The Si Tran" w:date="2012-12-11T21:28:00Z">
                            <m:r>
                              <m:rPr>
                                <m:sty m:val="p"/>
                              </m:rPr>
                              <w:rPr>
                                <w:rFonts w:ascii="Cambria Math" w:hAnsi="Cambria Math"/>
                              </w:rPr>
                              <m:t>-</m:t>
                            </m:r>
                          </w:ins>
                          <m:acc>
                            <m:accPr>
                              <m:chr m:val="̅"/>
                              <m:ctrlPr>
                                <w:ins w:id="2084" w:author="The Si Tran" w:date="2012-12-11T21:28:00Z">
                                  <w:rPr>
                                    <w:rFonts w:ascii="Cambria Math" w:hAnsi="Cambria Math"/>
                                  </w:rPr>
                                </w:ins>
                              </m:ctrlPr>
                            </m:accPr>
                            <m:e>
                              <w:ins w:id="2085" w:author="The Si Tran" w:date="2012-12-11T21:28:00Z">
                                <m:r>
                                  <w:rPr>
                                    <w:rFonts w:ascii="Cambria Math" w:hAnsi="Cambria Math"/>
                                  </w:rPr>
                                  <m:t>X</m:t>
                                </m:r>
                              </w:ins>
                            </m:e>
                          </m:acc>
                        </m:e>
                      </m:d>
                    </m:e>
                    <m:sup>
                      <w:ins w:id="2086" w:author="The Si Tran" w:date="2012-12-11T21:28:00Z">
                        <m:r>
                          <m:rPr>
                            <m:sty m:val="p"/>
                          </m:rPr>
                          <w:rPr>
                            <w:rFonts w:ascii="Cambria Math" w:hAnsi="Cambria Math"/>
                          </w:rPr>
                          <m:t>2</m:t>
                        </m:r>
                      </w:ins>
                    </m:sup>
                  </m:sSup>
                </m:e>
              </m:nary>
            </m:den>
          </m:f>
        </m:oMath>
      </m:oMathPara>
    </w:p>
    <w:p w14:paraId="5672B210" w14:textId="2D29C98A" w:rsidR="000E6941" w:rsidRPr="004D696B" w:rsidRDefault="000E6941">
      <w:pPr>
        <w:rPr>
          <w:ins w:id="2087" w:author="The Si Tran" w:date="2012-12-11T21:28:00Z"/>
        </w:rPr>
      </w:pPr>
      <w:ins w:id="2088" w:author="The Si Tran" w:date="2012-12-11T21:28:00Z">
        <w:r w:rsidRPr="004D696B">
          <w:t xml:space="preserve">Với </w:t>
        </w:r>
      </w:ins>
    </w:p>
    <w:p w14:paraId="0925EDDA" w14:textId="77777777" w:rsidR="000E6941" w:rsidRPr="00802E77" w:rsidRDefault="00537CF3">
      <w:pPr>
        <w:pStyle w:val="ListParagraph"/>
        <w:numPr>
          <w:ilvl w:val="1"/>
          <w:numId w:val="52"/>
        </w:numPr>
        <w:spacing w:line="360" w:lineRule="auto"/>
        <w:ind w:left="1800"/>
        <w:rPr>
          <w:ins w:id="2089" w:author="The Si Tran" w:date="2012-12-11T21:28:00Z"/>
          <w:szCs w:val="26"/>
        </w:rPr>
        <w:pPrChange w:id="2090" w:author="The Si Tran" w:date="2012-12-14T04:26:00Z">
          <w:pPr/>
        </w:pPrChange>
      </w:pPr>
      <m:oMath>
        <m:sSub>
          <m:sSubPr>
            <m:ctrlPr>
              <w:ins w:id="2091" w:author="The Si Tran" w:date="2012-12-11T21:28:00Z">
                <w:rPr>
                  <w:rFonts w:ascii="Cambria Math" w:hAnsi="Cambria Math"/>
                  <w:i/>
                  <w:sz w:val="26"/>
                  <w:szCs w:val="26"/>
                </w:rPr>
              </w:ins>
            </m:ctrlPr>
          </m:sSubPr>
          <m:e>
            <w:ins w:id="2092" w:author="The Si Tran" w:date="2012-12-11T21:28:00Z">
              <m:r>
                <w:rPr>
                  <w:rFonts w:ascii="Cambria Math" w:hAnsi="Cambria Math"/>
                  <w:sz w:val="26"/>
                  <w:szCs w:val="26"/>
                  <w:rPrChange w:id="2093" w:author="The Si Tran" w:date="2012-12-14T04:24:00Z">
                    <w:rPr>
                      <w:rFonts w:ascii="Cambria Math" w:hAnsi="Cambria Math"/>
                    </w:rPr>
                  </w:rPrChange>
                </w:rPr>
                <m:t>r</m:t>
              </m:r>
            </w:ins>
          </m:e>
          <m:sub>
            <w:ins w:id="2094" w:author="The Si Tran" w:date="2012-12-11T21:28:00Z">
              <m:r>
                <w:rPr>
                  <w:rFonts w:ascii="Cambria Math" w:hAnsi="Cambria Math"/>
                  <w:sz w:val="26"/>
                  <w:szCs w:val="26"/>
                  <w:rPrChange w:id="2095" w:author="The Si Tran" w:date="2012-12-14T04:24:00Z">
                    <w:rPr>
                      <w:rFonts w:ascii="Cambria Math" w:hAnsi="Cambria Math"/>
                    </w:rPr>
                  </w:rPrChange>
                </w:rPr>
                <m:t>k</m:t>
              </m:r>
            </w:ins>
          </m:sub>
        </m:sSub>
      </m:oMath>
      <w:ins w:id="2096" w:author="The Si Tran" w:date="2012-12-11T21:28:00Z">
        <w:r w:rsidR="000E6941" w:rsidRPr="00454557">
          <w:rPr>
            <w:rFonts w:ascii="Times New Roman" w:hAnsi="Times New Roman"/>
            <w:sz w:val="26"/>
            <w:szCs w:val="26"/>
            <w:rPrChange w:id="2097" w:author="The Si Tran" w:date="2012-12-14T04:24:00Z">
              <w:rPr/>
            </w:rPrChange>
          </w:rPr>
          <w:t xml:space="preserve"> là hệ số tự tương quan lấy mẫu ở độ trễ </w:t>
        </w:r>
        <m:oMath>
          <m:r>
            <w:rPr>
              <w:rFonts w:ascii="Cambria Math" w:hAnsi="Cambria Math"/>
              <w:sz w:val="26"/>
              <w:szCs w:val="26"/>
              <w:rPrChange w:id="2098" w:author="The Si Tran" w:date="2012-12-14T04:24:00Z">
                <w:rPr>
                  <w:rFonts w:ascii="Cambria Math" w:hAnsi="Cambria Math"/>
                </w:rPr>
              </w:rPrChange>
            </w:rPr>
            <m:t>k</m:t>
          </m:r>
        </m:oMath>
      </w:ins>
    </w:p>
    <w:p w14:paraId="0F22761A" w14:textId="77777777" w:rsidR="000E6941" w:rsidRPr="00802E77" w:rsidRDefault="00537CF3">
      <w:pPr>
        <w:pStyle w:val="ListParagraph"/>
        <w:numPr>
          <w:ilvl w:val="1"/>
          <w:numId w:val="52"/>
        </w:numPr>
        <w:spacing w:line="360" w:lineRule="auto"/>
        <w:ind w:left="1800"/>
        <w:rPr>
          <w:ins w:id="2099" w:author="The Si Tran" w:date="2012-12-11T21:28:00Z"/>
          <w:szCs w:val="26"/>
        </w:rPr>
        <w:pPrChange w:id="2100" w:author="The Si Tran" w:date="2012-12-14T04:26:00Z">
          <w:pPr/>
        </w:pPrChange>
      </w:pPr>
      <m:oMath>
        <m:acc>
          <m:accPr>
            <m:chr m:val="̅"/>
            <m:ctrlPr>
              <w:ins w:id="2101" w:author="The Si Tran" w:date="2012-12-11T21:28:00Z">
                <w:rPr>
                  <w:rFonts w:ascii="Cambria Math" w:hAnsi="Cambria Math"/>
                  <w:i/>
                  <w:sz w:val="26"/>
                  <w:szCs w:val="26"/>
                </w:rPr>
              </w:ins>
            </m:ctrlPr>
          </m:accPr>
          <m:e>
            <w:ins w:id="2102" w:author="The Si Tran" w:date="2012-12-11T21:28:00Z">
              <m:r>
                <w:rPr>
                  <w:rFonts w:ascii="Cambria Math" w:hAnsi="Cambria Math"/>
                  <w:sz w:val="26"/>
                  <w:szCs w:val="26"/>
                  <w:rPrChange w:id="2103" w:author="The Si Tran" w:date="2012-12-14T04:24:00Z">
                    <w:rPr>
                      <w:rFonts w:ascii="Cambria Math" w:hAnsi="Cambria Math"/>
                    </w:rPr>
                  </w:rPrChange>
                </w:rPr>
                <m:t>X</m:t>
              </m:r>
            </w:ins>
          </m:e>
        </m:acc>
      </m:oMath>
      <w:ins w:id="2104" w:author="The Si Tran" w:date="2012-12-11T21:28:00Z">
        <w:r w:rsidR="000E6941" w:rsidRPr="00454557">
          <w:rPr>
            <w:rFonts w:ascii="Times New Roman" w:hAnsi="Times New Roman"/>
            <w:sz w:val="26"/>
            <w:szCs w:val="26"/>
            <w:rPrChange w:id="2105" w:author="The Si Tran" w:date="2012-12-14T04:24:00Z">
              <w:rPr/>
            </w:rPrChange>
          </w:rPr>
          <w:t xml:space="preserve"> là trung bình mẫu của </w:t>
        </w:r>
        <m:oMath>
          <m:sSub>
            <m:sSubPr>
              <m:ctrlPr>
                <w:rPr>
                  <w:rFonts w:ascii="Cambria Math" w:hAnsi="Cambria Math"/>
                  <w:i/>
                  <w:sz w:val="26"/>
                  <w:szCs w:val="26"/>
                </w:rPr>
              </m:ctrlPr>
            </m:sSubPr>
            <m:e>
              <m:r>
                <w:rPr>
                  <w:rFonts w:ascii="Cambria Math" w:hAnsi="Cambria Math"/>
                  <w:sz w:val="26"/>
                  <w:szCs w:val="26"/>
                  <w:rPrChange w:id="2106" w:author="The Si Tran" w:date="2012-12-14T04:24:00Z">
                    <w:rPr>
                      <w:rFonts w:ascii="Cambria Math" w:hAnsi="Cambria Math"/>
                    </w:rPr>
                  </w:rPrChange>
                </w:rPr>
                <m:t>X</m:t>
              </m:r>
            </m:e>
            <m:sub>
              <m:r>
                <w:rPr>
                  <w:rFonts w:ascii="Cambria Math" w:hAnsi="Cambria Math"/>
                  <w:sz w:val="26"/>
                  <w:szCs w:val="26"/>
                  <w:rPrChange w:id="2107" w:author="The Si Tran" w:date="2012-12-14T04:24:00Z">
                    <w:rPr>
                      <w:rFonts w:ascii="Cambria Math" w:hAnsi="Cambria Math"/>
                    </w:rPr>
                  </w:rPrChange>
                </w:rPr>
                <m:t>t</m:t>
              </m:r>
            </m:sub>
          </m:sSub>
        </m:oMath>
      </w:ins>
    </w:p>
    <w:p w14:paraId="381975DF" w14:textId="77777777" w:rsidR="000E6941" w:rsidRPr="00802E77" w:rsidRDefault="000E6941">
      <w:pPr>
        <w:pStyle w:val="ListParagraph"/>
        <w:numPr>
          <w:ilvl w:val="1"/>
          <w:numId w:val="52"/>
        </w:numPr>
        <w:spacing w:line="360" w:lineRule="auto"/>
        <w:ind w:left="1800"/>
        <w:rPr>
          <w:ins w:id="2108" w:author="The Si Tran" w:date="2012-12-11T21:28:00Z"/>
          <w:szCs w:val="26"/>
          <w:lang w:val="fr-FR"/>
        </w:rPr>
        <w:pPrChange w:id="2109" w:author="The Si Tran" w:date="2012-12-14T04:26:00Z">
          <w:pPr/>
        </w:pPrChange>
      </w:pPr>
      <w:ins w:id="2110" w:author="The Si Tran" w:date="2012-12-11T21:28:00Z">
        <m:oMath>
          <m:r>
            <w:rPr>
              <w:rFonts w:ascii="Cambria Math" w:hAnsi="Cambria Math"/>
              <w:sz w:val="26"/>
              <w:szCs w:val="26"/>
              <w:lang w:val="fr-FR"/>
              <w:rPrChange w:id="2111" w:author="The Si Tran" w:date="2012-12-14T04:24:00Z">
                <w:rPr>
                  <w:rFonts w:ascii="Cambria Math" w:hAnsi="Cambria Math"/>
                  <w:lang w:val="fr-FR"/>
                </w:rPr>
              </w:rPrChange>
            </w:rPr>
            <w:lastRenderedPageBreak/>
            <m:t>T</m:t>
          </m:r>
        </m:oMath>
        <w:r w:rsidRPr="00454557">
          <w:rPr>
            <w:rFonts w:ascii="Times New Roman" w:hAnsi="Times New Roman"/>
            <w:sz w:val="26"/>
            <w:szCs w:val="26"/>
            <w:lang w:val="fr-FR"/>
            <w:rPrChange w:id="2112" w:author="The Si Tran" w:date="2012-12-14T04:24:00Z">
              <w:rPr>
                <w:lang w:val="fr-FR"/>
              </w:rPr>
            </w:rPrChange>
          </w:rPr>
          <w:t xml:space="preserve"> là số phần tử của mẫu.</w:t>
        </w:r>
      </w:ins>
    </w:p>
    <w:p w14:paraId="7CD95DB3" w14:textId="77777777" w:rsidR="000E6941" w:rsidRPr="004D696B" w:rsidRDefault="00454557">
      <w:pPr>
        <w:rPr>
          <w:ins w:id="2113" w:author="The Si Tran" w:date="2012-12-11T21:28:00Z"/>
          <w:lang w:val="fr-FR"/>
        </w:rPr>
        <w:pPrChange w:id="2114" w:author="The Si Tran" w:date="2012-12-14T07:27:00Z">
          <w:pPr>
            <w:ind w:firstLine="720"/>
          </w:pPr>
        </w:pPrChange>
      </w:pPr>
      <w:ins w:id="2115" w:author="The Si Tran" w:date="2012-12-11T21:28:00Z">
        <w:r w:rsidRPr="002569E2">
          <w:rPr>
            <w:noProof/>
            <w:rPrChange w:id="2116" w:author="Unknown">
              <w:rPr>
                <w:b/>
                <w:bCs/>
                <w:noProof/>
                <w:sz w:val="20"/>
                <w:szCs w:val="20"/>
              </w:rPr>
            </w:rPrChange>
          </w:rPr>
          <mc:AlternateContent>
            <mc:Choice Requires="wps">
              <w:drawing>
                <wp:anchor distT="0" distB="0" distL="114300" distR="114300" simplePos="0" relativeHeight="251590656" behindDoc="0" locked="0" layoutInCell="1" allowOverlap="1" wp14:anchorId="2F103CE2" wp14:editId="47AD5AFF">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537CF3" w:rsidRDefault="00537CF3" w:rsidP="000E6941">
                              <w:r>
                                <w:t>(2.</w:t>
                              </w:r>
                              <w:ins w:id="2117" w:author="The Si Tran" w:date="2012-12-14T04:12:00Z">
                                <w:r>
                                  <w:t>3</w:t>
                                </w:r>
                              </w:ins>
                              <w:del w:id="2118"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537CF3" w:rsidRDefault="00537CF3" w:rsidP="000E6941">
                        <w:r>
                          <w:t>(2.</w:t>
                        </w:r>
                        <w:ins w:id="2119" w:author="The Si Tran" w:date="2012-12-14T04:12:00Z">
                          <w:r>
                            <w:t>3</w:t>
                          </w:r>
                        </w:ins>
                        <w:del w:id="2120"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rPr>
          <w:ins w:id="2121" w:author="The Si Tran" w:date="2012-12-11T21:28:00Z"/>
          <w:lang w:val="fr-FR"/>
        </w:rPr>
        <w:pPrChange w:id="2122" w:author="The Si Tran" w:date="2012-12-14T07:26:00Z">
          <w:pPr>
            <w:ind w:left="1440" w:firstLine="720"/>
          </w:pPr>
        </w:pPrChange>
      </w:pPr>
      <w:ins w:id="2123"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124" w:author="The Si Tran" w:date="2012-12-11T21:28:00Z"/>
          <w:lang w:val="fr-FR"/>
        </w:rPr>
      </w:pPr>
      <w:ins w:id="2125" w:author="The Si Tran" w:date="2012-12-11T21:28:00Z">
        <w:r w:rsidRPr="004D696B">
          <w:rPr>
            <w:lang w:val="fr-FR"/>
          </w:rPr>
          <w:t>Với :</w:t>
        </w:r>
      </w:ins>
    </w:p>
    <w:p w14:paraId="4B1A748A" w14:textId="77777777" w:rsidR="000E6941" w:rsidRPr="00802E77" w:rsidRDefault="00537CF3">
      <w:pPr>
        <w:pStyle w:val="ListParagraph"/>
        <w:numPr>
          <w:ilvl w:val="1"/>
          <w:numId w:val="54"/>
        </w:numPr>
        <w:ind w:left="1800"/>
        <w:rPr>
          <w:ins w:id="2126" w:author="The Si Tran" w:date="2012-12-11T21:28:00Z"/>
          <w:szCs w:val="26"/>
          <w:lang w:val="fr-FR"/>
        </w:rPr>
        <w:pPrChange w:id="2127" w:author="The Si Tran" w:date="2012-12-14T04:27:00Z">
          <w:pPr/>
        </w:pPrChange>
      </w:pPr>
      <m:oMath>
        <m:sSub>
          <m:sSubPr>
            <m:ctrlPr>
              <w:ins w:id="2128" w:author="The Si Tran" w:date="2012-12-11T21:28:00Z">
                <w:rPr>
                  <w:rFonts w:ascii="Cambria Math" w:hAnsi="Cambria Math"/>
                  <w:i/>
                  <w:sz w:val="26"/>
                  <w:szCs w:val="26"/>
                  <w:lang w:val="fr-FR"/>
                </w:rPr>
              </w:ins>
            </m:ctrlPr>
          </m:sSubPr>
          <m:e>
            <w:ins w:id="2129" w:author="The Si Tran" w:date="2012-12-11T21:28:00Z">
              <m:r>
                <w:rPr>
                  <w:rFonts w:ascii="Cambria Math" w:hAnsi="Cambria Math"/>
                  <w:sz w:val="26"/>
                  <w:szCs w:val="26"/>
                  <w:lang w:val="fr-FR"/>
                  <w:rPrChange w:id="2130" w:author="The Si Tran" w:date="2012-12-14T04:27:00Z">
                    <w:rPr>
                      <w:rFonts w:ascii="Cambria Math" w:hAnsi="Cambria Math"/>
                      <w:lang w:val="fr-FR"/>
                    </w:rPr>
                  </w:rPrChange>
                </w:rPr>
                <m:t>r</m:t>
              </m:r>
            </w:ins>
          </m:e>
          <m:sub>
            <w:ins w:id="2131" w:author="The Si Tran" w:date="2012-12-11T21:28:00Z">
              <m:r>
                <w:rPr>
                  <w:rFonts w:ascii="Cambria Math" w:hAnsi="Cambria Math"/>
                  <w:sz w:val="26"/>
                  <w:szCs w:val="26"/>
                  <w:lang w:val="fr-FR"/>
                  <w:rPrChange w:id="2132" w:author="The Si Tran" w:date="2012-12-14T04:27:00Z">
                    <w:rPr>
                      <w:rFonts w:ascii="Cambria Math" w:hAnsi="Cambria Math"/>
                      <w:lang w:val="fr-FR"/>
                    </w:rPr>
                  </w:rPrChange>
                </w:rPr>
                <m:t>k</m:t>
              </m:r>
            </w:ins>
          </m:sub>
        </m:sSub>
      </m:oMath>
      <w:ins w:id="2133" w:author="The Si Tran" w:date="2012-12-11T21:28:00Z">
        <w:r w:rsidR="000E6941" w:rsidRPr="00454557">
          <w:rPr>
            <w:rFonts w:ascii="Times New Roman" w:hAnsi="Times New Roman"/>
            <w:sz w:val="26"/>
            <w:szCs w:val="26"/>
            <w:lang w:val="fr-FR"/>
            <w:rPrChange w:id="2134" w:author="The Si Tran" w:date="2012-12-14T04:27:00Z">
              <w:rPr>
                <w:lang w:val="fr-FR"/>
              </w:rPr>
            </w:rPrChange>
          </w:rPr>
          <w:t xml:space="preserve"> là hệ số tự tương quan mẫu ở độ trễ </w:t>
        </w:r>
        <m:oMath>
          <m:r>
            <w:rPr>
              <w:rFonts w:ascii="Cambria Math" w:hAnsi="Cambria Math"/>
              <w:sz w:val="26"/>
              <w:szCs w:val="26"/>
              <w:lang w:val="fr-FR"/>
              <w:rPrChange w:id="2135" w:author="The Si Tran" w:date="2012-12-14T04:27:00Z">
                <w:rPr>
                  <w:rFonts w:ascii="Cambria Math" w:hAnsi="Cambria Math"/>
                  <w:lang w:val="fr-FR"/>
                </w:rPr>
              </w:rPrChange>
            </w:rPr>
            <m:t>i</m:t>
          </m:r>
        </m:oMath>
      </w:ins>
    </w:p>
    <w:p w14:paraId="50F5B6E9" w14:textId="77777777" w:rsidR="000E6941" w:rsidRPr="00802E77" w:rsidRDefault="000E6941">
      <w:pPr>
        <w:pStyle w:val="ListParagraph"/>
        <w:numPr>
          <w:ilvl w:val="1"/>
          <w:numId w:val="54"/>
        </w:numPr>
        <w:ind w:left="1800"/>
        <w:rPr>
          <w:ins w:id="2136" w:author="The Si Tran" w:date="2012-12-11T21:28:00Z"/>
          <w:szCs w:val="26"/>
          <w:lang w:val="fr-FR"/>
        </w:rPr>
        <w:pPrChange w:id="2137" w:author="The Si Tran" w:date="2012-12-14T04:27:00Z">
          <w:pPr/>
        </w:pPrChange>
      </w:pPr>
      <w:ins w:id="2138" w:author="The Si Tran" w:date="2012-12-11T21:28:00Z">
        <m:oMath>
          <m:r>
            <w:rPr>
              <w:rFonts w:ascii="Cambria Math" w:hAnsi="Cambria Math"/>
              <w:sz w:val="26"/>
              <w:szCs w:val="26"/>
              <w:lang w:val="fr-FR"/>
              <w:rPrChange w:id="2139" w:author="The Si Tran" w:date="2012-12-14T04:27:00Z">
                <w:rPr>
                  <w:rFonts w:ascii="Cambria Math" w:hAnsi="Cambria Math"/>
                  <w:lang w:val="fr-FR"/>
                </w:rPr>
              </w:rPrChange>
            </w:rPr>
            <m:t>k</m:t>
          </m:r>
        </m:oMath>
        <w:r w:rsidRPr="00454557">
          <w:rPr>
            <w:rFonts w:ascii="Times New Roman" w:hAnsi="Times New Roman"/>
            <w:sz w:val="26"/>
            <w:szCs w:val="26"/>
            <w:lang w:val="fr-FR"/>
            <w:rPrChange w:id="2140" w:author="The Si Tran" w:date="2012-12-14T04:27:00Z">
              <w:rPr>
                <w:lang w:val="fr-FR"/>
              </w:rPr>
            </w:rPrChange>
          </w:rPr>
          <w:t xml:space="preserve"> là độ trễ</w:t>
        </w:r>
      </w:ins>
    </w:p>
    <w:p w14:paraId="7D76EE3E" w14:textId="77777777" w:rsidR="000E6941" w:rsidRPr="00802E77" w:rsidRDefault="000E6941">
      <w:pPr>
        <w:pStyle w:val="ListParagraph"/>
        <w:numPr>
          <w:ilvl w:val="1"/>
          <w:numId w:val="54"/>
        </w:numPr>
        <w:ind w:left="1800"/>
        <w:rPr>
          <w:ins w:id="2141" w:author="The Si Tran" w:date="2012-12-11T21:28:00Z"/>
          <w:szCs w:val="26"/>
          <w:lang w:val="fr-FR"/>
        </w:rPr>
        <w:pPrChange w:id="2142" w:author="The Si Tran" w:date="2012-12-14T04:27:00Z">
          <w:pPr/>
        </w:pPrChange>
      </w:pPr>
      <w:ins w:id="2143" w:author="The Si Tran" w:date="2012-12-11T21:28:00Z">
        <m:oMath>
          <m:r>
            <w:rPr>
              <w:rFonts w:ascii="Cambria Math" w:hAnsi="Cambria Math"/>
              <w:sz w:val="26"/>
              <w:szCs w:val="26"/>
              <w:lang w:val="fr-FR"/>
              <w:rPrChange w:id="2144" w:author="The Si Tran" w:date="2012-12-14T04:27:00Z">
                <w:rPr>
                  <w:rFonts w:ascii="Cambria Math" w:hAnsi="Cambria Math"/>
                  <w:lang w:val="fr-FR"/>
                </w:rPr>
              </w:rPrChange>
            </w:rPr>
            <m:t>n</m:t>
          </m:r>
        </m:oMath>
        <w:r w:rsidRPr="00454557">
          <w:rPr>
            <w:rFonts w:ascii="Times New Roman" w:hAnsi="Times New Roman"/>
            <w:sz w:val="26"/>
            <w:szCs w:val="26"/>
            <w:lang w:val="fr-FR"/>
            <w:rPrChange w:id="2145" w:author="The Si Tran" w:date="2012-12-14T04:27:00Z">
              <w:rPr>
                <w:lang w:val="fr-FR"/>
              </w:rPr>
            </w:rPrChange>
          </w:rPr>
          <w:t xml:space="preserve"> là kích cỡ mẫu  </w:t>
        </w:r>
      </w:ins>
    </w:p>
    <w:p w14:paraId="569ECC6A" w14:textId="77777777" w:rsidR="000E6941" w:rsidRPr="004D696B" w:rsidRDefault="000E6941">
      <w:pPr>
        <w:rPr>
          <w:ins w:id="2146" w:author="The Si Tran" w:date="2012-12-11T21:28:00Z"/>
          <w:lang w:val="fr-FR"/>
        </w:rPr>
        <w:pPrChange w:id="2147" w:author="The Si Tran" w:date="2012-12-14T07:27:00Z">
          <w:pPr>
            <w:ind w:firstLine="720"/>
          </w:pPr>
        </w:pPrChange>
      </w:pPr>
      <w:ins w:id="2148"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149" w:author="The Si Tran" w:date="2012-12-11T21:26:00Z"/>
          <w:lang w:val="fr-FR"/>
          <w:rPrChange w:id="2150" w:author="The Si Tran" w:date="2012-12-11T21:40:00Z">
            <w:rPr>
              <w:ins w:id="2151" w:author="The Si Tran" w:date="2012-12-11T21:26:00Z"/>
            </w:rPr>
          </w:rPrChange>
        </w:rPr>
        <w:pPrChange w:id="2152" w:author="The Si Tran" w:date="2012-12-14T07:27:00Z">
          <w:pPr>
            <w:pStyle w:val="Heading2"/>
          </w:pPr>
        </w:pPrChange>
      </w:pPr>
      <w:ins w:id="2153"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154" w:author="The Si Tran" w:date="2012-12-11T23:05:00Z"/>
        </w:rPr>
        <w:pPrChange w:id="2155" w:author="The Si Tran" w:date="2012-12-11T21:26:00Z">
          <w:pPr>
            <w:pStyle w:val="Heading2"/>
          </w:pPr>
        </w:pPrChange>
      </w:pPr>
      <w:bookmarkStart w:id="2156" w:name="_Toc343415464"/>
      <w:ins w:id="2157" w:author="The Si Tran" w:date="2012-12-11T21:26:00Z">
        <w:r>
          <w:t>Hệ số tự tương quan riêng phần</w:t>
        </w:r>
      </w:ins>
      <w:bookmarkEnd w:id="2156"/>
    </w:p>
    <w:p w14:paraId="0FED98C2" w14:textId="30FF7DBE" w:rsidR="00177321" w:rsidRDefault="00177321">
      <w:pPr>
        <w:rPr>
          <w:ins w:id="2158" w:author="The Si Tran" w:date="2012-12-11T23:05:00Z"/>
        </w:rPr>
        <w:pPrChange w:id="2159" w:author="The Si Tran" w:date="2012-12-14T07:27:00Z">
          <w:pPr>
            <w:pStyle w:val="ListParagraph"/>
            <w:ind w:left="0"/>
          </w:pPr>
        </w:pPrChange>
      </w:pPr>
      <w:ins w:id="2160"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77777777" w:rsidR="00177321" w:rsidRPr="0011407F" w:rsidRDefault="00177321" w:rsidP="00177321">
      <w:pPr>
        <w:pStyle w:val="ListParagraph"/>
        <w:ind w:left="0"/>
        <w:rPr>
          <w:ins w:id="2161" w:author="The Si Tran" w:date="2012-12-11T23:05:00Z"/>
          <w:rFonts w:ascii="Times New Roman" w:eastAsiaTheme="minorEastAsia" w:hAnsi="Times New Roman"/>
          <w:sz w:val="26"/>
          <w:szCs w:val="26"/>
        </w:rPr>
      </w:pPr>
      <w:ins w:id="2162" w:author="The Si Tran" w:date="2012-12-11T23:06:00Z">
        <w:r>
          <w:rPr>
            <w:rFonts w:ascii="Times New Roman" w:eastAsiaTheme="minorEastAsia" w:hAnsi="Times New Roman"/>
            <w:sz w:val="26"/>
            <w:szCs w:val="26"/>
          </w:rPr>
          <w:tab/>
        </w:r>
      </w:ins>
      <w:ins w:id="2163"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14:paraId="013A95FA" w14:textId="77777777" w:rsidR="00177321" w:rsidRDefault="00177321" w:rsidP="00177321">
      <w:pPr>
        <w:pStyle w:val="ListParagraph"/>
        <w:ind w:left="0"/>
        <w:rPr>
          <w:ins w:id="2164" w:author="The Si Tran" w:date="2012-12-11T23:05:00Z"/>
          <w:rFonts w:ascii="Times New Roman" w:eastAsiaTheme="minorEastAsia" w:hAnsi="Times New Roman"/>
          <w:sz w:val="26"/>
          <w:szCs w:val="26"/>
        </w:rPr>
      </w:pPr>
      <w:ins w:id="2165"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14:paraId="3F985569" w14:textId="77777777" w:rsidR="00177321" w:rsidRPr="001E0FF2" w:rsidRDefault="00177321" w:rsidP="00177321">
      <w:pPr>
        <w:pStyle w:val="ListParagraph"/>
        <w:ind w:left="0"/>
        <w:rPr>
          <w:ins w:id="2166" w:author="The Si Tran" w:date="2012-12-11T23:05:00Z"/>
          <w:rFonts w:ascii="Times New Roman" w:eastAsiaTheme="minorEastAsia" w:hAnsi="Times New Roman"/>
          <w:sz w:val="26"/>
          <w:szCs w:val="26"/>
        </w:rPr>
      </w:pPr>
      <w:ins w:id="2167" w:author="The Si Tran" w:date="2012-12-11T23:06:00Z">
        <w:r>
          <w:rPr>
            <w:rFonts w:ascii="Times New Roman" w:eastAsiaTheme="minorEastAsia" w:hAnsi="Times New Roman"/>
            <w:sz w:val="26"/>
            <w:szCs w:val="26"/>
          </w:rPr>
          <w:tab/>
        </w:r>
      </w:ins>
      <m:oMath>
        <m:sSub>
          <m:sSubPr>
            <m:ctrlPr>
              <w:ins w:id="2168" w:author="The Si Tran" w:date="2012-12-11T23:05:00Z">
                <w:rPr>
                  <w:rFonts w:ascii="Cambria Math" w:eastAsiaTheme="minorEastAsia" w:hAnsi="Cambria Math"/>
                  <w:i/>
                  <w:sz w:val="26"/>
                  <w:szCs w:val="26"/>
                </w:rPr>
              </w:ins>
            </m:ctrlPr>
          </m:sSubPr>
          <m:e>
            <w:ins w:id="2169" w:author="The Si Tran" w:date="2012-12-11T23:05:00Z">
              <m:r>
                <w:rPr>
                  <w:rFonts w:ascii="Cambria Math" w:eastAsiaTheme="minorEastAsia" w:hAnsi="Cambria Math"/>
                  <w:sz w:val="26"/>
                  <w:szCs w:val="26"/>
                </w:rPr>
                <m:t>C</m:t>
              </m:r>
            </w:ins>
          </m:e>
          <m:sub>
            <w:ins w:id="2170" w:author="The Si Tran" w:date="2012-12-11T23:05:00Z">
              <m:r>
                <w:rPr>
                  <w:rFonts w:ascii="Cambria Math" w:eastAsiaTheme="minorEastAsia" w:hAnsi="Cambria Math"/>
                  <w:sz w:val="26"/>
                  <w:szCs w:val="26"/>
                </w:rPr>
                <m:t>kk</m:t>
              </m:r>
            </w:ins>
          </m:sub>
        </m:sSub>
        <w:ins w:id="2171" w:author="The Si Tran" w:date="2012-12-11T23:05:00Z">
          <m:r>
            <w:rPr>
              <w:rFonts w:ascii="Cambria Math" w:eastAsiaTheme="minorEastAsia" w:hAnsi="Cambria Math"/>
              <w:sz w:val="26"/>
              <w:szCs w:val="26"/>
            </w:rPr>
            <m:t>=</m:t>
          </m:r>
        </w:ins>
        <m:f>
          <m:fPr>
            <m:ctrlPr>
              <w:ins w:id="2172" w:author="The Si Tran" w:date="2012-12-11T23:05:00Z">
                <w:rPr>
                  <w:rFonts w:ascii="Cambria Math" w:eastAsiaTheme="minorEastAsia" w:hAnsi="Cambria Math"/>
                  <w:i/>
                  <w:sz w:val="26"/>
                  <w:szCs w:val="26"/>
                </w:rPr>
              </w:ins>
            </m:ctrlPr>
          </m:fPr>
          <m:num>
            <m:sSub>
              <m:sSubPr>
                <m:ctrlPr>
                  <w:ins w:id="2173" w:author="The Si Tran" w:date="2012-12-11T23:05:00Z">
                    <w:rPr>
                      <w:rFonts w:ascii="Cambria Math" w:eastAsiaTheme="minorEastAsia" w:hAnsi="Cambria Math"/>
                      <w:i/>
                      <w:sz w:val="26"/>
                      <w:szCs w:val="26"/>
                    </w:rPr>
                  </w:ins>
                </m:ctrlPr>
              </m:sSubPr>
              <m:e>
                <w:ins w:id="2174" w:author="The Si Tran" w:date="2012-12-11T23:05:00Z">
                  <m:r>
                    <w:rPr>
                      <w:rFonts w:ascii="Cambria Math" w:eastAsiaTheme="minorEastAsia" w:hAnsi="Cambria Math"/>
                      <w:sz w:val="26"/>
                      <w:szCs w:val="26"/>
                    </w:rPr>
                    <m:t>r</m:t>
                  </m:r>
                </w:ins>
              </m:e>
              <m:sub>
                <w:ins w:id="2175" w:author="The Si Tran" w:date="2012-12-11T23:05:00Z">
                  <m:r>
                    <w:rPr>
                      <w:rFonts w:ascii="Cambria Math" w:eastAsiaTheme="minorEastAsia" w:hAnsi="Cambria Math"/>
                      <w:sz w:val="26"/>
                      <w:szCs w:val="26"/>
                    </w:rPr>
                    <m:t>k</m:t>
                  </m:r>
                </w:ins>
              </m:sub>
            </m:sSub>
            <w:ins w:id="2176" w:author="The Si Tran" w:date="2012-12-11T23:05:00Z">
              <m:r>
                <w:rPr>
                  <w:rFonts w:ascii="Cambria Math" w:eastAsiaTheme="minorEastAsia" w:hAnsi="Cambria Math"/>
                  <w:sz w:val="26"/>
                  <w:szCs w:val="26"/>
                </w:rPr>
                <m:t>-</m:t>
              </m:r>
            </w:ins>
            <m:nary>
              <m:naryPr>
                <m:chr m:val="∑"/>
                <m:limLoc m:val="subSup"/>
                <m:ctrlPr>
                  <w:ins w:id="2177" w:author="The Si Tran" w:date="2012-12-11T23:05:00Z">
                    <w:rPr>
                      <w:rFonts w:ascii="Cambria Math" w:eastAsiaTheme="minorEastAsia" w:hAnsi="Cambria Math"/>
                      <w:i/>
                      <w:sz w:val="26"/>
                      <w:szCs w:val="26"/>
                    </w:rPr>
                  </w:ins>
                </m:ctrlPr>
              </m:naryPr>
              <m:sub>
                <w:ins w:id="2178" w:author="The Si Tran" w:date="2012-12-11T23:05:00Z">
                  <m:r>
                    <w:rPr>
                      <w:rFonts w:ascii="Cambria Math" w:eastAsiaTheme="minorEastAsia" w:hAnsi="Cambria Math"/>
                      <w:sz w:val="26"/>
                      <w:szCs w:val="26"/>
                    </w:rPr>
                    <m:t>j</m:t>
                  </m:r>
                </w:ins>
              </m:sub>
              <m:sup>
                <w:ins w:id="2179" w:author="The Si Tran" w:date="2012-12-11T23:05:00Z">
                  <m:r>
                    <w:rPr>
                      <w:rFonts w:ascii="Cambria Math" w:eastAsiaTheme="minorEastAsia" w:hAnsi="Cambria Math"/>
                      <w:sz w:val="26"/>
                      <w:szCs w:val="26"/>
                    </w:rPr>
                    <m:t>k-1</m:t>
                  </m:r>
                </w:ins>
              </m:sup>
              <m:e>
                <m:sSub>
                  <m:sSubPr>
                    <m:ctrlPr>
                      <w:ins w:id="2180" w:author="The Si Tran" w:date="2012-12-11T23:05:00Z">
                        <w:rPr>
                          <w:rFonts w:ascii="Cambria Math" w:eastAsiaTheme="minorEastAsia" w:hAnsi="Cambria Math"/>
                          <w:i/>
                          <w:sz w:val="26"/>
                          <w:szCs w:val="26"/>
                        </w:rPr>
                      </w:ins>
                    </m:ctrlPr>
                  </m:sSubPr>
                  <m:e>
                    <w:ins w:id="2181" w:author="The Si Tran" w:date="2012-12-11T23:05:00Z">
                      <m:r>
                        <w:rPr>
                          <w:rFonts w:ascii="Cambria Math" w:eastAsiaTheme="minorEastAsia" w:hAnsi="Cambria Math"/>
                          <w:sz w:val="26"/>
                          <w:szCs w:val="26"/>
                        </w:rPr>
                        <m:t>C</m:t>
                      </m:r>
                    </w:ins>
                  </m:e>
                  <m:sub>
                    <w:ins w:id="2182" w:author="The Si Tran" w:date="2012-12-11T23:05:00Z">
                      <m:r>
                        <w:rPr>
                          <w:rFonts w:ascii="Cambria Math" w:eastAsiaTheme="minorEastAsia" w:hAnsi="Cambria Math"/>
                          <w:sz w:val="26"/>
                          <w:szCs w:val="26"/>
                        </w:rPr>
                        <m:t>k-1,j</m:t>
                      </m:r>
                    </w:ins>
                  </m:sub>
                </m:sSub>
                <w:ins w:id="2183" w:author="The Si Tran" w:date="2012-12-11T23:05:00Z">
                  <m:r>
                    <w:rPr>
                      <w:rFonts w:ascii="Cambria Math" w:eastAsiaTheme="minorEastAsia" w:hAnsi="Cambria Math"/>
                      <w:sz w:val="26"/>
                      <w:szCs w:val="26"/>
                    </w:rPr>
                    <m:t>×</m:t>
                  </m:r>
                </w:ins>
                <m:sSub>
                  <m:sSubPr>
                    <m:ctrlPr>
                      <w:ins w:id="2184" w:author="The Si Tran" w:date="2012-12-11T23:05:00Z">
                        <w:rPr>
                          <w:rFonts w:ascii="Cambria Math" w:eastAsiaTheme="minorEastAsia" w:hAnsi="Cambria Math"/>
                          <w:i/>
                          <w:sz w:val="26"/>
                          <w:szCs w:val="26"/>
                        </w:rPr>
                      </w:ins>
                    </m:ctrlPr>
                  </m:sSubPr>
                  <m:e>
                    <w:ins w:id="2185" w:author="The Si Tran" w:date="2012-12-11T23:05:00Z">
                      <m:r>
                        <w:rPr>
                          <w:rFonts w:ascii="Cambria Math" w:eastAsiaTheme="minorEastAsia" w:hAnsi="Cambria Math"/>
                          <w:sz w:val="26"/>
                          <w:szCs w:val="26"/>
                        </w:rPr>
                        <m:t>r</m:t>
                      </m:r>
                    </w:ins>
                  </m:e>
                  <m:sub>
                    <w:ins w:id="2186" w:author="The Si Tran" w:date="2012-12-11T23:05:00Z">
                      <m:r>
                        <w:rPr>
                          <w:rFonts w:ascii="Cambria Math" w:eastAsiaTheme="minorEastAsia" w:hAnsi="Cambria Math"/>
                          <w:sz w:val="26"/>
                          <w:szCs w:val="26"/>
                        </w:rPr>
                        <m:t>k-j</m:t>
                      </m:r>
                    </w:ins>
                  </m:sub>
                </m:sSub>
              </m:e>
            </m:nary>
          </m:num>
          <m:den>
            <w:ins w:id="2187" w:author="The Si Tran" w:date="2012-12-11T23:05:00Z">
              <m:r>
                <w:rPr>
                  <w:rFonts w:ascii="Cambria Math" w:eastAsiaTheme="minorEastAsia" w:hAnsi="Cambria Math"/>
                  <w:sz w:val="26"/>
                  <w:szCs w:val="26"/>
                </w:rPr>
                <m:t>1-</m:t>
              </m:r>
            </w:ins>
            <m:nary>
              <m:naryPr>
                <m:chr m:val="∑"/>
                <m:limLoc m:val="subSup"/>
                <m:ctrlPr>
                  <w:ins w:id="2188" w:author="The Si Tran" w:date="2012-12-11T23:05:00Z">
                    <w:rPr>
                      <w:rFonts w:ascii="Cambria Math" w:eastAsiaTheme="minorEastAsia" w:hAnsi="Cambria Math"/>
                      <w:i/>
                      <w:sz w:val="26"/>
                      <w:szCs w:val="26"/>
                    </w:rPr>
                  </w:ins>
                </m:ctrlPr>
              </m:naryPr>
              <m:sub>
                <w:ins w:id="2189" w:author="The Si Tran" w:date="2012-12-11T23:05:00Z">
                  <m:r>
                    <w:rPr>
                      <w:rFonts w:ascii="Cambria Math" w:eastAsiaTheme="minorEastAsia" w:hAnsi="Cambria Math"/>
                      <w:sz w:val="26"/>
                      <w:szCs w:val="26"/>
                    </w:rPr>
                    <m:t>j</m:t>
                  </m:r>
                </w:ins>
              </m:sub>
              <m:sup>
                <w:ins w:id="2190" w:author="The Si Tran" w:date="2012-12-11T23:05:00Z">
                  <m:r>
                    <w:rPr>
                      <w:rFonts w:ascii="Cambria Math" w:eastAsiaTheme="minorEastAsia" w:hAnsi="Cambria Math"/>
                      <w:sz w:val="26"/>
                      <w:szCs w:val="26"/>
                    </w:rPr>
                    <m:t>k-1</m:t>
                  </m:r>
                </w:ins>
              </m:sup>
              <m:e>
                <m:sSub>
                  <m:sSubPr>
                    <m:ctrlPr>
                      <w:ins w:id="2191" w:author="The Si Tran" w:date="2012-12-11T23:05:00Z">
                        <w:rPr>
                          <w:rFonts w:ascii="Cambria Math" w:eastAsiaTheme="minorEastAsia" w:hAnsi="Cambria Math"/>
                          <w:i/>
                          <w:sz w:val="26"/>
                          <w:szCs w:val="26"/>
                        </w:rPr>
                      </w:ins>
                    </m:ctrlPr>
                  </m:sSubPr>
                  <m:e>
                    <w:ins w:id="2192" w:author="The Si Tran" w:date="2012-12-11T23:05:00Z">
                      <m:r>
                        <w:rPr>
                          <w:rFonts w:ascii="Cambria Math" w:eastAsiaTheme="minorEastAsia" w:hAnsi="Cambria Math"/>
                          <w:sz w:val="26"/>
                          <w:szCs w:val="26"/>
                        </w:rPr>
                        <m:t>C</m:t>
                      </m:r>
                    </w:ins>
                  </m:e>
                  <m:sub>
                    <w:ins w:id="2193" w:author="The Si Tran" w:date="2012-12-11T23:05:00Z">
                      <m:r>
                        <w:rPr>
                          <w:rFonts w:ascii="Cambria Math" w:eastAsiaTheme="minorEastAsia" w:hAnsi="Cambria Math"/>
                          <w:sz w:val="26"/>
                          <w:szCs w:val="26"/>
                        </w:rPr>
                        <m:t>k-1,j</m:t>
                      </m:r>
                    </w:ins>
                  </m:sub>
                </m:sSub>
                <w:ins w:id="2194" w:author="The Si Tran" w:date="2012-12-11T23:05:00Z">
                  <m:r>
                    <w:rPr>
                      <w:rFonts w:ascii="Cambria Math" w:eastAsiaTheme="minorEastAsia" w:hAnsi="Cambria Math"/>
                      <w:sz w:val="26"/>
                      <w:szCs w:val="26"/>
                    </w:rPr>
                    <m:t>×</m:t>
                  </m:r>
                </w:ins>
                <m:sSub>
                  <m:sSubPr>
                    <m:ctrlPr>
                      <w:ins w:id="2195" w:author="The Si Tran" w:date="2012-12-11T23:05:00Z">
                        <w:rPr>
                          <w:rFonts w:ascii="Cambria Math" w:eastAsiaTheme="minorEastAsia" w:hAnsi="Cambria Math"/>
                          <w:i/>
                          <w:sz w:val="26"/>
                          <w:szCs w:val="26"/>
                        </w:rPr>
                      </w:ins>
                    </m:ctrlPr>
                  </m:sSubPr>
                  <m:e>
                    <w:ins w:id="2196" w:author="The Si Tran" w:date="2012-12-11T23:05:00Z">
                      <m:r>
                        <w:rPr>
                          <w:rFonts w:ascii="Cambria Math" w:eastAsiaTheme="minorEastAsia" w:hAnsi="Cambria Math"/>
                          <w:sz w:val="26"/>
                          <w:szCs w:val="26"/>
                        </w:rPr>
                        <m:t>r</m:t>
                      </m:r>
                    </w:ins>
                  </m:e>
                  <m:sub>
                    <w:ins w:id="2197" w:author="The Si Tran" w:date="2012-12-11T23:05:00Z">
                      <m:r>
                        <w:rPr>
                          <w:rFonts w:ascii="Cambria Math" w:eastAsiaTheme="minorEastAsia" w:hAnsi="Cambria Math"/>
                          <w:sz w:val="26"/>
                          <w:szCs w:val="26"/>
                        </w:rPr>
                        <m:t>j</m:t>
                      </m:r>
                    </w:ins>
                  </m:sub>
                </m:sSub>
              </m:e>
            </m:nary>
          </m:den>
        </m:f>
      </m:oMath>
    </w:p>
    <w:p w14:paraId="04D4AA41" w14:textId="5487B44B" w:rsidR="00177321" w:rsidRPr="00444FC1" w:rsidRDefault="00177321">
      <w:pPr>
        <w:pStyle w:val="ListParagraph"/>
        <w:ind w:left="0"/>
        <w:rPr>
          <w:rFonts w:eastAsiaTheme="minorEastAsia"/>
          <w:sz w:val="26"/>
          <w:szCs w:val="26"/>
          <w:rPrChange w:id="2198" w:author="The Si Tran" w:date="2012-12-14T07:27:00Z">
            <w:rPr/>
          </w:rPrChange>
        </w:rPr>
        <w:pPrChange w:id="2199" w:author="The Si Tran" w:date="2012-12-14T07:27:00Z">
          <w:pPr>
            <w:pStyle w:val="Heading2"/>
          </w:pPr>
        </w:pPrChange>
      </w:pPr>
      <w:ins w:id="2200" w:author="The Si Tran" w:date="2012-12-11T23:06:00Z">
        <w:r>
          <w:rPr>
            <w:rFonts w:ascii="Times New Roman" w:eastAsiaTheme="minorEastAsia" w:hAnsi="Times New Roman"/>
            <w:sz w:val="26"/>
            <w:szCs w:val="26"/>
          </w:rPr>
          <w:tab/>
        </w:r>
      </w:ins>
      <m:oMath>
        <m:sSub>
          <m:sSubPr>
            <m:ctrlPr>
              <w:ins w:id="2201" w:author="The Si Tran" w:date="2012-12-11T23:05:00Z">
                <w:rPr>
                  <w:rFonts w:ascii="Cambria Math" w:eastAsiaTheme="minorEastAsia" w:hAnsi="Cambria Math"/>
                  <w:i/>
                  <w:sz w:val="26"/>
                  <w:szCs w:val="26"/>
                </w:rPr>
              </w:ins>
            </m:ctrlPr>
          </m:sSubPr>
          <m:e>
            <w:ins w:id="2202" w:author="The Si Tran" w:date="2012-12-11T23:05:00Z">
              <m:r>
                <w:rPr>
                  <w:rFonts w:ascii="Cambria Math" w:eastAsiaTheme="minorEastAsia" w:hAnsi="Cambria Math"/>
                  <w:sz w:val="26"/>
                  <w:szCs w:val="26"/>
                </w:rPr>
                <m:t>C</m:t>
              </m:r>
            </w:ins>
          </m:e>
          <m:sub>
            <w:ins w:id="2203" w:author="The Si Tran" w:date="2012-12-11T23:05:00Z">
              <m:r>
                <w:rPr>
                  <w:rFonts w:ascii="Cambria Math" w:eastAsiaTheme="minorEastAsia" w:hAnsi="Cambria Math"/>
                  <w:sz w:val="26"/>
                  <w:szCs w:val="26"/>
                </w:rPr>
                <m:t>k+1,j</m:t>
              </m:r>
            </w:ins>
          </m:sub>
        </m:sSub>
        <w:ins w:id="2204" w:author="The Si Tran" w:date="2012-12-11T23:05:00Z">
          <m:r>
            <w:rPr>
              <w:rFonts w:ascii="Cambria Math" w:eastAsiaTheme="minorEastAsia" w:hAnsi="Cambria Math"/>
              <w:sz w:val="26"/>
              <w:szCs w:val="26"/>
            </w:rPr>
            <m:t>=</m:t>
          </m:r>
        </w:ins>
        <m:sSub>
          <m:sSubPr>
            <m:ctrlPr>
              <w:ins w:id="2205" w:author="The Si Tran" w:date="2012-12-11T23:05:00Z">
                <w:rPr>
                  <w:rFonts w:ascii="Cambria Math" w:eastAsiaTheme="minorEastAsia" w:hAnsi="Cambria Math"/>
                  <w:i/>
                  <w:sz w:val="26"/>
                  <w:szCs w:val="26"/>
                </w:rPr>
              </w:ins>
            </m:ctrlPr>
          </m:sSubPr>
          <m:e>
            <w:ins w:id="2206" w:author="The Si Tran" w:date="2012-12-11T23:05:00Z">
              <m:r>
                <w:rPr>
                  <w:rFonts w:ascii="Cambria Math" w:eastAsiaTheme="minorEastAsia" w:hAnsi="Cambria Math"/>
                  <w:sz w:val="26"/>
                  <w:szCs w:val="26"/>
                </w:rPr>
                <m:t>C</m:t>
              </m:r>
            </w:ins>
          </m:e>
          <m:sub>
            <w:ins w:id="2207" w:author="The Si Tran" w:date="2012-12-11T23:05:00Z">
              <m:r>
                <w:rPr>
                  <w:rFonts w:ascii="Cambria Math" w:eastAsiaTheme="minorEastAsia" w:hAnsi="Cambria Math"/>
                  <w:sz w:val="26"/>
                  <w:szCs w:val="26"/>
                </w:rPr>
                <m:t>kj</m:t>
              </m:r>
            </w:ins>
          </m:sub>
        </m:sSub>
        <w:ins w:id="2208" w:author="The Si Tran" w:date="2012-12-11T23:05:00Z">
          <m:r>
            <w:rPr>
              <w:rFonts w:ascii="Cambria Math" w:eastAsiaTheme="minorEastAsia" w:hAnsi="Cambria Math"/>
              <w:sz w:val="26"/>
              <w:szCs w:val="26"/>
            </w:rPr>
            <m:t>-</m:t>
          </m:r>
        </w:ins>
        <m:sSub>
          <m:sSubPr>
            <m:ctrlPr>
              <w:ins w:id="2209" w:author="The Si Tran" w:date="2012-12-11T23:05:00Z">
                <w:rPr>
                  <w:rFonts w:ascii="Cambria Math" w:eastAsiaTheme="minorEastAsia" w:hAnsi="Cambria Math"/>
                  <w:i/>
                  <w:sz w:val="26"/>
                  <w:szCs w:val="26"/>
                </w:rPr>
              </w:ins>
            </m:ctrlPr>
          </m:sSubPr>
          <m:e>
            <w:ins w:id="2210" w:author="The Si Tran" w:date="2012-12-11T23:05:00Z">
              <m:r>
                <w:rPr>
                  <w:rFonts w:ascii="Cambria Math" w:eastAsiaTheme="minorEastAsia" w:hAnsi="Cambria Math"/>
                  <w:sz w:val="26"/>
                  <w:szCs w:val="26"/>
                </w:rPr>
                <m:t>C</m:t>
              </m:r>
            </w:ins>
          </m:e>
          <m:sub>
            <w:ins w:id="2211" w:author="The Si Tran" w:date="2012-12-11T23:05:00Z">
              <m:r>
                <w:rPr>
                  <w:rFonts w:ascii="Cambria Math" w:eastAsiaTheme="minorEastAsia" w:hAnsi="Cambria Math"/>
                  <w:sz w:val="26"/>
                  <w:szCs w:val="26"/>
                </w:rPr>
                <m:t>k+1,k+1</m:t>
              </m:r>
            </w:ins>
          </m:sub>
        </m:sSub>
        <w:ins w:id="2212" w:author="The Si Tran" w:date="2012-12-11T23:05:00Z">
          <m:r>
            <w:rPr>
              <w:rFonts w:ascii="Cambria Math" w:eastAsiaTheme="minorEastAsia" w:hAnsi="Cambria Math"/>
              <w:sz w:val="26"/>
              <w:szCs w:val="26"/>
            </w:rPr>
            <m:t>×</m:t>
          </m:r>
        </w:ins>
        <m:sSub>
          <m:sSubPr>
            <m:ctrlPr>
              <w:ins w:id="2213" w:author="The Si Tran" w:date="2012-12-11T23:05:00Z">
                <w:rPr>
                  <w:rFonts w:ascii="Cambria Math" w:eastAsiaTheme="minorEastAsia" w:hAnsi="Cambria Math"/>
                  <w:i/>
                  <w:sz w:val="26"/>
                  <w:szCs w:val="26"/>
                </w:rPr>
              </w:ins>
            </m:ctrlPr>
          </m:sSubPr>
          <m:e>
            <w:ins w:id="2214" w:author="The Si Tran" w:date="2012-12-11T23:05:00Z">
              <m:r>
                <w:rPr>
                  <w:rFonts w:ascii="Cambria Math" w:eastAsiaTheme="minorEastAsia" w:hAnsi="Cambria Math"/>
                  <w:sz w:val="26"/>
                  <w:szCs w:val="26"/>
                </w:rPr>
                <m:t>C</m:t>
              </m:r>
            </w:ins>
          </m:e>
          <m:sub>
            <w:ins w:id="2215" w:author="The Si Tran" w:date="2012-12-11T23:05:00Z">
              <m:r>
                <w:rPr>
                  <w:rFonts w:ascii="Cambria Math" w:eastAsiaTheme="minorEastAsia" w:hAnsi="Cambria Math"/>
                  <w:sz w:val="26"/>
                  <w:szCs w:val="26"/>
                </w:rPr>
                <m:t>k,k+1-j</m:t>
              </m:r>
            </w:ins>
          </m:sub>
        </m:sSub>
      </m:oMath>
    </w:p>
    <w:p w14:paraId="6D942BAB" w14:textId="5122E121" w:rsidR="00024D6E" w:rsidRPr="0049233F" w:rsidRDefault="00CD217B" w:rsidP="00024D6E">
      <w:pPr>
        <w:pStyle w:val="Heading2"/>
        <w:rPr>
          <w:sz w:val="26"/>
          <w:szCs w:val="26"/>
          <w:rPrChange w:id="2216" w:author="The Si Tran" w:date="2012-12-05T23:02:00Z">
            <w:rPr/>
          </w:rPrChange>
        </w:rPr>
      </w:pPr>
      <w:bookmarkStart w:id="2217" w:name="_Toc343415465"/>
      <w:r w:rsidRPr="0049233F">
        <w:rPr>
          <w:sz w:val="26"/>
          <w:szCs w:val="26"/>
          <w:rPrChange w:id="2218" w:author="The Si Tran" w:date="2012-12-05T23:02:00Z">
            <w:rPr/>
          </w:rPrChange>
        </w:rPr>
        <w:lastRenderedPageBreak/>
        <w:t>Nhận biết c</w:t>
      </w:r>
      <w:r w:rsidR="00024D6E" w:rsidRPr="0049233F">
        <w:rPr>
          <w:sz w:val="26"/>
          <w:szCs w:val="26"/>
          <w:rPrChange w:id="2219" w:author="The Si Tran" w:date="2012-12-05T23:02:00Z">
            <w:rPr/>
          </w:rPrChange>
        </w:rPr>
        <w:t>ác</w:t>
      </w:r>
      <w:r w:rsidRPr="0049233F">
        <w:rPr>
          <w:sz w:val="26"/>
          <w:szCs w:val="26"/>
          <w:rPrChange w:id="2220" w:author="The Si Tran" w:date="2012-12-05T23:02:00Z">
            <w:rPr/>
          </w:rPrChange>
        </w:rPr>
        <w:t xml:space="preserve"> thành phần của chuỗi thời gian bằng phương pháp phân tích </w:t>
      </w:r>
      <w:r w:rsidR="000E05CE" w:rsidRPr="0049233F">
        <w:rPr>
          <w:sz w:val="26"/>
          <w:szCs w:val="26"/>
          <w:rPrChange w:id="2221" w:author="The Si Tran" w:date="2012-12-05T23:02:00Z">
            <w:rPr/>
          </w:rPrChange>
        </w:rPr>
        <w:t>hệ số tự tương quan:</w:t>
      </w:r>
      <w:bookmarkEnd w:id="2217"/>
    </w:p>
    <w:p w14:paraId="685C37D4" w14:textId="77777777" w:rsidR="005E5CD3" w:rsidRPr="0049233F" w:rsidRDefault="000E05CE">
      <w:pPr>
        <w:rPr>
          <w:lang w:val="fr-FR"/>
          <w:rPrChange w:id="2222" w:author="The Si Tran" w:date="2012-12-05T23:02:00Z">
            <w:rPr>
              <w:sz w:val="28"/>
              <w:szCs w:val="28"/>
              <w:lang w:val="fr-FR"/>
            </w:rPr>
          </w:rPrChange>
        </w:rPr>
      </w:pPr>
      <w:r w:rsidRPr="0049233F">
        <w:rPr>
          <w:lang w:val="fr-FR"/>
          <w:rPrChange w:id="2223"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224" w:author="The Si Tran" w:date="2012-12-05T23:02:00Z">
            <w:rPr>
              <w:rFonts w:cs="Arial"/>
              <w:b/>
              <w:bCs/>
              <w:iCs/>
              <w:sz w:val="28"/>
              <w:szCs w:val="28"/>
              <w:lang w:val="fr-FR"/>
            </w:rPr>
          </w:rPrChange>
        </w:rPr>
        <w:t>xu hướng (trend), chu kỳ (cyclical), mùa (seasonal), bất quy tắc</w:t>
      </w:r>
      <w:ins w:id="2225" w:author="The Si Tran" w:date="2012-12-05T23:48:00Z">
        <w:r w:rsidR="005B11DB">
          <w:rPr>
            <w:lang w:val="fr-FR"/>
          </w:rPr>
          <w:t xml:space="preserve"> </w:t>
        </w:r>
      </w:ins>
      <w:r w:rsidR="005E5CD3" w:rsidRPr="0049233F">
        <w:rPr>
          <w:lang w:val="fr-FR"/>
          <w:rPrChange w:id="2226"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227" w:author="The Si Tran" w:date="2012-12-14T07:28:00Z">
            <w:rPr>
              <w:sz w:val="28"/>
              <w:szCs w:val="28"/>
              <w:lang w:val="fr-FR"/>
            </w:rPr>
          </w:rPrChange>
        </w:rPr>
        <w:pPrChange w:id="2228" w:author="The Si Tran" w:date="2012-12-14T07:28:00Z">
          <w:pPr>
            <w:ind w:firstLine="540"/>
          </w:pPr>
        </w:pPrChange>
      </w:pPr>
      <w:r w:rsidRPr="00444FC1">
        <w:rPr>
          <w:b/>
          <w:lang w:val="fr-FR"/>
          <w:rPrChange w:id="2229" w:author="The Si Tran" w:date="2012-12-14T07:28:00Z">
            <w:rPr>
              <w:rFonts w:cs="Arial"/>
              <w:b/>
              <w:bCs/>
              <w:iCs/>
              <w:sz w:val="28"/>
              <w:szCs w:val="28"/>
              <w:lang w:val="fr-FR"/>
            </w:rPr>
          </w:rPrChange>
        </w:rPr>
        <w:t>Thành phần xu hướng</w:t>
      </w:r>
      <w:ins w:id="2230" w:author="The Si Tran" w:date="2012-12-05T23:48:00Z">
        <w:r w:rsidR="005B11DB" w:rsidRPr="00444FC1">
          <w:rPr>
            <w:b/>
            <w:lang w:val="fr-FR"/>
            <w:rPrChange w:id="2231" w:author="The Si Tran" w:date="2012-12-14T07:28:00Z">
              <w:rPr>
                <w:lang w:val="fr-FR"/>
              </w:rPr>
            </w:rPrChange>
          </w:rPr>
          <w:t xml:space="preserve"> </w:t>
        </w:r>
      </w:ins>
      <w:r w:rsidRPr="00444FC1">
        <w:rPr>
          <w:b/>
          <w:lang w:val="fr-FR"/>
          <w:rPrChange w:id="2232"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233" w:author="The Si Tran" w:date="2012-12-14T04:38:00Z"/>
          <w:lang w:val="fr-FR"/>
          <w:rPrChange w:id="2234" w:author="The Si Tran" w:date="2012-12-05T23:02:00Z">
            <w:rPr>
              <w:del w:id="2235" w:author="The Si Tran" w:date="2012-12-14T04:38:00Z"/>
              <w:sz w:val="28"/>
              <w:szCs w:val="28"/>
              <w:lang w:val="fr-FR"/>
            </w:rPr>
          </w:rPrChange>
        </w:rPr>
        <w:pPrChange w:id="2236" w:author="The Si Tran" w:date="2012-12-14T07:28:00Z">
          <w:pPr>
            <w:ind w:firstLine="540"/>
          </w:pPr>
        </w:pPrChange>
      </w:pPr>
      <w:r w:rsidRPr="0049233F">
        <w:rPr>
          <w:lang w:val="fr-FR"/>
          <w:rPrChange w:id="2237"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238" w:author="The Si Tran" w:date="2012-12-05T23:02:00Z">
            <w:rPr>
              <w:rFonts w:cs="Arial"/>
              <w:b/>
              <w:bCs/>
              <w:iCs/>
              <w:sz w:val="28"/>
              <w:szCs w:val="28"/>
              <w:lang w:val="fr-FR"/>
            </w:rPr>
          </w:rPrChange>
        </w:rPr>
        <w:t>ột giai đoạn dài hạn nào đó [1]</w:t>
      </w:r>
      <w:r w:rsidRPr="0049233F">
        <w:rPr>
          <w:lang w:val="fr-FR"/>
          <w:rPrChange w:id="2239" w:author="The Si Tran" w:date="2012-12-05T23:02:00Z">
            <w:rPr>
              <w:rFonts w:cs="Arial"/>
              <w:b/>
              <w:bCs/>
              <w:iCs/>
              <w:sz w:val="28"/>
              <w:szCs w:val="28"/>
              <w:lang w:val="fr-FR"/>
            </w:rPr>
          </w:rPrChange>
        </w:rPr>
        <w:t xml:space="preserve">. Nếu một chuỗi thời gian có </w:t>
      </w:r>
      <w:r w:rsidR="002702C6" w:rsidRPr="0049233F">
        <w:rPr>
          <w:lang w:val="fr-FR"/>
          <w:rPrChange w:id="2240" w:author="The Si Tran" w:date="2012-12-05T23:02:00Z">
            <w:rPr>
              <w:rFonts w:cs="Arial"/>
              <w:b/>
              <w:bCs/>
              <w:iCs/>
              <w:sz w:val="28"/>
              <w:szCs w:val="28"/>
              <w:lang w:val="fr-FR"/>
            </w:rPr>
          </w:rPrChange>
        </w:rPr>
        <w:t xml:space="preserve">chứa </w:t>
      </w:r>
      <w:r w:rsidRPr="0049233F">
        <w:rPr>
          <w:lang w:val="fr-FR"/>
          <w:rPrChange w:id="2241"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242" w:author="The Si Tran" w:date="2012-12-05T23:02:00Z">
            <w:rPr>
              <w:rFonts w:cs="Arial"/>
              <w:b/>
              <w:bCs/>
              <w:iCs/>
              <w:sz w:val="28"/>
              <w:szCs w:val="28"/>
              <w:lang w:val="fr-FR"/>
            </w:rPr>
          </w:rPrChange>
        </w:rPr>
        <w:t xml:space="preserve"> Hình </w:t>
      </w:r>
      <w:ins w:id="2243" w:author="The Si Tran" w:date="2012-12-14T04:29:00Z">
        <w:r w:rsidR="007F6AD1">
          <w:rPr>
            <w:lang w:val="fr-FR"/>
          </w:rPr>
          <w:t>2.5</w:t>
        </w:r>
      </w:ins>
      <w:del w:id="2244" w:author="The Si Tran" w:date="2012-12-14T04:29:00Z">
        <w:r w:rsidR="000E05CE" w:rsidRPr="0049233F" w:rsidDel="007F6AD1">
          <w:rPr>
            <w:lang w:val="fr-FR"/>
            <w:rPrChange w:id="2245" w:author="The Si Tran" w:date="2012-12-05T23:02:00Z">
              <w:rPr>
                <w:rFonts w:cs="Arial"/>
                <w:b/>
                <w:bCs/>
                <w:iCs/>
                <w:sz w:val="28"/>
                <w:szCs w:val="28"/>
                <w:lang w:val="fr-FR"/>
              </w:rPr>
            </w:rPrChange>
          </w:rPr>
          <w:delText>3</w:delText>
        </w:r>
      </w:del>
      <w:r w:rsidR="000E05CE" w:rsidRPr="0049233F">
        <w:rPr>
          <w:lang w:val="fr-FR"/>
          <w:rPrChange w:id="2246" w:author="The Si Tran" w:date="2012-12-05T23:02:00Z">
            <w:rPr>
              <w:rFonts w:cs="Arial"/>
              <w:b/>
              <w:bCs/>
              <w:iCs/>
              <w:sz w:val="28"/>
              <w:szCs w:val="28"/>
              <w:lang w:val="fr-FR"/>
            </w:rPr>
          </w:rPrChange>
        </w:rPr>
        <w:t xml:space="preserve"> và </w:t>
      </w:r>
      <w:ins w:id="2247" w:author="The Si Tran" w:date="2012-12-14T04:29:00Z">
        <w:r w:rsidR="007F6AD1">
          <w:rPr>
            <w:lang w:val="fr-FR"/>
          </w:rPr>
          <w:t>2.6</w:t>
        </w:r>
      </w:ins>
      <w:del w:id="2248" w:author="The Si Tran" w:date="2012-12-14T04:29:00Z">
        <w:r w:rsidR="000E05CE" w:rsidRPr="0049233F" w:rsidDel="007F6AD1">
          <w:rPr>
            <w:lang w:val="fr-FR"/>
            <w:rPrChange w:id="2249" w:author="The Si Tran" w:date="2012-12-05T23:02:00Z">
              <w:rPr>
                <w:rFonts w:cs="Arial"/>
                <w:b/>
                <w:bCs/>
                <w:iCs/>
                <w:sz w:val="28"/>
                <w:szCs w:val="28"/>
                <w:lang w:val="fr-FR"/>
              </w:rPr>
            </w:rPrChange>
          </w:rPr>
          <w:delText>4</w:delText>
        </w:r>
      </w:del>
      <w:r w:rsidR="000E05CE" w:rsidRPr="0049233F">
        <w:rPr>
          <w:lang w:val="fr-FR"/>
          <w:rPrChange w:id="2250" w:author="The Si Tran" w:date="2012-12-05T23:02:00Z">
            <w:rPr>
              <w:rFonts w:cs="Arial"/>
              <w:b/>
              <w:bCs/>
              <w:iCs/>
              <w:sz w:val="28"/>
              <w:szCs w:val="28"/>
              <w:lang w:val="fr-FR"/>
            </w:rPr>
          </w:rPrChange>
        </w:rPr>
        <w:t xml:space="preserve"> là một minh họa </w:t>
      </w:r>
      <w:r w:rsidRPr="0049233F">
        <w:rPr>
          <w:lang w:val="fr-FR"/>
          <w:rPrChange w:id="2251"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252"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253" w:author="The Si Tran" w:date="2012-12-05T23:02:00Z">
            <w:rPr>
              <w:sz w:val="28"/>
              <w:szCs w:val="28"/>
              <w:lang w:val="fr-FR"/>
            </w:rPr>
          </w:rPrChange>
        </w:rPr>
      </w:pPr>
    </w:p>
    <w:p w14:paraId="397695C3" w14:textId="77777777" w:rsidR="005E5CD3" w:rsidDel="00B14D71" w:rsidRDefault="005E5CD3">
      <w:pPr>
        <w:jc w:val="center"/>
        <w:rPr>
          <w:del w:id="2254" w:author="The Si Tran" w:date="2012-12-11T23:19:00Z"/>
          <w:szCs w:val="26"/>
          <w:lang w:val="fr-FR"/>
        </w:rPr>
        <w:pPrChange w:id="2255" w:author="The Si Tran" w:date="2012-12-11T23:20:00Z">
          <w:pPr/>
        </w:pPrChange>
      </w:pPr>
      <w:r w:rsidRPr="0049233F">
        <w:rPr>
          <w:noProof/>
          <w:szCs w:val="26"/>
          <w:rPrChange w:id="2256" w:author="Unknown">
            <w:rPr>
              <w:noProof/>
              <w:sz w:val="28"/>
              <w:szCs w:val="28"/>
            </w:rPr>
          </w:rPrChange>
        </w:rPr>
        <w:drawing>
          <wp:inline distT="0" distB="0" distL="0" distR="0" wp14:anchorId="1ABE0FFF" wp14:editId="6088BF2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ind w:firstLine="720"/>
        <w:jc w:val="center"/>
        <w:rPr>
          <w:del w:id="2257" w:author="The Si Tran" w:date="2012-12-11T23:19:00Z"/>
          <w:szCs w:val="26"/>
          <w:lang w:val="fr-FR"/>
          <w:rPrChange w:id="2258" w:author="The Si Tran" w:date="2012-12-05T23:02:00Z">
            <w:rPr>
              <w:del w:id="2259" w:author="The Si Tran" w:date="2012-12-11T23:19:00Z"/>
              <w:sz w:val="28"/>
              <w:szCs w:val="28"/>
              <w:lang w:val="fr-FR"/>
            </w:rPr>
          </w:rPrChange>
        </w:rPr>
        <w:pPrChange w:id="2260" w:author="The Si Tran" w:date="2012-12-11T23:20:00Z">
          <w:pPr/>
        </w:pPrChange>
      </w:pPr>
    </w:p>
    <w:p w14:paraId="0EB2DAD1" w14:textId="77777777" w:rsidR="005E5CD3" w:rsidRPr="0049233F" w:rsidRDefault="005E5CD3">
      <w:pPr>
        <w:jc w:val="center"/>
        <w:rPr>
          <w:szCs w:val="26"/>
          <w:lang w:val="fr-FR"/>
          <w:rPrChange w:id="2261" w:author="The Si Tran" w:date="2012-12-05T23:02:00Z">
            <w:rPr>
              <w:sz w:val="28"/>
              <w:szCs w:val="28"/>
              <w:lang w:val="fr-FR"/>
            </w:rPr>
          </w:rPrChange>
        </w:rPr>
        <w:pPrChange w:id="2262" w:author="The Si Tran" w:date="2012-12-11T23:20:00Z">
          <w:pPr/>
        </w:pPrChange>
      </w:pPr>
    </w:p>
    <w:p w14:paraId="7E81300E" w14:textId="52AFD164" w:rsidR="005E5CD3" w:rsidDel="00B14D71" w:rsidRDefault="005E5CD3">
      <w:pPr>
        <w:pStyle w:val="Hinh"/>
        <w:jc w:val="center"/>
        <w:rPr>
          <w:del w:id="2263" w:author="The Si Tran" w:date="2012-12-14T04:39:00Z"/>
        </w:rPr>
        <w:pPrChange w:id="2264" w:author="The Si Tran" w:date="2012-12-14T04:39:00Z">
          <w:pPr/>
        </w:pPrChange>
      </w:pPr>
      <w:bookmarkStart w:id="2265" w:name="_Toc312142077"/>
      <w:bookmarkStart w:id="2266" w:name="_Toc343029952"/>
      <w:bookmarkStart w:id="2267" w:name="_Toc343415594"/>
      <w:r w:rsidRPr="00D9284D">
        <w:rPr>
          <w:rPrChange w:id="2268" w:author="The Si Tran" w:date="2012-12-11T23:18:00Z">
            <w:rPr>
              <w:sz w:val="28"/>
              <w:szCs w:val="28"/>
              <w:lang w:val="fr-FR"/>
            </w:rPr>
          </w:rPrChange>
        </w:rPr>
        <w:t xml:space="preserve">Hình </w:t>
      </w:r>
      <w:del w:id="2269" w:author="The Si Tran" w:date="2012-12-11T23:18:00Z">
        <w:r w:rsidRPr="00D9284D" w:rsidDel="00D9284D">
          <w:rPr>
            <w:rPrChange w:id="2270" w:author="The Si Tran" w:date="2012-12-11T23:18:00Z">
              <w:rPr>
                <w:sz w:val="28"/>
                <w:szCs w:val="28"/>
              </w:rPr>
            </w:rPrChange>
          </w:rPr>
          <w:fldChar w:fldCharType="begin"/>
        </w:r>
        <w:r w:rsidRPr="00D9284D" w:rsidDel="00D9284D">
          <w:rPr>
            <w:rPrChange w:id="2271" w:author="The Si Tran" w:date="2012-12-11T23:18:00Z">
              <w:rPr>
                <w:sz w:val="28"/>
                <w:szCs w:val="28"/>
                <w:lang w:val="fr-FR"/>
              </w:rPr>
            </w:rPrChange>
          </w:rPr>
          <w:delInstrText xml:space="preserve"> SEQ Hình \* ARABIC </w:delInstrText>
        </w:r>
        <w:r w:rsidRPr="00D9284D" w:rsidDel="00D9284D">
          <w:rPr>
            <w:rPrChange w:id="2272" w:author="The Si Tran" w:date="2012-12-11T23:18:00Z">
              <w:rPr>
                <w:sz w:val="28"/>
                <w:szCs w:val="28"/>
              </w:rPr>
            </w:rPrChange>
          </w:rPr>
          <w:fldChar w:fldCharType="separate"/>
        </w:r>
        <w:r w:rsidRPr="00D9284D" w:rsidDel="00D9284D">
          <w:rPr>
            <w:rPrChange w:id="2273" w:author="The Si Tran" w:date="2012-12-11T23:18:00Z">
              <w:rPr>
                <w:noProof/>
                <w:sz w:val="28"/>
                <w:szCs w:val="28"/>
                <w:lang w:val="fr-FR"/>
              </w:rPr>
            </w:rPrChange>
          </w:rPr>
          <w:delText>3</w:delText>
        </w:r>
        <w:r w:rsidRPr="00D9284D" w:rsidDel="00D9284D">
          <w:rPr>
            <w:rPrChange w:id="2274" w:author="The Si Tran" w:date="2012-12-11T23:18:00Z">
              <w:rPr>
                <w:sz w:val="28"/>
                <w:szCs w:val="28"/>
              </w:rPr>
            </w:rPrChange>
          </w:rPr>
          <w:fldChar w:fldCharType="end"/>
        </w:r>
        <w:r w:rsidRPr="00D9284D" w:rsidDel="00D9284D">
          <w:rPr>
            <w:rPrChange w:id="2275" w:author="The Si Tran" w:date="2012-12-11T23:18:00Z">
              <w:rPr>
                <w:sz w:val="28"/>
                <w:szCs w:val="28"/>
                <w:lang w:val="fr-FR"/>
              </w:rPr>
            </w:rPrChange>
          </w:rPr>
          <w:delText xml:space="preserve"> </w:delText>
        </w:r>
      </w:del>
      <w:ins w:id="2276" w:author="The Si Tran" w:date="2012-12-11T23:18:00Z">
        <w:r w:rsidR="00D9284D">
          <w:t>2.</w:t>
        </w:r>
        <w:r w:rsidR="007F6AD1">
          <w:t>5:</w:t>
        </w:r>
        <w:r w:rsidR="00D9284D" w:rsidRPr="00D9284D">
          <w:rPr>
            <w:rPrChange w:id="2277" w:author="The Si Tran" w:date="2012-12-11T23:18:00Z">
              <w:rPr>
                <w:sz w:val="28"/>
                <w:szCs w:val="28"/>
                <w:lang w:val="fr-FR"/>
              </w:rPr>
            </w:rPrChange>
          </w:rPr>
          <w:t xml:space="preserve"> </w:t>
        </w:r>
      </w:ins>
      <w:r w:rsidRPr="00444FC1">
        <w:rPr>
          <w:rPrChange w:id="2278" w:author="The Si Tran" w:date="2012-12-14T07:28:00Z">
            <w:rPr>
              <w:sz w:val="28"/>
              <w:szCs w:val="28"/>
              <w:lang w:val="fr-FR"/>
            </w:rPr>
          </w:rPrChange>
        </w:rPr>
        <w:t>Độ tăng nhiệt độ trung bình hàng năm từ 1856 đến 2005</w:t>
      </w:r>
      <w:bookmarkEnd w:id="2265"/>
      <w:bookmarkEnd w:id="2266"/>
      <w:bookmarkEnd w:id="2267"/>
    </w:p>
    <w:p w14:paraId="3D1D88C4" w14:textId="77777777" w:rsidR="00B14D71" w:rsidRPr="00D9284D" w:rsidRDefault="00B14D71">
      <w:pPr>
        <w:pStyle w:val="Hinh"/>
        <w:jc w:val="center"/>
        <w:rPr>
          <w:ins w:id="2279" w:author="The Si Tran" w:date="2012-12-14T04:39:00Z"/>
          <w:rPrChange w:id="2280" w:author="The Si Tran" w:date="2012-12-11T23:18:00Z">
            <w:rPr>
              <w:ins w:id="2281" w:author="The Si Tran" w:date="2012-12-14T04:39:00Z"/>
              <w:sz w:val="28"/>
              <w:szCs w:val="28"/>
              <w:lang w:val="fr-FR"/>
            </w:rPr>
          </w:rPrChange>
        </w:rPr>
        <w:pPrChange w:id="2282" w:author="The Si Tran" w:date="2012-12-11T23:20:00Z">
          <w:pPr>
            <w:pStyle w:val="Caption"/>
            <w:ind w:firstLine="540"/>
          </w:pPr>
        </w:pPrChange>
      </w:pPr>
    </w:p>
    <w:p w14:paraId="31148E76" w14:textId="77777777" w:rsidR="005E5CD3" w:rsidRPr="0049233F" w:rsidDel="00B14D71" w:rsidRDefault="005E5CD3" w:rsidP="005E5CD3">
      <w:pPr>
        <w:rPr>
          <w:del w:id="2283" w:author="The Si Tran" w:date="2012-12-14T04:39:00Z"/>
          <w:szCs w:val="26"/>
          <w:lang w:val="fr-FR"/>
          <w:rPrChange w:id="2284" w:author="The Si Tran" w:date="2012-12-05T23:02:00Z">
            <w:rPr>
              <w:del w:id="2285" w:author="The Si Tran" w:date="2012-12-14T04:39:00Z"/>
              <w:sz w:val="28"/>
              <w:szCs w:val="28"/>
              <w:lang w:val="fr-FR"/>
            </w:rPr>
          </w:rPrChange>
        </w:rPr>
      </w:pPr>
    </w:p>
    <w:p w14:paraId="7CAA14BD" w14:textId="77777777" w:rsidR="005E5CD3" w:rsidRPr="0049233F" w:rsidRDefault="005E5CD3">
      <w:pPr>
        <w:pStyle w:val="Hinh"/>
        <w:jc w:val="center"/>
        <w:rPr>
          <w:lang w:val="fr-FR"/>
          <w:rPrChange w:id="2286" w:author="The Si Tran" w:date="2012-12-05T23:02:00Z">
            <w:rPr>
              <w:sz w:val="28"/>
              <w:szCs w:val="28"/>
              <w:lang w:val="fr-FR"/>
            </w:rPr>
          </w:rPrChange>
        </w:rPr>
        <w:pPrChange w:id="2287" w:author="The Si Tran" w:date="2012-12-14T04:39:00Z">
          <w:pPr/>
        </w:pPrChange>
      </w:pPr>
    </w:p>
    <w:p w14:paraId="23EA88A1" w14:textId="77777777" w:rsidR="005E5CD3" w:rsidRPr="0049233F" w:rsidRDefault="005E5CD3">
      <w:pPr>
        <w:jc w:val="center"/>
        <w:rPr>
          <w:szCs w:val="26"/>
          <w:lang w:val="fr-FR"/>
          <w:rPrChange w:id="2288" w:author="The Si Tran" w:date="2012-12-05T23:02:00Z">
            <w:rPr>
              <w:sz w:val="28"/>
              <w:szCs w:val="28"/>
              <w:lang w:val="fr-FR"/>
            </w:rPr>
          </w:rPrChange>
        </w:rPr>
        <w:pPrChange w:id="2289" w:author="The Si Tran" w:date="2012-12-14T04:38:00Z">
          <w:pPr/>
        </w:pPrChange>
      </w:pPr>
      <w:r w:rsidRPr="0049233F">
        <w:rPr>
          <w:noProof/>
          <w:szCs w:val="26"/>
          <w:rPrChange w:id="2290" w:author="Unknown">
            <w:rPr>
              <w:b/>
              <w:bCs/>
              <w:noProof/>
              <w:sz w:val="28"/>
              <w:szCs w:val="28"/>
            </w:rPr>
          </w:rPrChange>
        </w:rPr>
        <w:drawing>
          <wp:inline distT="0" distB="0" distL="0" distR="0" wp14:anchorId="1089E5D1" wp14:editId="791B19A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291" w:author="The Si Tran" w:date="2012-12-11T23:21:00Z"/>
          <w:lang w:val="fr-FR"/>
        </w:rPr>
        <w:pPrChange w:id="2292" w:author="The Si Tran" w:date="2012-12-11T23:21:00Z">
          <w:pPr/>
        </w:pPrChange>
      </w:pPr>
      <w:bookmarkStart w:id="2293" w:name="_Toc312142078"/>
      <w:bookmarkStart w:id="2294" w:name="_Toc343029953"/>
      <w:bookmarkStart w:id="2295" w:name="_Toc343415595"/>
      <w:r w:rsidRPr="0049233F">
        <w:rPr>
          <w:lang w:val="fr-FR"/>
          <w:rPrChange w:id="2296" w:author="The Si Tran" w:date="2012-12-05T23:02:00Z">
            <w:rPr>
              <w:sz w:val="28"/>
              <w:szCs w:val="28"/>
              <w:lang w:val="fr-FR"/>
            </w:rPr>
          </w:rPrChange>
        </w:rPr>
        <w:lastRenderedPageBreak/>
        <w:t xml:space="preserve">Hình </w:t>
      </w:r>
      <w:del w:id="2297" w:author="The Si Tran" w:date="2012-12-11T23:21:00Z">
        <w:r w:rsidRPr="0049233F" w:rsidDel="00F9196F">
          <w:rPr>
            <w:rPrChange w:id="2298" w:author="The Si Tran" w:date="2012-12-05T23:02:00Z">
              <w:rPr>
                <w:sz w:val="28"/>
                <w:szCs w:val="28"/>
              </w:rPr>
            </w:rPrChange>
          </w:rPr>
          <w:fldChar w:fldCharType="begin"/>
        </w:r>
        <w:r w:rsidRPr="0049233F" w:rsidDel="00F9196F">
          <w:rPr>
            <w:lang w:val="fr-FR"/>
            <w:rPrChange w:id="2299" w:author="The Si Tran" w:date="2012-12-05T23:02:00Z">
              <w:rPr>
                <w:sz w:val="28"/>
                <w:szCs w:val="28"/>
                <w:lang w:val="fr-FR"/>
              </w:rPr>
            </w:rPrChange>
          </w:rPr>
          <w:delInstrText xml:space="preserve"> SEQ Hình \* ARABIC </w:delInstrText>
        </w:r>
        <w:r w:rsidRPr="0049233F" w:rsidDel="00F9196F">
          <w:rPr>
            <w:rPrChange w:id="2300" w:author="The Si Tran" w:date="2012-12-05T23:02:00Z">
              <w:rPr>
                <w:sz w:val="28"/>
                <w:szCs w:val="28"/>
              </w:rPr>
            </w:rPrChange>
          </w:rPr>
          <w:fldChar w:fldCharType="separate"/>
        </w:r>
        <w:r w:rsidRPr="0049233F" w:rsidDel="00F9196F">
          <w:rPr>
            <w:noProof/>
            <w:lang w:val="fr-FR"/>
            <w:rPrChange w:id="2301" w:author="The Si Tran" w:date="2012-12-05T23:02:00Z">
              <w:rPr>
                <w:noProof/>
                <w:sz w:val="28"/>
                <w:szCs w:val="28"/>
                <w:lang w:val="fr-FR"/>
              </w:rPr>
            </w:rPrChange>
          </w:rPr>
          <w:delText>4</w:delText>
        </w:r>
        <w:r w:rsidRPr="0049233F" w:rsidDel="00F9196F">
          <w:rPr>
            <w:rPrChange w:id="2302" w:author="The Si Tran" w:date="2012-12-05T23:02:00Z">
              <w:rPr>
                <w:sz w:val="28"/>
                <w:szCs w:val="28"/>
              </w:rPr>
            </w:rPrChange>
          </w:rPr>
          <w:fldChar w:fldCharType="end"/>
        </w:r>
        <w:r w:rsidRPr="0049233F" w:rsidDel="00F9196F">
          <w:rPr>
            <w:lang w:val="fr-FR"/>
            <w:rPrChange w:id="2303" w:author="The Si Tran" w:date="2012-12-05T23:02:00Z">
              <w:rPr>
                <w:sz w:val="28"/>
                <w:szCs w:val="28"/>
                <w:lang w:val="fr-FR"/>
              </w:rPr>
            </w:rPrChange>
          </w:rPr>
          <w:delText xml:space="preserve"> </w:delText>
        </w:r>
      </w:del>
      <w:ins w:id="2304" w:author="The Si Tran" w:date="2012-12-11T23:21:00Z">
        <w:r w:rsidR="00F9196F">
          <w:t>2.</w:t>
        </w:r>
        <w:r w:rsidR="007F6AD1">
          <w:t>6:</w:t>
        </w:r>
        <w:r w:rsidR="00F9196F" w:rsidRPr="0049233F">
          <w:rPr>
            <w:lang w:val="fr-FR"/>
            <w:rPrChange w:id="2305" w:author="The Si Tran" w:date="2012-12-05T23:02:00Z">
              <w:rPr>
                <w:sz w:val="28"/>
                <w:szCs w:val="28"/>
                <w:lang w:val="fr-FR"/>
              </w:rPr>
            </w:rPrChange>
          </w:rPr>
          <w:t xml:space="preserve"> </w:t>
        </w:r>
      </w:ins>
      <w:r w:rsidRPr="00444FC1">
        <w:rPr>
          <w:lang w:val="fr-FR"/>
          <w:rPrChange w:id="2306" w:author="The Si Tran" w:date="2012-12-14T07:28:00Z">
            <w:rPr>
              <w:sz w:val="28"/>
              <w:szCs w:val="28"/>
              <w:lang w:val="fr-FR"/>
            </w:rPr>
          </w:rPrChange>
        </w:rPr>
        <w:t>Hàm tự tương quan của chuỗi tăng nhiệt độ trung bình hàng năm từ 1856 đến 2005</w:t>
      </w:r>
      <w:bookmarkEnd w:id="2295"/>
      <w:del w:id="2307" w:author="The Si Tran" w:date="2012-12-11T23:21:00Z">
        <w:r w:rsidRPr="00F9196F" w:rsidDel="00CF6224">
          <w:rPr>
            <w:lang w:val="fr-FR"/>
            <w:rPrChange w:id="2308" w:author="The Si Tran" w:date="2012-12-11T23:20:00Z">
              <w:rPr>
                <w:sz w:val="28"/>
                <w:szCs w:val="28"/>
                <w:lang w:val="fr-FR"/>
              </w:rPr>
            </w:rPrChange>
          </w:rPr>
          <w:delText>.</w:delText>
        </w:r>
        <w:bookmarkEnd w:id="2293"/>
        <w:bookmarkEnd w:id="2294"/>
      </w:del>
    </w:p>
    <w:p w14:paraId="4209720A" w14:textId="77777777" w:rsidR="00CF6224" w:rsidRPr="0049233F" w:rsidRDefault="00CF6224">
      <w:pPr>
        <w:pStyle w:val="Hinh"/>
        <w:rPr>
          <w:ins w:id="2309" w:author="The Si Tran" w:date="2012-12-11T23:21:00Z"/>
          <w:lang w:val="fr-FR"/>
          <w:rPrChange w:id="2310" w:author="The Si Tran" w:date="2012-12-05T23:02:00Z">
            <w:rPr>
              <w:ins w:id="2311" w:author="The Si Tran" w:date="2012-12-11T23:21:00Z"/>
              <w:sz w:val="28"/>
              <w:szCs w:val="28"/>
              <w:lang w:val="fr-FR"/>
            </w:rPr>
          </w:rPrChange>
        </w:rPr>
        <w:pPrChange w:id="2312" w:author="The Si Tran" w:date="2012-12-11T23:21:00Z">
          <w:pPr>
            <w:pStyle w:val="Caption"/>
            <w:ind w:firstLine="540"/>
          </w:pPr>
        </w:pPrChange>
      </w:pPr>
    </w:p>
    <w:p w14:paraId="7F68B947" w14:textId="77777777" w:rsidR="005E5CD3" w:rsidRPr="0049233F" w:rsidDel="00B14D71" w:rsidRDefault="005E5CD3">
      <w:pPr>
        <w:pStyle w:val="Hinh"/>
        <w:rPr>
          <w:del w:id="2313" w:author="The Si Tran" w:date="2012-12-14T04:39:00Z"/>
          <w:lang w:val="fr-FR"/>
          <w:rPrChange w:id="2314" w:author="The Si Tran" w:date="2012-12-05T23:02:00Z">
            <w:rPr>
              <w:del w:id="2315" w:author="The Si Tran" w:date="2012-12-14T04:39:00Z"/>
              <w:sz w:val="28"/>
              <w:szCs w:val="28"/>
              <w:lang w:val="fr-FR"/>
            </w:rPr>
          </w:rPrChange>
        </w:rPr>
        <w:pPrChange w:id="2316" w:author="The Si Tran" w:date="2012-12-11T23:21:00Z">
          <w:pPr/>
        </w:pPrChange>
      </w:pPr>
    </w:p>
    <w:p w14:paraId="6F98DC37" w14:textId="77777777" w:rsidR="000E05CE" w:rsidDel="00444FC1" w:rsidRDefault="000E05CE">
      <w:pPr>
        <w:rPr>
          <w:del w:id="2317" w:author="The Si Tran" w:date="2012-12-14T07:29:00Z"/>
          <w:szCs w:val="26"/>
          <w:lang w:val="fr-FR"/>
        </w:rPr>
        <w:pPrChange w:id="2318" w:author="The Si Tran" w:date="2012-12-14T07:29:00Z">
          <w:pPr>
            <w:ind w:firstLine="720"/>
          </w:pPr>
        </w:pPrChange>
      </w:pPr>
      <w:del w:id="2319" w:author="The Si Tran" w:date="2012-12-14T07:29:00Z">
        <w:r w:rsidRPr="0049233F" w:rsidDel="00444FC1">
          <w:rPr>
            <w:lang w:val="fr-FR"/>
            <w:rPrChange w:id="2320" w:author="The Si Tran" w:date="2012-12-05T23:02:00Z">
              <w:rPr>
                <w:sz w:val="28"/>
                <w:szCs w:val="28"/>
                <w:lang w:val="fr-FR"/>
              </w:rPr>
            </w:rPrChange>
          </w:rPr>
          <w:tab/>
        </w:r>
      </w:del>
      <w:r w:rsidRPr="0049233F">
        <w:rPr>
          <w:lang w:val="fr-FR"/>
          <w:rPrChange w:id="2321" w:author="The Si Tran" w:date="2012-12-05T23:02:00Z">
            <w:rPr>
              <w:sz w:val="28"/>
              <w:szCs w:val="28"/>
              <w:lang w:val="fr-FR"/>
            </w:rPr>
          </w:rPrChange>
        </w:rPr>
        <w:t xml:space="preserve">Chuỗi thời gian tĩnh (stationary time series) là chuỗi thời gian có trung bình và phương sai độc lập với thời gian </w:t>
      </w:r>
      <w:r w:rsidRPr="0049233F">
        <w:rPr>
          <w:lang w:val="fr-FR"/>
          <w:rPrChange w:id="2322" w:author="The Si Tran" w:date="2012-12-05T23:02:00Z">
            <w:rPr>
              <w:sz w:val="28"/>
              <w:szCs w:val="28"/>
              <w:lang w:val="fr-FR"/>
            </w:rPr>
          </w:rPrChange>
        </w:rPr>
        <w:fldChar w:fldCharType="begin"/>
      </w:r>
      <w:r w:rsidRPr="0049233F">
        <w:rPr>
          <w:lang w:val="fr-FR"/>
          <w:rPrChange w:id="2323"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del w:id="2324" w:author="The Si Tran" w:date="2012-12-12T14:11:00Z">
        <w:r w:rsidRPr="0049233F">
          <w:rPr>
            <w:lang w:val="fr-FR"/>
            <w:rPrChange w:id="2325" w:author="The Si Tran" w:date="2012-12-05T23:02:00Z">
              <w:rPr>
                <w:sz w:val="28"/>
                <w:szCs w:val="28"/>
                <w:lang w:val="fr-FR"/>
              </w:rPr>
            </w:rPrChange>
          </w:rPr>
          <w:fldChar w:fldCharType="separate"/>
        </w:r>
        <w:r w:rsidRPr="0049233F" w:rsidDel="009D276E">
          <w:delText>[1]</w:delText>
        </w:r>
      </w:del>
      <w:r w:rsidRPr="0049233F">
        <w:rPr>
          <w:lang w:val="fr-FR"/>
          <w:rPrChange w:id="2326" w:author="The Si Tran" w:date="2012-12-05T23:02:00Z">
            <w:rPr>
              <w:sz w:val="28"/>
              <w:szCs w:val="28"/>
              <w:lang w:val="fr-FR"/>
            </w:rPr>
          </w:rPrChange>
        </w:rPr>
        <w:fldChar w:fldCharType="end"/>
      </w:r>
      <w:r w:rsidRPr="0049233F">
        <w:rPr>
          <w:lang w:val="fr-FR"/>
          <w:rPrChange w:id="2327" w:author="The Si Tran" w:date="2012-12-05T23:02:00Z">
            <w:rPr>
              <w:sz w:val="28"/>
              <w:szCs w:val="28"/>
              <w:lang w:val="fr-FR"/>
            </w:rPr>
          </w:rPrChange>
        </w:rPr>
        <w:t xml:space="preserve">. Có nghĩa rằng, </w:t>
      </w:r>
      <w:del w:id="2328" w:author="The Si Tran" w:date="2012-12-14T07:29:00Z">
        <w:r w:rsidRPr="0049233F" w:rsidDel="00444FC1">
          <w:rPr>
            <w:lang w:val="fr-FR"/>
            <w:rPrChange w:id="2329" w:author="The Si Tran" w:date="2012-12-05T23:02:00Z">
              <w:rPr>
                <w:sz w:val="28"/>
                <w:szCs w:val="28"/>
                <w:lang w:val="fr-FR"/>
              </w:rPr>
            </w:rPrChange>
          </w:rPr>
          <w:delText xml:space="preserve"> </w:delText>
        </w:r>
      </w:del>
      <w:r w:rsidRPr="0049233F">
        <w:rPr>
          <w:lang w:val="fr-FR"/>
          <w:rPrChange w:id="2330"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331" w:author="The Si Tran" w:date="2012-12-14T07:29:00Z"/>
          <w:lang w:val="fr-FR"/>
          <w:rPrChange w:id="2332" w:author="The Si Tran" w:date="2012-12-05T23:02:00Z">
            <w:rPr>
              <w:ins w:id="2333" w:author="The Si Tran" w:date="2012-12-14T07:29:00Z"/>
              <w:sz w:val="28"/>
              <w:szCs w:val="28"/>
              <w:lang w:val="fr-FR"/>
            </w:rPr>
          </w:rPrChange>
        </w:rPr>
      </w:pPr>
    </w:p>
    <w:p w14:paraId="56451AE5" w14:textId="77777777" w:rsidR="00024E93" w:rsidRPr="0049233F" w:rsidRDefault="00024E93">
      <w:pPr>
        <w:rPr>
          <w:szCs w:val="26"/>
          <w:lang w:val="fr-FR"/>
          <w:rPrChange w:id="2334" w:author="The Si Tran" w:date="2012-12-05T23:02:00Z">
            <w:rPr>
              <w:sz w:val="28"/>
              <w:szCs w:val="28"/>
              <w:lang w:val="fr-FR"/>
            </w:rPr>
          </w:rPrChange>
        </w:rPr>
        <w:pPrChange w:id="2335" w:author="The Si Tran" w:date="2012-12-14T07:29:00Z">
          <w:pPr>
            <w:ind w:firstLine="720"/>
          </w:pPr>
        </w:pPrChange>
      </w:pPr>
      <w:r w:rsidRPr="0049233F">
        <w:rPr>
          <w:szCs w:val="26"/>
          <w:lang w:val="fr-FR"/>
          <w:rPrChange w:id="2336"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77777777" w:rsidR="00024E93" w:rsidRPr="0049233F" w:rsidRDefault="00024E93" w:rsidP="00024E93">
      <w:pPr>
        <w:rPr>
          <w:szCs w:val="26"/>
          <w:lang w:val="fr-FR"/>
          <w:rPrChange w:id="2337" w:author="The Si Tran" w:date="2012-12-05T23:02:00Z">
            <w:rPr>
              <w:sz w:val="28"/>
              <w:szCs w:val="28"/>
              <w:lang w:val="fr-FR"/>
            </w:rPr>
          </w:rPrChange>
        </w:rPr>
      </w:pPr>
      <w:r w:rsidRPr="0049233F">
        <w:rPr>
          <w:b/>
          <w:szCs w:val="26"/>
          <w:lang w:val="fr-FR"/>
          <w:rPrChange w:id="2338" w:author="The Si Tran" w:date="2012-12-05T23:02:00Z">
            <w:rPr>
              <w:b/>
              <w:sz w:val="28"/>
              <w:szCs w:val="28"/>
              <w:lang w:val="fr-FR"/>
            </w:rPr>
          </w:rPrChange>
        </w:rPr>
        <w:t>Định Nghĩa :</w:t>
      </w:r>
      <w:r w:rsidRPr="0049233F">
        <w:rPr>
          <w:szCs w:val="26"/>
          <w:lang w:val="fr-FR"/>
          <w:rPrChange w:id="2339" w:author="The Si Tran" w:date="2012-12-05T23:02:00Z">
            <w:rPr>
              <w:sz w:val="28"/>
              <w:szCs w:val="28"/>
              <w:lang w:val="fr-FR"/>
            </w:rPr>
          </w:rPrChange>
        </w:rPr>
        <w:t xml:space="preserve"> Một chuỗi thời gian </w:t>
      </w:r>
      <m:oMath>
        <m:d>
          <m:dPr>
            <m:begChr m:val="{"/>
            <m:endChr m:val="}"/>
            <m:ctrlPr>
              <w:ins w:id="2340" w:author="The Si Tran" w:date="2012-12-05T23:48:00Z">
                <w:rPr>
                  <w:rFonts w:ascii="Cambria Math" w:hAnsi="Cambria Math"/>
                  <w:i/>
                  <w:szCs w:val="26"/>
                  <w:lang w:val="fr-FR"/>
                </w:rPr>
              </w:ins>
            </m:ctrlPr>
          </m:dPr>
          <m:e>
            <m:sSub>
              <m:sSubPr>
                <m:ctrlPr>
                  <w:ins w:id="2341" w:author="The Si Tran" w:date="2012-12-05T23:48:00Z">
                    <w:rPr>
                      <w:rFonts w:ascii="Cambria Math" w:hAnsi="Cambria Math"/>
                      <w:i/>
                      <w:szCs w:val="26"/>
                      <w:lang w:val="fr-FR"/>
                    </w:rPr>
                  </w:ins>
                </m:ctrlPr>
              </m:sSubPr>
              <m:e>
                <w:ins w:id="2342" w:author="The Si Tran" w:date="2012-12-05T23:48:00Z">
                  <m:r>
                    <w:rPr>
                      <w:rFonts w:ascii="Cambria Math" w:hAnsi="Cambria Math"/>
                      <w:szCs w:val="26"/>
                      <w:lang w:val="fr-FR"/>
                    </w:rPr>
                    <m:t>X</m:t>
                  </m:r>
                </w:ins>
              </m:e>
              <m:sub>
                <w:ins w:id="2343" w:author="The Si Tran" w:date="2012-12-05T23:48:00Z">
                  <m:r>
                    <w:rPr>
                      <w:rFonts w:ascii="Cambria Math" w:hAnsi="Cambria Math"/>
                      <w:szCs w:val="26"/>
                      <w:lang w:val="fr-FR"/>
                    </w:rPr>
                    <m:t>t</m:t>
                  </m:r>
                </w:ins>
              </m:sub>
            </m:sSub>
          </m:e>
        </m:d>
      </m:oMath>
      <w:del w:id="2344" w:author="The Si Tran" w:date="2012-12-05T23:48:00Z">
        <w:r w:rsidRPr="0049233F" w:rsidDel="005B11DB">
          <w:rPr>
            <w:szCs w:val="26"/>
            <w:lang w:val="fr-FR"/>
            <w:rPrChange w:id="2345" w:author="The Si Tran" w:date="2012-12-05T23:02:00Z">
              <w:rPr>
                <w:sz w:val="28"/>
                <w:szCs w:val="28"/>
                <w:lang w:val="fr-FR"/>
              </w:rPr>
            </w:rPrChange>
          </w:rPr>
          <w:delText>{X</w:delText>
        </w:r>
        <w:r w:rsidRPr="0049233F" w:rsidDel="005B11DB">
          <w:rPr>
            <w:szCs w:val="26"/>
            <w:vertAlign w:val="subscript"/>
            <w:lang w:val="fr-FR"/>
            <w:rPrChange w:id="2346" w:author="The Si Tran" w:date="2012-12-05T23:02:00Z">
              <w:rPr>
                <w:sz w:val="28"/>
                <w:szCs w:val="28"/>
                <w:vertAlign w:val="subscript"/>
                <w:lang w:val="fr-FR"/>
              </w:rPr>
            </w:rPrChange>
          </w:rPr>
          <w:delText>t</w:delText>
        </w:r>
        <w:r w:rsidRPr="0049233F" w:rsidDel="005B11DB">
          <w:rPr>
            <w:szCs w:val="26"/>
            <w:lang w:val="fr-FR"/>
            <w:rPrChange w:id="2347" w:author="The Si Tran" w:date="2012-12-05T23:02:00Z">
              <w:rPr>
                <w:sz w:val="28"/>
                <w:szCs w:val="28"/>
                <w:lang w:val="fr-FR"/>
              </w:rPr>
            </w:rPrChange>
          </w:rPr>
          <w:delText>}</w:delText>
        </w:r>
      </w:del>
      <w:r w:rsidRPr="0049233F">
        <w:rPr>
          <w:szCs w:val="26"/>
          <w:lang w:val="fr-FR"/>
          <w:rPrChange w:id="2348" w:author="The Si Tran" w:date="2012-12-05T23:02:00Z">
            <w:rPr>
              <w:sz w:val="28"/>
              <w:szCs w:val="28"/>
              <w:lang w:val="fr-FR"/>
            </w:rPr>
          </w:rPrChange>
        </w:rPr>
        <w:t xml:space="preserve"> có tính chất tĩnh hay gọi là chuỗi thời gian tĩnh nếu nó thỏa mãn hai tính chất sau </w:t>
      </w:r>
    </w:p>
    <w:p w14:paraId="263EDCF4" w14:textId="77777777" w:rsidR="00024E93" w:rsidRPr="0049233F" w:rsidRDefault="00024E93" w:rsidP="00024E93">
      <w:pPr>
        <w:rPr>
          <w:szCs w:val="26"/>
          <w:lang w:val="fr-FR"/>
          <w:rPrChange w:id="2349" w:author="The Si Tran" w:date="2012-12-05T23:02:00Z">
            <w:rPr>
              <w:sz w:val="28"/>
              <w:szCs w:val="28"/>
              <w:lang w:val="fr-FR"/>
            </w:rPr>
          </w:rPrChange>
        </w:rPr>
      </w:pPr>
      <w:r w:rsidRPr="0049233F">
        <w:rPr>
          <w:szCs w:val="26"/>
          <w:lang w:val="fr-FR"/>
          <w:rPrChange w:id="2350" w:author="The Si Tran" w:date="2012-12-05T23:02:00Z">
            <w:rPr>
              <w:sz w:val="28"/>
              <w:szCs w:val="28"/>
              <w:lang w:val="fr-FR"/>
            </w:rPr>
          </w:rPrChange>
        </w:rPr>
        <w:t xml:space="preserve">         (1) </w:t>
      </w:r>
      <w:ins w:id="2351"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352" w:author="The Si Tran" w:date="2012-12-05T23:49:00Z">
        <m:oMath>
          <m:r>
            <w:rPr>
              <w:rFonts w:ascii="Cambria Math" w:hAnsi="Cambria Math"/>
              <w:szCs w:val="26"/>
              <w:lang w:val="fr-FR"/>
            </w:rPr>
            <m:t>=μ ∀t</m:t>
          </m:r>
        </m:oMath>
      </w:ins>
      <w:r w:rsidRPr="0049233F">
        <w:rPr>
          <w:szCs w:val="26"/>
          <w:lang w:val="fr-FR"/>
          <w:rPrChange w:id="2353" w:author="The Si Tran" w:date="2012-12-05T23:02:00Z">
            <w:rPr>
              <w:sz w:val="28"/>
              <w:szCs w:val="28"/>
              <w:lang w:val="fr-FR"/>
            </w:rPr>
          </w:rPrChange>
        </w:rPr>
        <w:t xml:space="preserve"> </w:t>
      </w:r>
      <w:del w:id="2354" w:author="The Si Tran" w:date="2012-12-05T23:49:00Z">
        <w:r w:rsidRPr="00082976" w:rsidDel="00CB56EB">
          <w:rPr>
            <w:position w:val="-12"/>
            <w:szCs w:val="26"/>
            <w:lang w:val="fr-FR"/>
          </w:rPr>
          <w:object w:dxaOrig="1400" w:dyaOrig="360" w14:anchorId="29CEAC57">
            <v:shape id="_x0000_i1038" type="#_x0000_t75" style="width:89.6pt;height:24.3pt" o:ole="">
              <v:imagedata r:id="rId42" o:title=""/>
            </v:shape>
            <o:OLEObject Type="Embed" ProgID="Equation.DSMT4" ShapeID="_x0000_i1038" DrawAspect="Content" ObjectID="_1417159037" r:id="rId43"/>
          </w:object>
        </w:r>
      </w:del>
    </w:p>
    <w:p w14:paraId="54AF470B" w14:textId="77777777" w:rsidR="00024E93" w:rsidRPr="0049233F" w:rsidRDefault="00024E93" w:rsidP="00024E93">
      <w:pPr>
        <w:rPr>
          <w:szCs w:val="26"/>
          <w:lang w:val="fr-FR"/>
          <w:rPrChange w:id="2355" w:author="The Si Tran" w:date="2012-12-05T23:02:00Z">
            <w:rPr>
              <w:sz w:val="28"/>
              <w:szCs w:val="28"/>
              <w:lang w:val="fr-FR"/>
            </w:rPr>
          </w:rPrChange>
        </w:rPr>
      </w:pPr>
      <w:r w:rsidRPr="0049233F">
        <w:rPr>
          <w:szCs w:val="26"/>
          <w:lang w:val="fr-FR"/>
          <w:rPrChange w:id="2356" w:author="The Si Tran" w:date="2012-12-05T23:02:00Z">
            <w:rPr>
              <w:sz w:val="28"/>
              <w:szCs w:val="28"/>
              <w:lang w:val="fr-FR"/>
            </w:rPr>
          </w:rPrChange>
        </w:rPr>
        <w:t xml:space="preserve">         (2)</w:t>
      </w:r>
      <w:del w:id="2357" w:author="The Si Tran" w:date="2012-12-05T23:51:00Z">
        <w:r w:rsidRPr="0049233F" w:rsidDel="00187396">
          <w:rPr>
            <w:szCs w:val="26"/>
            <w:lang w:val="fr-FR"/>
            <w:rPrChange w:id="2358" w:author="The Si Tran" w:date="2012-12-05T23:02:00Z">
              <w:rPr>
                <w:sz w:val="28"/>
                <w:szCs w:val="28"/>
                <w:lang w:val="fr-FR"/>
              </w:rPr>
            </w:rPrChange>
          </w:rPr>
          <w:delText xml:space="preserve"> </w:delText>
        </w:r>
        <w:r w:rsidRPr="0049233F" w:rsidDel="00623920">
          <w:rPr>
            <w:szCs w:val="26"/>
            <w:lang w:val="fr-FR"/>
            <w:rPrChange w:id="2359" w:author="The Si Tran" w:date="2012-12-05T23:02:00Z">
              <w:rPr>
                <w:sz w:val="28"/>
                <w:szCs w:val="28"/>
                <w:lang w:val="fr-FR"/>
              </w:rPr>
            </w:rPrChange>
          </w:rPr>
          <w:delText xml:space="preserve"> </w:delText>
        </w:r>
      </w:del>
      <w:r w:rsidRPr="0049233F">
        <w:rPr>
          <w:szCs w:val="26"/>
          <w:lang w:val="fr-FR"/>
          <w:rPrChange w:id="2360" w:author="The Si Tran" w:date="2012-12-05T23:02:00Z">
            <w:rPr>
              <w:sz w:val="28"/>
              <w:szCs w:val="28"/>
              <w:lang w:val="fr-FR"/>
            </w:rPr>
          </w:rPrChange>
        </w:rPr>
        <w:t xml:space="preserve"> </w:t>
      </w:r>
      <w:ins w:id="2361"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362" w:author="The Si Tran" w:date="2012-12-05T23:51:00Z">
        <w:r w:rsidRPr="00082976" w:rsidDel="003019D0">
          <w:rPr>
            <w:position w:val="-12"/>
            <w:szCs w:val="26"/>
            <w:lang w:val="fr-FR"/>
          </w:rPr>
          <w:object w:dxaOrig="2200" w:dyaOrig="360" w14:anchorId="78B648E3">
            <v:shape id="_x0000_i1039" type="#_x0000_t75" style="width:168.3pt;height:27.65pt" o:ole="">
              <v:imagedata r:id="rId44" o:title=""/>
            </v:shape>
            <o:OLEObject Type="Embed" ProgID="Equation.DSMT4" ShapeID="_x0000_i1039" DrawAspect="Content" ObjectID="_1417159038" r:id="rId45"/>
          </w:object>
        </w:r>
      </w:del>
      <w:r w:rsidRPr="00B312F5">
        <w:rPr>
          <w:position w:val="-4"/>
          <w:szCs w:val="26"/>
          <w:lang w:val="fr-FR"/>
        </w:rPr>
        <w:object w:dxaOrig="180" w:dyaOrig="279" w14:anchorId="04173104">
          <v:shape id="_x0000_i1040" type="#_x0000_t75" style="width:9.2pt;height:14.25pt" o:ole="">
            <v:imagedata r:id="rId20" o:title=""/>
          </v:shape>
          <o:OLEObject Type="Embed" ProgID="Equation.DSMT4" ShapeID="_x0000_i1040" DrawAspect="Content" ObjectID="_1417159039" r:id="rId46"/>
        </w:object>
      </w:r>
    </w:p>
    <w:p w14:paraId="634558FF" w14:textId="77777777" w:rsidR="00AC34B6" w:rsidRPr="0049233F" w:rsidRDefault="00024E93" w:rsidP="00AC34B6">
      <w:pPr>
        <w:rPr>
          <w:szCs w:val="26"/>
          <w:lang w:val="fr-FR"/>
          <w:rPrChange w:id="2363" w:author="The Si Tran" w:date="2012-12-05T23:02:00Z">
            <w:rPr>
              <w:sz w:val="28"/>
              <w:szCs w:val="28"/>
              <w:lang w:val="fr-FR"/>
            </w:rPr>
          </w:rPrChange>
        </w:rPr>
      </w:pPr>
      <w:r w:rsidRPr="0049233F">
        <w:rPr>
          <w:szCs w:val="26"/>
          <w:lang w:val="fr-FR"/>
          <w:rPrChange w:id="2364"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rsidP="00AC34B6">
      <w:pPr>
        <w:rPr>
          <w:szCs w:val="26"/>
          <w:lang w:val="fr-FR"/>
          <w:rPrChange w:id="2365" w:author="The Si Tran" w:date="2012-12-05T23:02:00Z">
            <w:rPr>
              <w:sz w:val="28"/>
              <w:szCs w:val="28"/>
              <w:lang w:val="fr-FR"/>
            </w:rPr>
          </w:rPrChange>
        </w:rPr>
      </w:pPr>
      <w:r w:rsidRPr="0049233F">
        <w:rPr>
          <w:noProof/>
          <w:szCs w:val="26"/>
          <w:rPrChange w:id="2366" w:author="Unknown">
            <w:rPr>
              <w:noProof/>
              <w:sz w:val="28"/>
              <w:szCs w:val="28"/>
            </w:rPr>
          </w:rPrChange>
        </w:rPr>
        <w:drawing>
          <wp:inline distT="0" distB="0" distL="0" distR="0" wp14:anchorId="08C0265F" wp14:editId="1FB51D7A">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367" w:author="The Si Tran" w:date="2012-12-05T23:02:00Z">
            <w:rPr>
              <w:sz w:val="28"/>
              <w:szCs w:val="28"/>
              <w:lang w:val="fr-FR"/>
            </w:rPr>
          </w:rPrChange>
        </w:rPr>
      </w:pPr>
      <w:r w:rsidRPr="0049233F">
        <w:rPr>
          <w:szCs w:val="26"/>
          <w:lang w:val="fr-FR"/>
          <w:rPrChange w:id="2368" w:author="The Si Tran" w:date="2012-12-05T23:02:00Z">
            <w:rPr>
              <w:sz w:val="28"/>
              <w:szCs w:val="28"/>
              <w:lang w:val="fr-FR"/>
            </w:rPr>
          </w:rPrChange>
        </w:rPr>
        <w:t>chuỗi thời gian tĩnh</w:t>
      </w:r>
    </w:p>
    <w:p w14:paraId="0EB81842" w14:textId="77777777" w:rsidR="00AC34B6" w:rsidRPr="0049233F" w:rsidRDefault="00AC34B6" w:rsidP="00AC34B6">
      <w:pPr>
        <w:rPr>
          <w:szCs w:val="26"/>
          <w:lang w:val="fr-FR"/>
          <w:rPrChange w:id="2369" w:author="The Si Tran" w:date="2012-12-05T23:02:00Z">
            <w:rPr>
              <w:sz w:val="28"/>
              <w:szCs w:val="28"/>
              <w:lang w:val="fr-FR"/>
            </w:rPr>
          </w:rPrChange>
        </w:rPr>
      </w:pPr>
      <w:r w:rsidRPr="0049233F">
        <w:rPr>
          <w:szCs w:val="26"/>
          <w:lang w:val="fr-FR"/>
          <w:rPrChange w:id="2370" w:author="The Si Tran" w:date="2012-12-05T23:02:00Z">
            <w:rPr>
              <w:sz w:val="28"/>
              <w:szCs w:val="28"/>
              <w:lang w:val="fr-FR"/>
            </w:rPr>
          </w:rPrChange>
        </w:rPr>
        <w:lastRenderedPageBreak/>
        <w:t xml:space="preserve">   </w:t>
      </w:r>
      <w:r w:rsidRPr="0049233F">
        <w:rPr>
          <w:noProof/>
          <w:szCs w:val="26"/>
          <w:rPrChange w:id="2371" w:author="Unknown">
            <w:rPr>
              <w:noProof/>
              <w:sz w:val="28"/>
              <w:szCs w:val="28"/>
            </w:rPr>
          </w:rPrChange>
        </w:rPr>
        <w:drawing>
          <wp:inline distT="0" distB="0" distL="0" distR="0" wp14:anchorId="08084898" wp14:editId="02388F24">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372" w:author="The Si Tran" w:date="2012-12-05T23:02:00Z">
            <w:rPr>
              <w:sz w:val="28"/>
              <w:szCs w:val="28"/>
              <w:lang w:val="fr-FR"/>
            </w:rPr>
          </w:rPrChange>
        </w:rPr>
      </w:pPr>
      <w:r w:rsidRPr="0049233F">
        <w:rPr>
          <w:szCs w:val="26"/>
          <w:lang w:val="fr-FR"/>
          <w:rPrChange w:id="2373"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374" w:author="The Si Tran" w:date="2012-12-05T23:02:00Z">
            <w:rPr>
              <w:sz w:val="28"/>
              <w:szCs w:val="28"/>
              <w:lang w:val="fr-FR"/>
            </w:rPr>
          </w:rPrChange>
        </w:rPr>
        <w:pPrChange w:id="2375" w:author="The Si Tran" w:date="2012-12-11T23:21:00Z">
          <w:pPr>
            <w:pStyle w:val="Caption"/>
            <w:ind w:firstLine="540"/>
          </w:pPr>
        </w:pPrChange>
      </w:pPr>
      <w:r w:rsidRPr="0049233F">
        <w:rPr>
          <w:lang w:val="fr-FR"/>
          <w:rPrChange w:id="2376" w:author="The Si Tran" w:date="2012-12-05T23:02:00Z">
            <w:rPr>
              <w:sz w:val="28"/>
              <w:szCs w:val="28"/>
              <w:lang w:val="fr-FR"/>
            </w:rPr>
          </w:rPrChange>
        </w:rPr>
        <w:t xml:space="preserve">    </w:t>
      </w:r>
      <w:bookmarkStart w:id="2377" w:name="_Toc312142080"/>
      <w:bookmarkStart w:id="2378" w:name="_Toc343029954"/>
      <w:bookmarkStart w:id="2379" w:name="_Toc343415596"/>
      <w:r w:rsidRPr="0049233F">
        <w:rPr>
          <w:lang w:val="fr-FR"/>
          <w:rPrChange w:id="2380" w:author="The Si Tran" w:date="2012-12-05T23:02:00Z">
            <w:rPr>
              <w:sz w:val="32"/>
              <w:szCs w:val="32"/>
              <w:lang w:val="fr-FR"/>
            </w:rPr>
          </w:rPrChange>
        </w:rPr>
        <w:t xml:space="preserve">Hình </w:t>
      </w:r>
      <w:del w:id="2381" w:author="The Si Tran" w:date="2012-12-11T23:21:00Z">
        <w:r w:rsidRPr="0049233F" w:rsidDel="004F02C0">
          <w:rPr>
            <w:rPrChange w:id="2382" w:author="The Si Tran" w:date="2012-12-05T23:02:00Z">
              <w:rPr>
                <w:sz w:val="32"/>
                <w:szCs w:val="32"/>
              </w:rPr>
            </w:rPrChange>
          </w:rPr>
          <w:fldChar w:fldCharType="begin"/>
        </w:r>
        <w:r w:rsidRPr="0049233F" w:rsidDel="004F02C0">
          <w:rPr>
            <w:lang w:val="fr-FR"/>
            <w:rPrChange w:id="2383" w:author="The Si Tran" w:date="2012-12-05T23:02:00Z">
              <w:rPr>
                <w:sz w:val="32"/>
                <w:szCs w:val="32"/>
                <w:lang w:val="fr-FR"/>
              </w:rPr>
            </w:rPrChange>
          </w:rPr>
          <w:delInstrText xml:space="preserve"> SEQ Hình \* ARABIC </w:delInstrText>
        </w:r>
        <w:r w:rsidRPr="0049233F" w:rsidDel="004F02C0">
          <w:rPr>
            <w:rPrChange w:id="2384" w:author="The Si Tran" w:date="2012-12-05T23:02:00Z">
              <w:rPr>
                <w:sz w:val="32"/>
                <w:szCs w:val="32"/>
              </w:rPr>
            </w:rPrChange>
          </w:rPr>
          <w:fldChar w:fldCharType="separate"/>
        </w:r>
        <w:r w:rsidRPr="0049233F" w:rsidDel="004F02C0">
          <w:rPr>
            <w:noProof/>
            <w:lang w:val="fr-FR"/>
            <w:rPrChange w:id="2385" w:author="The Si Tran" w:date="2012-12-05T23:02:00Z">
              <w:rPr>
                <w:noProof/>
                <w:sz w:val="32"/>
                <w:szCs w:val="32"/>
                <w:lang w:val="fr-FR"/>
              </w:rPr>
            </w:rPrChange>
          </w:rPr>
          <w:delText>6</w:delText>
        </w:r>
        <w:r w:rsidRPr="0049233F" w:rsidDel="004F02C0">
          <w:rPr>
            <w:rPrChange w:id="2386" w:author="The Si Tran" w:date="2012-12-05T23:02:00Z">
              <w:rPr>
                <w:sz w:val="32"/>
                <w:szCs w:val="32"/>
              </w:rPr>
            </w:rPrChange>
          </w:rPr>
          <w:fldChar w:fldCharType="end"/>
        </w:r>
        <w:r w:rsidRPr="0049233F" w:rsidDel="004F02C0">
          <w:rPr>
            <w:lang w:val="fr-FR"/>
            <w:rPrChange w:id="2387" w:author="The Si Tran" w:date="2012-12-05T23:02:00Z">
              <w:rPr>
                <w:sz w:val="28"/>
                <w:szCs w:val="28"/>
                <w:lang w:val="fr-FR"/>
              </w:rPr>
            </w:rPrChange>
          </w:rPr>
          <w:delText xml:space="preserve"> </w:delText>
        </w:r>
      </w:del>
      <w:ins w:id="2388" w:author="The Si Tran" w:date="2012-12-11T23:21:00Z">
        <w:r w:rsidR="004F02C0">
          <w:t>2.</w:t>
        </w:r>
        <w:r w:rsidR="00B14D71">
          <w:t>7</w:t>
        </w:r>
        <w:r w:rsidR="004F02C0" w:rsidRPr="0049233F">
          <w:rPr>
            <w:lang w:val="fr-FR"/>
            <w:rPrChange w:id="2389" w:author="The Si Tran" w:date="2012-12-05T23:02:00Z">
              <w:rPr>
                <w:sz w:val="28"/>
                <w:szCs w:val="28"/>
                <w:lang w:val="fr-FR"/>
              </w:rPr>
            </w:rPrChange>
          </w:rPr>
          <w:t xml:space="preserve"> </w:t>
        </w:r>
      </w:ins>
      <w:r w:rsidRPr="004F02C0">
        <w:rPr>
          <w:b w:val="0"/>
          <w:lang w:val="fr-FR"/>
          <w:rPrChange w:id="2390" w:author="The Si Tran" w:date="2012-12-11T23:21:00Z">
            <w:rPr>
              <w:sz w:val="28"/>
              <w:szCs w:val="28"/>
              <w:lang w:val="fr-FR"/>
            </w:rPr>
          </w:rPrChange>
        </w:rPr>
        <w:t>(a)</w:t>
      </w:r>
      <w:r w:rsidRPr="0049233F">
        <w:rPr>
          <w:lang w:val="fr-FR"/>
          <w:rPrChange w:id="2391" w:author="The Si Tran" w:date="2012-12-05T23:02:00Z">
            <w:rPr>
              <w:sz w:val="28"/>
              <w:szCs w:val="28"/>
              <w:lang w:val="fr-FR"/>
            </w:rPr>
          </w:rPrChange>
        </w:rPr>
        <w:t xml:space="preserve"> </w:t>
      </w:r>
      <w:r w:rsidRPr="004F02C0">
        <w:rPr>
          <w:b w:val="0"/>
          <w:lang w:val="fr-FR"/>
          <w:rPrChange w:id="2392" w:author="The Si Tran" w:date="2012-12-11T23:21:00Z">
            <w:rPr>
              <w:sz w:val="28"/>
              <w:szCs w:val="28"/>
              <w:lang w:val="fr-FR"/>
            </w:rPr>
          </w:rPrChange>
        </w:rPr>
        <w:t>Chuỗi thời gian tĩnh, (b) chuỗi thời gian không tĩnh.</w:t>
      </w:r>
      <w:bookmarkEnd w:id="2377"/>
      <w:bookmarkEnd w:id="2378"/>
      <w:bookmarkEnd w:id="2379"/>
    </w:p>
    <w:p w14:paraId="787DB4BD" w14:textId="77777777" w:rsidR="00AC34B6" w:rsidRPr="0049233F" w:rsidRDefault="00AC34B6" w:rsidP="005E5CD3">
      <w:pPr>
        <w:rPr>
          <w:szCs w:val="26"/>
          <w:lang w:val="fr-FR"/>
          <w:rPrChange w:id="2393" w:author="The Si Tran" w:date="2012-12-05T23:02:00Z">
            <w:rPr>
              <w:sz w:val="28"/>
              <w:szCs w:val="28"/>
              <w:lang w:val="fr-FR"/>
            </w:rPr>
          </w:rPrChange>
        </w:rPr>
      </w:pPr>
      <w:r w:rsidRPr="0049233F">
        <w:rPr>
          <w:szCs w:val="26"/>
          <w:lang w:val="fr-FR"/>
          <w:rPrChange w:id="2394" w:author="The Si Tran" w:date="2012-12-05T23:02:00Z">
            <w:rPr>
              <w:b/>
              <w:bCs/>
              <w:sz w:val="28"/>
              <w:szCs w:val="28"/>
              <w:lang w:val="fr-FR"/>
            </w:rPr>
          </w:rPrChange>
        </w:rPr>
        <w:tab/>
      </w:r>
    </w:p>
    <w:p w14:paraId="098BB42B" w14:textId="77777777" w:rsidR="00AC34B6" w:rsidRPr="0049233F" w:rsidRDefault="00AC34B6" w:rsidP="005E5CD3">
      <w:pPr>
        <w:rPr>
          <w:szCs w:val="26"/>
          <w:lang w:val="fr-FR"/>
          <w:rPrChange w:id="2395" w:author="The Si Tran" w:date="2012-12-05T23:02:00Z">
            <w:rPr>
              <w:sz w:val="28"/>
              <w:szCs w:val="28"/>
              <w:lang w:val="fr-FR"/>
            </w:rPr>
          </w:rPrChange>
        </w:rPr>
      </w:pPr>
      <w:r w:rsidRPr="0049233F">
        <w:rPr>
          <w:szCs w:val="26"/>
          <w:lang w:val="fr-FR"/>
          <w:rPrChange w:id="2396" w:author="The Si Tran" w:date="2012-12-05T23:02:00Z">
            <w:rPr>
              <w:b/>
              <w:bCs/>
              <w:sz w:val="28"/>
              <w:szCs w:val="28"/>
              <w:lang w:val="fr-FR"/>
            </w:rPr>
          </w:rPrChange>
        </w:rPr>
        <w:tab/>
      </w:r>
      <w:r w:rsidR="00B87EB5" w:rsidRPr="0049233F">
        <w:rPr>
          <w:szCs w:val="26"/>
          <w:lang w:val="fr-FR"/>
          <w:rPrChange w:id="2397" w:author="The Si Tran" w:date="2012-12-05T23:02:00Z">
            <w:rPr>
              <w:b/>
              <w:bCs/>
              <w:sz w:val="28"/>
              <w:szCs w:val="28"/>
              <w:lang w:val="fr-FR"/>
            </w:rPr>
          </w:rPrChange>
        </w:rPr>
        <w:t>C</w:t>
      </w:r>
      <w:r w:rsidRPr="0049233F">
        <w:rPr>
          <w:szCs w:val="26"/>
          <w:lang w:val="fr-FR"/>
          <w:rPrChange w:id="2398" w:author="The Si Tran" w:date="2012-12-05T23:02:00Z">
            <w:rPr>
              <w:b/>
              <w:bCs/>
              <w:sz w:val="28"/>
              <w:szCs w:val="28"/>
              <w:lang w:val="fr-FR"/>
            </w:rPr>
          </w:rPrChange>
        </w:rPr>
        <w:t xml:space="preserve">huỗi thời gian không tĩnh </w:t>
      </w:r>
      <w:r w:rsidR="00B87EB5" w:rsidRPr="0049233F">
        <w:rPr>
          <w:szCs w:val="26"/>
          <w:lang w:val="fr-FR"/>
          <w:rPrChange w:id="2399" w:author="The Si Tran" w:date="2012-12-05T23:02:00Z">
            <w:rPr>
              <w:b/>
              <w:bCs/>
              <w:sz w:val="28"/>
              <w:szCs w:val="28"/>
              <w:lang w:val="fr-FR"/>
            </w:rPr>
          </w:rPrChange>
        </w:rPr>
        <w:t xml:space="preserve">rất khó để biểu diễn </w:t>
      </w:r>
      <w:r w:rsidRPr="0049233F">
        <w:rPr>
          <w:szCs w:val="26"/>
          <w:lang w:val="fr-FR"/>
          <w:rPrChange w:id="2400" w:author="The Si Tran" w:date="2012-12-05T23:02:00Z">
            <w:rPr>
              <w:b/>
              <w:bCs/>
              <w:sz w:val="28"/>
              <w:szCs w:val="28"/>
              <w:lang w:val="fr-FR"/>
            </w:rPr>
          </w:rPrChange>
        </w:rPr>
        <w:t>bằng mô hình toán học</w:t>
      </w:r>
      <w:r w:rsidR="00B87EB5" w:rsidRPr="0049233F">
        <w:rPr>
          <w:szCs w:val="26"/>
          <w:lang w:val="fr-FR"/>
          <w:rPrChange w:id="2401" w:author="The Si Tran" w:date="2012-12-05T23:02:00Z">
            <w:rPr>
              <w:b/>
              <w:bCs/>
              <w:sz w:val="28"/>
              <w:szCs w:val="28"/>
              <w:lang w:val="fr-FR"/>
            </w:rPr>
          </w:rPrChange>
        </w:rPr>
        <w:t xml:space="preserve"> và thực hiên dự báo </w:t>
      </w:r>
      <w:r w:rsidR="00B87EB5" w:rsidRPr="0049233F">
        <w:rPr>
          <w:szCs w:val="26"/>
          <w:lang w:val="fr-FR"/>
          <w:rPrChange w:id="2402" w:author="The Si Tran" w:date="2012-12-05T23:02:00Z">
            <w:rPr>
              <w:b/>
              <w:bCs/>
              <w:sz w:val="28"/>
              <w:szCs w:val="28"/>
              <w:lang w:val="fr-FR"/>
            </w:rPr>
          </w:rPrChange>
        </w:rPr>
        <w:fldChar w:fldCharType="begin"/>
      </w:r>
      <w:r w:rsidR="00B87EB5" w:rsidRPr="0049233F">
        <w:rPr>
          <w:szCs w:val="26"/>
          <w:lang w:val="fr-FR"/>
          <w:rPrChange w:id="2403"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del w:id="2404" w:author="The Si Tran" w:date="2012-12-12T14:11:00Z">
        <w:r w:rsidR="00B87EB5" w:rsidRPr="0049233F">
          <w:rPr>
            <w:szCs w:val="26"/>
            <w:lang w:val="fr-FR"/>
            <w:rPrChange w:id="2405" w:author="The Si Tran" w:date="2012-12-05T23:02:00Z">
              <w:rPr>
                <w:b/>
                <w:bCs/>
                <w:sz w:val="28"/>
                <w:szCs w:val="28"/>
                <w:lang w:val="fr-FR"/>
              </w:rPr>
            </w:rPrChange>
          </w:rPr>
          <w:fldChar w:fldCharType="separate"/>
        </w:r>
        <w:r w:rsidR="00B87EB5" w:rsidRPr="0049233F" w:rsidDel="009D276E">
          <w:rPr>
            <w:szCs w:val="26"/>
            <w:rPrChange w:id="2406" w:author="The Si Tran" w:date="2012-12-05T23:02:00Z">
              <w:rPr>
                <w:b/>
                <w:bCs/>
                <w:sz w:val="20"/>
                <w:szCs w:val="20"/>
              </w:rPr>
            </w:rPrChange>
          </w:rPr>
          <w:delText>[2]</w:delText>
        </w:r>
      </w:del>
      <w:r w:rsidR="00B87EB5" w:rsidRPr="0049233F">
        <w:rPr>
          <w:szCs w:val="26"/>
          <w:lang w:val="fr-FR"/>
          <w:rPrChange w:id="2407" w:author="The Si Tran" w:date="2012-12-05T23:02:00Z">
            <w:rPr>
              <w:b/>
              <w:bCs/>
              <w:sz w:val="28"/>
              <w:szCs w:val="28"/>
              <w:lang w:val="fr-FR"/>
            </w:rPr>
          </w:rPrChange>
        </w:rPr>
        <w:fldChar w:fldCharType="end"/>
      </w:r>
      <w:r w:rsidR="00B87EB5" w:rsidRPr="0049233F">
        <w:rPr>
          <w:szCs w:val="26"/>
          <w:lang w:val="fr-FR"/>
          <w:rPrChange w:id="2408" w:author="The Si Tran" w:date="2012-12-05T23:02:00Z">
            <w:rPr>
              <w:b/>
              <w:bCs/>
              <w:sz w:val="28"/>
              <w:szCs w:val="28"/>
              <w:lang w:val="fr-FR"/>
            </w:rPr>
          </w:rPrChange>
        </w:rPr>
        <w:t>. Tuy nhiên,</w:t>
      </w:r>
      <w:r w:rsidRPr="0049233F">
        <w:rPr>
          <w:szCs w:val="26"/>
          <w:lang w:val="fr-FR"/>
          <w:rPrChange w:id="2409" w:author="The Si Tran" w:date="2012-12-05T23:02:00Z">
            <w:rPr>
              <w:b/>
              <w:bCs/>
              <w:sz w:val="28"/>
              <w:szCs w:val="28"/>
              <w:lang w:val="fr-FR"/>
            </w:rPr>
          </w:rPrChange>
        </w:rPr>
        <w:t xml:space="preserve"> </w:t>
      </w:r>
      <w:r w:rsidR="00B87EB5" w:rsidRPr="0049233F">
        <w:rPr>
          <w:szCs w:val="26"/>
          <w:lang w:val="fr-FR"/>
          <w:rPrChange w:id="2410"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2411"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2412" w:author="The Si Tran" w:date="2012-12-05T23:02:00Z">
            <w:rPr>
              <w:b/>
              <w:bCs/>
              <w:sz w:val="28"/>
              <w:szCs w:val="28"/>
              <w:lang w:val="fr-FR"/>
            </w:rPr>
          </w:rPrChange>
        </w:rPr>
        <w:t xml:space="preserve">. Một trong những phương </w:t>
      </w:r>
      <w:r w:rsidR="000F1F6F" w:rsidRPr="0049233F">
        <w:rPr>
          <w:szCs w:val="26"/>
          <w:lang w:val="fr-FR"/>
          <w:rPrChange w:id="2413" w:author="The Si Tran" w:date="2012-12-05T23:02:00Z">
            <w:rPr>
              <w:b/>
              <w:bCs/>
              <w:sz w:val="28"/>
              <w:szCs w:val="28"/>
              <w:lang w:val="fr-FR"/>
            </w:rPr>
          </w:rPrChange>
        </w:rPr>
        <w:t>pháp phổ biến được sử dụng là phương pháp lấy hiệu (differencing)</w:t>
      </w:r>
    </w:p>
    <w:p w14:paraId="4F8B92B0" w14:textId="77777777" w:rsidR="003219CB" w:rsidRPr="0049233F" w:rsidRDefault="00AC34B6" w:rsidP="003219CB">
      <w:pPr>
        <w:rPr>
          <w:szCs w:val="26"/>
          <w:lang w:val="fr-FR"/>
          <w:rPrChange w:id="2414" w:author="The Si Tran" w:date="2012-12-05T23:02:00Z">
            <w:rPr>
              <w:sz w:val="28"/>
              <w:szCs w:val="28"/>
              <w:lang w:val="fr-FR"/>
            </w:rPr>
          </w:rPrChange>
        </w:rPr>
      </w:pPr>
      <w:r w:rsidRPr="0049233F">
        <w:rPr>
          <w:szCs w:val="26"/>
          <w:lang w:val="fr-FR"/>
          <w:rPrChange w:id="2415" w:author="The Si Tran" w:date="2012-12-05T23:02:00Z">
            <w:rPr>
              <w:b/>
              <w:bCs/>
              <w:sz w:val="28"/>
              <w:szCs w:val="28"/>
              <w:lang w:val="fr-FR"/>
            </w:rPr>
          </w:rPrChange>
        </w:rPr>
        <w:tab/>
      </w:r>
      <w:r w:rsidR="003219CB" w:rsidRPr="0049233F">
        <w:rPr>
          <w:szCs w:val="26"/>
          <w:lang w:val="fr-FR"/>
          <w:rPrChange w:id="2416" w:author="The Si Tran" w:date="2012-12-05T23:02:00Z">
            <w:rPr>
              <w:b/>
              <w:bCs/>
              <w:sz w:val="28"/>
              <w:szCs w:val="28"/>
              <w:lang w:val="fr-FR"/>
            </w:rPr>
          </w:rPrChange>
        </w:rPr>
        <w:t xml:space="preserve">Đối với một chuỗi thời gian không tĩnh </w:t>
      </w:r>
      <m:oMath>
        <m:d>
          <m:dPr>
            <m:begChr m:val="{"/>
            <m:endChr m:val="}"/>
            <m:ctrlPr>
              <w:ins w:id="2417" w:author="The Si Tran" w:date="2012-12-05T23:52:00Z">
                <w:rPr>
                  <w:rFonts w:ascii="Cambria Math" w:hAnsi="Cambria Math"/>
                  <w:i/>
                  <w:szCs w:val="26"/>
                  <w:lang w:val="fr-FR"/>
                </w:rPr>
              </w:ins>
            </m:ctrlPr>
          </m:dPr>
          <m:e>
            <m:sSub>
              <m:sSubPr>
                <m:ctrlPr>
                  <w:ins w:id="2418" w:author="The Si Tran" w:date="2012-12-05T23:52:00Z">
                    <w:rPr>
                      <w:rFonts w:ascii="Cambria Math" w:hAnsi="Cambria Math"/>
                      <w:i/>
                      <w:szCs w:val="26"/>
                      <w:lang w:val="fr-FR"/>
                    </w:rPr>
                  </w:ins>
                </m:ctrlPr>
              </m:sSubPr>
              <m:e>
                <w:ins w:id="2419" w:author="The Si Tran" w:date="2012-12-05T23:52:00Z">
                  <m:r>
                    <w:rPr>
                      <w:rFonts w:ascii="Cambria Math" w:hAnsi="Cambria Math"/>
                      <w:szCs w:val="26"/>
                      <w:lang w:val="fr-FR"/>
                    </w:rPr>
                    <m:t>X</m:t>
                  </m:r>
                </w:ins>
              </m:e>
              <m:sub>
                <w:ins w:id="2420" w:author="The Si Tran" w:date="2012-12-05T23:52:00Z">
                  <m:r>
                    <w:rPr>
                      <w:rFonts w:ascii="Cambria Math" w:hAnsi="Cambria Math"/>
                      <w:szCs w:val="26"/>
                      <w:lang w:val="fr-FR"/>
                    </w:rPr>
                    <m:t>t</m:t>
                  </m:r>
                </w:ins>
              </m:sub>
            </m:sSub>
          </m:e>
        </m:d>
      </m:oMath>
      <w:ins w:id="2421" w:author="The Si Tran" w:date="2012-12-05T23:52:00Z">
        <w:r w:rsidR="00623920" w:rsidRPr="00100B8E">
          <w:rPr>
            <w:szCs w:val="26"/>
            <w:lang w:val="fr-FR"/>
          </w:rPr>
          <w:t xml:space="preserve"> </w:t>
        </w:r>
      </w:ins>
      <w:del w:id="2422" w:author="The Si Tran" w:date="2012-12-05T23:51:00Z">
        <w:r w:rsidR="003219CB" w:rsidRPr="0049233F" w:rsidDel="00623920">
          <w:rPr>
            <w:szCs w:val="26"/>
            <w:lang w:val="fr-FR"/>
            <w:rPrChange w:id="2423" w:author="The Si Tran" w:date="2012-12-05T23:02:00Z">
              <w:rPr>
                <w:b/>
                <w:bCs/>
                <w:sz w:val="28"/>
                <w:szCs w:val="28"/>
                <w:lang w:val="fr-FR"/>
              </w:rPr>
            </w:rPrChange>
          </w:rPr>
          <w:delText>{X</w:delText>
        </w:r>
        <w:r w:rsidR="003219CB" w:rsidRPr="0049233F" w:rsidDel="00623920">
          <w:rPr>
            <w:szCs w:val="26"/>
            <w:vertAlign w:val="subscript"/>
            <w:lang w:val="fr-FR"/>
            <w:rPrChange w:id="2424" w:author="The Si Tran" w:date="2012-12-05T23:02:00Z">
              <w:rPr>
                <w:b/>
                <w:bCs/>
                <w:sz w:val="28"/>
                <w:szCs w:val="28"/>
                <w:vertAlign w:val="subscript"/>
                <w:lang w:val="fr-FR"/>
              </w:rPr>
            </w:rPrChange>
          </w:rPr>
          <w:delText>t</w:delText>
        </w:r>
        <w:r w:rsidR="003219CB" w:rsidRPr="0049233F" w:rsidDel="00623920">
          <w:rPr>
            <w:szCs w:val="26"/>
            <w:lang w:val="fr-FR"/>
            <w:rPrChange w:id="2425" w:author="The Si Tran" w:date="2012-12-05T23:02:00Z">
              <w:rPr>
                <w:b/>
                <w:bCs/>
                <w:sz w:val="28"/>
                <w:szCs w:val="28"/>
                <w:lang w:val="fr-FR"/>
              </w:rPr>
            </w:rPrChange>
          </w:rPr>
          <w:delText>}</w:delText>
        </w:r>
      </w:del>
      <w:r w:rsidR="003219CB" w:rsidRPr="0049233F">
        <w:rPr>
          <w:szCs w:val="26"/>
          <w:lang w:val="fr-FR"/>
          <w:rPrChange w:id="2426" w:author="The Si Tran" w:date="2012-12-05T23:02:00Z">
            <w:rPr>
              <w:b/>
              <w:bCs/>
              <w:sz w:val="28"/>
              <w:szCs w:val="28"/>
              <w:lang w:val="fr-FR"/>
            </w:rPr>
          </w:rPrChange>
        </w:rPr>
        <w:t xml:space="preserve">, ta áp dụng toán tử lấy hiệu </w:t>
      </w:r>
      <w:ins w:id="2427" w:author="The Si Tran" w:date="2012-12-05T23:52:00Z">
        <m:oMath>
          <m:r>
            <w:rPr>
              <w:rFonts w:ascii="Cambria Math" w:hAnsi="Cambria Math"/>
              <w:szCs w:val="26"/>
              <w:lang w:val="fr-FR"/>
            </w:rPr>
            <m:t>∆</m:t>
          </m:r>
        </m:oMath>
      </w:ins>
      <w:del w:id="2428" w:author="The Si Tran" w:date="2012-12-05T23:52:00Z">
        <w:r w:rsidR="003219CB" w:rsidRPr="0049233F" w:rsidDel="00623920">
          <w:rPr>
            <w:szCs w:val="26"/>
            <w:lang w:val="fr-FR"/>
            <w:rPrChange w:id="2429" w:author="The Si Tran" w:date="2012-12-05T23:02:00Z">
              <w:rPr>
                <w:b/>
                <w:bCs/>
                <w:sz w:val="28"/>
                <w:szCs w:val="28"/>
                <w:lang w:val="fr-FR"/>
              </w:rPr>
            </w:rPrChange>
          </w:rPr>
          <w:delText>∆</w:delText>
        </w:r>
      </w:del>
      <w:r w:rsidR="003219CB" w:rsidRPr="0049233F">
        <w:rPr>
          <w:szCs w:val="26"/>
          <w:lang w:val="fr-FR"/>
          <w:rPrChange w:id="2430" w:author="The Si Tran" w:date="2012-12-05T23:02:00Z">
            <w:rPr>
              <w:b/>
              <w:bCs/>
              <w:sz w:val="28"/>
              <w:szCs w:val="28"/>
              <w:lang w:val="fr-FR"/>
            </w:rPr>
          </w:rPrChange>
        </w:rPr>
        <w:t xml:space="preserve"> lên </w:t>
      </w:r>
      <m:oMath>
        <m:sSub>
          <m:sSubPr>
            <m:ctrlPr>
              <w:ins w:id="2431" w:author="The Si Tran" w:date="2012-12-05T23:52:00Z">
                <w:rPr>
                  <w:rFonts w:ascii="Cambria Math" w:hAnsi="Cambria Math"/>
                  <w:i/>
                  <w:szCs w:val="26"/>
                  <w:lang w:val="fr-FR"/>
                </w:rPr>
              </w:ins>
            </m:ctrlPr>
          </m:sSubPr>
          <m:e>
            <w:ins w:id="2432" w:author="The Si Tran" w:date="2012-12-05T23:52:00Z">
              <m:r>
                <w:rPr>
                  <w:rFonts w:ascii="Cambria Math" w:hAnsi="Cambria Math"/>
                  <w:szCs w:val="26"/>
                  <w:lang w:val="fr-FR"/>
                </w:rPr>
                <m:t>X</m:t>
              </m:r>
            </w:ins>
          </m:e>
          <m:sub>
            <w:ins w:id="2433" w:author="The Si Tran" w:date="2012-12-05T23:52:00Z">
              <m:r>
                <w:rPr>
                  <w:rFonts w:ascii="Cambria Math" w:hAnsi="Cambria Math"/>
                  <w:szCs w:val="26"/>
                  <w:lang w:val="fr-FR"/>
                </w:rPr>
                <m:t>t</m:t>
              </m:r>
            </w:ins>
          </m:sub>
        </m:sSub>
      </m:oMath>
      <w:del w:id="2434" w:author="The Si Tran" w:date="2012-12-05T23:52:00Z">
        <w:r w:rsidR="003219CB" w:rsidRPr="0049233F" w:rsidDel="00623920">
          <w:rPr>
            <w:szCs w:val="26"/>
            <w:lang w:val="fr-FR"/>
            <w:rPrChange w:id="2435" w:author="The Si Tran" w:date="2012-12-05T23:02:00Z">
              <w:rPr>
                <w:b/>
                <w:bCs/>
                <w:sz w:val="28"/>
                <w:szCs w:val="28"/>
                <w:lang w:val="fr-FR"/>
              </w:rPr>
            </w:rPrChange>
          </w:rPr>
          <w:delText>X</w:delText>
        </w:r>
        <w:r w:rsidR="003219CB" w:rsidRPr="0049233F" w:rsidDel="00623920">
          <w:rPr>
            <w:szCs w:val="26"/>
            <w:vertAlign w:val="subscript"/>
            <w:lang w:val="fr-FR"/>
            <w:rPrChange w:id="2436" w:author="The Si Tran" w:date="2012-12-05T23:02:00Z">
              <w:rPr>
                <w:b/>
                <w:bCs/>
                <w:sz w:val="28"/>
                <w:szCs w:val="28"/>
                <w:vertAlign w:val="subscript"/>
                <w:lang w:val="fr-FR"/>
              </w:rPr>
            </w:rPrChange>
          </w:rPr>
          <w:delText>t</w:delText>
        </w:r>
      </w:del>
      <w:r w:rsidR="003219CB" w:rsidRPr="0049233F">
        <w:rPr>
          <w:szCs w:val="26"/>
          <w:lang w:val="fr-FR"/>
          <w:rPrChange w:id="2437" w:author="The Si Tran" w:date="2012-12-05T23:02:00Z">
            <w:rPr>
              <w:b/>
              <w:bCs/>
              <w:sz w:val="28"/>
              <w:szCs w:val="28"/>
              <w:lang w:val="fr-FR"/>
            </w:rPr>
          </w:rPrChange>
        </w:rPr>
        <w:t xml:space="preserve"> để được một chuỗi thời gian mới </w:t>
      </w:r>
      <w:ins w:id="2438" w:author="The Si Tran" w:date="2012-12-05T23:52:00Z">
        <m:oMath>
          <m:r>
            <w:rPr>
              <w:rFonts w:ascii="Cambria Math" w:hAnsi="Cambria Math"/>
              <w:szCs w:val="26"/>
              <w:lang w:val="fr-FR"/>
            </w:rPr>
            <m:t>∆</m:t>
          </m:r>
        </m:oMath>
      </w:ins>
      <m:oMath>
        <m:sSub>
          <m:sSubPr>
            <m:ctrlPr>
              <w:ins w:id="2439" w:author="The Si Tran" w:date="2012-12-05T23:53:00Z">
                <w:rPr>
                  <w:rFonts w:ascii="Cambria Math" w:hAnsi="Cambria Math"/>
                  <w:i/>
                  <w:szCs w:val="26"/>
                  <w:lang w:val="fr-FR"/>
                </w:rPr>
              </w:ins>
            </m:ctrlPr>
          </m:sSubPr>
          <m:e>
            <w:ins w:id="2440" w:author="The Si Tran" w:date="2012-12-05T23:53:00Z">
              <m:r>
                <w:rPr>
                  <w:rFonts w:ascii="Cambria Math" w:hAnsi="Cambria Math"/>
                  <w:szCs w:val="26"/>
                  <w:lang w:val="fr-FR"/>
                </w:rPr>
                <m:t>X</m:t>
              </m:r>
            </w:ins>
          </m:e>
          <m:sub>
            <w:ins w:id="2441" w:author="The Si Tran" w:date="2012-12-05T23:53:00Z">
              <m:r>
                <w:rPr>
                  <w:rFonts w:ascii="Cambria Math" w:hAnsi="Cambria Math"/>
                  <w:szCs w:val="26"/>
                  <w:lang w:val="fr-FR"/>
                </w:rPr>
                <m:t>t</m:t>
              </m:r>
            </w:ins>
          </m:sub>
        </m:sSub>
      </m:oMath>
      <w:del w:id="2442" w:author="The Si Tran" w:date="2012-12-05T23:52:00Z">
        <w:r w:rsidR="003219CB" w:rsidRPr="0049233F" w:rsidDel="00623920">
          <w:rPr>
            <w:szCs w:val="26"/>
            <w:lang w:val="fr-FR"/>
            <w:rPrChange w:id="2443" w:author="The Si Tran" w:date="2012-12-05T23:02:00Z">
              <w:rPr>
                <w:b/>
                <w:bCs/>
                <w:sz w:val="28"/>
                <w:szCs w:val="28"/>
                <w:lang w:val="fr-FR"/>
              </w:rPr>
            </w:rPrChange>
          </w:rPr>
          <w:delText>∆X</w:delText>
        </w:r>
        <w:r w:rsidR="003219CB" w:rsidRPr="0049233F" w:rsidDel="00623920">
          <w:rPr>
            <w:szCs w:val="26"/>
            <w:vertAlign w:val="subscript"/>
            <w:lang w:val="fr-FR"/>
            <w:rPrChange w:id="2444" w:author="The Si Tran" w:date="2012-12-05T23:02:00Z">
              <w:rPr>
                <w:b/>
                <w:bCs/>
                <w:sz w:val="28"/>
                <w:szCs w:val="28"/>
                <w:vertAlign w:val="subscript"/>
                <w:lang w:val="fr-FR"/>
              </w:rPr>
            </w:rPrChange>
          </w:rPr>
          <w:delText>t</w:delText>
        </w:r>
      </w:del>
      <w:r w:rsidR="003219CB" w:rsidRPr="0049233F">
        <w:rPr>
          <w:szCs w:val="26"/>
          <w:lang w:val="fr-FR"/>
          <w:rPrChange w:id="2445" w:author="The Si Tran" w:date="2012-12-05T23:02:00Z">
            <w:rPr>
              <w:b/>
              <w:bCs/>
              <w:sz w:val="28"/>
              <w:szCs w:val="28"/>
              <w:lang w:val="fr-FR"/>
            </w:rPr>
          </w:rPrChange>
        </w:rPr>
        <w:t xml:space="preserve"> với </w:t>
      </w:r>
      <w:del w:id="2446" w:author="The Si Tran" w:date="2012-12-05T23:52:00Z">
        <w:r w:rsidR="003219CB" w:rsidRPr="0049233F" w:rsidDel="00623920">
          <w:rPr>
            <w:szCs w:val="26"/>
            <w:lang w:val="fr-FR"/>
            <w:rPrChange w:id="2447" w:author="The Si Tran" w:date="2012-12-05T23:02:00Z">
              <w:rPr>
                <w:b/>
                <w:bCs/>
                <w:sz w:val="28"/>
                <w:szCs w:val="28"/>
                <w:lang w:val="fr-FR"/>
              </w:rPr>
            </w:rPrChange>
          </w:rPr>
          <w:delText>:</w:delText>
        </w:r>
      </w:del>
    </w:p>
    <w:p w14:paraId="38874533" w14:textId="77777777" w:rsidR="003219CB" w:rsidRPr="0049233F" w:rsidRDefault="003219CB" w:rsidP="003219CB">
      <w:pPr>
        <w:rPr>
          <w:szCs w:val="26"/>
          <w:lang w:val="fr-FR"/>
          <w:rPrChange w:id="2448" w:author="The Si Tran" w:date="2012-12-05T23:02:00Z">
            <w:rPr>
              <w:sz w:val="28"/>
              <w:szCs w:val="28"/>
              <w:lang w:val="fr-FR"/>
            </w:rPr>
          </w:rPrChange>
        </w:rPr>
      </w:pPr>
      <w:r w:rsidRPr="0049233F">
        <w:rPr>
          <w:szCs w:val="26"/>
          <w:lang w:val="fr-FR"/>
          <w:rPrChange w:id="2449" w:author="The Si Tran" w:date="2012-12-05T23:02:00Z">
            <w:rPr>
              <w:b/>
              <w:bCs/>
              <w:sz w:val="28"/>
              <w:szCs w:val="28"/>
              <w:lang w:val="fr-FR"/>
            </w:rPr>
          </w:rPrChange>
        </w:rPr>
        <w:t xml:space="preserve">                          </w:t>
      </w:r>
      <w:ins w:id="2450"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2451" w:author="The Si Tran" w:date="2012-12-05T23:53:00Z">
        <w:r w:rsidRPr="0049233F" w:rsidDel="003967AA">
          <w:rPr>
            <w:szCs w:val="26"/>
            <w:lang w:val="fr-FR"/>
            <w:rPrChange w:id="2452" w:author="The Si Tran" w:date="2012-12-05T23:02:00Z">
              <w:rPr>
                <w:b/>
                <w:bCs/>
                <w:sz w:val="28"/>
                <w:szCs w:val="28"/>
                <w:lang w:val="fr-FR"/>
              </w:rPr>
            </w:rPrChange>
          </w:rPr>
          <w:delText>∆X</w:delText>
        </w:r>
        <w:r w:rsidRPr="0049233F" w:rsidDel="003967AA">
          <w:rPr>
            <w:szCs w:val="26"/>
            <w:vertAlign w:val="subscript"/>
            <w:lang w:val="fr-FR"/>
            <w:rPrChange w:id="2453" w:author="The Si Tran" w:date="2012-12-05T23:02:00Z">
              <w:rPr>
                <w:b/>
                <w:bCs/>
                <w:sz w:val="28"/>
                <w:szCs w:val="28"/>
                <w:vertAlign w:val="subscript"/>
                <w:lang w:val="fr-FR"/>
              </w:rPr>
            </w:rPrChange>
          </w:rPr>
          <w:delText>t</w:delText>
        </w:r>
        <w:r w:rsidRPr="0049233F" w:rsidDel="003967AA">
          <w:rPr>
            <w:szCs w:val="26"/>
            <w:lang w:val="fr-FR"/>
            <w:rPrChange w:id="2454" w:author="The Si Tran" w:date="2012-12-05T23:02:00Z">
              <w:rPr>
                <w:b/>
                <w:bCs/>
                <w:sz w:val="28"/>
                <w:szCs w:val="28"/>
                <w:lang w:val="fr-FR"/>
              </w:rPr>
            </w:rPrChange>
          </w:rPr>
          <w:delText xml:space="preserve"> = X</w:delText>
        </w:r>
        <w:r w:rsidRPr="0049233F" w:rsidDel="003967AA">
          <w:rPr>
            <w:szCs w:val="26"/>
            <w:vertAlign w:val="subscript"/>
            <w:lang w:val="fr-FR"/>
            <w:rPrChange w:id="2455" w:author="The Si Tran" w:date="2012-12-05T23:02:00Z">
              <w:rPr>
                <w:b/>
                <w:bCs/>
                <w:sz w:val="28"/>
                <w:szCs w:val="28"/>
                <w:vertAlign w:val="subscript"/>
                <w:lang w:val="fr-FR"/>
              </w:rPr>
            </w:rPrChange>
          </w:rPr>
          <w:delText>t</w:delText>
        </w:r>
        <w:r w:rsidRPr="0049233F" w:rsidDel="003967AA">
          <w:rPr>
            <w:szCs w:val="26"/>
            <w:lang w:val="fr-FR"/>
            <w:rPrChange w:id="2456" w:author="The Si Tran" w:date="2012-12-05T23:02:00Z">
              <w:rPr>
                <w:b/>
                <w:bCs/>
                <w:sz w:val="28"/>
                <w:szCs w:val="28"/>
                <w:lang w:val="fr-FR"/>
              </w:rPr>
            </w:rPrChange>
          </w:rPr>
          <w:delText xml:space="preserve"> – X</w:delText>
        </w:r>
        <w:r w:rsidRPr="0049233F" w:rsidDel="003967AA">
          <w:rPr>
            <w:szCs w:val="26"/>
            <w:vertAlign w:val="subscript"/>
            <w:lang w:val="fr-FR"/>
            <w:rPrChange w:id="2457" w:author="The Si Tran" w:date="2012-12-05T23:02:00Z">
              <w:rPr>
                <w:b/>
                <w:bCs/>
                <w:sz w:val="28"/>
                <w:szCs w:val="28"/>
                <w:vertAlign w:val="subscript"/>
                <w:lang w:val="fr-FR"/>
              </w:rPr>
            </w:rPrChange>
          </w:rPr>
          <w:delText>t-1</w:delText>
        </w:r>
      </w:del>
    </w:p>
    <w:p w14:paraId="38769882" w14:textId="77777777" w:rsidR="00AC34B6" w:rsidRPr="0049233F" w:rsidRDefault="003219CB" w:rsidP="005E5CD3">
      <w:pPr>
        <w:rPr>
          <w:szCs w:val="26"/>
          <w:vertAlign w:val="subscript"/>
          <w:lang w:val="fr-FR"/>
          <w:rPrChange w:id="2458" w:author="The Si Tran" w:date="2012-12-05T23:02:00Z">
            <w:rPr>
              <w:sz w:val="28"/>
              <w:szCs w:val="28"/>
              <w:vertAlign w:val="subscript"/>
              <w:lang w:val="fr-FR"/>
            </w:rPr>
          </w:rPrChange>
        </w:rPr>
      </w:pPr>
      <w:r w:rsidRPr="0049233F">
        <w:rPr>
          <w:szCs w:val="26"/>
          <w:lang w:val="fr-FR"/>
          <w:rPrChange w:id="2459" w:author="The Si Tran" w:date="2012-12-05T23:02:00Z">
            <w:rPr>
              <w:b/>
              <w:bCs/>
              <w:sz w:val="28"/>
              <w:szCs w:val="28"/>
              <w:lang w:val="fr-FR"/>
            </w:rPr>
          </w:rPrChange>
        </w:rPr>
        <w:t xml:space="preserve">Nếu </w:t>
      </w:r>
      <w:ins w:id="246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461" w:author="The Si Tran" w:date="2012-12-05T23:54:00Z">
        <w:r w:rsidRPr="0049233F" w:rsidDel="00D10148">
          <w:rPr>
            <w:szCs w:val="26"/>
            <w:lang w:val="fr-FR"/>
            <w:rPrChange w:id="2462" w:author="The Si Tran" w:date="2012-12-05T23:02:00Z">
              <w:rPr>
                <w:b/>
                <w:bCs/>
                <w:sz w:val="28"/>
                <w:szCs w:val="28"/>
                <w:lang w:val="fr-FR"/>
              </w:rPr>
            </w:rPrChange>
          </w:rPr>
          <w:delText>∆X</w:delText>
        </w:r>
        <w:r w:rsidRPr="0049233F" w:rsidDel="00D10148">
          <w:rPr>
            <w:szCs w:val="26"/>
            <w:vertAlign w:val="subscript"/>
            <w:lang w:val="fr-FR"/>
            <w:rPrChange w:id="2463" w:author="The Si Tran" w:date="2012-12-05T23:02:00Z">
              <w:rPr>
                <w:b/>
                <w:bCs/>
                <w:sz w:val="28"/>
                <w:szCs w:val="28"/>
                <w:vertAlign w:val="subscript"/>
                <w:lang w:val="fr-FR"/>
              </w:rPr>
            </w:rPrChange>
          </w:rPr>
          <w:delText>t</w:delText>
        </w:r>
        <w:r w:rsidRPr="0049233F" w:rsidDel="00D10148">
          <w:rPr>
            <w:szCs w:val="26"/>
            <w:lang w:val="fr-FR"/>
            <w:rPrChange w:id="2464" w:author="The Si Tran" w:date="2012-12-05T23:02:00Z">
              <w:rPr>
                <w:b/>
                <w:bCs/>
                <w:sz w:val="28"/>
                <w:szCs w:val="28"/>
                <w:lang w:val="fr-FR"/>
              </w:rPr>
            </w:rPrChange>
          </w:rPr>
          <w:delText xml:space="preserve"> </w:delText>
        </w:r>
      </w:del>
      <w:r w:rsidRPr="0049233F">
        <w:rPr>
          <w:szCs w:val="26"/>
          <w:lang w:val="fr-FR"/>
          <w:rPrChange w:id="2465" w:author="The Si Tran" w:date="2012-12-05T23:02:00Z">
            <w:rPr>
              <w:b/>
              <w:bCs/>
              <w:sz w:val="28"/>
              <w:szCs w:val="28"/>
              <w:lang w:val="fr-FR"/>
            </w:rPr>
          </w:rPrChange>
        </w:rPr>
        <w:t xml:space="preserve">là chuỗi tĩnh thì ta xây dựng mô hình mô tả </w:t>
      </w:r>
      <w:del w:id="2466" w:author="The Si Tran" w:date="2012-12-05T23:54:00Z">
        <w:r w:rsidRPr="0049233F" w:rsidDel="00271306">
          <w:rPr>
            <w:szCs w:val="26"/>
            <w:lang w:val="fr-FR"/>
            <w:rPrChange w:id="2467" w:author="The Si Tran" w:date="2012-12-05T23:02:00Z">
              <w:rPr>
                <w:b/>
                <w:bCs/>
                <w:sz w:val="28"/>
                <w:szCs w:val="28"/>
                <w:lang w:val="fr-FR"/>
              </w:rPr>
            </w:rPrChange>
          </w:rPr>
          <w:delText>∆X</w:delText>
        </w:r>
        <w:r w:rsidRPr="0049233F" w:rsidDel="00271306">
          <w:rPr>
            <w:szCs w:val="26"/>
            <w:vertAlign w:val="subscript"/>
            <w:lang w:val="fr-FR"/>
            <w:rPrChange w:id="2468" w:author="The Si Tran" w:date="2012-12-05T23:02:00Z">
              <w:rPr>
                <w:b/>
                <w:bCs/>
                <w:sz w:val="28"/>
                <w:szCs w:val="28"/>
                <w:vertAlign w:val="subscript"/>
                <w:lang w:val="fr-FR"/>
              </w:rPr>
            </w:rPrChange>
          </w:rPr>
          <w:delText>t</w:delText>
        </w:r>
        <w:r w:rsidRPr="0049233F" w:rsidDel="00271306">
          <w:rPr>
            <w:szCs w:val="26"/>
            <w:lang w:val="fr-FR"/>
            <w:rPrChange w:id="2469" w:author="The Si Tran" w:date="2012-12-05T23:02:00Z">
              <w:rPr>
                <w:b/>
                <w:bCs/>
                <w:sz w:val="28"/>
                <w:szCs w:val="28"/>
                <w:lang w:val="fr-FR"/>
              </w:rPr>
            </w:rPrChange>
          </w:rPr>
          <w:delText xml:space="preserve"> </w:delText>
        </w:r>
      </w:del>
      <w:ins w:id="247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471" w:author="The Si Tran" w:date="2012-12-05T23:02:00Z">
            <w:rPr>
              <w:b/>
              <w:bCs/>
              <w:sz w:val="28"/>
              <w:szCs w:val="28"/>
              <w:lang w:val="fr-FR"/>
            </w:rPr>
          </w:rPrChange>
        </w:rPr>
        <w:t xml:space="preserve">rồi từ đó suy ra </w:t>
      </w:r>
      <m:oMath>
        <m:sSub>
          <m:sSubPr>
            <m:ctrlPr>
              <w:ins w:id="2472" w:author="The Si Tran" w:date="2012-12-05T23:54:00Z">
                <w:rPr>
                  <w:rFonts w:ascii="Cambria Math" w:hAnsi="Cambria Math"/>
                  <w:i/>
                  <w:szCs w:val="26"/>
                  <w:lang w:val="fr-FR"/>
                </w:rPr>
              </w:ins>
            </m:ctrlPr>
          </m:sSubPr>
          <m:e>
            <w:ins w:id="2473" w:author="The Si Tran" w:date="2012-12-05T23:54:00Z">
              <m:r>
                <w:rPr>
                  <w:rFonts w:ascii="Cambria Math" w:hAnsi="Cambria Math"/>
                  <w:szCs w:val="26"/>
                  <w:lang w:val="fr-FR"/>
                </w:rPr>
                <m:t>X</m:t>
              </m:r>
            </w:ins>
          </m:e>
          <m:sub>
            <w:ins w:id="2474" w:author="The Si Tran" w:date="2012-12-05T23:54:00Z">
              <m:r>
                <w:rPr>
                  <w:rFonts w:ascii="Cambria Math" w:hAnsi="Cambria Math"/>
                  <w:szCs w:val="26"/>
                  <w:lang w:val="fr-FR"/>
                </w:rPr>
                <m:t>t</m:t>
              </m:r>
            </w:ins>
          </m:sub>
        </m:sSub>
      </m:oMath>
      <w:del w:id="2475" w:author="The Si Tran" w:date="2012-12-05T23:54:00Z">
        <w:r w:rsidRPr="0049233F" w:rsidDel="00271306">
          <w:rPr>
            <w:szCs w:val="26"/>
            <w:lang w:val="fr-FR"/>
            <w:rPrChange w:id="2476" w:author="The Si Tran" w:date="2012-12-05T23:02:00Z">
              <w:rPr>
                <w:b/>
                <w:bCs/>
                <w:sz w:val="28"/>
                <w:szCs w:val="28"/>
                <w:lang w:val="fr-FR"/>
              </w:rPr>
            </w:rPrChange>
          </w:rPr>
          <w:delText>X</w:delText>
        </w:r>
        <w:r w:rsidRPr="0049233F" w:rsidDel="00271306">
          <w:rPr>
            <w:szCs w:val="26"/>
            <w:vertAlign w:val="subscript"/>
            <w:lang w:val="fr-FR"/>
            <w:rPrChange w:id="2477" w:author="The Si Tran" w:date="2012-12-05T23:02:00Z">
              <w:rPr>
                <w:b/>
                <w:bCs/>
                <w:sz w:val="28"/>
                <w:szCs w:val="28"/>
                <w:vertAlign w:val="subscript"/>
                <w:lang w:val="fr-FR"/>
              </w:rPr>
            </w:rPrChange>
          </w:rPr>
          <w:delText>t</w:delText>
        </w:r>
      </w:del>
      <w:r w:rsidRPr="0049233F">
        <w:rPr>
          <w:szCs w:val="26"/>
          <w:lang w:val="fr-FR"/>
          <w:rPrChange w:id="2478" w:author="The Si Tran" w:date="2012-12-05T23:02:00Z">
            <w:rPr>
              <w:b/>
              <w:bCs/>
              <w:sz w:val="28"/>
              <w:szCs w:val="28"/>
              <w:lang w:val="fr-FR"/>
            </w:rPr>
          </w:rPrChange>
        </w:rPr>
        <w:t>. Nếu</w:t>
      </w:r>
      <w:ins w:id="2479"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480" w:author="The Si Tran" w:date="2012-12-05T23:54:00Z">
        <w:r w:rsidRPr="0049233F" w:rsidDel="0023677B">
          <w:rPr>
            <w:szCs w:val="26"/>
            <w:lang w:val="fr-FR"/>
            <w:rPrChange w:id="2481" w:author="The Si Tran" w:date="2012-12-05T23:02:00Z">
              <w:rPr>
                <w:b/>
                <w:bCs/>
                <w:sz w:val="28"/>
                <w:szCs w:val="28"/>
                <w:lang w:val="fr-FR"/>
              </w:rPr>
            </w:rPrChange>
          </w:rPr>
          <w:delText xml:space="preserve"> ∆X</w:delText>
        </w:r>
        <w:r w:rsidRPr="0049233F" w:rsidDel="0023677B">
          <w:rPr>
            <w:szCs w:val="26"/>
            <w:vertAlign w:val="subscript"/>
            <w:lang w:val="fr-FR"/>
            <w:rPrChange w:id="2482" w:author="The Si Tran" w:date="2012-12-05T23:02:00Z">
              <w:rPr>
                <w:b/>
                <w:bCs/>
                <w:sz w:val="28"/>
                <w:szCs w:val="28"/>
                <w:vertAlign w:val="subscript"/>
                <w:lang w:val="fr-FR"/>
              </w:rPr>
            </w:rPrChange>
          </w:rPr>
          <w:delText>t</w:delText>
        </w:r>
      </w:del>
      <w:r w:rsidRPr="0049233F">
        <w:rPr>
          <w:szCs w:val="26"/>
          <w:lang w:val="fr-FR"/>
          <w:rPrChange w:id="2483" w:author="The Si Tran" w:date="2012-12-05T23:02:00Z">
            <w:rPr>
              <w:b/>
              <w:bCs/>
              <w:sz w:val="28"/>
              <w:szCs w:val="28"/>
              <w:lang w:val="fr-FR"/>
            </w:rPr>
          </w:rPrChange>
        </w:rPr>
        <w:t xml:space="preserve"> vẫn là chuỗi không tĩnh, ta tiếp tục áp dụng toán tử </w:t>
      </w:r>
      <w:ins w:id="2484" w:author="The Si Tran" w:date="2012-12-05T23:54:00Z">
        <m:oMath>
          <m:r>
            <w:rPr>
              <w:rFonts w:ascii="Cambria Math" w:hAnsi="Cambria Math"/>
              <w:szCs w:val="26"/>
              <w:lang w:val="fr-FR"/>
            </w:rPr>
            <m:t>∆</m:t>
          </m:r>
        </m:oMath>
      </w:ins>
      <w:ins w:id="2485" w:author="The Si Tran" w:date="2012-12-05T23:55:00Z">
        <w:r w:rsidR="00013058">
          <w:rPr>
            <w:szCs w:val="26"/>
            <w:lang w:val="fr-FR"/>
          </w:rPr>
          <w:t xml:space="preserve"> </w:t>
        </w:r>
      </w:ins>
      <w:del w:id="2486" w:author="The Si Tran" w:date="2012-12-05T23:54:00Z">
        <w:r w:rsidRPr="0049233F" w:rsidDel="0023677B">
          <w:rPr>
            <w:szCs w:val="26"/>
            <w:lang w:val="fr-FR"/>
            <w:rPrChange w:id="2487" w:author="The Si Tran" w:date="2012-12-05T23:02:00Z">
              <w:rPr>
                <w:b/>
                <w:bCs/>
                <w:sz w:val="28"/>
                <w:szCs w:val="28"/>
                <w:lang w:val="fr-FR"/>
              </w:rPr>
            </w:rPrChange>
          </w:rPr>
          <w:delText xml:space="preserve">∆ </w:delText>
        </w:r>
      </w:del>
      <w:r w:rsidRPr="0049233F">
        <w:rPr>
          <w:szCs w:val="26"/>
          <w:lang w:val="fr-FR"/>
          <w:rPrChange w:id="2488" w:author="The Si Tran" w:date="2012-12-05T23:02:00Z">
            <w:rPr>
              <w:b/>
              <w:bCs/>
              <w:sz w:val="28"/>
              <w:szCs w:val="28"/>
              <w:lang w:val="fr-FR"/>
            </w:rPr>
          </w:rPrChange>
        </w:rPr>
        <w:t xml:space="preserve">cho chuỗi </w:t>
      </w:r>
      <w:ins w:id="248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490" w:author="The Si Tran" w:date="2012-12-05T23:54:00Z">
        <w:r w:rsidRPr="0049233F" w:rsidDel="0023677B">
          <w:rPr>
            <w:szCs w:val="26"/>
            <w:lang w:val="fr-FR"/>
            <w:rPrChange w:id="2491" w:author="The Si Tran" w:date="2012-12-05T23:02:00Z">
              <w:rPr>
                <w:b/>
                <w:bCs/>
                <w:sz w:val="28"/>
                <w:szCs w:val="28"/>
                <w:lang w:val="fr-FR"/>
              </w:rPr>
            </w:rPrChange>
          </w:rPr>
          <w:delText>∆X</w:delText>
        </w:r>
        <w:r w:rsidRPr="0049233F" w:rsidDel="0023677B">
          <w:rPr>
            <w:szCs w:val="26"/>
            <w:vertAlign w:val="subscript"/>
            <w:lang w:val="fr-FR"/>
            <w:rPrChange w:id="2492" w:author="The Si Tran" w:date="2012-12-05T23:02:00Z">
              <w:rPr>
                <w:b/>
                <w:bCs/>
                <w:sz w:val="28"/>
                <w:szCs w:val="28"/>
                <w:vertAlign w:val="subscript"/>
                <w:lang w:val="fr-FR"/>
              </w:rPr>
            </w:rPrChange>
          </w:rPr>
          <w:delText>t</w:delText>
        </w:r>
      </w:del>
    </w:p>
    <w:p w14:paraId="38C58B0B" w14:textId="77777777" w:rsidR="005E5CD3" w:rsidRPr="0049233F" w:rsidRDefault="005E5CD3" w:rsidP="005E5CD3">
      <w:pPr>
        <w:ind w:firstLine="540"/>
        <w:rPr>
          <w:b/>
          <w:szCs w:val="26"/>
          <w:lang w:val="fr-FR"/>
          <w:rPrChange w:id="2493" w:author="The Si Tran" w:date="2012-12-05T23:02:00Z">
            <w:rPr>
              <w:b/>
              <w:sz w:val="28"/>
              <w:szCs w:val="28"/>
              <w:lang w:val="fr-FR"/>
            </w:rPr>
          </w:rPrChange>
        </w:rPr>
      </w:pPr>
      <w:r w:rsidRPr="0049233F">
        <w:rPr>
          <w:b/>
          <w:szCs w:val="26"/>
          <w:lang w:val="fr-FR"/>
          <w:rPrChange w:id="2494" w:author="The Si Tran" w:date="2012-12-05T23:02:00Z">
            <w:rPr>
              <w:b/>
              <w:bCs/>
              <w:sz w:val="28"/>
              <w:szCs w:val="28"/>
              <w:lang w:val="fr-FR"/>
            </w:rPr>
          </w:rPrChange>
        </w:rPr>
        <w:t>Thành phần chu kỳ (cyclical)</w:t>
      </w:r>
    </w:p>
    <w:p w14:paraId="0D73FA58" w14:textId="77777777" w:rsidR="005E5CD3" w:rsidRPr="0049233F" w:rsidRDefault="005E5CD3" w:rsidP="005E5CD3">
      <w:pPr>
        <w:ind w:firstLine="540"/>
        <w:rPr>
          <w:szCs w:val="26"/>
          <w:lang w:val="fr-FR"/>
          <w:rPrChange w:id="2495" w:author="The Si Tran" w:date="2012-12-05T23:02:00Z">
            <w:rPr>
              <w:sz w:val="28"/>
              <w:szCs w:val="28"/>
              <w:lang w:val="fr-FR"/>
            </w:rPr>
          </w:rPrChange>
        </w:rPr>
      </w:pPr>
      <w:r w:rsidRPr="0049233F">
        <w:rPr>
          <w:szCs w:val="26"/>
          <w:lang w:val="fr-FR"/>
          <w:rPrChange w:id="2496"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497"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498"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9233F" w:rsidRDefault="005E5CD3" w:rsidP="005E5CD3">
      <w:pPr>
        <w:ind w:firstLine="540"/>
        <w:rPr>
          <w:b/>
          <w:szCs w:val="26"/>
          <w:lang w:val="fr-FR"/>
          <w:rPrChange w:id="2499" w:author="The Si Tran" w:date="2012-12-05T23:02:00Z">
            <w:rPr>
              <w:b/>
              <w:sz w:val="28"/>
              <w:szCs w:val="28"/>
              <w:lang w:val="fr-FR"/>
            </w:rPr>
          </w:rPrChange>
        </w:rPr>
      </w:pPr>
      <w:r w:rsidRPr="0049233F">
        <w:rPr>
          <w:b/>
          <w:szCs w:val="26"/>
          <w:lang w:val="fr-FR"/>
          <w:rPrChange w:id="2500" w:author="The Si Tran" w:date="2012-12-05T23:02:00Z">
            <w:rPr>
              <w:b/>
              <w:bCs/>
              <w:sz w:val="28"/>
              <w:szCs w:val="28"/>
              <w:lang w:val="fr-FR"/>
            </w:rPr>
          </w:rPrChange>
        </w:rPr>
        <w:t>Thành phần bất quy tắc (irregular)</w:t>
      </w:r>
    </w:p>
    <w:p w14:paraId="0034CF76" w14:textId="77777777" w:rsidR="005E5CD3" w:rsidRPr="0049233F" w:rsidRDefault="005E5CD3" w:rsidP="005E5CD3">
      <w:pPr>
        <w:ind w:firstLine="540"/>
        <w:rPr>
          <w:szCs w:val="26"/>
          <w:lang w:val="fr-FR"/>
          <w:rPrChange w:id="2501" w:author="The Si Tran" w:date="2012-12-05T23:02:00Z">
            <w:rPr>
              <w:sz w:val="28"/>
              <w:szCs w:val="28"/>
              <w:lang w:val="fr-FR"/>
            </w:rPr>
          </w:rPrChange>
        </w:rPr>
      </w:pPr>
      <w:r w:rsidRPr="0049233F">
        <w:rPr>
          <w:szCs w:val="26"/>
          <w:lang w:val="fr-FR"/>
          <w:rPrChange w:id="2502" w:author="The Si Tran" w:date="2012-12-05T23:02:00Z">
            <w:rPr>
              <w:b/>
              <w:bCs/>
              <w:sz w:val="28"/>
              <w:szCs w:val="28"/>
              <w:lang w:val="fr-FR"/>
            </w:rPr>
          </w:rPrChange>
        </w:rPr>
        <w:lastRenderedPageBreak/>
        <w:t xml:space="preserve"> Là thành phần thể hiện sự biến đổi ngẫu nhiên không thể đoán được của chuỗi thời gian [1].</w:t>
      </w:r>
    </w:p>
    <w:p w14:paraId="0507999E" w14:textId="77777777" w:rsidR="005E5CD3" w:rsidRPr="0049233F" w:rsidRDefault="005E5CD3" w:rsidP="005E5CD3">
      <w:pPr>
        <w:ind w:firstLine="540"/>
        <w:rPr>
          <w:b/>
          <w:szCs w:val="26"/>
          <w:lang w:val="fr-FR"/>
          <w:rPrChange w:id="2503" w:author="The Si Tran" w:date="2012-12-05T23:02:00Z">
            <w:rPr>
              <w:b/>
              <w:sz w:val="28"/>
              <w:szCs w:val="28"/>
              <w:lang w:val="fr-FR"/>
            </w:rPr>
          </w:rPrChange>
        </w:rPr>
      </w:pPr>
      <w:r w:rsidRPr="0049233F">
        <w:rPr>
          <w:b/>
          <w:szCs w:val="26"/>
          <w:lang w:val="fr-FR"/>
          <w:rPrChange w:id="2504" w:author="The Si Tran" w:date="2012-12-05T23:02:00Z">
            <w:rPr>
              <w:b/>
              <w:bCs/>
              <w:sz w:val="28"/>
              <w:szCs w:val="28"/>
              <w:lang w:val="fr-FR"/>
            </w:rPr>
          </w:rPrChange>
        </w:rPr>
        <w:t>Thành phần mùa (Seasonal)</w:t>
      </w:r>
    </w:p>
    <w:p w14:paraId="0F9CFB46" w14:textId="77777777" w:rsidR="005E5CD3" w:rsidRPr="0049233F" w:rsidRDefault="005E5CD3" w:rsidP="005E5CD3">
      <w:pPr>
        <w:ind w:firstLine="540"/>
        <w:rPr>
          <w:szCs w:val="26"/>
          <w:lang w:val="fr-FR"/>
          <w:rPrChange w:id="2505" w:author="The Si Tran" w:date="2012-12-05T23:02:00Z">
            <w:rPr>
              <w:sz w:val="28"/>
              <w:szCs w:val="28"/>
              <w:lang w:val="fr-FR"/>
            </w:rPr>
          </w:rPrChange>
        </w:rPr>
      </w:pPr>
      <w:r w:rsidRPr="0049233F">
        <w:rPr>
          <w:szCs w:val="26"/>
          <w:lang w:val="fr-FR"/>
          <w:rPrChange w:id="2506" w:author="The Si Tran" w:date="2012-12-05T23:02:00Z">
            <w:rPr>
              <w:b/>
              <w:bCs/>
              <w:sz w:val="28"/>
              <w:szCs w:val="28"/>
              <w:lang w:val="fr-FR"/>
            </w:rPr>
          </w:rPrChange>
        </w:rPr>
        <w:t xml:space="preserve"> </w:t>
      </w:r>
      <w:r w:rsidR="00E26A6D" w:rsidRPr="0049233F">
        <w:rPr>
          <w:szCs w:val="26"/>
          <w:lang w:val="fr-FR"/>
          <w:rPrChange w:id="2507" w:author="The Si Tran" w:date="2012-12-05T23:02:00Z">
            <w:rPr>
              <w:b/>
              <w:bCs/>
              <w:sz w:val="28"/>
              <w:szCs w:val="28"/>
              <w:lang w:val="fr-FR"/>
            </w:rPr>
          </w:rPrChange>
        </w:rPr>
        <w:t>Theo như định nghĩa bên trên thì đây l</w:t>
      </w:r>
      <w:r w:rsidRPr="0049233F">
        <w:rPr>
          <w:szCs w:val="26"/>
          <w:lang w:val="fr-FR"/>
          <w:rPrChange w:id="2508"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509" w:author="The Si Tran" w:date="2012-12-14T04:30:00Z">
        <w:r w:rsidR="00D20536">
          <w:rPr>
            <w:szCs w:val="26"/>
            <w:lang w:val="fr-FR"/>
          </w:rPr>
          <w:t>2.6</w:t>
        </w:r>
      </w:ins>
      <w:del w:id="2510" w:author="The Si Tran" w:date="2012-12-14T04:30:00Z">
        <w:r w:rsidRPr="0049233F" w:rsidDel="00D20536">
          <w:rPr>
            <w:szCs w:val="26"/>
            <w:lang w:val="fr-FR"/>
            <w:rPrChange w:id="2511" w:author="The Si Tran" w:date="2012-12-05T23:02:00Z">
              <w:rPr>
                <w:b/>
                <w:bCs/>
                <w:sz w:val="28"/>
                <w:szCs w:val="28"/>
                <w:lang w:val="fr-FR"/>
              </w:rPr>
            </w:rPrChange>
          </w:rPr>
          <w:delText>5</w:delText>
        </w:r>
      </w:del>
      <w:r w:rsidRPr="0049233F">
        <w:rPr>
          <w:szCs w:val="26"/>
          <w:lang w:val="fr-FR"/>
          <w:rPrChange w:id="2512" w:author="The Si Tran" w:date="2012-12-05T23:02:00Z">
            <w:rPr>
              <w:b/>
              <w:bCs/>
              <w:sz w:val="28"/>
              <w:szCs w:val="28"/>
              <w:lang w:val="fr-FR"/>
            </w:rPr>
          </w:rPrChange>
        </w:rPr>
        <w:t xml:space="preserve"> là đồ thị của một chuỗi thời gian có tính mùa</w:t>
      </w:r>
      <w:ins w:id="2513" w:author="The Si Tran" w:date="2012-12-14T04:30:00Z">
        <w:r w:rsidR="00D20536">
          <w:rPr>
            <w:szCs w:val="26"/>
            <w:lang w:val="fr-FR"/>
          </w:rPr>
          <w:t>.</w:t>
        </w:r>
      </w:ins>
    </w:p>
    <w:p w14:paraId="1460691C" w14:textId="77777777" w:rsidR="005E5CD3" w:rsidRPr="0049233F" w:rsidRDefault="005E5CD3">
      <w:pPr>
        <w:jc w:val="center"/>
        <w:rPr>
          <w:szCs w:val="26"/>
          <w:lang w:val="fr-FR"/>
          <w:rPrChange w:id="2514" w:author="The Si Tran" w:date="2012-12-05T23:02:00Z">
            <w:rPr>
              <w:sz w:val="28"/>
              <w:szCs w:val="28"/>
              <w:lang w:val="fr-FR"/>
            </w:rPr>
          </w:rPrChange>
        </w:rPr>
        <w:pPrChange w:id="2515" w:author="The Si Tran" w:date="2012-12-11T23:22:00Z">
          <w:pPr/>
        </w:pPrChange>
      </w:pPr>
      <w:r w:rsidRPr="0049233F">
        <w:rPr>
          <w:noProof/>
          <w:szCs w:val="26"/>
          <w:rPrChange w:id="2516" w:author="Unknown">
            <w:rPr>
              <w:noProof/>
              <w:sz w:val="28"/>
              <w:szCs w:val="28"/>
            </w:rPr>
          </w:rPrChange>
        </w:rPr>
        <w:drawing>
          <wp:inline distT="0" distB="0" distL="0" distR="0" wp14:anchorId="60A3E341" wp14:editId="4ED805EF">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2A1E7368" w:rsidR="005E5CD3" w:rsidRPr="0049233F" w:rsidDel="00565563" w:rsidRDefault="005E5CD3">
      <w:pPr>
        <w:pStyle w:val="Hinh"/>
        <w:jc w:val="center"/>
        <w:rPr>
          <w:del w:id="2517" w:author="The Si Tran" w:date="2012-12-14T04:34:00Z"/>
          <w:lang w:val="fr-FR"/>
          <w:rPrChange w:id="2518" w:author="The Si Tran" w:date="2012-12-05T23:02:00Z">
            <w:rPr>
              <w:del w:id="2519" w:author="The Si Tran" w:date="2012-12-14T04:34:00Z"/>
              <w:sz w:val="28"/>
              <w:szCs w:val="28"/>
              <w:lang w:val="fr-FR"/>
            </w:rPr>
          </w:rPrChange>
        </w:rPr>
        <w:pPrChange w:id="2520" w:author="The Si Tran" w:date="2012-12-11T23:22:00Z">
          <w:pPr>
            <w:pStyle w:val="Caption"/>
            <w:ind w:left="720" w:firstLine="720"/>
          </w:pPr>
        </w:pPrChange>
      </w:pPr>
      <w:bookmarkStart w:id="2521" w:name="_Toc312142079"/>
      <w:bookmarkStart w:id="2522" w:name="_Toc343029955"/>
      <w:bookmarkStart w:id="2523" w:name="_Toc343415597"/>
      <w:r w:rsidRPr="0049233F">
        <w:rPr>
          <w:b w:val="0"/>
          <w:bCs w:val="0"/>
          <w:lang w:val="fr-FR"/>
          <w:rPrChange w:id="2524" w:author="The Si Tran" w:date="2012-12-05T23:02:00Z">
            <w:rPr>
              <w:b w:val="0"/>
              <w:bCs w:val="0"/>
              <w:sz w:val="28"/>
              <w:szCs w:val="28"/>
              <w:lang w:val="fr-FR"/>
            </w:rPr>
          </w:rPrChange>
        </w:rPr>
        <w:t xml:space="preserve">Hình </w:t>
      </w:r>
      <w:del w:id="2525" w:author="The Si Tran" w:date="2012-12-11T23:22:00Z">
        <w:r w:rsidRPr="0049233F" w:rsidDel="000D0624">
          <w:rPr>
            <w:b w:val="0"/>
            <w:bCs w:val="0"/>
            <w:rPrChange w:id="2526" w:author="The Si Tran" w:date="2012-12-05T23:02:00Z">
              <w:rPr>
                <w:b w:val="0"/>
                <w:bCs w:val="0"/>
                <w:sz w:val="28"/>
                <w:szCs w:val="28"/>
              </w:rPr>
            </w:rPrChange>
          </w:rPr>
          <w:fldChar w:fldCharType="begin"/>
        </w:r>
        <w:r w:rsidRPr="0049233F" w:rsidDel="000D0624">
          <w:rPr>
            <w:b w:val="0"/>
            <w:bCs w:val="0"/>
            <w:lang w:val="fr-FR"/>
            <w:rPrChange w:id="2527" w:author="The Si Tran" w:date="2012-12-05T23:02:00Z">
              <w:rPr>
                <w:b w:val="0"/>
                <w:bCs w:val="0"/>
                <w:sz w:val="28"/>
                <w:szCs w:val="28"/>
                <w:lang w:val="fr-FR"/>
              </w:rPr>
            </w:rPrChange>
          </w:rPr>
          <w:delInstrText xml:space="preserve"> SEQ Hình \* ARABIC </w:delInstrText>
        </w:r>
        <w:r w:rsidRPr="0049233F" w:rsidDel="000D0624">
          <w:rPr>
            <w:b w:val="0"/>
            <w:bCs w:val="0"/>
            <w:rPrChange w:id="2528" w:author="The Si Tran" w:date="2012-12-05T23:02:00Z">
              <w:rPr>
                <w:b w:val="0"/>
                <w:bCs w:val="0"/>
                <w:sz w:val="28"/>
                <w:szCs w:val="28"/>
              </w:rPr>
            </w:rPrChange>
          </w:rPr>
          <w:fldChar w:fldCharType="separate"/>
        </w:r>
        <w:r w:rsidRPr="0049233F" w:rsidDel="000D0624">
          <w:rPr>
            <w:b w:val="0"/>
            <w:bCs w:val="0"/>
            <w:noProof/>
            <w:lang w:val="fr-FR"/>
            <w:rPrChange w:id="2529" w:author="The Si Tran" w:date="2012-12-05T23:02:00Z">
              <w:rPr>
                <w:b w:val="0"/>
                <w:bCs w:val="0"/>
                <w:noProof/>
                <w:sz w:val="28"/>
                <w:szCs w:val="28"/>
                <w:lang w:val="fr-FR"/>
              </w:rPr>
            </w:rPrChange>
          </w:rPr>
          <w:delText>5</w:delText>
        </w:r>
        <w:r w:rsidRPr="0049233F" w:rsidDel="000D0624">
          <w:rPr>
            <w:b w:val="0"/>
            <w:bCs w:val="0"/>
            <w:rPrChange w:id="2530" w:author="The Si Tran" w:date="2012-12-05T23:02:00Z">
              <w:rPr>
                <w:b w:val="0"/>
                <w:bCs w:val="0"/>
                <w:sz w:val="28"/>
                <w:szCs w:val="28"/>
              </w:rPr>
            </w:rPrChange>
          </w:rPr>
          <w:fldChar w:fldCharType="end"/>
        </w:r>
        <w:r w:rsidRPr="0049233F" w:rsidDel="000D0624">
          <w:rPr>
            <w:b w:val="0"/>
            <w:bCs w:val="0"/>
            <w:lang w:val="fr-FR"/>
            <w:rPrChange w:id="2531" w:author="The Si Tran" w:date="2012-12-05T23:02:00Z">
              <w:rPr>
                <w:b w:val="0"/>
                <w:bCs w:val="0"/>
                <w:sz w:val="28"/>
                <w:szCs w:val="28"/>
                <w:lang w:val="fr-FR"/>
              </w:rPr>
            </w:rPrChange>
          </w:rPr>
          <w:delText xml:space="preserve"> </w:delText>
        </w:r>
      </w:del>
      <w:ins w:id="2532" w:author="The Si Tran" w:date="2012-12-11T23:22:00Z">
        <w:r w:rsidR="00B14D71">
          <w:t>2.7</w:t>
        </w:r>
      </w:ins>
      <w:ins w:id="2533" w:author="The Si Tran" w:date="2012-12-14T04:30:00Z">
        <w:r w:rsidR="00D20536">
          <w:t>:</w:t>
        </w:r>
      </w:ins>
      <w:ins w:id="2534" w:author="The Si Tran" w:date="2012-12-11T23:22:00Z">
        <w:r w:rsidR="000D0624" w:rsidRPr="0049233F">
          <w:rPr>
            <w:b w:val="0"/>
            <w:bCs w:val="0"/>
            <w:lang w:val="fr-FR"/>
            <w:rPrChange w:id="2535" w:author="The Si Tran" w:date="2012-12-05T23:02:00Z">
              <w:rPr>
                <w:b w:val="0"/>
                <w:bCs w:val="0"/>
                <w:sz w:val="28"/>
                <w:szCs w:val="28"/>
                <w:lang w:val="fr-FR"/>
              </w:rPr>
            </w:rPrChange>
          </w:rPr>
          <w:t xml:space="preserve"> </w:t>
        </w:r>
      </w:ins>
      <w:r w:rsidRPr="000D0624">
        <w:rPr>
          <w:b w:val="0"/>
          <w:bCs w:val="0"/>
          <w:lang w:val="fr-FR"/>
          <w:rPrChange w:id="2536" w:author="The Si Tran" w:date="2012-12-11T23:22:00Z">
            <w:rPr>
              <w:b w:val="0"/>
              <w:bCs w:val="0"/>
              <w:sz w:val="28"/>
              <w:szCs w:val="28"/>
              <w:lang w:val="fr-FR"/>
            </w:rPr>
          </w:rPrChange>
        </w:rPr>
        <w:t>Chuỗi thời gian có tính mùa</w:t>
      </w:r>
      <w:bookmarkEnd w:id="2523"/>
      <w:del w:id="2537" w:author="The Si Tran" w:date="2012-12-14T04:34:00Z">
        <w:r w:rsidRPr="000D0624" w:rsidDel="00565563">
          <w:rPr>
            <w:b w:val="0"/>
            <w:bCs w:val="0"/>
            <w:lang w:val="fr-FR"/>
            <w:rPrChange w:id="2538" w:author="The Si Tran" w:date="2012-12-11T23:22:00Z">
              <w:rPr>
                <w:b w:val="0"/>
                <w:bCs w:val="0"/>
                <w:sz w:val="28"/>
                <w:szCs w:val="28"/>
                <w:lang w:val="fr-FR"/>
              </w:rPr>
            </w:rPrChange>
          </w:rPr>
          <w:delText>.</w:delText>
        </w:r>
        <w:bookmarkEnd w:id="2521"/>
        <w:bookmarkEnd w:id="2522"/>
      </w:del>
    </w:p>
    <w:p w14:paraId="798DA0BB" w14:textId="77777777" w:rsidR="005E5CD3" w:rsidRPr="0049233F" w:rsidRDefault="005E5CD3">
      <w:pPr>
        <w:pStyle w:val="Hinh"/>
        <w:jc w:val="center"/>
        <w:rPr>
          <w:lang w:val="fr-FR"/>
          <w:rPrChange w:id="2539" w:author="The Si Tran" w:date="2012-12-05T23:02:00Z">
            <w:rPr>
              <w:sz w:val="28"/>
              <w:szCs w:val="28"/>
              <w:lang w:val="fr-FR"/>
            </w:rPr>
          </w:rPrChange>
        </w:rPr>
        <w:pPrChange w:id="2540" w:author="The Si Tran" w:date="2012-12-14T04:34:00Z">
          <w:pPr/>
        </w:pPrChange>
      </w:pPr>
      <w:del w:id="2541" w:author="The Si Tran" w:date="2012-12-14T04:34:00Z">
        <w:r w:rsidRPr="0049233F" w:rsidDel="00565563">
          <w:rPr>
            <w:lang w:val="fr-FR"/>
            <w:rPrChange w:id="2542" w:author="The Si Tran" w:date="2012-12-05T23:02:00Z">
              <w:rPr>
                <w:sz w:val="28"/>
                <w:szCs w:val="28"/>
                <w:lang w:val="fr-FR"/>
              </w:rPr>
            </w:rPrChange>
          </w:rPr>
          <w:tab/>
        </w:r>
      </w:del>
    </w:p>
    <w:p w14:paraId="495C2E74" w14:textId="77777777" w:rsidR="006A21F7" w:rsidRPr="0049233F" w:rsidRDefault="005E5CD3" w:rsidP="00565563">
      <w:pPr>
        <w:ind w:firstLine="720"/>
        <w:rPr>
          <w:szCs w:val="26"/>
          <w:lang w:val="fr-FR"/>
          <w:rPrChange w:id="2543" w:author="The Si Tran" w:date="2012-12-05T23:02:00Z">
            <w:rPr>
              <w:sz w:val="28"/>
              <w:szCs w:val="28"/>
              <w:lang w:val="fr-FR"/>
            </w:rPr>
          </w:rPrChange>
        </w:rPr>
      </w:pPr>
      <w:del w:id="2544" w:author="The Si Tran" w:date="2012-12-14T04:33:00Z">
        <w:r w:rsidRPr="0049233F" w:rsidDel="00565563">
          <w:rPr>
            <w:szCs w:val="26"/>
            <w:lang w:val="fr-FR"/>
            <w:rPrChange w:id="2545" w:author="The Si Tran" w:date="2012-12-05T23:02:00Z">
              <w:rPr>
                <w:b/>
                <w:bCs/>
                <w:sz w:val="28"/>
                <w:szCs w:val="28"/>
                <w:lang w:val="fr-FR"/>
              </w:rPr>
            </w:rPrChange>
          </w:rPr>
          <w:tab/>
        </w:r>
      </w:del>
      <w:r w:rsidRPr="0049233F">
        <w:rPr>
          <w:szCs w:val="26"/>
          <w:lang w:val="fr-FR"/>
          <w:rPrChange w:id="2546"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2547" w:author="The Si Tran" w:date="2012-12-05T23:02:00Z">
            <w:rPr>
              <w:b/>
              <w:bCs/>
              <w:sz w:val="28"/>
              <w:szCs w:val="28"/>
              <w:lang w:val="fr-FR"/>
            </w:rPr>
          </w:rPrChange>
        </w:rPr>
        <w:t>.</w:t>
      </w:r>
    </w:p>
    <w:p w14:paraId="706EF02E" w14:textId="77777777" w:rsidR="008D6389" w:rsidDel="00B828F5" w:rsidRDefault="008D6389" w:rsidP="00E078AF">
      <w:pPr>
        <w:rPr>
          <w:del w:id="2548" w:author="The Si Tran" w:date="2012-12-14T04:35:00Z"/>
          <w:szCs w:val="26"/>
          <w:lang w:val="fr-FR"/>
        </w:rPr>
      </w:pPr>
      <w:r w:rsidRPr="0049233F">
        <w:rPr>
          <w:szCs w:val="26"/>
          <w:lang w:val="fr-FR"/>
          <w:rPrChange w:id="2549"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550" w:author="The Si Tran" w:date="2012-12-05T23:02:00Z">
            <w:rPr>
              <w:b/>
              <w:bCs/>
              <w:sz w:val="28"/>
              <w:szCs w:val="28"/>
              <w:lang w:val="fr-FR"/>
            </w:rPr>
          </w:rPrChange>
        </w:rPr>
        <w:fldChar w:fldCharType="begin"/>
      </w:r>
      <w:r w:rsidRPr="0049233F">
        <w:rPr>
          <w:szCs w:val="26"/>
          <w:lang w:val="fr-FR"/>
          <w:rPrChange w:id="2551"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552" w:author="The Si Tran" w:date="2012-12-12T14:11:00Z">
        <w:r w:rsidRPr="0049233F">
          <w:rPr>
            <w:szCs w:val="26"/>
            <w:lang w:val="fr-FR"/>
            <w:rPrChange w:id="2553" w:author="The Si Tran" w:date="2012-12-05T23:02:00Z">
              <w:rPr>
                <w:b/>
                <w:bCs/>
                <w:sz w:val="28"/>
                <w:szCs w:val="28"/>
                <w:lang w:val="fr-FR"/>
              </w:rPr>
            </w:rPrChange>
          </w:rPr>
          <w:fldChar w:fldCharType="separate"/>
        </w:r>
        <w:r w:rsidRPr="0049233F" w:rsidDel="009D276E">
          <w:rPr>
            <w:szCs w:val="26"/>
            <w:rPrChange w:id="2554" w:author="The Si Tran" w:date="2012-12-05T23:02:00Z">
              <w:rPr>
                <w:b/>
                <w:bCs/>
                <w:sz w:val="20"/>
                <w:szCs w:val="20"/>
              </w:rPr>
            </w:rPrChange>
          </w:rPr>
          <w:delText>[1]</w:delText>
        </w:r>
      </w:del>
      <w:r w:rsidRPr="0049233F">
        <w:rPr>
          <w:szCs w:val="26"/>
          <w:lang w:val="fr-FR"/>
          <w:rPrChange w:id="2555" w:author="The Si Tran" w:date="2012-12-05T23:02:00Z">
            <w:rPr>
              <w:b/>
              <w:bCs/>
              <w:sz w:val="28"/>
              <w:szCs w:val="28"/>
              <w:lang w:val="fr-FR"/>
            </w:rPr>
          </w:rPrChange>
        </w:rPr>
        <w:fldChar w:fldCharType="end"/>
      </w:r>
      <w:r w:rsidRPr="0049233F">
        <w:rPr>
          <w:szCs w:val="26"/>
          <w:lang w:val="fr-FR"/>
          <w:rPrChange w:id="2556" w:author="The Si Tran" w:date="2012-12-05T23:02:00Z">
            <w:rPr>
              <w:b/>
              <w:bCs/>
              <w:sz w:val="28"/>
              <w:szCs w:val="28"/>
              <w:lang w:val="fr-FR"/>
            </w:rPr>
          </w:rPrChange>
        </w:rPr>
        <w:t>.</w:t>
      </w:r>
    </w:p>
    <w:p w14:paraId="6B00FEF5" w14:textId="77777777" w:rsidR="00B828F5" w:rsidRPr="0049233F" w:rsidRDefault="00B828F5" w:rsidP="005A22B0">
      <w:pPr>
        <w:rPr>
          <w:ins w:id="2557" w:author="The Si Tran" w:date="2012-12-14T04:35:00Z"/>
          <w:szCs w:val="26"/>
          <w:lang w:val="fr-FR"/>
          <w:rPrChange w:id="2558" w:author="The Si Tran" w:date="2012-12-05T23:02:00Z">
            <w:rPr>
              <w:ins w:id="2559" w:author="The Si Tran" w:date="2012-12-14T04:35:00Z"/>
              <w:sz w:val="28"/>
              <w:szCs w:val="28"/>
              <w:lang w:val="fr-FR"/>
            </w:rPr>
          </w:rPrChange>
        </w:rPr>
      </w:pPr>
    </w:p>
    <w:p w14:paraId="2041ECB9" w14:textId="2DE0448B" w:rsidR="008D6389" w:rsidRPr="0049233F" w:rsidDel="00565563" w:rsidRDefault="00565563">
      <w:pPr>
        <w:pStyle w:val="Bang"/>
        <w:rPr>
          <w:del w:id="2560" w:author="The Si Tran" w:date="2012-12-14T04:33:00Z"/>
          <w:lang w:val="fr-FR"/>
          <w:rPrChange w:id="2561" w:author="The Si Tran" w:date="2012-12-05T23:02:00Z">
            <w:rPr>
              <w:del w:id="2562" w:author="The Si Tran" w:date="2012-12-14T04:33:00Z"/>
              <w:sz w:val="28"/>
              <w:szCs w:val="28"/>
              <w:lang w:val="fr-FR"/>
            </w:rPr>
          </w:rPrChange>
        </w:rPr>
        <w:pPrChange w:id="2563" w:author="The Si Tran" w:date="2012-12-14T04:42:00Z">
          <w:pPr/>
        </w:pPrChange>
      </w:pPr>
      <w:bookmarkStart w:id="2564" w:name="_Toc343415624"/>
      <w:ins w:id="2565" w:author="The Si Tran" w:date="2012-12-14T04:34:00Z">
        <w:r w:rsidRPr="00565563">
          <w:rPr>
            <w:b/>
            <w:lang w:val="fr-FR"/>
            <w:rPrChange w:id="2566" w:author="The Si Tran" w:date="2012-12-14T04:35:00Z">
              <w:rPr>
                <w:lang w:val="fr-FR"/>
              </w:rPr>
            </w:rPrChange>
          </w:rPr>
          <w:t>Bảng 2.1</w:t>
        </w:r>
      </w:ins>
      <w:ins w:id="2567" w:author="The Si Tran" w:date="2012-12-14T04:35:00Z">
        <w:r w:rsidRPr="00565563">
          <w:rPr>
            <w:b/>
            <w:lang w:val="fr-FR"/>
            <w:rPrChange w:id="2568" w:author="The Si Tran" w:date="2012-12-14T04:35:00Z">
              <w:rPr>
                <w:lang w:val="fr-FR"/>
              </w:rPr>
            </w:rPrChange>
          </w:rPr>
          <w:t> :</w:t>
        </w:r>
      </w:ins>
      <w:ins w:id="2569" w:author="The Si Tran" w:date="2012-12-14T04:34:00Z">
        <w:r>
          <w:rPr>
            <w:lang w:val="fr-FR"/>
          </w:rPr>
          <w:t xml:space="preserve"> M</w:t>
        </w:r>
        <w:r w:rsidRPr="004A02BE">
          <w:rPr>
            <w:lang w:val="fr-FR"/>
          </w:rPr>
          <w:t>ột số kĩ thuật dự đoán cho từng thành phần của chuỗi thời gian</w:t>
        </w:r>
      </w:ins>
      <w:bookmarkEnd w:id="2564"/>
    </w:p>
    <w:p w14:paraId="1C234874" w14:textId="77777777" w:rsidR="008D6389" w:rsidRPr="0049233F" w:rsidRDefault="008D6389">
      <w:pPr>
        <w:pStyle w:val="Bang"/>
        <w:rPr>
          <w:lang w:val="fr-FR"/>
          <w:rPrChange w:id="2570" w:author="The Si Tran" w:date="2012-12-05T23:02:00Z">
            <w:rPr>
              <w:sz w:val="28"/>
              <w:szCs w:val="28"/>
              <w:lang w:val="fr-FR"/>
            </w:rPr>
          </w:rPrChange>
        </w:rPr>
        <w:pPrChange w:id="2571" w:author="The Si Tran" w:date="2012-12-14T04:42:00Z">
          <w:pPr/>
        </w:pPrChange>
      </w:pPr>
      <w:del w:id="2572" w:author="The Si Tran" w:date="2012-12-14T04:33:00Z">
        <w:r w:rsidRPr="0049233F" w:rsidDel="00565563">
          <w:rPr>
            <w:lang w:val="fr-FR"/>
            <w:rPrChange w:id="2573"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574"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575">
          <w:tblGrid>
            <w:gridCol w:w="3082"/>
            <w:gridCol w:w="3129"/>
            <w:gridCol w:w="3110"/>
          </w:tblGrid>
        </w:tblGridChange>
      </w:tblGrid>
      <w:tr w:rsidR="008D6389" w:rsidRPr="00565563" w14:paraId="0E2BA307" w14:textId="77777777" w:rsidTr="00B828F5">
        <w:tc>
          <w:tcPr>
            <w:tcW w:w="1638" w:type="dxa"/>
            <w:tcPrChange w:id="2576" w:author="The Si Tran" w:date="2012-12-14T04:36:00Z">
              <w:tcPr>
                <w:tcW w:w="3192" w:type="dxa"/>
              </w:tcPr>
            </w:tcPrChange>
          </w:tcPr>
          <w:p w14:paraId="109F5C6A" w14:textId="77777777" w:rsidR="008D6389" w:rsidRPr="00B828F5" w:rsidRDefault="008D6389">
            <w:pPr>
              <w:spacing w:before="0"/>
              <w:jc w:val="center"/>
              <w:rPr>
                <w:b/>
                <w:szCs w:val="26"/>
                <w:lang w:val="fr-FR"/>
                <w:rPrChange w:id="2577" w:author="The Si Tran" w:date="2012-12-14T04:36:00Z">
                  <w:rPr>
                    <w:sz w:val="28"/>
                    <w:szCs w:val="28"/>
                    <w:lang w:val="fr-FR"/>
                  </w:rPr>
                </w:rPrChange>
              </w:rPr>
              <w:pPrChange w:id="2578" w:author="The Si Tran" w:date="2012-12-14T04:37:00Z">
                <w:pPr/>
              </w:pPrChange>
            </w:pPr>
            <w:r w:rsidRPr="00B828F5">
              <w:rPr>
                <w:b/>
                <w:szCs w:val="26"/>
                <w:lang w:val="fr-FR"/>
                <w:rPrChange w:id="2579" w:author="The Si Tran" w:date="2012-12-14T04:36:00Z">
                  <w:rPr>
                    <w:b/>
                    <w:bCs/>
                    <w:sz w:val="28"/>
                    <w:szCs w:val="28"/>
                    <w:lang w:val="fr-FR"/>
                  </w:rPr>
                </w:rPrChange>
              </w:rPr>
              <w:t>Thành phần</w:t>
            </w:r>
          </w:p>
        </w:tc>
        <w:tc>
          <w:tcPr>
            <w:tcW w:w="3960" w:type="dxa"/>
            <w:tcPrChange w:id="2580" w:author="The Si Tran" w:date="2012-12-14T04:36:00Z">
              <w:tcPr>
                <w:tcW w:w="3192" w:type="dxa"/>
              </w:tcPr>
            </w:tcPrChange>
          </w:tcPr>
          <w:p w14:paraId="4CA912EB" w14:textId="77777777" w:rsidR="008D6389" w:rsidRPr="00B828F5" w:rsidRDefault="008D6389">
            <w:pPr>
              <w:spacing w:before="0"/>
              <w:jc w:val="center"/>
              <w:rPr>
                <w:b/>
                <w:szCs w:val="26"/>
                <w:lang w:val="fr-FR"/>
                <w:rPrChange w:id="2581" w:author="The Si Tran" w:date="2012-12-14T04:36:00Z">
                  <w:rPr>
                    <w:sz w:val="28"/>
                    <w:szCs w:val="28"/>
                    <w:lang w:val="fr-FR"/>
                  </w:rPr>
                </w:rPrChange>
              </w:rPr>
              <w:pPrChange w:id="2582" w:author="The Si Tran" w:date="2012-12-14T04:37:00Z">
                <w:pPr/>
              </w:pPrChange>
            </w:pPr>
            <w:r w:rsidRPr="00B828F5">
              <w:rPr>
                <w:b/>
                <w:szCs w:val="26"/>
                <w:lang w:val="fr-FR"/>
                <w:rPrChange w:id="2583" w:author="The Si Tran" w:date="2012-12-14T04:36:00Z">
                  <w:rPr>
                    <w:b/>
                    <w:bCs/>
                    <w:sz w:val="28"/>
                    <w:szCs w:val="28"/>
                    <w:lang w:val="fr-FR"/>
                  </w:rPr>
                </w:rPrChange>
              </w:rPr>
              <w:t>Kĩ thuật dự báo</w:t>
            </w:r>
          </w:p>
        </w:tc>
        <w:tc>
          <w:tcPr>
            <w:tcW w:w="3690" w:type="dxa"/>
            <w:tcPrChange w:id="2584" w:author="The Si Tran" w:date="2012-12-14T04:36:00Z">
              <w:tcPr>
                <w:tcW w:w="3192" w:type="dxa"/>
              </w:tcPr>
            </w:tcPrChange>
          </w:tcPr>
          <w:p w14:paraId="0D4794FF" w14:textId="77777777" w:rsidR="008D6389" w:rsidRPr="00B828F5" w:rsidRDefault="000064E1">
            <w:pPr>
              <w:spacing w:before="0"/>
              <w:jc w:val="center"/>
              <w:rPr>
                <w:b/>
                <w:szCs w:val="26"/>
                <w:lang w:val="fr-FR"/>
                <w:rPrChange w:id="2585" w:author="The Si Tran" w:date="2012-12-14T04:36:00Z">
                  <w:rPr>
                    <w:sz w:val="28"/>
                    <w:szCs w:val="28"/>
                    <w:lang w:val="fr-FR"/>
                  </w:rPr>
                </w:rPrChange>
              </w:rPr>
              <w:pPrChange w:id="2586" w:author="The Si Tran" w:date="2012-12-14T04:37:00Z">
                <w:pPr/>
              </w:pPrChange>
            </w:pPr>
            <w:ins w:id="2587" w:author="The Si Tran" w:date="2012-12-12T14:00:00Z">
              <w:r w:rsidRPr="00B828F5">
                <w:rPr>
                  <w:b/>
                  <w:szCs w:val="26"/>
                  <w:lang w:val="fr-FR"/>
                  <w:rPrChange w:id="2588" w:author="The Si Tran" w:date="2012-12-14T04:36:00Z">
                    <w:rPr>
                      <w:szCs w:val="26"/>
                      <w:lang w:val="fr-FR"/>
                    </w:rPr>
                  </w:rPrChange>
                </w:rPr>
                <w:t>Áp</w:t>
              </w:r>
            </w:ins>
            <w:ins w:id="2589" w:author="The Si Tran" w:date="2012-12-12T13:59:00Z">
              <w:r w:rsidRPr="00B828F5">
                <w:rPr>
                  <w:b/>
                  <w:szCs w:val="26"/>
                  <w:lang w:val="fr-FR"/>
                  <w:rPrChange w:id="2590" w:author="The Si Tran" w:date="2012-12-14T04:36:00Z">
                    <w:rPr>
                      <w:szCs w:val="26"/>
                      <w:lang w:val="fr-FR"/>
                    </w:rPr>
                  </w:rPrChange>
                </w:rPr>
                <w:t xml:space="preserve"> dụng</w:t>
              </w:r>
            </w:ins>
            <w:del w:id="2591" w:author="The Si Tran" w:date="2012-12-12T13:59:00Z">
              <w:r w:rsidR="00075CBD" w:rsidRPr="00B828F5" w:rsidDel="000064E1">
                <w:rPr>
                  <w:b/>
                  <w:szCs w:val="26"/>
                  <w:lang w:val="fr-FR"/>
                  <w:rPrChange w:id="2592" w:author="The Si Tran" w:date="2012-12-14T04:36:00Z">
                    <w:rPr>
                      <w:b/>
                      <w:bCs/>
                      <w:sz w:val="28"/>
                      <w:szCs w:val="28"/>
                      <w:lang w:val="fr-FR"/>
                    </w:rPr>
                  </w:rPrChange>
                </w:rPr>
                <w:delText>Whenever ?</w:delText>
              </w:r>
            </w:del>
          </w:p>
        </w:tc>
      </w:tr>
      <w:tr w:rsidR="008D6389" w:rsidRPr="00565563" w14:paraId="74A0825D" w14:textId="77777777" w:rsidTr="00B828F5">
        <w:tc>
          <w:tcPr>
            <w:tcW w:w="1638" w:type="dxa"/>
            <w:tcPrChange w:id="2593" w:author="The Si Tran" w:date="2012-12-14T04:36:00Z">
              <w:tcPr>
                <w:tcW w:w="3192" w:type="dxa"/>
              </w:tcPr>
            </w:tcPrChange>
          </w:tcPr>
          <w:p w14:paraId="3B19F359" w14:textId="77777777" w:rsidR="008D6389" w:rsidRPr="00B828F5" w:rsidRDefault="002A35A8">
            <w:pPr>
              <w:spacing w:before="0"/>
              <w:jc w:val="center"/>
              <w:rPr>
                <w:szCs w:val="26"/>
                <w:lang w:val="fr-FR"/>
                <w:rPrChange w:id="2594" w:author="The Si Tran" w:date="2012-12-14T04:36:00Z">
                  <w:rPr>
                    <w:sz w:val="28"/>
                    <w:szCs w:val="28"/>
                    <w:lang w:val="fr-FR"/>
                  </w:rPr>
                </w:rPrChange>
              </w:rPr>
              <w:pPrChange w:id="2595" w:author="The Si Tran" w:date="2012-12-14T04:36:00Z">
                <w:pPr/>
              </w:pPrChange>
            </w:pPr>
            <w:r w:rsidRPr="00B828F5">
              <w:rPr>
                <w:szCs w:val="26"/>
                <w:lang w:val="fr-FR"/>
                <w:rPrChange w:id="2596" w:author="The Si Tran" w:date="2012-12-14T04:36:00Z">
                  <w:rPr>
                    <w:b/>
                    <w:bCs/>
                    <w:sz w:val="28"/>
                    <w:szCs w:val="28"/>
                    <w:lang w:val="fr-FR"/>
                  </w:rPr>
                </w:rPrChange>
              </w:rPr>
              <w:t xml:space="preserve">Chuỗi </w:t>
            </w:r>
            <w:r w:rsidRPr="00B828F5">
              <w:rPr>
                <w:szCs w:val="26"/>
                <w:lang w:val="fr-FR"/>
                <w:rPrChange w:id="2597" w:author="The Si Tran" w:date="2012-12-14T04:36:00Z">
                  <w:rPr>
                    <w:b/>
                    <w:bCs/>
                    <w:sz w:val="28"/>
                    <w:szCs w:val="28"/>
                    <w:lang w:val="fr-FR"/>
                  </w:rPr>
                </w:rPrChange>
              </w:rPr>
              <w:lastRenderedPageBreak/>
              <w:t>tĩnh</w:t>
            </w:r>
          </w:p>
        </w:tc>
        <w:tc>
          <w:tcPr>
            <w:tcW w:w="3960" w:type="dxa"/>
            <w:tcPrChange w:id="2598" w:author="The Si Tran" w:date="2012-12-14T04:36:00Z">
              <w:tcPr>
                <w:tcW w:w="3192" w:type="dxa"/>
              </w:tcPr>
            </w:tcPrChange>
          </w:tcPr>
          <w:p w14:paraId="6D9972D3" w14:textId="77777777" w:rsidR="008D6389" w:rsidRPr="00B828F5" w:rsidRDefault="002A35A8" w:rsidP="00097101">
            <w:pPr>
              <w:spacing w:before="0"/>
              <w:rPr>
                <w:szCs w:val="26"/>
                <w:lang w:val="fr-FR"/>
                <w:rPrChange w:id="2599" w:author="The Si Tran" w:date="2012-12-14T04:36:00Z">
                  <w:rPr>
                    <w:sz w:val="28"/>
                    <w:szCs w:val="28"/>
                    <w:lang w:val="fr-FR"/>
                  </w:rPr>
                </w:rPrChange>
              </w:rPr>
            </w:pPr>
            <w:r w:rsidRPr="00B828F5">
              <w:rPr>
                <w:szCs w:val="26"/>
                <w:lang w:val="fr-FR"/>
                <w:rPrChange w:id="2600" w:author="The Si Tran" w:date="2012-12-14T04:36:00Z">
                  <w:rPr>
                    <w:sz w:val="28"/>
                    <w:szCs w:val="28"/>
                    <w:lang w:val="fr-FR"/>
                  </w:rPr>
                </w:rPrChange>
              </w:rPr>
              <w:lastRenderedPageBreak/>
              <w:t xml:space="preserve">Trung bình đơn giản (simple </w:t>
            </w:r>
            <w:r w:rsidRPr="00B828F5">
              <w:rPr>
                <w:szCs w:val="26"/>
                <w:lang w:val="fr-FR"/>
                <w:rPrChange w:id="2601" w:author="The Si Tran" w:date="2012-12-14T04:36:00Z">
                  <w:rPr>
                    <w:sz w:val="28"/>
                    <w:szCs w:val="28"/>
                    <w:lang w:val="fr-FR"/>
                  </w:rPr>
                </w:rPrChange>
              </w:rPr>
              <w:lastRenderedPageBreak/>
              <w:t>average method)</w:t>
            </w:r>
          </w:p>
          <w:p w14:paraId="32D6EC29" w14:textId="77777777" w:rsidR="002A35A8" w:rsidRPr="00B828F5" w:rsidRDefault="002A35A8" w:rsidP="00E231FB">
            <w:pPr>
              <w:spacing w:before="0"/>
              <w:rPr>
                <w:szCs w:val="26"/>
                <w:lang w:val="fr-FR"/>
                <w:rPrChange w:id="2602" w:author="The Si Tran" w:date="2012-12-14T04:36:00Z">
                  <w:rPr>
                    <w:sz w:val="28"/>
                    <w:szCs w:val="28"/>
                    <w:lang w:val="fr-FR"/>
                  </w:rPr>
                </w:rPrChange>
              </w:rPr>
            </w:pPr>
            <w:r w:rsidRPr="00B828F5">
              <w:rPr>
                <w:szCs w:val="26"/>
                <w:lang w:val="fr-FR"/>
                <w:rPrChange w:id="2603" w:author="The Si Tran" w:date="2012-12-14T04:36:00Z">
                  <w:rPr>
                    <w:sz w:val="28"/>
                    <w:szCs w:val="28"/>
                    <w:lang w:val="fr-FR"/>
                  </w:rPr>
                </w:rPrChange>
              </w:rPr>
              <w:t>Trung bình di động (moving average - MA)</w:t>
            </w:r>
          </w:p>
          <w:p w14:paraId="7A2E9CC2" w14:textId="77777777" w:rsidR="002A35A8" w:rsidRPr="00B828F5" w:rsidRDefault="002A35A8">
            <w:pPr>
              <w:spacing w:before="0"/>
              <w:rPr>
                <w:szCs w:val="26"/>
                <w:lang w:val="fr-FR"/>
                <w:rPrChange w:id="2604" w:author="The Si Tran" w:date="2012-12-14T04:36:00Z">
                  <w:rPr>
                    <w:sz w:val="28"/>
                    <w:szCs w:val="28"/>
                    <w:lang w:val="fr-FR"/>
                  </w:rPr>
                </w:rPrChange>
              </w:rPr>
              <w:pPrChange w:id="2605" w:author="The Si Tran" w:date="2012-12-14T04:36:00Z">
                <w:pPr/>
              </w:pPrChange>
            </w:pPr>
            <w:r w:rsidRPr="00B828F5">
              <w:rPr>
                <w:szCs w:val="26"/>
                <w:lang w:val="fr-FR"/>
                <w:rPrChange w:id="2606" w:author="The Si Tran" w:date="2012-12-14T04:36:00Z">
                  <w:rPr>
                    <w:sz w:val="28"/>
                    <w:szCs w:val="28"/>
                    <w:lang w:val="fr-FR"/>
                  </w:rPr>
                </w:rPrChange>
              </w:rPr>
              <w:t>Tự hồi quy kết hợp trung bình di động (Autoregressive moving average - ARMA)</w:t>
            </w:r>
          </w:p>
        </w:tc>
        <w:tc>
          <w:tcPr>
            <w:tcW w:w="3690" w:type="dxa"/>
            <w:tcPrChange w:id="2607" w:author="The Si Tran" w:date="2012-12-14T04:36:00Z">
              <w:tcPr>
                <w:tcW w:w="3192" w:type="dxa"/>
              </w:tcPr>
            </w:tcPrChange>
          </w:tcPr>
          <w:p w14:paraId="6940C3B2" w14:textId="77777777" w:rsidR="008D6389" w:rsidRPr="00B828F5" w:rsidRDefault="0040359E">
            <w:pPr>
              <w:spacing w:before="0"/>
              <w:rPr>
                <w:szCs w:val="26"/>
                <w:lang w:val="fr-FR"/>
                <w:rPrChange w:id="2608" w:author="The Si Tran" w:date="2012-12-14T04:36:00Z">
                  <w:rPr>
                    <w:sz w:val="28"/>
                    <w:szCs w:val="28"/>
                    <w:lang w:val="fr-FR"/>
                  </w:rPr>
                </w:rPrChange>
              </w:rPr>
              <w:pPrChange w:id="2609" w:author="The Si Tran" w:date="2012-12-14T04:36:00Z">
                <w:pPr/>
              </w:pPrChange>
            </w:pPr>
            <w:r w:rsidRPr="00B828F5">
              <w:rPr>
                <w:szCs w:val="26"/>
                <w:lang w:val="fr-FR"/>
                <w:rPrChange w:id="2610" w:author="The Si Tran" w:date="2012-12-14T04:36:00Z">
                  <w:rPr>
                    <w:sz w:val="28"/>
                    <w:szCs w:val="28"/>
                    <w:lang w:val="fr-FR"/>
                  </w:rPr>
                </w:rPrChange>
              </w:rPr>
              <w:lastRenderedPageBreak/>
              <w:t xml:space="preserve">Mô hình đơn giản có ít dữ </w:t>
            </w:r>
            <w:r w:rsidRPr="00B828F5">
              <w:rPr>
                <w:szCs w:val="26"/>
                <w:lang w:val="fr-FR"/>
                <w:rPrChange w:id="2611" w:author="The Si Tran" w:date="2012-12-14T04:36:00Z">
                  <w:rPr>
                    <w:sz w:val="28"/>
                    <w:szCs w:val="28"/>
                    <w:lang w:val="fr-FR"/>
                  </w:rPr>
                </w:rPrChange>
              </w:rPr>
              <w:lastRenderedPageBreak/>
              <w:t>liệu ban đầu như trường hợp mới thành lập của 1 công ty. Hoặc là những chuỗi thời gian được sinh ra trong những điều kiện, môi trường ổn định.</w:t>
            </w:r>
          </w:p>
        </w:tc>
      </w:tr>
      <w:tr w:rsidR="00572933" w:rsidRPr="00565563" w14:paraId="144C77CF" w14:textId="77777777" w:rsidTr="00B828F5">
        <w:tc>
          <w:tcPr>
            <w:tcW w:w="1638" w:type="dxa"/>
            <w:tcPrChange w:id="2612" w:author="The Si Tran" w:date="2012-12-14T04:36:00Z">
              <w:tcPr>
                <w:tcW w:w="3192" w:type="dxa"/>
              </w:tcPr>
            </w:tcPrChange>
          </w:tcPr>
          <w:p w14:paraId="4CB62FE8" w14:textId="77777777" w:rsidR="00572933" w:rsidRPr="00B828F5" w:rsidRDefault="00572933">
            <w:pPr>
              <w:spacing w:before="0"/>
              <w:jc w:val="center"/>
              <w:rPr>
                <w:szCs w:val="26"/>
                <w:lang w:val="fr-FR"/>
                <w:rPrChange w:id="2613" w:author="The Si Tran" w:date="2012-12-14T04:36:00Z">
                  <w:rPr>
                    <w:sz w:val="28"/>
                    <w:szCs w:val="28"/>
                    <w:lang w:val="fr-FR"/>
                  </w:rPr>
                </w:rPrChange>
              </w:rPr>
              <w:pPrChange w:id="2614" w:author="The Si Tran" w:date="2012-12-14T04:36:00Z">
                <w:pPr/>
              </w:pPrChange>
            </w:pPr>
            <w:r w:rsidRPr="00B828F5">
              <w:rPr>
                <w:szCs w:val="26"/>
                <w:lang w:val="fr-FR"/>
                <w:rPrChange w:id="2615" w:author="The Si Tran" w:date="2012-12-14T04:36:00Z">
                  <w:rPr>
                    <w:sz w:val="28"/>
                    <w:szCs w:val="28"/>
                    <w:lang w:val="fr-FR"/>
                  </w:rPr>
                </w:rPrChange>
              </w:rPr>
              <w:lastRenderedPageBreak/>
              <w:t>Xu hướng</w:t>
            </w:r>
          </w:p>
        </w:tc>
        <w:tc>
          <w:tcPr>
            <w:tcW w:w="3960" w:type="dxa"/>
            <w:tcPrChange w:id="2616" w:author="The Si Tran" w:date="2012-12-14T04:36:00Z">
              <w:tcPr>
                <w:tcW w:w="3192" w:type="dxa"/>
              </w:tcPr>
            </w:tcPrChange>
          </w:tcPr>
          <w:p w14:paraId="0458B685" w14:textId="77777777" w:rsidR="00572933" w:rsidRPr="00B828F5" w:rsidRDefault="00572933" w:rsidP="00097101">
            <w:pPr>
              <w:spacing w:before="0"/>
              <w:rPr>
                <w:szCs w:val="26"/>
                <w:lang w:val="fr-FR"/>
                <w:rPrChange w:id="2617" w:author="The Si Tran" w:date="2012-12-14T04:36:00Z">
                  <w:rPr>
                    <w:sz w:val="28"/>
                    <w:szCs w:val="28"/>
                    <w:lang w:val="fr-FR"/>
                  </w:rPr>
                </w:rPrChange>
              </w:rPr>
            </w:pPr>
            <w:r w:rsidRPr="00B828F5">
              <w:rPr>
                <w:szCs w:val="26"/>
                <w:lang w:val="fr-FR"/>
                <w:rPrChange w:id="2618" w:author="The Si Tran" w:date="2012-12-14T04:36:00Z">
                  <w:rPr>
                    <w:sz w:val="28"/>
                    <w:szCs w:val="28"/>
                    <w:lang w:val="fr-FR"/>
                  </w:rPr>
                </w:rPrChange>
              </w:rPr>
              <w:t>Trung bình di động (MA)</w:t>
            </w:r>
          </w:p>
          <w:p w14:paraId="5A5EBA9F" w14:textId="77777777" w:rsidR="00572933" w:rsidRPr="00B828F5" w:rsidRDefault="00572933" w:rsidP="00E231FB">
            <w:pPr>
              <w:spacing w:before="0"/>
              <w:rPr>
                <w:szCs w:val="26"/>
                <w:lang w:val="fr-FR"/>
                <w:rPrChange w:id="2619" w:author="The Si Tran" w:date="2012-12-14T04:36:00Z">
                  <w:rPr>
                    <w:sz w:val="28"/>
                    <w:szCs w:val="28"/>
                    <w:lang w:val="fr-FR"/>
                  </w:rPr>
                </w:rPrChange>
              </w:rPr>
            </w:pPr>
            <w:r w:rsidRPr="00B828F5">
              <w:rPr>
                <w:szCs w:val="26"/>
                <w:lang w:val="fr-FR"/>
                <w:rPrChange w:id="2620" w:author="The Si Tran" w:date="2012-12-14T04:36:00Z">
                  <w:rPr>
                    <w:sz w:val="28"/>
                    <w:szCs w:val="28"/>
                    <w:lang w:val="fr-FR"/>
                  </w:rPr>
                </w:rPrChange>
              </w:rPr>
              <w:t>Tự hồi qui tích hợp trung bình di động (autoregressive integrated moving average – ARIMA)</w:t>
            </w:r>
          </w:p>
        </w:tc>
        <w:tc>
          <w:tcPr>
            <w:tcW w:w="3690" w:type="dxa"/>
            <w:tcPrChange w:id="2621" w:author="The Si Tran" w:date="2012-12-14T04:36:00Z">
              <w:tcPr>
                <w:tcW w:w="3192" w:type="dxa"/>
              </w:tcPr>
            </w:tcPrChange>
          </w:tcPr>
          <w:p w14:paraId="7F2A4956" w14:textId="77777777" w:rsidR="00572933" w:rsidRPr="00B828F5" w:rsidRDefault="006C1D46">
            <w:pPr>
              <w:spacing w:before="0"/>
              <w:rPr>
                <w:szCs w:val="26"/>
                <w:lang w:val="fr-FR"/>
                <w:rPrChange w:id="2622" w:author="The Si Tran" w:date="2012-12-14T04:36:00Z">
                  <w:rPr>
                    <w:sz w:val="28"/>
                    <w:szCs w:val="28"/>
                    <w:lang w:val="fr-FR"/>
                  </w:rPr>
                </w:rPrChange>
              </w:rPr>
              <w:pPrChange w:id="2623" w:author="The Si Tran" w:date="2012-12-14T04:36:00Z">
                <w:pPr/>
              </w:pPrChange>
            </w:pPr>
            <w:r w:rsidRPr="00B828F5">
              <w:rPr>
                <w:szCs w:val="26"/>
                <w:lang w:val="fr-FR"/>
                <w:rPrChange w:id="2624" w:author="The Si Tran" w:date="2012-12-14T04:36: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565563" w14:paraId="2E2BF25E" w14:textId="77777777" w:rsidTr="00B828F5">
        <w:tc>
          <w:tcPr>
            <w:tcW w:w="1638" w:type="dxa"/>
            <w:tcPrChange w:id="2625" w:author="The Si Tran" w:date="2012-12-14T04:36:00Z">
              <w:tcPr>
                <w:tcW w:w="3192" w:type="dxa"/>
              </w:tcPr>
            </w:tcPrChange>
          </w:tcPr>
          <w:p w14:paraId="549CF493" w14:textId="77777777" w:rsidR="00F077A6" w:rsidRPr="00B828F5" w:rsidRDefault="00F077A6">
            <w:pPr>
              <w:spacing w:before="0"/>
              <w:jc w:val="center"/>
              <w:rPr>
                <w:szCs w:val="26"/>
                <w:lang w:val="fr-FR"/>
                <w:rPrChange w:id="2626" w:author="The Si Tran" w:date="2012-12-14T04:36:00Z">
                  <w:rPr>
                    <w:sz w:val="28"/>
                    <w:szCs w:val="28"/>
                    <w:lang w:val="fr-FR"/>
                  </w:rPr>
                </w:rPrChange>
              </w:rPr>
              <w:pPrChange w:id="2627" w:author="The Si Tran" w:date="2012-12-14T04:36:00Z">
                <w:pPr/>
              </w:pPrChange>
            </w:pPr>
            <w:r w:rsidRPr="00B828F5">
              <w:rPr>
                <w:szCs w:val="26"/>
                <w:lang w:val="fr-FR"/>
                <w:rPrChange w:id="2628" w:author="The Si Tran" w:date="2012-12-14T04:36:00Z">
                  <w:rPr>
                    <w:sz w:val="28"/>
                    <w:szCs w:val="28"/>
                    <w:lang w:val="fr-FR"/>
                  </w:rPr>
                </w:rPrChange>
              </w:rPr>
              <w:t>Mùa</w:t>
            </w:r>
          </w:p>
        </w:tc>
        <w:tc>
          <w:tcPr>
            <w:tcW w:w="3960" w:type="dxa"/>
            <w:tcPrChange w:id="2629" w:author="The Si Tran" w:date="2012-12-14T04:36:00Z">
              <w:tcPr>
                <w:tcW w:w="3192" w:type="dxa"/>
              </w:tcPr>
            </w:tcPrChange>
          </w:tcPr>
          <w:p w14:paraId="245F83F8" w14:textId="77777777" w:rsidR="00F077A6" w:rsidRPr="00B828F5" w:rsidRDefault="00F077A6" w:rsidP="00097101">
            <w:pPr>
              <w:spacing w:before="0"/>
              <w:rPr>
                <w:szCs w:val="26"/>
                <w:lang w:val="fr-FR"/>
                <w:rPrChange w:id="2630" w:author="The Si Tran" w:date="2012-12-14T04:36:00Z">
                  <w:rPr>
                    <w:sz w:val="28"/>
                    <w:szCs w:val="28"/>
                    <w:lang w:val="fr-FR"/>
                  </w:rPr>
                </w:rPrChange>
              </w:rPr>
            </w:pPr>
            <w:r w:rsidRPr="00B828F5">
              <w:rPr>
                <w:szCs w:val="26"/>
                <w:lang w:val="fr-FR"/>
                <w:rPrChange w:id="2631" w:author="The Si Tran" w:date="2012-12-14T04:36:00Z">
                  <w:rPr>
                    <w:sz w:val="28"/>
                    <w:szCs w:val="28"/>
                    <w:lang w:val="fr-FR"/>
                  </w:rPr>
                </w:rPrChange>
              </w:rPr>
              <w:t>Mô hình làm trơn theo hàm mũ của Winter (Winter’s exponential smoothing)</w:t>
            </w:r>
          </w:p>
          <w:p w14:paraId="7F568F64" w14:textId="77777777" w:rsidR="00F077A6" w:rsidRPr="00B828F5" w:rsidRDefault="00CF32C5" w:rsidP="00E231FB">
            <w:pPr>
              <w:spacing w:before="0"/>
              <w:rPr>
                <w:szCs w:val="26"/>
                <w:lang w:val="fr-FR"/>
                <w:rPrChange w:id="2632" w:author="The Si Tran" w:date="2012-12-14T04:36:00Z">
                  <w:rPr>
                    <w:sz w:val="28"/>
                    <w:szCs w:val="28"/>
                    <w:lang w:val="fr-FR"/>
                  </w:rPr>
                </w:rPrChange>
              </w:rPr>
            </w:pPr>
            <w:r w:rsidRPr="00B828F5">
              <w:rPr>
                <w:szCs w:val="26"/>
                <w:lang w:val="fr-FR"/>
                <w:rPrChange w:id="2633" w:author="The Si Tran" w:date="2012-12-14T04:36:00Z">
                  <w:rPr>
                    <w:sz w:val="28"/>
                    <w:szCs w:val="28"/>
                    <w:lang w:val="fr-FR"/>
                  </w:rPr>
                </w:rPrChange>
              </w:rPr>
              <w:t>Tự hồi qui tích hợp trung bình di động (ARIMA)</w:t>
            </w:r>
          </w:p>
        </w:tc>
        <w:tc>
          <w:tcPr>
            <w:tcW w:w="3690" w:type="dxa"/>
            <w:tcPrChange w:id="2634" w:author="The Si Tran" w:date="2012-12-14T04:36:00Z">
              <w:tcPr>
                <w:tcW w:w="3192" w:type="dxa"/>
              </w:tcPr>
            </w:tcPrChange>
          </w:tcPr>
          <w:p w14:paraId="36C7E86A" w14:textId="77777777" w:rsidR="00F077A6" w:rsidRPr="00B828F5" w:rsidRDefault="00AC4149">
            <w:pPr>
              <w:spacing w:before="0"/>
              <w:rPr>
                <w:szCs w:val="26"/>
                <w:lang w:val="fr-FR"/>
                <w:rPrChange w:id="2635" w:author="The Si Tran" w:date="2012-12-14T04:36:00Z">
                  <w:rPr>
                    <w:sz w:val="28"/>
                    <w:szCs w:val="28"/>
                    <w:lang w:val="fr-FR"/>
                  </w:rPr>
                </w:rPrChange>
              </w:rPr>
              <w:pPrChange w:id="2636" w:author="The Si Tran" w:date="2012-12-14T04:36:00Z">
                <w:pPr/>
              </w:pPrChange>
            </w:pPr>
            <w:r w:rsidRPr="00B828F5">
              <w:rPr>
                <w:szCs w:val="26"/>
                <w:lang w:val="fr-FR"/>
                <w:rPrChange w:id="2637" w:author="The Si Tran" w:date="2012-12-14T04:36:00Z">
                  <w:rPr>
                    <w:sz w:val="28"/>
                    <w:szCs w:val="28"/>
                    <w:lang w:val="fr-FR"/>
                  </w:rPr>
                </w:rPrChange>
              </w:rPr>
              <w:t>Những dữ liệu này thường gắn liền với chu kì thời tiết, hoặc là các mốc thời gian đặc biệt của năm (khai giảng, giáng sinh, Tết…)</w:t>
            </w:r>
          </w:p>
        </w:tc>
      </w:tr>
    </w:tbl>
    <w:p w14:paraId="66FDBB0A" w14:textId="77777777" w:rsidR="008D6389" w:rsidRPr="00565563" w:rsidRDefault="008D6389" w:rsidP="005A22B0">
      <w:pPr>
        <w:rPr>
          <w:sz w:val="22"/>
          <w:lang w:val="fr-FR"/>
          <w:rPrChange w:id="2638" w:author="The Si Tran" w:date="2012-12-14T04:33:00Z">
            <w:rPr>
              <w:sz w:val="28"/>
              <w:szCs w:val="28"/>
              <w:lang w:val="fr-FR"/>
            </w:rPr>
          </w:rPrChange>
        </w:rPr>
      </w:pPr>
    </w:p>
    <w:p w14:paraId="2EFD65FF" w14:textId="77777777" w:rsidR="00B35C7A" w:rsidRPr="0049233F" w:rsidRDefault="00B35C7A" w:rsidP="005A22B0">
      <w:pPr>
        <w:rPr>
          <w:szCs w:val="26"/>
          <w:lang w:val="fr-FR"/>
          <w:rPrChange w:id="2639" w:author="The Si Tran" w:date="2012-12-05T23:02:00Z">
            <w:rPr>
              <w:sz w:val="28"/>
              <w:szCs w:val="28"/>
              <w:lang w:val="fr-FR"/>
            </w:rPr>
          </w:rPrChange>
        </w:rPr>
      </w:pPr>
      <w:r w:rsidRPr="0049233F">
        <w:rPr>
          <w:szCs w:val="26"/>
          <w:lang w:val="fr-FR"/>
          <w:rPrChange w:id="2640"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641" w:author="The Si Tran" w:date="2012-12-05T23:02:00Z">
            <w:rPr>
              <w:sz w:val="28"/>
              <w:szCs w:val="28"/>
              <w:lang w:val="fr-FR"/>
            </w:rPr>
          </w:rPrChange>
        </w:rPr>
      </w:pPr>
      <w:r w:rsidRPr="0049233F">
        <w:rPr>
          <w:szCs w:val="26"/>
          <w:lang w:val="fr-FR"/>
          <w:rPrChange w:id="2642"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643" w:author="The Si Tran" w:date="2012-12-05T23:02:00Z">
            <w:rPr>
              <w:sz w:val="28"/>
              <w:szCs w:val="28"/>
              <w:lang w:val="fr-FR"/>
            </w:rPr>
          </w:rPrChange>
        </w:rPr>
      </w:pPr>
      <w:r w:rsidRPr="0049233F">
        <w:rPr>
          <w:szCs w:val="26"/>
          <w:lang w:val="fr-FR"/>
          <w:rPrChange w:id="2644" w:author="The Si Tran" w:date="2012-12-05T23:02:00Z">
            <w:rPr>
              <w:sz w:val="28"/>
              <w:szCs w:val="28"/>
              <w:lang w:val="fr-FR"/>
            </w:rPr>
          </w:rPrChange>
        </w:rPr>
        <w:tab/>
        <w:t xml:space="preserve">Lỗi (residual, forecast error) là sự sai khác giữa giá trị thực và giá trị dự đoán được. </w:t>
      </w:r>
    </w:p>
    <w:p w14:paraId="1CEC9DDB" w14:textId="77777777" w:rsidR="00926939" w:rsidRPr="00082976" w:rsidRDefault="00926939" w:rsidP="001E051F">
      <w:pPr>
        <w:ind w:left="1440"/>
        <w:rPr>
          <w:szCs w:val="26"/>
        </w:rPr>
      </w:pPr>
      <w:del w:id="2645" w:author="The Si Tran" w:date="2012-12-14T04:42:00Z">
        <w:r w:rsidRPr="0049233F" w:rsidDel="001E051F">
          <w:rPr>
            <w:szCs w:val="26"/>
            <w:lang w:val="fr-FR"/>
            <w:rPrChange w:id="2646" w:author="The Si Tran" w:date="2012-12-05T23:02:00Z">
              <w:rPr>
                <w:sz w:val="28"/>
                <w:szCs w:val="28"/>
                <w:lang w:val="fr-FR"/>
              </w:rPr>
            </w:rPrChange>
          </w:rPr>
          <w:tab/>
        </w:r>
        <w:r w:rsidRPr="0049233F" w:rsidDel="001E051F">
          <w:rPr>
            <w:szCs w:val="26"/>
            <w:lang w:val="fr-FR"/>
            <w:rPrChange w:id="2647" w:author="The Si Tran" w:date="2012-12-05T23:02:00Z">
              <w:rPr>
                <w:sz w:val="28"/>
                <w:szCs w:val="28"/>
                <w:lang w:val="fr-FR"/>
              </w:rPr>
            </w:rPrChange>
          </w:rPr>
          <w:tab/>
        </w:r>
        <w:r w:rsidRPr="0049233F" w:rsidDel="001E051F">
          <w:rPr>
            <w:szCs w:val="26"/>
            <w:lang w:val="fr-FR"/>
            <w:rPrChange w:id="2648" w:author="The Si Tran" w:date="2012-12-05T23:02:00Z">
              <w:rPr>
                <w:sz w:val="28"/>
                <w:szCs w:val="28"/>
                <w:lang w:val="fr-FR"/>
              </w:rPr>
            </w:rPrChange>
          </w:rPr>
          <w:tab/>
        </w:r>
      </w:del>
      <m:oMath>
        <m:sSub>
          <m:sSubPr>
            <m:ctrlPr>
              <w:ins w:id="2649" w:author="The Si Tran" w:date="2012-12-05T23:55:00Z">
                <w:rPr>
                  <w:rFonts w:ascii="Cambria Math" w:hAnsi="Cambria Math"/>
                  <w:i/>
                  <w:szCs w:val="26"/>
                  <w:lang w:val="fr-FR"/>
                </w:rPr>
              </w:ins>
            </m:ctrlPr>
          </m:sSubPr>
          <m:e>
            <w:ins w:id="2650" w:author="The Si Tran" w:date="2012-12-05T23:55:00Z">
              <m:r>
                <w:rPr>
                  <w:rFonts w:ascii="Cambria Math" w:hAnsi="Cambria Math"/>
                  <w:szCs w:val="26"/>
                  <w:lang w:val="fr-FR"/>
                </w:rPr>
                <m:t>e</m:t>
              </m:r>
            </w:ins>
          </m:e>
          <m:sub>
            <w:ins w:id="2651" w:author="The Si Tran" w:date="2012-12-05T23:55:00Z">
              <m:r>
                <w:rPr>
                  <w:rFonts w:ascii="Cambria Math" w:hAnsi="Cambria Math"/>
                  <w:szCs w:val="26"/>
                  <w:lang w:val="fr-FR"/>
                </w:rPr>
                <m:t>t</m:t>
              </m:r>
            </w:ins>
          </m:sub>
        </m:sSub>
        <w:ins w:id="2652" w:author="The Si Tran" w:date="2012-12-05T23:55:00Z">
          <m:r>
            <w:rPr>
              <w:rFonts w:ascii="Cambria Math" w:hAnsi="Cambria Math"/>
              <w:szCs w:val="26"/>
              <w:lang w:val="fr-FR"/>
            </w:rPr>
            <m:t>=</m:t>
          </m:r>
        </w:ins>
        <m:sSub>
          <m:sSubPr>
            <m:ctrlPr>
              <w:ins w:id="2653" w:author="The Si Tran" w:date="2012-12-05T23:55:00Z">
                <w:rPr>
                  <w:rFonts w:ascii="Cambria Math" w:hAnsi="Cambria Math"/>
                  <w:i/>
                  <w:szCs w:val="26"/>
                  <w:lang w:val="fr-FR"/>
                </w:rPr>
              </w:ins>
            </m:ctrlPr>
          </m:sSubPr>
          <m:e>
            <w:ins w:id="2654" w:author="The Si Tran" w:date="2012-12-05T23:55:00Z">
              <m:r>
                <w:rPr>
                  <w:rFonts w:ascii="Cambria Math" w:hAnsi="Cambria Math"/>
                  <w:szCs w:val="26"/>
                  <w:lang w:val="fr-FR"/>
                </w:rPr>
                <m:t>Y</m:t>
              </m:r>
            </w:ins>
          </m:e>
          <m:sub>
            <w:ins w:id="2655" w:author="The Si Tran" w:date="2012-12-05T23:55:00Z">
              <m:r>
                <w:rPr>
                  <w:rFonts w:ascii="Cambria Math" w:hAnsi="Cambria Math"/>
                  <w:szCs w:val="26"/>
                  <w:lang w:val="fr-FR"/>
                </w:rPr>
                <m:t>t</m:t>
              </m:r>
            </w:ins>
          </m:sub>
        </m:sSub>
        <w:ins w:id="2656" w:author="The Si Tran" w:date="2012-12-05T23:55:00Z">
          <m:r>
            <w:rPr>
              <w:rFonts w:ascii="Cambria Math" w:hAnsi="Cambria Math"/>
              <w:szCs w:val="26"/>
              <w:lang w:val="fr-FR"/>
            </w:rPr>
            <m:t>-</m:t>
          </m:r>
        </w:ins>
        <m:sSub>
          <m:sSubPr>
            <m:ctrlPr>
              <w:ins w:id="2657" w:author="The Si Tran" w:date="2012-12-05T23:56:00Z">
                <w:rPr>
                  <w:rFonts w:ascii="Cambria Math" w:hAnsi="Cambria Math"/>
                  <w:i/>
                  <w:szCs w:val="26"/>
                  <w:lang w:val="fr-FR"/>
                </w:rPr>
              </w:ins>
            </m:ctrlPr>
          </m:sSubPr>
          <m:e>
            <m:acc>
              <m:accPr>
                <m:ctrlPr>
                  <w:ins w:id="2658" w:author="The Si Tran" w:date="2012-12-05T23:56:00Z">
                    <w:rPr>
                      <w:rFonts w:ascii="Cambria Math" w:hAnsi="Cambria Math"/>
                      <w:i/>
                      <w:szCs w:val="26"/>
                      <w:lang w:val="fr-FR"/>
                    </w:rPr>
                  </w:ins>
                </m:ctrlPr>
              </m:accPr>
              <m:e>
                <w:ins w:id="2659" w:author="The Si Tran" w:date="2012-12-05T23:56:00Z">
                  <m:r>
                    <w:rPr>
                      <w:rFonts w:ascii="Cambria Math" w:hAnsi="Cambria Math"/>
                      <w:szCs w:val="26"/>
                      <w:lang w:val="fr-FR"/>
                    </w:rPr>
                    <m:t>Y</m:t>
                  </m:r>
                </w:ins>
              </m:e>
            </m:acc>
          </m:e>
          <m:sub>
            <w:ins w:id="2660" w:author="The Si Tran" w:date="2012-12-05T23:56:00Z">
              <m:r>
                <w:rPr>
                  <w:rFonts w:ascii="Cambria Math" w:hAnsi="Cambria Math"/>
                  <w:szCs w:val="26"/>
                  <w:lang w:val="fr-FR"/>
                </w:rPr>
                <m:t>t</m:t>
              </m:r>
            </w:ins>
          </m:sub>
        </m:sSub>
      </m:oMath>
      <w:del w:id="2661" w:author="The Si Tran" w:date="2012-12-05T23:56:00Z">
        <w:r w:rsidRPr="0049233F" w:rsidDel="009F0701">
          <w:rPr>
            <w:szCs w:val="26"/>
            <w:lang w:val="fr-FR"/>
            <w:rPrChange w:id="2662" w:author="The Si Tran" w:date="2012-12-05T23:02:00Z">
              <w:rPr>
                <w:sz w:val="28"/>
                <w:szCs w:val="28"/>
                <w:lang w:val="fr-FR"/>
              </w:rPr>
            </w:rPrChange>
          </w:rPr>
          <w:delText>e</w:delText>
        </w:r>
        <w:r w:rsidRPr="0049233F" w:rsidDel="009F0701">
          <w:rPr>
            <w:szCs w:val="26"/>
            <w:vertAlign w:val="subscript"/>
            <w:lang w:val="fr-FR"/>
            <w:rPrChange w:id="2663" w:author="The Si Tran" w:date="2012-12-05T23:02:00Z">
              <w:rPr>
                <w:sz w:val="28"/>
                <w:szCs w:val="28"/>
                <w:vertAlign w:val="subscript"/>
                <w:lang w:val="fr-FR"/>
              </w:rPr>
            </w:rPrChange>
          </w:rPr>
          <w:delText xml:space="preserve">t  </w:delText>
        </w:r>
        <w:r w:rsidRPr="0049233F" w:rsidDel="009F0701">
          <w:rPr>
            <w:szCs w:val="26"/>
            <w:lang w:val="fr-FR"/>
            <w:rPrChange w:id="2664" w:author="The Si Tran" w:date="2012-12-05T23:02:00Z">
              <w:rPr>
                <w:sz w:val="28"/>
                <w:szCs w:val="28"/>
                <w:lang w:val="fr-FR"/>
              </w:rPr>
            </w:rPrChange>
          </w:rPr>
          <w:delText>= Υ</w:delText>
        </w:r>
        <w:r w:rsidR="003176F1" w:rsidRPr="0049233F" w:rsidDel="009F0701">
          <w:rPr>
            <w:szCs w:val="26"/>
            <w:vertAlign w:val="subscript"/>
            <w:lang w:val="fr-FR"/>
            <w:rPrChange w:id="2665" w:author="The Si Tran" w:date="2012-12-05T23:02:00Z">
              <w:rPr>
                <w:sz w:val="28"/>
                <w:szCs w:val="28"/>
                <w:vertAlign w:val="subscript"/>
                <w:lang w:val="fr-FR"/>
              </w:rPr>
            </w:rPrChange>
          </w:rPr>
          <w:delText>t</w:delText>
        </w:r>
        <w:r w:rsidRPr="0049233F" w:rsidDel="009F0701">
          <w:rPr>
            <w:szCs w:val="26"/>
            <w:lang w:val="fr-FR"/>
            <w:rPrChange w:id="2666" w:author="The Si Tran" w:date="2012-12-05T23:02:00Z">
              <w:rPr>
                <w:sz w:val="28"/>
                <w:szCs w:val="28"/>
                <w:lang w:val="fr-FR"/>
              </w:rPr>
            </w:rPrChange>
          </w:rPr>
          <w:delText xml:space="preserve"> - </w:delText>
        </w:r>
        <w:r w:rsidRPr="00082976" w:rsidDel="009F0701">
          <w:rPr>
            <w:position w:val="-4"/>
            <w:szCs w:val="26"/>
          </w:rPr>
          <w:object w:dxaOrig="240" w:dyaOrig="300" w14:anchorId="0BC18A22">
            <v:shape id="_x0000_i1041" type="#_x0000_t75" style="width:10.05pt;height:15.05pt" o:ole="">
              <v:imagedata r:id="rId50" o:title=""/>
            </v:shape>
            <o:OLEObject Type="Embed" ProgID="Equation.DSMT4" ShapeID="_x0000_i1041" DrawAspect="Content" ObjectID="_1417159040" r:id="rId51"/>
          </w:object>
        </w:r>
        <w:r w:rsidR="003176F1" w:rsidRPr="002B1464" w:rsidDel="009F0701">
          <w:rPr>
            <w:szCs w:val="26"/>
            <w:vertAlign w:val="subscript"/>
          </w:rPr>
          <w:delText>t</w:delText>
        </w:r>
      </w:del>
    </w:p>
    <w:p w14:paraId="3C709FDE" w14:textId="77777777" w:rsidR="00B14D71" w:rsidRDefault="00926939" w:rsidP="005A22B0">
      <w:pPr>
        <w:rPr>
          <w:ins w:id="2667" w:author="The Si Tran" w:date="2012-12-14T04:41:00Z"/>
          <w:rFonts w:eastAsiaTheme="minorEastAsia"/>
          <w:szCs w:val="26"/>
        </w:rPr>
      </w:pPr>
      <w:r w:rsidRPr="005947EE">
        <w:rPr>
          <w:szCs w:val="26"/>
        </w:rPr>
        <w:tab/>
      </w:r>
      <w:ins w:id="2668" w:author="The Si Tran" w:date="2012-12-14T04:41:00Z">
        <w:r w:rsidR="00B14D71">
          <w:rPr>
            <w:szCs w:val="26"/>
          </w:rPr>
          <w:t>T</w:t>
        </w:r>
      </w:ins>
      <w:del w:id="2669"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537CF3">
      <w:pPr>
        <w:pStyle w:val="ListParagraph"/>
        <w:numPr>
          <w:ilvl w:val="1"/>
          <w:numId w:val="56"/>
        </w:numPr>
        <w:tabs>
          <w:tab w:val="left" w:pos="1350"/>
        </w:tabs>
        <w:spacing w:line="360" w:lineRule="auto"/>
        <w:ind w:left="1800"/>
        <w:rPr>
          <w:szCs w:val="26"/>
        </w:rPr>
        <w:pPrChange w:id="2670" w:author="The Si Tran" w:date="2012-12-14T04:43:00Z">
          <w:pPr/>
        </w:pPrChange>
      </w:pPr>
      <m:oMath>
        <m:sSub>
          <m:sSubPr>
            <m:ctrlPr>
              <w:ins w:id="2671" w:author="The Si Tran" w:date="2012-12-05T23:56:00Z">
                <w:rPr>
                  <w:rFonts w:ascii="Cambria Math" w:hAnsi="Cambria Math"/>
                  <w:i/>
                  <w:sz w:val="26"/>
                  <w:szCs w:val="26"/>
                  <w:lang w:val="fr-FR"/>
                </w:rPr>
              </w:ins>
            </m:ctrlPr>
          </m:sSubPr>
          <m:e>
            <w:ins w:id="2672" w:author="The Si Tran" w:date="2012-12-05T23:56:00Z">
              <m:r>
                <w:rPr>
                  <w:rFonts w:ascii="Cambria Math" w:hAnsi="Cambria Math"/>
                  <w:sz w:val="26"/>
                  <w:szCs w:val="26"/>
                  <w:lang w:val="fr-FR"/>
                  <w:rPrChange w:id="2673" w:author="The Si Tran" w:date="2012-12-14T04:43:00Z">
                    <w:rPr>
                      <w:rFonts w:ascii="Cambria Math" w:hAnsi="Cambria Math"/>
                      <w:lang w:val="fr-FR"/>
                    </w:rPr>
                  </w:rPrChange>
                </w:rPr>
                <m:t>e</m:t>
              </m:r>
            </w:ins>
          </m:e>
          <m:sub>
            <w:ins w:id="2674" w:author="The Si Tran" w:date="2012-12-05T23:56:00Z">
              <m:r>
                <w:rPr>
                  <w:rFonts w:ascii="Cambria Math" w:hAnsi="Cambria Math"/>
                  <w:sz w:val="26"/>
                  <w:szCs w:val="26"/>
                  <w:lang w:val="fr-FR"/>
                  <w:rPrChange w:id="2675" w:author="The Si Tran" w:date="2012-12-14T04:43:00Z">
                    <w:rPr>
                      <w:rFonts w:ascii="Cambria Math" w:hAnsi="Cambria Math"/>
                      <w:lang w:val="fr-FR"/>
                    </w:rPr>
                  </w:rPrChange>
                </w:rPr>
                <m:t>t</m:t>
              </m:r>
            </w:ins>
          </m:sub>
        </m:sSub>
      </m:oMath>
      <w:del w:id="2676" w:author="The Si Tran" w:date="2012-12-05T23:56:00Z">
        <w:r w:rsidR="00926939" w:rsidRPr="001E051F" w:rsidDel="009F0701">
          <w:rPr>
            <w:rFonts w:ascii="Times New Roman" w:hAnsi="Times New Roman"/>
            <w:sz w:val="26"/>
            <w:szCs w:val="26"/>
            <w:rPrChange w:id="2677" w:author="The Si Tran" w:date="2012-12-14T04:43:00Z">
              <w:rPr/>
            </w:rPrChange>
          </w:rPr>
          <w:delText>e</w:delText>
        </w:r>
        <w:r w:rsidR="00926939" w:rsidRPr="001E051F" w:rsidDel="009F0701">
          <w:rPr>
            <w:rFonts w:ascii="Times New Roman" w:hAnsi="Times New Roman"/>
            <w:sz w:val="26"/>
            <w:szCs w:val="26"/>
            <w:vertAlign w:val="subscript"/>
            <w:rPrChange w:id="2678" w:author="The Si Tran" w:date="2012-12-14T04:43:00Z">
              <w:rPr>
                <w:vertAlign w:val="subscript"/>
              </w:rPr>
            </w:rPrChange>
          </w:rPr>
          <w:delText>t</w:delText>
        </w:r>
      </w:del>
      <w:r w:rsidR="00926939" w:rsidRPr="001E051F">
        <w:rPr>
          <w:rFonts w:ascii="Times New Roman" w:hAnsi="Times New Roman"/>
          <w:sz w:val="26"/>
          <w:szCs w:val="26"/>
          <w:rPrChange w:id="2679" w:author="The Si Tran" w:date="2012-12-14T04:43:00Z">
            <w:rPr/>
          </w:rPrChange>
        </w:rPr>
        <w:t xml:space="preserve"> : lỗi</w:t>
      </w:r>
    </w:p>
    <w:p w14:paraId="0E3E28EC" w14:textId="77777777" w:rsidR="00926939" w:rsidRPr="00F445BC" w:rsidRDefault="00926939">
      <w:pPr>
        <w:pStyle w:val="ListParagraph"/>
        <w:numPr>
          <w:ilvl w:val="1"/>
          <w:numId w:val="56"/>
        </w:numPr>
        <w:spacing w:line="360" w:lineRule="auto"/>
        <w:ind w:left="1800"/>
        <w:rPr>
          <w:szCs w:val="26"/>
        </w:rPr>
        <w:pPrChange w:id="2680" w:author="The Si Tran" w:date="2012-12-14T04:43:00Z">
          <w:pPr/>
        </w:pPrChange>
      </w:pPr>
      <w:del w:id="2681" w:author="The Si Tran" w:date="2012-12-14T04:42:00Z">
        <w:r w:rsidRPr="001E051F" w:rsidDel="001E051F">
          <w:rPr>
            <w:rFonts w:ascii="Times New Roman" w:hAnsi="Times New Roman"/>
            <w:sz w:val="26"/>
            <w:szCs w:val="26"/>
            <w:rPrChange w:id="2682" w:author="The Si Tran" w:date="2012-12-14T04:43:00Z">
              <w:rPr/>
            </w:rPrChange>
          </w:rPr>
          <w:tab/>
        </w:r>
        <w:r w:rsidRPr="001E051F" w:rsidDel="001E051F">
          <w:rPr>
            <w:rFonts w:ascii="Times New Roman" w:hAnsi="Times New Roman"/>
            <w:sz w:val="26"/>
            <w:szCs w:val="26"/>
            <w:rPrChange w:id="2683" w:author="The Si Tran" w:date="2012-12-14T04:43:00Z">
              <w:rPr/>
            </w:rPrChange>
          </w:rPr>
          <w:tab/>
        </w:r>
        <w:r w:rsidRPr="001E051F" w:rsidDel="001E051F">
          <w:rPr>
            <w:rFonts w:ascii="Times New Roman" w:hAnsi="Times New Roman"/>
            <w:sz w:val="26"/>
            <w:szCs w:val="26"/>
            <w:rPrChange w:id="2684" w:author="The Si Tran" w:date="2012-12-14T04:43:00Z">
              <w:rPr/>
            </w:rPrChange>
          </w:rPr>
          <w:tab/>
        </w:r>
      </w:del>
      <m:oMath>
        <m:sSub>
          <m:sSubPr>
            <m:ctrlPr>
              <w:ins w:id="2685" w:author="The Si Tran" w:date="2012-12-05T23:57:00Z">
                <w:rPr>
                  <w:rFonts w:ascii="Cambria Math" w:hAnsi="Cambria Math"/>
                  <w:i/>
                  <w:sz w:val="26"/>
                  <w:szCs w:val="26"/>
                  <w:lang w:val="fr-FR"/>
                </w:rPr>
              </w:ins>
            </m:ctrlPr>
          </m:sSubPr>
          <m:e>
            <w:ins w:id="2686" w:author="The Si Tran" w:date="2012-12-05T23:57:00Z">
              <m:r>
                <w:rPr>
                  <w:rFonts w:ascii="Cambria Math" w:hAnsi="Cambria Math"/>
                  <w:sz w:val="26"/>
                  <w:szCs w:val="26"/>
                  <w:lang w:val="fr-FR"/>
                  <w:rPrChange w:id="2687" w:author="The Si Tran" w:date="2012-12-14T04:43:00Z">
                    <w:rPr>
                      <w:rFonts w:ascii="Cambria Math" w:hAnsi="Cambria Math"/>
                      <w:lang w:val="fr-FR"/>
                    </w:rPr>
                  </w:rPrChange>
                </w:rPr>
                <m:t>Y</m:t>
              </m:r>
            </w:ins>
          </m:e>
          <m:sub>
            <w:ins w:id="2688" w:author="The Si Tran" w:date="2012-12-05T23:57:00Z">
              <m:r>
                <w:rPr>
                  <w:rFonts w:ascii="Cambria Math" w:hAnsi="Cambria Math"/>
                  <w:sz w:val="26"/>
                  <w:szCs w:val="26"/>
                  <w:lang w:val="fr-FR"/>
                  <w:rPrChange w:id="2689" w:author="The Si Tran" w:date="2012-12-14T04:43:00Z">
                    <w:rPr>
                      <w:rFonts w:ascii="Cambria Math" w:hAnsi="Cambria Math"/>
                      <w:lang w:val="fr-FR"/>
                    </w:rPr>
                  </w:rPrChange>
                </w:rPr>
                <m:t>t</m:t>
              </m:r>
            </w:ins>
          </m:sub>
        </m:sSub>
      </m:oMath>
      <w:del w:id="2690" w:author="The Si Tran" w:date="2012-12-05T23:57:00Z">
        <w:r w:rsidRPr="001E051F" w:rsidDel="009F0701">
          <w:rPr>
            <w:rFonts w:ascii="Times New Roman" w:hAnsi="Times New Roman"/>
            <w:sz w:val="26"/>
            <w:szCs w:val="26"/>
            <w:rPrChange w:id="2691" w:author="The Si Tran" w:date="2012-12-14T04:43:00Z">
              <w:rPr/>
            </w:rPrChange>
          </w:rPr>
          <w:delText>Y</w:delText>
        </w:r>
      </w:del>
      <w:r w:rsidRPr="001E051F">
        <w:rPr>
          <w:rFonts w:ascii="Times New Roman" w:hAnsi="Times New Roman"/>
          <w:sz w:val="26"/>
          <w:szCs w:val="26"/>
          <w:rPrChange w:id="2692" w:author="The Si Tran" w:date="2012-12-14T04:43:00Z">
            <w:rPr/>
          </w:rPrChange>
        </w:rPr>
        <w:t xml:space="preserve"> : giá trị thực của biến quan sát</w:t>
      </w:r>
    </w:p>
    <w:p w14:paraId="01B49A0A" w14:textId="77777777" w:rsidR="00926939" w:rsidRPr="00F445BC" w:rsidRDefault="00926939">
      <w:pPr>
        <w:pStyle w:val="ListParagraph"/>
        <w:numPr>
          <w:ilvl w:val="1"/>
          <w:numId w:val="56"/>
        </w:numPr>
        <w:spacing w:line="360" w:lineRule="auto"/>
        <w:ind w:left="1800"/>
        <w:rPr>
          <w:szCs w:val="26"/>
        </w:rPr>
        <w:pPrChange w:id="2693" w:author="The Si Tran" w:date="2012-12-14T04:43:00Z">
          <w:pPr/>
        </w:pPrChange>
      </w:pPr>
      <w:del w:id="2694" w:author="The Si Tran" w:date="2012-12-14T04:42:00Z">
        <w:r w:rsidRPr="001E051F" w:rsidDel="001E051F">
          <w:rPr>
            <w:rFonts w:ascii="Times New Roman" w:hAnsi="Times New Roman"/>
            <w:sz w:val="26"/>
            <w:szCs w:val="26"/>
            <w:rPrChange w:id="2695" w:author="The Si Tran" w:date="2012-12-14T04:43:00Z">
              <w:rPr/>
            </w:rPrChange>
          </w:rPr>
          <w:lastRenderedPageBreak/>
          <w:tab/>
        </w:r>
        <w:r w:rsidRPr="001E051F" w:rsidDel="001E051F">
          <w:rPr>
            <w:rFonts w:ascii="Times New Roman" w:hAnsi="Times New Roman"/>
            <w:sz w:val="26"/>
            <w:szCs w:val="26"/>
            <w:rPrChange w:id="2696" w:author="The Si Tran" w:date="2012-12-14T04:43:00Z">
              <w:rPr/>
            </w:rPrChange>
          </w:rPr>
          <w:tab/>
        </w:r>
        <w:r w:rsidRPr="001E051F" w:rsidDel="001E051F">
          <w:rPr>
            <w:rFonts w:ascii="Times New Roman" w:hAnsi="Times New Roman"/>
            <w:sz w:val="26"/>
            <w:szCs w:val="26"/>
            <w:rPrChange w:id="2697" w:author="The Si Tran" w:date="2012-12-14T04:43:00Z">
              <w:rPr/>
            </w:rPrChange>
          </w:rPr>
          <w:tab/>
        </w:r>
      </w:del>
      <w:del w:id="2698" w:author="The Si Tran" w:date="2012-12-05T23:57:00Z">
        <w:r w:rsidRPr="001E051F" w:rsidDel="009F0701">
          <w:rPr>
            <w:rFonts w:ascii="Times New Roman" w:hAnsi="Times New Roman"/>
            <w:position w:val="-4"/>
            <w:sz w:val="26"/>
            <w:szCs w:val="26"/>
            <w:rPrChange w:id="2699" w:author="The Si Tran" w:date="2012-12-14T04:43:00Z">
              <w:rPr>
                <w:position w:val="-4"/>
                <w:szCs w:val="26"/>
              </w:rPr>
            </w:rPrChange>
          </w:rPr>
          <w:object w:dxaOrig="240" w:dyaOrig="300" w14:anchorId="1ADCE12B">
            <v:shape id="_x0000_i1042" type="#_x0000_t75" style="width:10.05pt;height:15.05pt" o:ole="">
              <v:imagedata r:id="rId50" o:title=""/>
            </v:shape>
            <o:OLEObject Type="Embed" ProgID="Equation.DSMT4" ShapeID="_x0000_i1042" DrawAspect="Content" ObjectID="_1417159041" r:id="rId52"/>
          </w:object>
        </w:r>
      </w:del>
      <m:oMath>
        <m:sSub>
          <m:sSubPr>
            <m:ctrlPr>
              <w:ins w:id="2700" w:author="The Si Tran" w:date="2012-12-05T23:57:00Z">
                <w:rPr>
                  <w:rFonts w:ascii="Cambria Math" w:hAnsi="Cambria Math"/>
                  <w:i/>
                  <w:sz w:val="26"/>
                  <w:szCs w:val="26"/>
                  <w:lang w:val="fr-FR"/>
                </w:rPr>
              </w:ins>
            </m:ctrlPr>
          </m:sSubPr>
          <m:e>
            <m:acc>
              <m:accPr>
                <m:ctrlPr>
                  <w:ins w:id="2701" w:author="The Si Tran" w:date="2012-12-05T23:57:00Z">
                    <w:rPr>
                      <w:rFonts w:ascii="Cambria Math" w:hAnsi="Cambria Math"/>
                      <w:i/>
                      <w:sz w:val="26"/>
                      <w:szCs w:val="26"/>
                      <w:lang w:val="fr-FR"/>
                    </w:rPr>
                  </w:ins>
                </m:ctrlPr>
              </m:accPr>
              <m:e>
                <w:ins w:id="2702" w:author="The Si Tran" w:date="2012-12-05T23:57:00Z">
                  <m:r>
                    <w:rPr>
                      <w:rFonts w:ascii="Cambria Math" w:hAnsi="Cambria Math"/>
                      <w:sz w:val="26"/>
                      <w:szCs w:val="26"/>
                      <w:lang w:val="fr-FR"/>
                      <w:rPrChange w:id="2703" w:author="The Si Tran" w:date="2012-12-14T04:43:00Z">
                        <w:rPr>
                          <w:rFonts w:ascii="Cambria Math" w:hAnsi="Cambria Math"/>
                          <w:lang w:val="fr-FR"/>
                        </w:rPr>
                      </w:rPrChange>
                    </w:rPr>
                    <m:t>Y</m:t>
                  </m:r>
                </w:ins>
              </m:e>
            </m:acc>
          </m:e>
          <m:sub>
            <w:ins w:id="2704" w:author="The Si Tran" w:date="2012-12-05T23:57:00Z">
              <m:r>
                <w:rPr>
                  <w:rFonts w:ascii="Cambria Math" w:hAnsi="Cambria Math"/>
                  <w:sz w:val="26"/>
                  <w:szCs w:val="26"/>
                  <w:lang w:val="fr-FR"/>
                  <w:rPrChange w:id="2705" w:author="The Si Tran" w:date="2012-12-14T04:43:00Z">
                    <w:rPr>
                      <w:rFonts w:ascii="Cambria Math" w:hAnsi="Cambria Math"/>
                      <w:lang w:val="fr-FR"/>
                    </w:rPr>
                  </w:rPrChange>
                </w:rPr>
                <m:t>t</m:t>
              </m:r>
            </w:ins>
          </m:sub>
        </m:sSub>
      </m:oMath>
      <w:r w:rsidRPr="001E051F">
        <w:rPr>
          <w:rFonts w:ascii="Times New Roman" w:hAnsi="Times New Roman"/>
          <w:sz w:val="26"/>
          <w:szCs w:val="26"/>
          <w:rPrChange w:id="2706" w:author="The Si Tran" w:date="2012-12-14T04:43:00Z">
            <w:rPr/>
          </w:rPrChange>
        </w:rPr>
        <w:t> : giá trị dự đoán được của biến quan sát</w:t>
      </w:r>
    </w:p>
    <w:p w14:paraId="08861CDF" w14:textId="77777777" w:rsidR="00926939" w:rsidRPr="001E051F" w:rsidRDefault="00926939">
      <w:pPr>
        <w:pStyle w:val="ListParagraph"/>
        <w:numPr>
          <w:ilvl w:val="1"/>
          <w:numId w:val="56"/>
        </w:numPr>
        <w:spacing w:line="360" w:lineRule="auto"/>
        <w:ind w:left="1800"/>
        <w:rPr>
          <w:sz w:val="26"/>
          <w:szCs w:val="26"/>
          <w:lang w:val="fr-FR"/>
          <w:rPrChange w:id="2707" w:author="The Si Tran" w:date="2012-12-14T04:43:00Z">
            <w:rPr>
              <w:sz w:val="28"/>
              <w:szCs w:val="28"/>
              <w:lang w:val="fr-FR"/>
            </w:rPr>
          </w:rPrChange>
        </w:rPr>
        <w:pPrChange w:id="2708" w:author="The Si Tran" w:date="2012-12-14T04:43:00Z">
          <w:pPr/>
        </w:pPrChange>
      </w:pPr>
      <w:del w:id="2709" w:author="The Si Tran" w:date="2012-12-14T04:42:00Z">
        <w:r w:rsidRPr="001E051F" w:rsidDel="001E051F">
          <w:rPr>
            <w:rFonts w:ascii="Times New Roman" w:hAnsi="Times New Roman"/>
            <w:sz w:val="26"/>
            <w:szCs w:val="26"/>
            <w:rPrChange w:id="2710" w:author="The Si Tran" w:date="2012-12-14T04:43:00Z">
              <w:rPr/>
            </w:rPrChange>
          </w:rPr>
          <w:tab/>
        </w:r>
        <w:r w:rsidRPr="001E051F" w:rsidDel="001E051F">
          <w:rPr>
            <w:rFonts w:ascii="Times New Roman" w:hAnsi="Times New Roman"/>
            <w:sz w:val="26"/>
            <w:szCs w:val="26"/>
            <w:rPrChange w:id="2711" w:author="The Si Tran" w:date="2012-12-14T04:43:00Z">
              <w:rPr/>
            </w:rPrChange>
          </w:rPr>
          <w:tab/>
        </w:r>
        <w:r w:rsidRPr="001E051F" w:rsidDel="001E051F">
          <w:rPr>
            <w:rFonts w:ascii="Times New Roman" w:hAnsi="Times New Roman"/>
            <w:sz w:val="26"/>
            <w:szCs w:val="26"/>
            <w:rPrChange w:id="2712" w:author="The Si Tran" w:date="2012-12-14T04:43:00Z">
              <w:rPr/>
            </w:rPrChange>
          </w:rPr>
          <w:tab/>
        </w:r>
      </w:del>
      <w:ins w:id="2713" w:author="The Si Tran" w:date="2012-12-05T23:57:00Z">
        <m:oMath>
          <m:r>
            <w:rPr>
              <w:rFonts w:ascii="Cambria Math" w:hAnsi="Cambria Math"/>
              <w:sz w:val="26"/>
              <w:szCs w:val="26"/>
              <w:rPrChange w:id="2714" w:author="The Si Tran" w:date="2012-12-14T04:43:00Z">
                <w:rPr>
                  <w:rFonts w:ascii="Cambria Math" w:hAnsi="Cambria Math"/>
                </w:rPr>
              </w:rPrChange>
            </w:rPr>
            <m:t>t</m:t>
          </m:r>
        </m:oMath>
      </w:ins>
      <w:del w:id="2715" w:author="The Si Tran" w:date="2012-12-05T23:57:00Z">
        <w:r w:rsidRPr="001E051F" w:rsidDel="009F0701">
          <w:rPr>
            <w:rFonts w:ascii="Times New Roman" w:hAnsi="Times New Roman"/>
            <w:sz w:val="26"/>
            <w:szCs w:val="26"/>
            <w:rPrChange w:id="2716" w:author="The Si Tran" w:date="2012-12-14T04:43:00Z">
              <w:rPr/>
            </w:rPrChange>
          </w:rPr>
          <w:delText>t</w:delText>
        </w:r>
      </w:del>
      <w:r w:rsidRPr="001E051F">
        <w:rPr>
          <w:rFonts w:ascii="Times New Roman" w:hAnsi="Times New Roman"/>
          <w:sz w:val="26"/>
          <w:szCs w:val="26"/>
          <w:rPrChange w:id="2717" w:author="The Si Tran" w:date="2012-12-14T04:43:00Z">
            <w:rPr/>
          </w:rPrChange>
        </w:rPr>
        <w:t xml:space="preserve"> : biến giá trị thời gian</w:t>
      </w:r>
    </w:p>
    <w:p w14:paraId="1C0E4313" w14:textId="77777777" w:rsidR="00926939" w:rsidRPr="0049233F" w:rsidRDefault="00926939" w:rsidP="005A22B0">
      <w:pPr>
        <w:rPr>
          <w:szCs w:val="26"/>
          <w:lang w:val="fr-FR"/>
          <w:rPrChange w:id="2718" w:author="The Si Tran" w:date="2012-12-05T23:02:00Z">
            <w:rPr>
              <w:sz w:val="28"/>
              <w:szCs w:val="28"/>
              <w:lang w:val="fr-FR"/>
            </w:rPr>
          </w:rPrChange>
        </w:rPr>
      </w:pPr>
      <w:r w:rsidRPr="0049233F">
        <w:rPr>
          <w:szCs w:val="26"/>
          <w:lang w:val="fr-FR"/>
          <w:rPrChange w:id="2719" w:author="The Si Tran" w:date="2012-12-05T23:02:00Z">
            <w:rPr>
              <w:sz w:val="28"/>
              <w:szCs w:val="28"/>
              <w:lang w:val="fr-FR"/>
            </w:rPr>
          </w:rPrChange>
        </w:rPr>
        <w:tab/>
        <w:t>Phương thức đánh giá phổ biến là trung bình lỗi tuyệt đối.</w:t>
      </w:r>
      <w:r w:rsidR="003176F1" w:rsidRPr="0049233F">
        <w:rPr>
          <w:szCs w:val="26"/>
          <w:lang w:val="fr-FR"/>
          <w:rPrChange w:id="2720" w:author="The Si Tran" w:date="2012-12-05T23:02:00Z">
            <w:rPr>
              <w:sz w:val="28"/>
              <w:szCs w:val="28"/>
              <w:lang w:val="fr-FR"/>
            </w:rPr>
          </w:rPrChange>
        </w:rPr>
        <w:t xml:space="preserve"> </w:t>
      </w:r>
    </w:p>
    <w:p w14:paraId="6A2FF2E0" w14:textId="77777777" w:rsidR="0050145A" w:rsidRDefault="007B0D12">
      <w:pPr>
        <w:rPr>
          <w:ins w:id="2721" w:author="The Si Tran" w:date="2012-12-06T00:09:00Z"/>
          <w:szCs w:val="26"/>
          <w:lang w:val="fr-FR"/>
        </w:rPr>
      </w:pPr>
      <w:r w:rsidRPr="0049233F">
        <w:rPr>
          <w:szCs w:val="26"/>
          <w:lang w:val="fr-FR"/>
          <w:rPrChange w:id="2722" w:author="The Si Tran" w:date="2012-12-05T23:02:00Z">
            <w:rPr>
              <w:sz w:val="28"/>
              <w:szCs w:val="28"/>
              <w:lang w:val="fr-FR"/>
            </w:rPr>
          </w:rPrChange>
        </w:rPr>
        <w:tab/>
      </w:r>
      <w:r w:rsidRPr="0049233F">
        <w:rPr>
          <w:szCs w:val="26"/>
          <w:lang w:val="fr-FR"/>
          <w:rPrChange w:id="2723" w:author="The Si Tran" w:date="2012-12-05T23:02:00Z">
            <w:rPr>
              <w:sz w:val="28"/>
              <w:szCs w:val="28"/>
              <w:lang w:val="fr-FR"/>
            </w:rPr>
          </w:rPrChange>
        </w:rPr>
        <w:tab/>
      </w:r>
      <w:del w:id="2724" w:author="The Si Tran" w:date="2012-12-14T04:43:00Z">
        <w:r w:rsidRPr="0049233F" w:rsidDel="001E051F">
          <w:rPr>
            <w:szCs w:val="26"/>
            <w:lang w:val="fr-FR"/>
            <w:rPrChange w:id="2725" w:author="The Si Tran" w:date="2012-12-05T23:02:00Z">
              <w:rPr>
                <w:sz w:val="28"/>
                <w:szCs w:val="28"/>
                <w:lang w:val="fr-FR"/>
              </w:rPr>
            </w:rPrChange>
          </w:rPr>
          <w:tab/>
        </w:r>
      </w:del>
      <w:ins w:id="2726" w:author="The Si Tran" w:date="2012-12-06T00:09:00Z">
        <m:oMath>
          <m:r>
            <w:rPr>
              <w:rFonts w:ascii="Cambria Math" w:hAnsi="Cambria Math"/>
              <w:szCs w:val="26"/>
            </w:rPr>
            <m:t>MA</m:t>
          </m:r>
        </m:oMath>
      </w:ins>
      <w:ins w:id="2727" w:author="The Si Tran" w:date="2012-12-08T15:24:00Z">
        <m:oMath>
          <m:r>
            <w:rPr>
              <w:rFonts w:ascii="Cambria Math" w:hAnsi="Cambria Math"/>
              <w:szCs w:val="26"/>
            </w:rPr>
            <m:t>E</m:t>
          </m:r>
        </m:oMath>
      </w:ins>
      <w:ins w:id="2728"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14:paraId="4C857B2A" w14:textId="77777777" w:rsidR="00926939" w:rsidRPr="002B1464" w:rsidDel="00D767FA" w:rsidRDefault="0050145A" w:rsidP="005A22B0">
      <w:pPr>
        <w:rPr>
          <w:del w:id="2729" w:author="The Si Tran" w:date="2012-12-06T00:08:00Z"/>
          <w:szCs w:val="26"/>
        </w:rPr>
      </w:pPr>
      <w:ins w:id="2730" w:author="The Si Tran" w:date="2012-12-06T00:09:00Z">
        <w:r>
          <w:rPr>
            <w:szCs w:val="26"/>
            <w:lang w:val="fr-FR"/>
          </w:rPr>
          <w:tab/>
        </w:r>
        <w:r>
          <w:rPr>
            <w:szCs w:val="26"/>
            <w:lang w:val="fr-FR"/>
          </w:rPr>
          <w:tab/>
        </w:r>
      </w:ins>
      <w:del w:id="2731" w:author="The Si Tran" w:date="2012-12-06T00:08:00Z">
        <w:r w:rsidR="007B0D12" w:rsidRPr="0049233F" w:rsidDel="00D767FA">
          <w:rPr>
            <w:szCs w:val="26"/>
            <w:lang w:val="fr-FR"/>
            <w:rPrChange w:id="2732" w:author="The Si Tran" w:date="2012-12-05T23:02:00Z">
              <w:rPr>
                <w:sz w:val="28"/>
                <w:szCs w:val="28"/>
                <w:lang w:val="fr-FR"/>
              </w:rPr>
            </w:rPrChange>
          </w:rPr>
          <w:delText xml:space="preserve">MAD  =  </w:delText>
        </w:r>
        <w:r w:rsidR="007B0D12" w:rsidRPr="00082976" w:rsidDel="00D767FA">
          <w:rPr>
            <w:position w:val="-28"/>
            <w:szCs w:val="26"/>
          </w:rPr>
          <w:object w:dxaOrig="1260" w:dyaOrig="680" w14:anchorId="26B6E58C">
            <v:shape id="_x0000_i1043" type="#_x0000_t75" style="width:62.8pt;height:32.65pt" o:ole="">
              <v:imagedata r:id="rId53" o:title=""/>
            </v:shape>
            <o:OLEObject Type="Embed" ProgID="Equation.DSMT4" ShapeID="_x0000_i1043" DrawAspect="Content" ObjectID="_1417159042" r:id="rId54"/>
          </w:object>
        </w:r>
      </w:del>
    </w:p>
    <w:p w14:paraId="37D2DF1D" w14:textId="77777777" w:rsidR="00C318D3" w:rsidRPr="00082976" w:rsidDel="0082455D" w:rsidRDefault="00C318D3">
      <w:pPr>
        <w:rPr>
          <w:del w:id="2733" w:author="The Si Tran" w:date="2012-12-06T00:08:00Z"/>
          <w:szCs w:val="26"/>
        </w:rPr>
      </w:pPr>
      <w:del w:id="2734" w:author="The Si Tran" w:date="2012-12-06T00:04:00Z">
        <w:r w:rsidRPr="00082976" w:rsidDel="00D767FA">
          <w:rPr>
            <w:szCs w:val="26"/>
          </w:rPr>
          <w:tab/>
        </w:r>
      </w:del>
      <w:del w:id="2735" w:author="The Si Tran" w:date="2012-12-06T00:08:00Z">
        <w:r w:rsidRPr="00082976" w:rsidDel="00D767FA">
          <w:rPr>
            <w:szCs w:val="26"/>
          </w:rPr>
          <w:tab/>
        </w:r>
      </w:del>
    </w:p>
    <w:p w14:paraId="2FC621BF" w14:textId="77777777" w:rsidR="00C318D3" w:rsidRPr="00E12D24" w:rsidDel="00D767FA" w:rsidRDefault="00C318D3">
      <w:pPr>
        <w:rPr>
          <w:del w:id="2736" w:author="The Si Tran" w:date="2012-12-06T00:04:00Z"/>
          <w:szCs w:val="26"/>
        </w:rPr>
      </w:pPr>
      <w:del w:id="2737" w:author="The Si Tran" w:date="2012-12-06T00:09:00Z">
        <w:r w:rsidRPr="005947EE" w:rsidDel="0050145A">
          <w:rPr>
            <w:szCs w:val="26"/>
          </w:rPr>
          <w:tab/>
        </w:r>
        <w:r w:rsidRPr="005947EE" w:rsidDel="0050145A">
          <w:rPr>
            <w:szCs w:val="26"/>
          </w:rPr>
          <w:tab/>
        </w:r>
      </w:del>
      <w:ins w:id="2738" w:author="The Si Tran" w:date="2012-12-05T23:58:00Z">
        <m:oMath>
          <m:r>
            <w:rPr>
              <w:rFonts w:ascii="Cambria Math" w:hAnsi="Cambria Math"/>
              <w:szCs w:val="26"/>
            </w:rPr>
            <m:t>MSE=</m:t>
          </m:r>
        </m:oMath>
      </w:ins>
      <m:oMath>
        <m:f>
          <m:fPr>
            <m:ctrlPr>
              <w:ins w:id="2739" w:author="The Si Tran" w:date="2012-12-06T00:00:00Z">
                <w:rPr>
                  <w:rFonts w:ascii="Cambria Math" w:hAnsi="Cambria Math"/>
                  <w:i/>
                  <w:szCs w:val="26"/>
                </w:rPr>
              </w:ins>
            </m:ctrlPr>
          </m:fPr>
          <m:num>
            <w:ins w:id="2740" w:author="The Si Tran" w:date="2012-12-06T00:00:00Z">
              <m:r>
                <w:rPr>
                  <w:rFonts w:ascii="Cambria Math" w:hAnsi="Cambria Math"/>
                  <w:szCs w:val="26"/>
                </w:rPr>
                <m:t>1</m:t>
              </m:r>
            </w:ins>
          </m:num>
          <m:den>
            <w:ins w:id="2741" w:author="The Si Tran" w:date="2012-12-06T00:00:00Z">
              <m:r>
                <w:rPr>
                  <w:rFonts w:ascii="Cambria Math" w:hAnsi="Cambria Math"/>
                  <w:szCs w:val="26"/>
                </w:rPr>
                <m:t>n</m:t>
              </m:r>
            </w:ins>
          </m:den>
        </m:f>
        <m:nary>
          <m:naryPr>
            <m:chr m:val="∑"/>
            <m:limLoc m:val="subSup"/>
            <m:ctrlPr>
              <w:ins w:id="2742" w:author="The Si Tran" w:date="2012-12-06T00:00:00Z">
                <w:rPr>
                  <w:rFonts w:ascii="Cambria Math" w:hAnsi="Cambria Math"/>
                  <w:i/>
                  <w:szCs w:val="26"/>
                </w:rPr>
              </w:ins>
            </m:ctrlPr>
          </m:naryPr>
          <m:sub>
            <w:ins w:id="2743" w:author="The Si Tran" w:date="2012-12-06T00:01:00Z">
              <m:r>
                <w:rPr>
                  <w:rFonts w:ascii="Cambria Math" w:hAnsi="Cambria Math"/>
                  <w:szCs w:val="26"/>
                </w:rPr>
                <m:t>t</m:t>
              </m:r>
            </w:ins>
            <w:ins w:id="2744" w:author="The Si Tran" w:date="2012-12-06T00:00:00Z">
              <m:r>
                <w:rPr>
                  <w:rFonts w:ascii="Cambria Math" w:hAnsi="Cambria Math"/>
                  <w:szCs w:val="26"/>
                </w:rPr>
                <m:t>=1</m:t>
              </m:r>
            </w:ins>
          </m:sub>
          <m:sup>
            <w:ins w:id="2745" w:author="The Si Tran" w:date="2012-12-06T00:00:00Z">
              <m:r>
                <w:rPr>
                  <w:rFonts w:ascii="Cambria Math" w:hAnsi="Cambria Math"/>
                  <w:szCs w:val="26"/>
                </w:rPr>
                <m:t>n</m:t>
              </m:r>
            </w:ins>
          </m:sup>
          <m:e>
            <m:sSup>
              <m:sSupPr>
                <m:ctrlPr>
                  <w:ins w:id="2746" w:author="The Si Tran" w:date="2012-12-06T00:01:00Z">
                    <w:rPr>
                      <w:rFonts w:ascii="Cambria Math" w:hAnsi="Cambria Math"/>
                      <w:i/>
                      <w:szCs w:val="26"/>
                    </w:rPr>
                  </w:ins>
                </m:ctrlPr>
              </m:sSupPr>
              <m:e>
                <m:d>
                  <m:dPr>
                    <m:ctrlPr>
                      <w:ins w:id="2747" w:author="The Si Tran" w:date="2012-12-06T00:01:00Z">
                        <w:rPr>
                          <w:rFonts w:ascii="Cambria Math" w:hAnsi="Cambria Math"/>
                          <w:i/>
                          <w:szCs w:val="26"/>
                        </w:rPr>
                      </w:ins>
                    </m:ctrlPr>
                  </m:dPr>
                  <m:e>
                    <m:sSub>
                      <m:sSubPr>
                        <m:ctrlPr>
                          <w:ins w:id="2748" w:author="The Si Tran" w:date="2012-12-06T00:01:00Z">
                            <w:rPr>
                              <w:rFonts w:ascii="Cambria Math" w:hAnsi="Cambria Math"/>
                              <w:i/>
                              <w:szCs w:val="26"/>
                            </w:rPr>
                          </w:ins>
                        </m:ctrlPr>
                      </m:sSubPr>
                      <m:e>
                        <m:acc>
                          <m:accPr>
                            <m:ctrlPr>
                              <w:ins w:id="2749" w:author="The Si Tran" w:date="2012-12-06T00:01:00Z">
                                <w:rPr>
                                  <w:rFonts w:ascii="Cambria Math" w:hAnsi="Cambria Math"/>
                                  <w:i/>
                                  <w:szCs w:val="26"/>
                                </w:rPr>
                              </w:ins>
                            </m:ctrlPr>
                          </m:accPr>
                          <m:e>
                            <w:ins w:id="2750" w:author="The Si Tran" w:date="2012-12-06T00:01:00Z">
                              <m:r>
                                <w:rPr>
                                  <w:rFonts w:ascii="Cambria Math" w:hAnsi="Cambria Math"/>
                                  <w:szCs w:val="26"/>
                                </w:rPr>
                                <m:t>Y</m:t>
                              </m:r>
                            </w:ins>
                          </m:e>
                        </m:acc>
                      </m:e>
                      <m:sub>
                        <w:ins w:id="2751" w:author="The Si Tran" w:date="2012-12-06T00:01:00Z">
                          <m:r>
                            <w:rPr>
                              <w:rFonts w:ascii="Cambria Math" w:hAnsi="Cambria Math"/>
                              <w:szCs w:val="26"/>
                            </w:rPr>
                            <m:t>t</m:t>
                          </m:r>
                        </w:ins>
                      </m:sub>
                    </m:sSub>
                    <w:ins w:id="2752" w:author="The Si Tran" w:date="2012-12-06T00:01:00Z">
                      <m:r>
                        <w:rPr>
                          <w:rFonts w:ascii="Cambria Math" w:hAnsi="Cambria Math"/>
                          <w:szCs w:val="26"/>
                        </w:rPr>
                        <m:t>-</m:t>
                      </m:r>
                    </w:ins>
                    <m:sSub>
                      <m:sSubPr>
                        <m:ctrlPr>
                          <w:ins w:id="2753" w:author="The Si Tran" w:date="2012-12-06T00:02:00Z">
                            <w:rPr>
                              <w:rFonts w:ascii="Cambria Math" w:hAnsi="Cambria Math"/>
                              <w:i/>
                              <w:szCs w:val="26"/>
                            </w:rPr>
                          </w:ins>
                        </m:ctrlPr>
                      </m:sSubPr>
                      <m:e>
                        <w:ins w:id="2754" w:author="The Si Tran" w:date="2012-12-06T00:02:00Z">
                          <m:r>
                            <w:rPr>
                              <w:rFonts w:ascii="Cambria Math" w:hAnsi="Cambria Math"/>
                              <w:szCs w:val="26"/>
                            </w:rPr>
                            <m:t>Y</m:t>
                          </m:r>
                        </w:ins>
                      </m:e>
                      <m:sub>
                        <w:ins w:id="2755" w:author="The Si Tran" w:date="2012-12-06T00:02:00Z">
                          <m:r>
                            <w:rPr>
                              <w:rFonts w:ascii="Cambria Math" w:hAnsi="Cambria Math"/>
                              <w:szCs w:val="26"/>
                            </w:rPr>
                            <m:t>t</m:t>
                          </m:r>
                        </w:ins>
                      </m:sub>
                    </m:sSub>
                  </m:e>
                </m:d>
              </m:e>
              <m:sup>
                <w:ins w:id="2756" w:author="The Si Tran" w:date="2012-12-06T00:01:00Z">
                  <m:r>
                    <w:rPr>
                      <w:rFonts w:ascii="Cambria Math" w:hAnsi="Cambria Math"/>
                      <w:szCs w:val="26"/>
                    </w:rPr>
                    <m:t>2</m:t>
                  </m:r>
                </w:ins>
              </m:sup>
            </m:sSup>
          </m:e>
        </m:nary>
      </m:oMath>
      <w:del w:id="2757" w:author="The Si Tran" w:date="2012-12-05T23:58:00Z">
        <w:r w:rsidRPr="005947EE" w:rsidDel="00ED7D29">
          <w:rPr>
            <w:szCs w:val="26"/>
          </w:rPr>
          <w:tab/>
          <w:delText>MSE</w:delText>
        </w:r>
      </w:del>
    </w:p>
    <w:p w14:paraId="5F09576E" w14:textId="77777777" w:rsidR="00C318D3" w:rsidRPr="00263465" w:rsidRDefault="00C318D3">
      <w:pPr>
        <w:rPr>
          <w:szCs w:val="26"/>
        </w:rPr>
      </w:pPr>
    </w:p>
    <w:p w14:paraId="046BF5E6" w14:textId="77777777" w:rsidR="00C318D3" w:rsidRPr="005947EE" w:rsidDel="00D767FA" w:rsidRDefault="00C318D3" w:rsidP="005A22B0">
      <w:pPr>
        <w:rPr>
          <w:del w:id="2758" w:author="The Si Tran" w:date="2012-12-06T00:08:00Z"/>
          <w:szCs w:val="26"/>
        </w:rPr>
      </w:pPr>
      <w:r w:rsidRPr="00B312F5">
        <w:rPr>
          <w:szCs w:val="26"/>
        </w:rPr>
        <w:tab/>
      </w:r>
      <w:r w:rsidRPr="00B312F5">
        <w:rPr>
          <w:szCs w:val="26"/>
        </w:rPr>
        <w:tab/>
      </w:r>
      <w:del w:id="2759" w:author="The Si Tran" w:date="2012-12-14T04:43:00Z">
        <w:r w:rsidRPr="00B312F5" w:rsidDel="001E051F">
          <w:rPr>
            <w:szCs w:val="26"/>
          </w:rPr>
          <w:tab/>
        </w:r>
      </w:del>
      <w:del w:id="2760" w:author="The Si Tran" w:date="2012-12-06T00:02:00Z">
        <w:r w:rsidRPr="00B312F5" w:rsidDel="00734CBA">
          <w:rPr>
            <w:szCs w:val="26"/>
          </w:rPr>
          <w:delText>MAPE</w:delText>
        </w:r>
      </w:del>
      <w:ins w:id="2761"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2762" w:author="The Si Tran" w:date="2012-12-06T00:03:00Z">
                <w:rPr>
                  <w:rFonts w:ascii="Cambria Math" w:hAnsi="Cambria Math"/>
                  <w:i/>
                  <w:szCs w:val="26"/>
                </w:rPr>
              </w:ins>
            </m:ctrlPr>
          </m:naryPr>
          <m:sub>
            <w:ins w:id="2763" w:author="The Si Tran" w:date="2012-12-06T00:03:00Z">
              <m:r>
                <w:rPr>
                  <w:rFonts w:ascii="Cambria Math" w:hAnsi="Cambria Math"/>
                  <w:szCs w:val="26"/>
                </w:rPr>
                <m:t>t=1</m:t>
              </m:r>
            </w:ins>
          </m:sub>
          <m:sup>
            <w:ins w:id="2764" w:author="The Si Tran" w:date="2012-12-06T00:03:00Z">
              <m:r>
                <w:rPr>
                  <w:rFonts w:ascii="Cambria Math" w:hAnsi="Cambria Math"/>
                  <w:szCs w:val="26"/>
                </w:rPr>
                <m:t>n</m:t>
              </m:r>
            </w:ins>
          </m:sup>
          <m:e>
            <m:d>
              <m:dPr>
                <m:begChr m:val="|"/>
                <m:endChr m:val="|"/>
                <m:ctrlPr>
                  <w:ins w:id="2765" w:author="The Si Tran" w:date="2012-12-06T00:03:00Z">
                    <w:rPr>
                      <w:rFonts w:ascii="Cambria Math" w:hAnsi="Cambria Math"/>
                      <w:i/>
                      <w:szCs w:val="26"/>
                    </w:rPr>
                  </w:ins>
                </m:ctrlPr>
              </m:dPr>
              <m:e>
                <m:f>
                  <m:fPr>
                    <m:ctrlPr>
                      <w:ins w:id="2766" w:author="The Si Tran" w:date="2012-12-06T00:03:00Z">
                        <w:rPr>
                          <w:rFonts w:ascii="Cambria Math" w:hAnsi="Cambria Math"/>
                          <w:i/>
                          <w:szCs w:val="26"/>
                        </w:rPr>
                      </w:ins>
                    </m:ctrlPr>
                  </m:fPr>
                  <m:num>
                    <m:sSub>
                      <m:sSubPr>
                        <m:ctrlPr>
                          <w:ins w:id="2767" w:author="The Si Tran" w:date="2012-12-06T00:03:00Z">
                            <w:rPr>
                              <w:rFonts w:ascii="Cambria Math" w:hAnsi="Cambria Math"/>
                              <w:i/>
                              <w:szCs w:val="26"/>
                            </w:rPr>
                          </w:ins>
                        </m:ctrlPr>
                      </m:sSubPr>
                      <m:e>
                        <m:acc>
                          <m:accPr>
                            <m:ctrlPr>
                              <w:ins w:id="2768" w:author="The Si Tran" w:date="2012-12-06T00:03:00Z">
                                <w:rPr>
                                  <w:rFonts w:ascii="Cambria Math" w:hAnsi="Cambria Math"/>
                                  <w:i/>
                                  <w:szCs w:val="26"/>
                                </w:rPr>
                              </w:ins>
                            </m:ctrlPr>
                          </m:accPr>
                          <m:e>
                            <w:ins w:id="2769" w:author="The Si Tran" w:date="2012-12-06T00:03:00Z">
                              <m:r>
                                <w:rPr>
                                  <w:rFonts w:ascii="Cambria Math" w:hAnsi="Cambria Math"/>
                                  <w:szCs w:val="26"/>
                                </w:rPr>
                                <m:t>Y</m:t>
                              </m:r>
                            </w:ins>
                          </m:e>
                        </m:acc>
                      </m:e>
                      <m:sub>
                        <w:ins w:id="2770" w:author="The Si Tran" w:date="2012-12-06T00:03:00Z">
                          <m:r>
                            <w:rPr>
                              <w:rFonts w:ascii="Cambria Math" w:hAnsi="Cambria Math"/>
                              <w:szCs w:val="26"/>
                            </w:rPr>
                            <m:t>t-</m:t>
                          </m:r>
                        </w:ins>
                      </m:sub>
                    </m:sSub>
                    <m:sSub>
                      <m:sSubPr>
                        <m:ctrlPr>
                          <w:ins w:id="2771" w:author="The Si Tran" w:date="2012-12-06T00:04:00Z">
                            <w:rPr>
                              <w:rFonts w:ascii="Cambria Math" w:hAnsi="Cambria Math"/>
                              <w:i/>
                              <w:szCs w:val="26"/>
                            </w:rPr>
                          </w:ins>
                        </m:ctrlPr>
                      </m:sSubPr>
                      <m:e>
                        <w:ins w:id="2772" w:author="The Si Tran" w:date="2012-12-06T00:04:00Z">
                          <m:r>
                            <w:rPr>
                              <w:rFonts w:ascii="Cambria Math" w:hAnsi="Cambria Math"/>
                              <w:szCs w:val="26"/>
                            </w:rPr>
                            <m:t>Y</m:t>
                          </m:r>
                        </w:ins>
                      </m:e>
                      <m:sub>
                        <w:ins w:id="2773" w:author="The Si Tran" w:date="2012-12-06T00:04:00Z">
                          <m:r>
                            <w:rPr>
                              <w:rFonts w:ascii="Cambria Math" w:hAnsi="Cambria Math"/>
                              <w:szCs w:val="26"/>
                            </w:rPr>
                            <m:t>t</m:t>
                          </m:r>
                        </w:ins>
                      </m:sub>
                    </m:sSub>
                  </m:num>
                  <m:den>
                    <m:sSub>
                      <m:sSubPr>
                        <m:ctrlPr>
                          <w:ins w:id="2774" w:author="The Si Tran" w:date="2012-12-06T00:04:00Z">
                            <w:rPr>
                              <w:rFonts w:ascii="Cambria Math" w:hAnsi="Cambria Math"/>
                              <w:i/>
                              <w:szCs w:val="26"/>
                            </w:rPr>
                          </w:ins>
                        </m:ctrlPr>
                      </m:sSubPr>
                      <m:e>
                        <w:ins w:id="2775" w:author="The Si Tran" w:date="2012-12-06T00:04:00Z">
                          <m:r>
                            <w:rPr>
                              <w:rFonts w:ascii="Cambria Math" w:hAnsi="Cambria Math"/>
                              <w:szCs w:val="26"/>
                            </w:rPr>
                            <m:t>Y</m:t>
                          </m:r>
                        </w:ins>
                      </m:e>
                      <m:sub>
                        <w:ins w:id="2776" w:author="The Si Tran" w:date="2012-12-06T00:04:00Z">
                          <m:r>
                            <w:rPr>
                              <w:rFonts w:ascii="Cambria Math" w:hAnsi="Cambria Math"/>
                              <w:szCs w:val="26"/>
                            </w:rPr>
                            <m:t>t</m:t>
                          </m:r>
                        </w:ins>
                      </m:sub>
                    </m:sSub>
                  </m:den>
                </m:f>
              </m:e>
            </m:d>
          </m:e>
        </m:nary>
      </m:oMath>
    </w:p>
    <w:p w14:paraId="3CC5315A" w14:textId="77777777" w:rsidR="00C318D3" w:rsidRPr="00E12D24" w:rsidRDefault="00C318D3" w:rsidP="005A22B0">
      <w:pPr>
        <w:rPr>
          <w:szCs w:val="26"/>
        </w:rPr>
      </w:pPr>
    </w:p>
    <w:p w14:paraId="74031765" w14:textId="77777777" w:rsidR="00726875" w:rsidRDefault="00C318D3" w:rsidP="005A22B0">
      <w:pPr>
        <w:rPr>
          <w:ins w:id="2777"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778" w:author="The Si Tran" w:date="2012-12-12T07:56:00Z"/>
        </w:rPr>
        <w:pPrChange w:id="2779" w:author="The Si Tran" w:date="2012-12-12T07:56:00Z">
          <w:pPr>
            <w:spacing w:before="0" w:after="200" w:line="276" w:lineRule="auto"/>
            <w:jc w:val="left"/>
          </w:pPr>
        </w:pPrChange>
      </w:pPr>
      <w:ins w:id="2780" w:author="The Si Tran" w:date="2012-12-12T07:56:00Z">
        <w:r>
          <w:br w:type="page"/>
        </w:r>
      </w:ins>
    </w:p>
    <w:p w14:paraId="252F9628" w14:textId="77777777" w:rsidR="00C318D3" w:rsidRPr="0095710D" w:rsidDel="004F5E08" w:rsidRDefault="00C318D3" w:rsidP="005A22B0">
      <w:pPr>
        <w:rPr>
          <w:del w:id="2781" w:author="The Si Tran" w:date="2012-12-11T21:17:00Z"/>
          <w:sz w:val="32"/>
          <w:szCs w:val="32"/>
          <w:lang w:val="fr-FR"/>
          <w:rPrChange w:id="2782" w:author="The Si Tran" w:date="2012-12-12T13:54:00Z">
            <w:rPr>
              <w:del w:id="2783" w:author="The Si Tran" w:date="2012-12-11T21:17:00Z"/>
              <w:sz w:val="28"/>
              <w:szCs w:val="28"/>
              <w:lang w:val="fr-FR"/>
            </w:rPr>
          </w:rPrChange>
        </w:rPr>
      </w:pPr>
      <w:del w:id="2784" w:author="The Si Tran" w:date="2012-12-08T15:24:00Z">
        <w:r w:rsidRPr="0095710D" w:rsidDel="004E0543">
          <w:rPr>
            <w:sz w:val="32"/>
            <w:szCs w:val="32"/>
            <w:rPrChange w:id="2785" w:author="The Si Tran" w:date="2012-12-12T13:54:00Z">
              <w:rPr>
                <w:szCs w:val="26"/>
              </w:rPr>
            </w:rPrChange>
          </w:rPr>
          <w:lastRenderedPageBreak/>
          <w:delText>MPE</w:delText>
        </w:r>
      </w:del>
      <w:bookmarkStart w:id="2786" w:name="_Toc343083575"/>
      <w:bookmarkStart w:id="2787" w:name="_Toc343083789"/>
      <w:bookmarkStart w:id="2788" w:name="_Toc343084000"/>
      <w:bookmarkStart w:id="2789" w:name="_Toc343220759"/>
      <w:bookmarkStart w:id="2790" w:name="_Toc343232263"/>
      <w:bookmarkStart w:id="2791" w:name="_Toc343232676"/>
      <w:bookmarkStart w:id="2792" w:name="_Toc343232961"/>
      <w:bookmarkStart w:id="2793" w:name="_Toc343415466"/>
      <w:bookmarkEnd w:id="2786"/>
      <w:bookmarkEnd w:id="2787"/>
      <w:bookmarkEnd w:id="2788"/>
      <w:bookmarkEnd w:id="2789"/>
      <w:bookmarkEnd w:id="2790"/>
      <w:bookmarkEnd w:id="2791"/>
      <w:bookmarkEnd w:id="2792"/>
      <w:bookmarkEnd w:id="2793"/>
    </w:p>
    <w:p w14:paraId="2DA0346E" w14:textId="77777777" w:rsidR="00D92047" w:rsidRPr="0095710D" w:rsidDel="004F5E08" w:rsidRDefault="00D92047" w:rsidP="005A22B0">
      <w:pPr>
        <w:rPr>
          <w:del w:id="2794" w:author="The Si Tran" w:date="2012-12-11T21:17:00Z"/>
          <w:sz w:val="32"/>
          <w:szCs w:val="32"/>
          <w:lang w:val="fr-FR"/>
          <w:rPrChange w:id="2795" w:author="The Si Tran" w:date="2012-12-12T13:54:00Z">
            <w:rPr>
              <w:del w:id="2796" w:author="The Si Tran" w:date="2012-12-11T21:17:00Z"/>
              <w:sz w:val="28"/>
              <w:szCs w:val="28"/>
              <w:lang w:val="fr-FR"/>
            </w:rPr>
          </w:rPrChange>
        </w:rPr>
      </w:pPr>
      <w:bookmarkStart w:id="2797" w:name="_Toc343083576"/>
      <w:bookmarkStart w:id="2798" w:name="_Toc343083790"/>
      <w:bookmarkStart w:id="2799" w:name="_Toc343084001"/>
      <w:bookmarkStart w:id="2800" w:name="_Toc343220760"/>
      <w:bookmarkStart w:id="2801" w:name="_Toc343232264"/>
      <w:bookmarkStart w:id="2802" w:name="_Toc343232677"/>
      <w:bookmarkStart w:id="2803" w:name="_Toc343232962"/>
      <w:bookmarkStart w:id="2804" w:name="_Toc343415467"/>
      <w:bookmarkEnd w:id="2797"/>
      <w:bookmarkEnd w:id="2798"/>
      <w:bookmarkEnd w:id="2799"/>
      <w:bookmarkEnd w:id="2800"/>
      <w:bookmarkEnd w:id="2801"/>
      <w:bookmarkEnd w:id="2802"/>
      <w:bookmarkEnd w:id="2803"/>
      <w:bookmarkEnd w:id="2804"/>
    </w:p>
    <w:p w14:paraId="760826C4" w14:textId="77777777" w:rsidR="006A21F7" w:rsidRPr="0095710D" w:rsidDel="00726875" w:rsidRDefault="006A21F7" w:rsidP="005A22B0">
      <w:pPr>
        <w:rPr>
          <w:del w:id="2805" w:author="The Si Tran" w:date="2012-12-12T07:56:00Z"/>
          <w:sz w:val="32"/>
          <w:szCs w:val="32"/>
          <w:rPrChange w:id="2806" w:author="The Si Tran" w:date="2012-12-12T13:54:00Z">
            <w:rPr>
              <w:del w:id="2807" w:author="The Si Tran" w:date="2012-12-12T07:56:00Z"/>
              <w:szCs w:val="26"/>
            </w:rPr>
          </w:rPrChange>
        </w:rPr>
      </w:pPr>
      <w:bookmarkStart w:id="2808" w:name="_Toc343083577"/>
      <w:bookmarkStart w:id="2809" w:name="_Toc343083791"/>
      <w:bookmarkStart w:id="2810" w:name="_Toc343084002"/>
      <w:bookmarkStart w:id="2811" w:name="_Toc343220761"/>
      <w:bookmarkStart w:id="2812" w:name="_Toc343232265"/>
      <w:bookmarkStart w:id="2813" w:name="_Toc343232678"/>
      <w:bookmarkStart w:id="2814" w:name="_Toc343232963"/>
      <w:bookmarkStart w:id="2815" w:name="_Toc343415468"/>
      <w:bookmarkEnd w:id="2808"/>
      <w:bookmarkEnd w:id="2809"/>
      <w:bookmarkEnd w:id="2810"/>
      <w:bookmarkEnd w:id="2811"/>
      <w:bookmarkEnd w:id="2812"/>
      <w:bookmarkEnd w:id="2813"/>
      <w:bookmarkEnd w:id="2814"/>
      <w:bookmarkEnd w:id="2815"/>
    </w:p>
    <w:p w14:paraId="31C41FFF" w14:textId="77777777" w:rsidR="006A21F7" w:rsidRPr="0095710D" w:rsidRDefault="006A21F7" w:rsidP="003E4DFC">
      <w:pPr>
        <w:pStyle w:val="Heading1"/>
        <w:pPrChange w:id="2816" w:author="The Si Tran" w:date="2012-12-16T09:44:00Z">
          <w:pPr>
            <w:pStyle w:val="Heading1"/>
            <w:jc w:val="left"/>
          </w:pPr>
        </w:pPrChange>
      </w:pPr>
      <w:bookmarkStart w:id="2817" w:name="_Toc343415469"/>
      <w:r w:rsidRPr="0095710D">
        <w:rPr>
          <w:rPrChange w:id="2818" w:author="The Si Tran" w:date="2012-12-12T13:54:00Z">
            <w:rPr>
              <w:rFonts w:cs="Times New Roman"/>
              <w:b w:val="0"/>
              <w:bCs w:val="0"/>
              <w:kern w:val="0"/>
              <w:sz w:val="26"/>
              <w:szCs w:val="22"/>
            </w:rPr>
          </w:rPrChange>
        </w:rPr>
        <w:t xml:space="preserve">: </w:t>
      </w:r>
      <w:del w:id="2819" w:author="The Si Tran" w:date="2012-12-12T13:54:00Z">
        <w:r w:rsidRPr="0095710D" w:rsidDel="0095710D">
          <w:rPr>
            <w:rPrChange w:id="2820" w:author="The Si Tran" w:date="2012-12-12T13:54:00Z">
              <w:rPr>
                <w:rFonts w:cs="Times New Roman"/>
                <w:b w:val="0"/>
                <w:bCs w:val="0"/>
                <w:kern w:val="0"/>
                <w:sz w:val="26"/>
                <w:szCs w:val="22"/>
              </w:rPr>
            </w:rPrChange>
          </w:rPr>
          <w:delText>Mô hình ARIMA</w:delText>
        </w:r>
      </w:del>
      <w:ins w:id="2821" w:author="The Si Tran" w:date="2012-12-12T13:54:00Z">
        <w:r w:rsidR="0095710D" w:rsidRPr="0095710D">
          <w:rPr>
            <w:rPrChange w:id="2822" w:author="The Si Tran" w:date="2012-12-12T13:54:00Z">
              <w:rPr>
                <w:sz w:val="26"/>
                <w:szCs w:val="26"/>
              </w:rPr>
            </w:rPrChange>
          </w:rPr>
          <w:t>MÔ HÌNH ARIMA</w:t>
        </w:r>
      </w:ins>
      <w:bookmarkEnd w:id="2817"/>
    </w:p>
    <w:p w14:paraId="4C0C379A" w14:textId="77777777" w:rsidR="006A21F7" w:rsidRPr="0049233F" w:rsidDel="00555D32" w:rsidRDefault="006A21F7" w:rsidP="006A21F7">
      <w:pPr>
        <w:ind w:firstLine="547"/>
        <w:rPr>
          <w:del w:id="2823" w:author="The Si Tran" w:date="2012-12-14T04:45:00Z"/>
          <w:szCs w:val="26"/>
          <w:lang w:val="fr-FR"/>
          <w:rPrChange w:id="2824" w:author="The Si Tran" w:date="2012-12-05T23:02:00Z">
            <w:rPr>
              <w:del w:id="2825" w:author="The Si Tran" w:date="2012-12-14T04:45:00Z"/>
              <w:sz w:val="28"/>
              <w:szCs w:val="28"/>
              <w:lang w:val="fr-FR"/>
            </w:rPr>
          </w:rPrChange>
        </w:rPr>
      </w:pPr>
      <w:r w:rsidRPr="0049233F">
        <w:rPr>
          <w:szCs w:val="26"/>
          <w:lang w:val="fr-FR"/>
          <w:rPrChange w:id="2826"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2827"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2828" w:author="The Si Tran" w:date="2012-12-05T23:02:00Z">
            <w:rPr>
              <w:lang w:val="fr-FR"/>
            </w:rPr>
          </w:rPrChange>
        </w:rPr>
      </w:pPr>
      <w:bookmarkStart w:id="2829" w:name="_Toc312142550"/>
      <w:bookmarkStart w:id="2830" w:name="_Toc343415470"/>
      <w:r w:rsidRPr="0049233F">
        <w:rPr>
          <w:sz w:val="26"/>
          <w:szCs w:val="26"/>
          <w:lang w:val="fr-FR"/>
          <w:rPrChange w:id="2831" w:author="The Si Tran" w:date="2012-12-05T23:02:00Z">
            <w:rPr>
              <w:rFonts w:cs="Times New Roman"/>
              <w:b w:val="0"/>
              <w:bCs w:val="0"/>
              <w:iCs w:val="0"/>
              <w:sz w:val="26"/>
              <w:szCs w:val="22"/>
              <w:lang w:val="fr-FR"/>
            </w:rPr>
          </w:rPrChange>
        </w:rPr>
        <w:t>Mô hình trung bình di động bậc q, MA(q)</w:t>
      </w:r>
      <w:bookmarkEnd w:id="2829"/>
      <w:bookmarkEnd w:id="2830"/>
    </w:p>
    <w:p w14:paraId="2E4BA18E" w14:textId="77777777" w:rsidR="006A21F7" w:rsidRPr="0049233F" w:rsidDel="007B42A6" w:rsidRDefault="006A21F7" w:rsidP="006A21F7">
      <w:pPr>
        <w:ind w:left="540"/>
        <w:rPr>
          <w:del w:id="2832" w:author="The Si Tran" w:date="2012-12-12T00:09:00Z"/>
          <w:color w:val="FF0000"/>
          <w:szCs w:val="26"/>
          <w:lang w:val="fr-FR"/>
          <w:rPrChange w:id="2833" w:author="The Si Tran" w:date="2012-12-05T23:02:00Z">
            <w:rPr>
              <w:del w:id="2834" w:author="The Si Tran" w:date="2012-12-12T00:09:00Z"/>
              <w:color w:val="FF0000"/>
              <w:sz w:val="36"/>
              <w:lang w:val="fr-FR"/>
            </w:rPr>
          </w:rPrChange>
        </w:rPr>
      </w:pPr>
      <w:del w:id="2835" w:author="The Si Tran" w:date="2012-12-12T00:09:00Z">
        <w:r w:rsidRPr="0049233F" w:rsidDel="007B42A6">
          <w:rPr>
            <w:color w:val="FF0000"/>
            <w:szCs w:val="26"/>
            <w:lang w:val="fr-FR"/>
            <w:rPrChange w:id="2836" w:author="The Si Tran" w:date="2012-12-05T23:02:00Z">
              <w:rPr>
                <w:color w:val="FF0000"/>
                <w:sz w:val="36"/>
                <w:lang w:val="fr-FR"/>
              </w:rPr>
            </w:rPrChange>
          </w:rPr>
          <w:delText>Giới thiệu mô hình di động</w:delText>
        </w:r>
      </w:del>
    </w:p>
    <w:p w14:paraId="26819609" w14:textId="77777777" w:rsidR="006A21F7" w:rsidRPr="0049233F" w:rsidDel="004657FC" w:rsidRDefault="006A21F7" w:rsidP="006A21F7">
      <w:pPr>
        <w:ind w:left="540"/>
        <w:rPr>
          <w:del w:id="2837" w:author="The Si Tran" w:date="2012-12-06T03:56:00Z"/>
          <w:color w:val="FF0000"/>
          <w:szCs w:val="26"/>
          <w:lang w:val="fr-FR"/>
          <w:rPrChange w:id="2838" w:author="The Si Tran" w:date="2012-12-05T23:02:00Z">
            <w:rPr>
              <w:del w:id="2839" w:author="The Si Tran" w:date="2012-12-06T03:56:00Z"/>
              <w:color w:val="FF0000"/>
              <w:sz w:val="36"/>
              <w:lang w:val="fr-FR"/>
            </w:rPr>
          </w:rPrChange>
        </w:rPr>
      </w:pPr>
      <w:del w:id="2840" w:author="The Si Tran" w:date="2012-12-06T03:56:00Z">
        <w:r w:rsidRPr="0049233F" w:rsidDel="004657FC">
          <w:rPr>
            <w:color w:val="FF0000"/>
            <w:szCs w:val="26"/>
            <w:lang w:val="fr-FR"/>
            <w:rPrChange w:id="2841" w:author="The Si Tran" w:date="2012-12-05T23:02:00Z">
              <w:rPr>
                <w:color w:val="FF0000"/>
                <w:sz w:val="36"/>
                <w:lang w:val="fr-FR"/>
              </w:rPr>
            </w:rPrChange>
          </w:rPr>
          <w:delText>Cách thức tính các hệ số trong mô hình ?</w:delText>
        </w:r>
      </w:del>
    </w:p>
    <w:p w14:paraId="54659BC1" w14:textId="77777777" w:rsidR="006A21F7" w:rsidRDefault="006A21F7" w:rsidP="006A21F7">
      <w:pPr>
        <w:ind w:firstLine="540"/>
        <w:rPr>
          <w:ins w:id="2842" w:author="The Si Tran" w:date="2012-12-06T00:09:00Z"/>
          <w:szCs w:val="26"/>
          <w:lang w:val="fr-FR"/>
        </w:rPr>
      </w:pPr>
      <w:r w:rsidRPr="0049233F">
        <w:rPr>
          <w:szCs w:val="26"/>
          <w:lang w:val="fr-FR"/>
          <w:rPrChange w:id="2843" w:author="The Si Tran" w:date="2012-12-05T23:02:00Z">
            <w:rPr>
              <w:sz w:val="28"/>
              <w:szCs w:val="28"/>
              <w:lang w:val="fr-FR"/>
            </w:rPr>
          </w:rPrChange>
        </w:rPr>
        <w:t xml:space="preserve">Mô hình MA(q) là mô hình có dạng </w:t>
      </w:r>
    </w:p>
    <w:p w14:paraId="591515B3" w14:textId="77777777" w:rsidR="003D0FA1" w:rsidRPr="003D0FA1" w:rsidDel="004657FC" w:rsidRDefault="00537CF3">
      <w:pPr>
        <w:ind w:left="1440" w:firstLine="720"/>
        <w:rPr>
          <w:del w:id="2844" w:author="The Si Tran" w:date="2012-12-06T03:55:00Z"/>
          <w:szCs w:val="26"/>
          <w:lang w:val="fr-FR"/>
          <w:rPrChange w:id="2845" w:author="The Si Tran" w:date="2012-12-06T00:10:00Z">
            <w:rPr>
              <w:del w:id="2846" w:author="The Si Tran" w:date="2012-12-06T03:55:00Z"/>
              <w:sz w:val="28"/>
              <w:szCs w:val="28"/>
              <w:lang w:val="fr-FR"/>
            </w:rPr>
          </w:rPrChange>
        </w:rPr>
        <w:pPrChange w:id="2847" w:author="The Si Tran" w:date="2012-12-06T03:55:00Z">
          <w:pPr>
            <w:ind w:firstLine="540"/>
          </w:pPr>
        </w:pPrChange>
      </w:pPr>
      <m:oMathPara>
        <m:oMathParaPr>
          <m:jc m:val="left"/>
        </m:oMathParaPr>
        <m:oMath>
          <m:sSub>
            <m:sSubPr>
              <m:ctrlPr>
                <w:ins w:id="2848" w:author="The Si Tran" w:date="2012-12-06T00:10:00Z">
                  <w:rPr>
                    <w:rFonts w:ascii="Cambria Math" w:hAnsi="Cambria Math"/>
                    <w:i/>
                    <w:szCs w:val="26"/>
                    <w:lang w:val="fr-FR"/>
                  </w:rPr>
                </w:ins>
              </m:ctrlPr>
            </m:sSubPr>
            <m:e>
              <w:ins w:id="2849" w:author="The Si Tran" w:date="2012-12-06T00:10:00Z">
                <m:r>
                  <w:rPr>
                    <w:rFonts w:ascii="Cambria Math" w:hAnsi="Cambria Math"/>
                    <w:szCs w:val="26"/>
                    <w:lang w:val="fr-FR"/>
                  </w:rPr>
                  <m:t>y</m:t>
                </m:r>
              </w:ins>
            </m:e>
            <m:sub>
              <w:ins w:id="2850" w:author="The Si Tran" w:date="2012-12-06T00:10:00Z">
                <m:r>
                  <w:rPr>
                    <w:rFonts w:ascii="Cambria Math" w:hAnsi="Cambria Math"/>
                    <w:szCs w:val="26"/>
                    <w:lang w:val="fr-FR"/>
                  </w:rPr>
                  <m:t>t</m:t>
                </m:r>
              </w:ins>
            </m:sub>
          </m:sSub>
          <w:ins w:id="2851" w:author="The Si Tran" w:date="2012-12-06T00:10:00Z">
            <m:r>
              <w:rPr>
                <w:rFonts w:ascii="Cambria Math" w:hAnsi="Cambria Math"/>
                <w:szCs w:val="26"/>
                <w:lang w:val="fr-FR"/>
              </w:rPr>
              <m:t>=μ+</m:t>
            </m:r>
          </w:ins>
          <m:sSub>
            <m:sSubPr>
              <m:ctrlPr>
                <w:ins w:id="2852" w:author="The Si Tran" w:date="2012-12-06T00:10:00Z">
                  <w:rPr>
                    <w:rFonts w:ascii="Cambria Math" w:hAnsi="Cambria Math"/>
                    <w:i/>
                    <w:szCs w:val="26"/>
                    <w:lang w:val="fr-FR"/>
                  </w:rPr>
                </w:ins>
              </m:ctrlPr>
            </m:sSubPr>
            <m:e>
              <w:ins w:id="2853" w:author="The Si Tran" w:date="2012-12-06T00:10:00Z">
                <m:r>
                  <w:rPr>
                    <w:rFonts w:ascii="Cambria Math" w:hAnsi="Cambria Math"/>
                    <w:szCs w:val="26"/>
                    <w:lang w:val="fr-FR"/>
                  </w:rPr>
                  <m:t>ε</m:t>
                </m:r>
              </w:ins>
            </m:e>
            <m:sub>
              <w:ins w:id="2854" w:author="The Si Tran" w:date="2012-12-06T00:10:00Z">
                <m:r>
                  <w:rPr>
                    <w:rFonts w:ascii="Cambria Math" w:hAnsi="Cambria Math"/>
                    <w:szCs w:val="26"/>
                    <w:lang w:val="fr-FR"/>
                  </w:rPr>
                  <m:t>t</m:t>
                </m:r>
              </w:ins>
            </m:sub>
          </m:sSub>
          <w:ins w:id="2855" w:author="The Si Tran" w:date="2012-12-06T00:10:00Z">
            <m:r>
              <w:rPr>
                <w:rFonts w:ascii="Cambria Math" w:hAnsi="Cambria Math"/>
                <w:szCs w:val="26"/>
                <w:lang w:val="fr-FR"/>
              </w:rPr>
              <m:t>-</m:t>
            </m:r>
          </w:ins>
          <m:sSub>
            <m:sSubPr>
              <m:ctrlPr>
                <w:ins w:id="2856" w:author="The Si Tran" w:date="2012-12-06T00:10:00Z">
                  <w:rPr>
                    <w:rFonts w:ascii="Cambria Math" w:hAnsi="Cambria Math"/>
                    <w:i/>
                    <w:szCs w:val="26"/>
                    <w:lang w:val="fr-FR"/>
                  </w:rPr>
                </w:ins>
              </m:ctrlPr>
            </m:sSubPr>
            <m:e>
              <w:ins w:id="2857" w:author="The Si Tran" w:date="2012-12-06T00:10:00Z">
                <m:r>
                  <w:rPr>
                    <w:rFonts w:ascii="Cambria Math" w:hAnsi="Cambria Math"/>
                    <w:szCs w:val="26"/>
                    <w:lang w:val="fr-FR"/>
                  </w:rPr>
                  <m:t>θ</m:t>
                </m:r>
              </w:ins>
            </m:e>
            <m:sub>
              <w:ins w:id="2858" w:author="The Si Tran" w:date="2012-12-06T00:10:00Z">
                <m:r>
                  <w:rPr>
                    <w:rFonts w:ascii="Cambria Math" w:hAnsi="Cambria Math"/>
                    <w:szCs w:val="26"/>
                    <w:lang w:val="fr-FR"/>
                  </w:rPr>
                  <m:t>1</m:t>
                </m:r>
              </w:ins>
            </m:sub>
          </m:sSub>
          <m:sSub>
            <m:sSubPr>
              <m:ctrlPr>
                <w:ins w:id="2859" w:author="The Si Tran" w:date="2012-12-06T00:10:00Z">
                  <w:rPr>
                    <w:rFonts w:ascii="Cambria Math" w:hAnsi="Cambria Math"/>
                    <w:i/>
                    <w:szCs w:val="26"/>
                    <w:lang w:val="fr-FR"/>
                  </w:rPr>
                </w:ins>
              </m:ctrlPr>
            </m:sSubPr>
            <m:e>
              <w:ins w:id="2860" w:author="The Si Tran" w:date="2012-12-06T00:10:00Z">
                <m:r>
                  <w:rPr>
                    <w:rFonts w:ascii="Cambria Math" w:hAnsi="Cambria Math"/>
                    <w:szCs w:val="26"/>
                    <w:lang w:val="fr-FR"/>
                  </w:rPr>
                  <m:t>ε</m:t>
                </m:r>
              </w:ins>
            </m:e>
            <m:sub>
              <w:ins w:id="2861" w:author="The Si Tran" w:date="2012-12-06T00:10:00Z">
                <m:r>
                  <w:rPr>
                    <w:rFonts w:ascii="Cambria Math" w:hAnsi="Cambria Math"/>
                    <w:szCs w:val="26"/>
                    <w:lang w:val="fr-FR"/>
                  </w:rPr>
                  <m:t>t</m:t>
                </m:r>
              </w:ins>
              <w:ins w:id="2862" w:author="The Si Tran" w:date="2012-12-06T00:11:00Z">
                <m:r>
                  <w:rPr>
                    <w:rFonts w:ascii="Cambria Math" w:hAnsi="Cambria Math"/>
                    <w:szCs w:val="26"/>
                    <w:lang w:val="fr-FR"/>
                  </w:rPr>
                  <m:t>-1</m:t>
                </m:r>
              </w:ins>
            </m:sub>
          </m:sSub>
          <w:ins w:id="2863" w:author="The Si Tran" w:date="2012-12-06T00:11:00Z">
            <m:r>
              <w:rPr>
                <w:rFonts w:ascii="Cambria Math" w:hAnsi="Cambria Math"/>
                <w:szCs w:val="26"/>
                <w:lang w:val="fr-FR"/>
              </w:rPr>
              <m:t>-…-</m:t>
            </m:r>
          </w:ins>
          <m:sSub>
            <m:sSubPr>
              <m:ctrlPr>
                <w:ins w:id="2864" w:author="The Si Tran" w:date="2012-12-06T00:11:00Z">
                  <w:rPr>
                    <w:rFonts w:ascii="Cambria Math" w:hAnsi="Cambria Math"/>
                    <w:i/>
                    <w:szCs w:val="26"/>
                    <w:lang w:val="fr-FR"/>
                  </w:rPr>
                </w:ins>
              </m:ctrlPr>
            </m:sSubPr>
            <m:e>
              <w:ins w:id="2865" w:author="The Si Tran" w:date="2012-12-06T00:11:00Z">
                <m:r>
                  <w:rPr>
                    <w:rFonts w:ascii="Cambria Math" w:hAnsi="Cambria Math"/>
                    <w:szCs w:val="26"/>
                    <w:lang w:val="fr-FR"/>
                  </w:rPr>
                  <m:t>θ</m:t>
                </m:r>
              </w:ins>
            </m:e>
            <m:sub>
              <w:ins w:id="2866" w:author="The Si Tran" w:date="2012-12-06T00:11:00Z">
                <m:r>
                  <w:rPr>
                    <w:rFonts w:ascii="Cambria Math" w:hAnsi="Cambria Math"/>
                    <w:szCs w:val="26"/>
                    <w:lang w:val="fr-FR"/>
                  </w:rPr>
                  <m:t>q</m:t>
                </m:r>
              </w:ins>
            </m:sub>
          </m:sSub>
          <m:sSub>
            <m:sSubPr>
              <m:ctrlPr>
                <w:ins w:id="2867" w:author="The Si Tran" w:date="2012-12-06T00:11:00Z">
                  <w:rPr>
                    <w:rFonts w:ascii="Cambria Math" w:hAnsi="Cambria Math"/>
                    <w:i/>
                    <w:szCs w:val="26"/>
                    <w:lang w:val="fr-FR"/>
                  </w:rPr>
                </w:ins>
              </m:ctrlPr>
            </m:sSubPr>
            <m:e>
              <w:ins w:id="2868" w:author="The Si Tran" w:date="2012-12-06T00:11:00Z">
                <m:r>
                  <w:rPr>
                    <w:rFonts w:ascii="Cambria Math" w:hAnsi="Cambria Math"/>
                    <w:szCs w:val="26"/>
                    <w:lang w:val="fr-FR"/>
                  </w:rPr>
                  <m:t>ε</m:t>
                </m:r>
              </w:ins>
            </m:e>
            <m:sub>
              <w:ins w:id="2869" w:author="The Si Tran" w:date="2012-12-06T00:11:00Z">
                <m:r>
                  <w:rPr>
                    <w:rFonts w:ascii="Cambria Math" w:hAnsi="Cambria Math"/>
                    <w:szCs w:val="26"/>
                    <w:lang w:val="fr-FR"/>
                  </w:rPr>
                  <m:t>t-q</m:t>
                </m:r>
              </w:ins>
            </m:sub>
          </m:sSub>
          <w:ins w:id="2870" w:author="The Si Tran" w:date="2012-12-06T03:54:00Z">
            <m:r>
              <w:rPr>
                <w:rFonts w:ascii="Cambria Math" w:hAnsi="Cambria Math"/>
                <w:szCs w:val="26"/>
                <w:lang w:val="fr-FR"/>
              </w:rPr>
              <m:t xml:space="preserve">                  (3.1)</m:t>
            </m:r>
          </w:ins>
          <w:ins w:id="2871" w:author="The Si Tran" w:date="2012-12-06T03:53:00Z">
            <m:r>
              <w:rPr>
                <w:rFonts w:ascii="Cambria Math" w:hAnsi="Cambria Math"/>
                <w:szCs w:val="26"/>
                <w:lang w:val="fr-FR"/>
              </w:rPr>
              <m:t xml:space="preserve"> </m:t>
            </m:r>
          </w:ins>
        </m:oMath>
      </m:oMathPara>
    </w:p>
    <w:p w14:paraId="18EE6506" w14:textId="77777777" w:rsidR="006A21F7" w:rsidRPr="0049233F" w:rsidRDefault="006A21F7">
      <w:pPr>
        <w:ind w:left="1440" w:firstLine="720"/>
        <w:rPr>
          <w:szCs w:val="26"/>
          <w:lang w:val="fr-FR"/>
          <w:rPrChange w:id="2872" w:author="The Si Tran" w:date="2012-12-05T23:02:00Z">
            <w:rPr>
              <w:sz w:val="28"/>
              <w:szCs w:val="28"/>
              <w:lang w:val="fr-FR"/>
            </w:rPr>
          </w:rPrChange>
        </w:rPr>
        <w:pPrChange w:id="2873" w:author="The Si Tran" w:date="2012-12-06T03:55:00Z">
          <w:pPr>
            <w:ind w:firstLine="540"/>
          </w:pPr>
        </w:pPrChange>
      </w:pPr>
      <w:del w:id="2874" w:author="The Si Tran" w:date="2012-12-06T00:12:00Z">
        <w:r w:rsidRPr="00082976" w:rsidDel="00A81DD7">
          <w:rPr>
            <w:position w:val="-14"/>
            <w:szCs w:val="26"/>
            <w:lang w:val="fr-FR"/>
          </w:rPr>
          <w:object w:dxaOrig="2880" w:dyaOrig="380" w14:anchorId="5190E4CE">
            <v:shape id="_x0000_i1044" type="#_x0000_t75" style="width:206.8pt;height:27.65pt" o:ole="">
              <v:imagedata r:id="rId55" o:title=""/>
            </v:shape>
            <o:OLEObject Type="Embed" ProgID="Equation.DSMT4" ShapeID="_x0000_i1044" DrawAspect="Content" ObjectID="_1417159043" r:id="rId56"/>
          </w:object>
        </w:r>
      </w:del>
      <w:del w:id="2875" w:author="The Si Tran" w:date="2012-12-06T03:52:00Z">
        <w:r w:rsidRPr="0049233F" w:rsidDel="008C32B7">
          <w:rPr>
            <w:szCs w:val="26"/>
            <w:lang w:val="fr-FR"/>
            <w:rPrChange w:id="2876" w:author="The Si Tran" w:date="2012-12-05T23:02:00Z">
              <w:rPr>
                <w:sz w:val="28"/>
                <w:szCs w:val="28"/>
                <w:lang w:val="fr-FR"/>
              </w:rPr>
            </w:rPrChange>
          </w:rPr>
          <w:delText xml:space="preserve">             </w:delText>
        </w:r>
      </w:del>
      <w:del w:id="2877" w:author="The Si Tran" w:date="2012-12-06T03:54:00Z">
        <w:r w:rsidRPr="0049233F" w:rsidDel="004657FC">
          <w:rPr>
            <w:szCs w:val="26"/>
            <w:lang w:val="fr-FR"/>
            <w:rPrChange w:id="2878" w:author="The Si Tran" w:date="2012-12-05T23:02:00Z">
              <w:rPr>
                <w:sz w:val="28"/>
                <w:szCs w:val="28"/>
                <w:lang w:val="fr-FR"/>
              </w:rPr>
            </w:rPrChange>
          </w:rPr>
          <w:delText>(3.1.1)</w:delText>
        </w:r>
      </w:del>
    </w:p>
    <w:p w14:paraId="0CA6475D" w14:textId="77777777" w:rsidR="006A21F7" w:rsidRPr="0049233F" w:rsidRDefault="006A21F7" w:rsidP="006A21F7">
      <w:pPr>
        <w:ind w:firstLine="547"/>
        <w:rPr>
          <w:szCs w:val="26"/>
          <w:lang w:val="fr-FR"/>
          <w:rPrChange w:id="2879" w:author="The Si Tran" w:date="2012-12-05T23:02:00Z">
            <w:rPr>
              <w:sz w:val="28"/>
              <w:szCs w:val="28"/>
              <w:lang w:val="fr-FR"/>
            </w:rPr>
          </w:rPrChange>
        </w:rPr>
      </w:pPr>
      <w:r w:rsidRPr="0049233F">
        <w:rPr>
          <w:szCs w:val="26"/>
          <w:lang w:val="fr-FR"/>
          <w:rPrChange w:id="2880" w:author="The Si Tran" w:date="2012-12-05T23:02:00Z">
            <w:rPr>
              <w:sz w:val="28"/>
              <w:szCs w:val="28"/>
              <w:lang w:val="fr-FR"/>
            </w:rPr>
          </w:rPrChange>
        </w:rPr>
        <w:t>Với :</w:t>
      </w:r>
    </w:p>
    <w:p w14:paraId="620C6664" w14:textId="77777777" w:rsidR="006A21F7" w:rsidRPr="00555D32" w:rsidRDefault="006A21F7">
      <w:pPr>
        <w:pStyle w:val="ListParagraph"/>
        <w:numPr>
          <w:ilvl w:val="0"/>
          <w:numId w:val="57"/>
        </w:numPr>
        <w:rPr>
          <w:sz w:val="26"/>
          <w:szCs w:val="26"/>
          <w:lang w:val="fr-FR"/>
          <w:rPrChange w:id="2881" w:author="The Si Tran" w:date="2012-12-14T04:46:00Z">
            <w:rPr>
              <w:sz w:val="28"/>
              <w:szCs w:val="28"/>
              <w:lang w:val="fr-FR"/>
            </w:rPr>
          </w:rPrChange>
        </w:rPr>
        <w:pPrChange w:id="2882" w:author="The Si Tran" w:date="2012-12-14T04:46:00Z">
          <w:pPr>
            <w:ind w:firstLine="547"/>
          </w:pPr>
        </w:pPrChange>
      </w:pPr>
      <w:del w:id="2883" w:author="The Si Tran" w:date="2012-12-06T00:16:00Z">
        <w:r w:rsidRPr="00555D32" w:rsidDel="004939AB">
          <w:rPr>
            <w:rFonts w:ascii="Times New Roman" w:hAnsi="Times New Roman"/>
            <w:position w:val="-10"/>
            <w:sz w:val="26"/>
            <w:szCs w:val="26"/>
            <w:lang w:val="fr-FR"/>
            <w:rPrChange w:id="2884" w:author="The Si Tran" w:date="2012-12-14T04:46:00Z">
              <w:rPr>
                <w:position w:val="-10"/>
                <w:szCs w:val="26"/>
                <w:lang w:val="fr-FR"/>
              </w:rPr>
            </w:rPrChange>
          </w:rPr>
          <w:object w:dxaOrig="240" w:dyaOrig="260" w14:anchorId="3EA68E79">
            <v:shape id="_x0000_i1045" type="#_x0000_t75" style="width:17.6pt;height:17.6pt" o:ole="">
              <v:imagedata r:id="rId57" o:title=""/>
            </v:shape>
            <o:OLEObject Type="Embed" ProgID="Equation.DSMT4" ShapeID="_x0000_i1045" DrawAspect="Content" ObjectID="_1417159044" r:id="rId58"/>
          </w:object>
        </w:r>
        <w:r w:rsidRPr="00555D32" w:rsidDel="004939AB">
          <w:rPr>
            <w:rFonts w:ascii="Times New Roman" w:hAnsi="Times New Roman"/>
            <w:sz w:val="26"/>
            <w:szCs w:val="26"/>
            <w:lang w:val="fr-FR"/>
            <w:rPrChange w:id="2885" w:author="The Si Tran" w:date="2012-12-14T04:46:00Z">
              <w:rPr>
                <w:sz w:val="28"/>
                <w:szCs w:val="28"/>
                <w:lang w:val="fr-FR"/>
              </w:rPr>
            </w:rPrChange>
          </w:rPr>
          <w:delText xml:space="preserve"> </w:delText>
        </w:r>
      </w:del>
      <w:ins w:id="2886" w:author="The Si Tran" w:date="2012-12-06T00:16:00Z">
        <m:oMath>
          <m:r>
            <w:rPr>
              <w:rFonts w:ascii="Cambria Math" w:hAnsi="Cambria Math"/>
              <w:sz w:val="26"/>
              <w:szCs w:val="26"/>
              <w:lang w:val="fr-FR"/>
              <w:rPrChange w:id="2887" w:author="The Si Tran" w:date="2012-12-14T04:46:00Z">
                <w:rPr>
                  <w:rFonts w:ascii="Cambria Math" w:hAnsi="Cambria Math"/>
                  <w:lang w:val="fr-FR"/>
                </w:rPr>
              </w:rPrChange>
            </w:rPr>
            <m:t>μ</m:t>
          </m:r>
        </m:oMath>
        <w:r w:rsidR="004939AB" w:rsidRPr="00555D32">
          <w:rPr>
            <w:rFonts w:ascii="Times New Roman" w:hAnsi="Times New Roman"/>
            <w:sz w:val="26"/>
            <w:szCs w:val="26"/>
            <w:lang w:val="fr-FR"/>
            <w:rPrChange w:id="2888" w:author="The Si Tran" w:date="2012-12-14T04:46:00Z">
              <w:rPr>
                <w:lang w:val="fr-FR"/>
              </w:rPr>
            </w:rPrChange>
          </w:rPr>
          <w:t xml:space="preserve"> </w:t>
        </w:r>
      </w:ins>
      <w:r w:rsidRPr="00555D32">
        <w:rPr>
          <w:rFonts w:ascii="Times New Roman" w:hAnsi="Times New Roman"/>
          <w:sz w:val="26"/>
          <w:szCs w:val="26"/>
          <w:lang w:val="fr-FR"/>
          <w:rPrChange w:id="2889" w:author="The Si Tran" w:date="2012-12-14T04:46:00Z">
            <w:rPr>
              <w:sz w:val="28"/>
              <w:szCs w:val="28"/>
              <w:lang w:val="fr-FR"/>
            </w:rPr>
          </w:rPrChange>
        </w:rPr>
        <w:t>là trung bình của chuỗi thời gian tĩnh</w:t>
      </w:r>
      <w:del w:id="2890" w:author="The Si Tran" w:date="2012-12-06T20:09:00Z">
        <w:r w:rsidRPr="00555D32" w:rsidDel="00263465">
          <w:rPr>
            <w:rFonts w:ascii="Times New Roman" w:hAnsi="Times New Roman"/>
            <w:sz w:val="26"/>
            <w:szCs w:val="26"/>
            <w:lang w:val="fr-FR"/>
            <w:rPrChange w:id="2891" w:author="The Si Tran" w:date="2012-12-14T04:46:00Z">
              <w:rPr>
                <w:sz w:val="28"/>
                <w:szCs w:val="28"/>
                <w:lang w:val="fr-FR"/>
              </w:rPr>
            </w:rPrChange>
          </w:rPr>
          <w:delText xml:space="preserve"> {y</w:delText>
        </w:r>
        <w:r w:rsidRPr="00555D32" w:rsidDel="00263465">
          <w:rPr>
            <w:rFonts w:ascii="Times New Roman" w:hAnsi="Times New Roman"/>
            <w:sz w:val="26"/>
            <w:szCs w:val="26"/>
            <w:vertAlign w:val="subscript"/>
            <w:lang w:val="fr-FR"/>
            <w:rPrChange w:id="2892" w:author="The Si Tran" w:date="2012-12-14T04:46:00Z">
              <w:rPr>
                <w:sz w:val="28"/>
                <w:szCs w:val="28"/>
                <w:vertAlign w:val="subscript"/>
                <w:lang w:val="fr-FR"/>
              </w:rPr>
            </w:rPrChange>
          </w:rPr>
          <w:delText>t</w:delText>
        </w:r>
        <w:r w:rsidRPr="00555D32" w:rsidDel="00263465">
          <w:rPr>
            <w:rFonts w:ascii="Times New Roman" w:hAnsi="Times New Roman"/>
            <w:sz w:val="26"/>
            <w:szCs w:val="26"/>
            <w:lang w:val="fr-FR"/>
            <w:rPrChange w:id="2893" w:author="The Si Tran" w:date="2012-12-14T04:46:00Z">
              <w:rPr>
                <w:sz w:val="28"/>
                <w:szCs w:val="28"/>
                <w:lang w:val="fr-FR"/>
              </w:rPr>
            </w:rPrChange>
          </w:rPr>
          <w:delText>}</w:delText>
        </w:r>
      </w:del>
      <w:ins w:id="2894" w:author="The Si Tran" w:date="2012-12-06T20:09:00Z">
        <w:r w:rsidR="00263465" w:rsidRPr="00555D32">
          <w:rPr>
            <w:rFonts w:ascii="Times New Roman" w:hAnsi="Times New Roman"/>
            <w:sz w:val="26"/>
            <w:szCs w:val="26"/>
            <w:lang w:val="fr-FR"/>
            <w:rPrChange w:id="2895" w:author="The Si Tran" w:date="2012-12-14T04:46:00Z">
              <w:rPr>
                <w:lang w:val="fr-FR"/>
              </w:rPr>
            </w:rPrChange>
          </w:rPr>
          <w:t xml:space="preserve"> </w:t>
        </w:r>
      </w:ins>
      <m:oMath>
        <m:d>
          <m:dPr>
            <m:begChr m:val="{"/>
            <m:endChr m:val="}"/>
            <m:ctrlPr>
              <w:ins w:id="2896" w:author="The Si Tran" w:date="2012-12-06T20:10:00Z">
                <w:rPr>
                  <w:rFonts w:ascii="Cambria Math" w:hAnsi="Cambria Math"/>
                  <w:i/>
                  <w:sz w:val="26"/>
                  <w:szCs w:val="26"/>
                  <w:lang w:val="fr-FR"/>
                </w:rPr>
              </w:ins>
            </m:ctrlPr>
          </m:dPr>
          <m:e>
            <m:sSub>
              <m:sSubPr>
                <m:ctrlPr>
                  <w:ins w:id="2897" w:author="The Si Tran" w:date="2012-12-06T20:10:00Z">
                    <w:rPr>
                      <w:rFonts w:ascii="Cambria Math" w:hAnsi="Cambria Math"/>
                      <w:i/>
                      <w:sz w:val="26"/>
                      <w:szCs w:val="26"/>
                      <w:lang w:val="fr-FR"/>
                    </w:rPr>
                  </w:ins>
                </m:ctrlPr>
              </m:sSubPr>
              <m:e>
                <w:ins w:id="2898" w:author="The Si Tran" w:date="2012-12-06T20:10:00Z">
                  <m:r>
                    <w:rPr>
                      <w:rFonts w:ascii="Cambria Math" w:hAnsi="Cambria Math"/>
                      <w:sz w:val="26"/>
                      <w:szCs w:val="26"/>
                      <w:lang w:val="fr-FR"/>
                      <w:rPrChange w:id="2899" w:author="The Si Tran" w:date="2012-12-14T04:46:00Z">
                        <w:rPr>
                          <w:rFonts w:ascii="Cambria Math" w:hAnsi="Cambria Math"/>
                          <w:lang w:val="fr-FR"/>
                        </w:rPr>
                      </w:rPrChange>
                    </w:rPr>
                    <m:t>y</m:t>
                  </m:r>
                </w:ins>
              </m:e>
              <m:sub>
                <w:ins w:id="2900" w:author="The Si Tran" w:date="2012-12-06T20:10:00Z">
                  <m:r>
                    <w:rPr>
                      <w:rFonts w:ascii="Cambria Math" w:hAnsi="Cambria Math"/>
                      <w:sz w:val="26"/>
                      <w:szCs w:val="26"/>
                      <w:lang w:val="fr-FR"/>
                      <w:rPrChange w:id="2901" w:author="The Si Tran" w:date="2012-12-14T04:46:00Z">
                        <w:rPr>
                          <w:rFonts w:ascii="Cambria Math" w:hAnsi="Cambria Math"/>
                          <w:lang w:val="fr-FR"/>
                        </w:rPr>
                      </w:rPrChange>
                    </w:rPr>
                    <m:t>t</m:t>
                  </m:r>
                </w:ins>
              </m:sub>
            </m:sSub>
          </m:e>
        </m:d>
      </m:oMath>
      <w:r w:rsidRPr="00555D32">
        <w:rPr>
          <w:rFonts w:ascii="Times New Roman" w:hAnsi="Times New Roman"/>
          <w:sz w:val="26"/>
          <w:szCs w:val="26"/>
          <w:lang w:val="fr-FR"/>
          <w:rPrChange w:id="2902" w:author="The Si Tran" w:date="2012-12-14T04:46:00Z">
            <w:rPr>
              <w:sz w:val="28"/>
              <w:szCs w:val="28"/>
              <w:lang w:val="fr-FR"/>
            </w:rPr>
          </w:rPrChange>
        </w:rPr>
        <w:t>.</w:t>
      </w:r>
    </w:p>
    <w:p w14:paraId="10C0FF98" w14:textId="77777777" w:rsidR="006A21F7" w:rsidRPr="00555D32" w:rsidRDefault="00537CF3">
      <w:pPr>
        <w:pStyle w:val="ListParagraph"/>
        <w:numPr>
          <w:ilvl w:val="0"/>
          <w:numId w:val="57"/>
        </w:numPr>
        <w:rPr>
          <w:sz w:val="26"/>
          <w:szCs w:val="26"/>
          <w:lang w:val="fr-FR"/>
          <w:rPrChange w:id="2903" w:author="The Si Tran" w:date="2012-12-14T04:46:00Z">
            <w:rPr>
              <w:sz w:val="28"/>
              <w:szCs w:val="28"/>
              <w:lang w:val="fr-FR"/>
            </w:rPr>
          </w:rPrChange>
        </w:rPr>
        <w:pPrChange w:id="2904" w:author="The Si Tran" w:date="2012-12-14T04:46:00Z">
          <w:pPr>
            <w:ind w:firstLine="547"/>
          </w:pPr>
        </w:pPrChange>
      </w:pPr>
      <m:oMath>
        <m:sSub>
          <m:sSubPr>
            <m:ctrlPr>
              <w:ins w:id="2905" w:author="The Si Tran" w:date="2012-12-06T00:16:00Z">
                <w:rPr>
                  <w:rFonts w:ascii="Cambria Math" w:hAnsi="Cambria Math"/>
                  <w:i/>
                  <w:sz w:val="26"/>
                  <w:szCs w:val="26"/>
                  <w:lang w:val="fr-FR"/>
                </w:rPr>
              </w:ins>
            </m:ctrlPr>
          </m:sSubPr>
          <m:e>
            <w:ins w:id="2906" w:author="The Si Tran" w:date="2012-12-06T00:16:00Z">
              <m:r>
                <w:rPr>
                  <w:rFonts w:ascii="Cambria Math" w:hAnsi="Cambria Math"/>
                  <w:sz w:val="26"/>
                  <w:szCs w:val="26"/>
                  <w:lang w:val="fr-FR"/>
                  <w:rPrChange w:id="2907" w:author="The Si Tran" w:date="2012-12-14T04:46:00Z">
                    <w:rPr>
                      <w:rFonts w:ascii="Cambria Math" w:hAnsi="Cambria Math"/>
                      <w:lang w:val="fr-FR"/>
                    </w:rPr>
                  </w:rPrChange>
                </w:rPr>
                <m:t>ε</m:t>
              </m:r>
            </w:ins>
          </m:e>
          <m:sub>
            <w:ins w:id="2908" w:author="The Si Tran" w:date="2012-12-06T00:16:00Z">
              <m:r>
                <w:rPr>
                  <w:rFonts w:ascii="Cambria Math" w:hAnsi="Cambria Math"/>
                  <w:sz w:val="26"/>
                  <w:szCs w:val="26"/>
                  <w:lang w:val="fr-FR"/>
                  <w:rPrChange w:id="2909" w:author="The Si Tran" w:date="2012-12-14T04:46:00Z">
                    <w:rPr>
                      <w:rFonts w:ascii="Cambria Math" w:hAnsi="Cambria Math"/>
                      <w:lang w:val="fr-FR"/>
                    </w:rPr>
                  </w:rPrChange>
                </w:rPr>
                <m:t>i</m:t>
              </m:r>
            </w:ins>
          </m:sub>
        </m:sSub>
      </m:oMath>
      <w:ins w:id="2910" w:author="The Si Tran" w:date="2012-12-06T00:17:00Z">
        <w:r w:rsidR="00F413E4" w:rsidRPr="00555D32">
          <w:rPr>
            <w:rFonts w:ascii="Times New Roman" w:hAnsi="Times New Roman"/>
            <w:sz w:val="26"/>
            <w:szCs w:val="26"/>
            <w:lang w:val="fr-FR"/>
            <w:rPrChange w:id="2911" w:author="The Si Tran" w:date="2012-12-14T04:46:00Z">
              <w:rPr>
                <w:lang w:val="fr-FR"/>
              </w:rPr>
            </w:rPrChange>
          </w:rPr>
          <w:t xml:space="preserve"> </w:t>
        </w:r>
      </w:ins>
      <w:del w:id="2912" w:author="The Si Tran" w:date="2012-12-06T00:16:00Z">
        <w:r w:rsidR="006A21F7" w:rsidRPr="00555D32" w:rsidDel="004939AB">
          <w:rPr>
            <w:rFonts w:ascii="Times New Roman" w:hAnsi="Times New Roman"/>
            <w:position w:val="-12"/>
            <w:sz w:val="26"/>
            <w:szCs w:val="26"/>
            <w:lang w:val="fr-FR"/>
            <w:rPrChange w:id="2913" w:author="The Si Tran" w:date="2012-12-14T04:46:00Z">
              <w:rPr>
                <w:position w:val="-12"/>
                <w:szCs w:val="26"/>
                <w:lang w:val="fr-FR"/>
              </w:rPr>
            </w:rPrChange>
          </w:rPr>
          <w:object w:dxaOrig="240" w:dyaOrig="360" w14:anchorId="16B4976B">
            <v:shape id="_x0000_i1046" type="#_x0000_t75" style="width:14.25pt;height:21.75pt" o:ole="">
              <v:imagedata r:id="rId59" o:title=""/>
            </v:shape>
            <o:OLEObject Type="Embed" ProgID="Equation.DSMT4" ShapeID="_x0000_i1046" DrawAspect="Content" ObjectID="_1417159045" r:id="rId60"/>
          </w:object>
        </w:r>
        <w:r w:rsidR="006A21F7" w:rsidRPr="00555D32" w:rsidDel="004939AB">
          <w:rPr>
            <w:rFonts w:ascii="Times New Roman" w:hAnsi="Times New Roman"/>
            <w:sz w:val="26"/>
            <w:szCs w:val="26"/>
            <w:lang w:val="fr-FR"/>
            <w:rPrChange w:id="2914"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2915" w:author="The Si Tran" w:date="2012-12-14T04:46:00Z">
            <w:rPr>
              <w:sz w:val="28"/>
              <w:szCs w:val="28"/>
              <w:lang w:val="fr-FR"/>
            </w:rPr>
          </w:rPrChange>
        </w:rPr>
        <w:t>là sai số, biểu diễn thành phần không thể dự đoán được</w:t>
      </w:r>
      <w:del w:id="2916" w:author="The Si Tran" w:date="2012-12-06T03:56:00Z">
        <w:r w:rsidR="006A21F7" w:rsidRPr="00555D32" w:rsidDel="004657FC">
          <w:rPr>
            <w:rFonts w:ascii="Times New Roman" w:hAnsi="Times New Roman"/>
            <w:sz w:val="26"/>
            <w:szCs w:val="26"/>
            <w:lang w:val="fr-FR"/>
            <w:rPrChange w:id="2917" w:author="The Si Tran" w:date="2012-12-14T04:46:00Z">
              <w:rPr>
                <w:sz w:val="28"/>
                <w:szCs w:val="28"/>
                <w:lang w:val="fr-FR"/>
              </w:rPr>
            </w:rPrChange>
          </w:rPr>
          <w:delText xml:space="preserve"> từ mô hình</w:delText>
        </w:r>
      </w:del>
      <w:r w:rsidR="006A21F7" w:rsidRPr="00555D32">
        <w:rPr>
          <w:rFonts w:ascii="Times New Roman" w:hAnsi="Times New Roman"/>
          <w:sz w:val="26"/>
          <w:szCs w:val="26"/>
          <w:lang w:val="fr-FR"/>
          <w:rPrChange w:id="2918" w:author="The Si Tran" w:date="2012-12-14T04:46:00Z">
            <w:rPr>
              <w:sz w:val="28"/>
              <w:szCs w:val="28"/>
              <w:lang w:val="fr-FR"/>
            </w:rPr>
          </w:rPrChange>
        </w:rPr>
        <w:t xml:space="preserve"> ở thời điểm i.</w:t>
      </w:r>
    </w:p>
    <w:p w14:paraId="571A27F5" w14:textId="77777777" w:rsidR="006A21F7" w:rsidRPr="00555D32" w:rsidRDefault="00537CF3">
      <w:pPr>
        <w:pStyle w:val="ListParagraph"/>
        <w:numPr>
          <w:ilvl w:val="0"/>
          <w:numId w:val="57"/>
        </w:numPr>
        <w:rPr>
          <w:sz w:val="26"/>
          <w:szCs w:val="26"/>
          <w:lang w:val="fr-FR"/>
          <w:rPrChange w:id="2919" w:author="The Si Tran" w:date="2012-12-14T04:46:00Z">
            <w:rPr>
              <w:sz w:val="28"/>
              <w:szCs w:val="28"/>
              <w:lang w:val="fr-FR"/>
            </w:rPr>
          </w:rPrChange>
        </w:rPr>
        <w:pPrChange w:id="2920" w:author="The Si Tran" w:date="2012-12-14T04:46:00Z">
          <w:pPr>
            <w:ind w:firstLine="547"/>
          </w:pPr>
        </w:pPrChange>
      </w:pPr>
      <m:oMath>
        <m:sSub>
          <m:sSubPr>
            <m:ctrlPr>
              <w:ins w:id="2921" w:author="The Si Tran" w:date="2012-12-06T00:17:00Z">
                <w:rPr>
                  <w:rFonts w:ascii="Cambria Math" w:hAnsi="Cambria Math"/>
                  <w:i/>
                  <w:sz w:val="26"/>
                  <w:szCs w:val="26"/>
                  <w:lang w:val="fr-FR"/>
                </w:rPr>
              </w:ins>
            </m:ctrlPr>
          </m:sSubPr>
          <m:e>
            <w:ins w:id="2922" w:author="The Si Tran" w:date="2012-12-06T00:17:00Z">
              <m:r>
                <w:rPr>
                  <w:rFonts w:ascii="Cambria Math" w:hAnsi="Cambria Math"/>
                  <w:sz w:val="26"/>
                  <w:szCs w:val="26"/>
                  <w:lang w:val="fr-FR"/>
                  <w:rPrChange w:id="2923" w:author="The Si Tran" w:date="2012-12-14T04:46:00Z">
                    <w:rPr>
                      <w:rFonts w:ascii="Cambria Math" w:hAnsi="Cambria Math"/>
                      <w:lang w:val="fr-FR"/>
                    </w:rPr>
                  </w:rPrChange>
                </w:rPr>
                <m:t>θ</m:t>
              </m:r>
            </w:ins>
          </m:e>
          <m:sub>
            <w:ins w:id="2924" w:author="The Si Tran" w:date="2012-12-06T00:17:00Z">
              <m:r>
                <w:rPr>
                  <w:rFonts w:ascii="Cambria Math" w:hAnsi="Cambria Math"/>
                  <w:sz w:val="26"/>
                  <w:szCs w:val="26"/>
                  <w:lang w:val="fr-FR"/>
                  <w:rPrChange w:id="2925" w:author="The Si Tran" w:date="2012-12-14T04:46:00Z">
                    <w:rPr>
                      <w:rFonts w:ascii="Cambria Math" w:hAnsi="Cambria Math"/>
                      <w:lang w:val="fr-FR"/>
                    </w:rPr>
                  </w:rPrChange>
                </w:rPr>
                <m:t>i</m:t>
              </m:r>
            </w:ins>
          </m:sub>
        </m:sSub>
      </m:oMath>
      <w:ins w:id="2926" w:author="The Si Tran" w:date="2012-12-06T00:17:00Z">
        <w:r w:rsidR="00233EFD" w:rsidRPr="00555D32">
          <w:rPr>
            <w:rFonts w:ascii="Times New Roman" w:hAnsi="Times New Roman"/>
            <w:sz w:val="26"/>
            <w:szCs w:val="26"/>
            <w:lang w:val="fr-FR"/>
            <w:rPrChange w:id="2927" w:author="The Si Tran" w:date="2012-12-14T04:46:00Z">
              <w:rPr>
                <w:lang w:val="fr-FR"/>
              </w:rPr>
            </w:rPrChange>
          </w:rPr>
          <w:t xml:space="preserve"> </w:t>
        </w:r>
      </w:ins>
      <w:del w:id="2928" w:author="The Si Tran" w:date="2012-12-06T00:17:00Z">
        <w:r w:rsidR="006A21F7" w:rsidRPr="00555D32" w:rsidDel="00233EFD">
          <w:rPr>
            <w:rFonts w:ascii="Times New Roman" w:hAnsi="Times New Roman"/>
            <w:position w:val="-12"/>
            <w:sz w:val="26"/>
            <w:szCs w:val="26"/>
            <w:lang w:val="fr-FR"/>
            <w:rPrChange w:id="2929" w:author="The Si Tran" w:date="2012-12-14T04:46:00Z">
              <w:rPr>
                <w:position w:val="-12"/>
                <w:szCs w:val="26"/>
                <w:lang w:val="fr-FR"/>
              </w:rPr>
            </w:rPrChange>
          </w:rPr>
          <w:object w:dxaOrig="240" w:dyaOrig="360" w14:anchorId="2921A715">
            <v:shape id="_x0000_i1047" type="#_x0000_t75" style="width:17.6pt;height:25.95pt" o:ole="">
              <v:imagedata r:id="rId61" o:title=""/>
            </v:shape>
            <o:OLEObject Type="Embed" ProgID="Equation.DSMT4" ShapeID="_x0000_i1047" DrawAspect="Content" ObjectID="_1417159046" r:id="rId62"/>
          </w:object>
        </w:r>
        <w:r w:rsidR="006A21F7" w:rsidRPr="00555D32" w:rsidDel="00233EFD">
          <w:rPr>
            <w:rFonts w:ascii="Times New Roman" w:hAnsi="Times New Roman"/>
            <w:sz w:val="26"/>
            <w:szCs w:val="26"/>
            <w:lang w:val="fr-FR"/>
            <w:rPrChange w:id="2930"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2931" w:author="The Si Tran" w:date="2012-12-14T04:46:00Z">
            <w:rPr>
              <w:sz w:val="28"/>
              <w:szCs w:val="28"/>
              <w:lang w:val="fr-FR"/>
            </w:rPr>
          </w:rPrChange>
        </w:rPr>
        <w:t xml:space="preserve">là các hệ số ước lượng mức ảnh hưởng </w:t>
      </w:r>
      <m:oMath>
        <m:sSub>
          <m:sSubPr>
            <m:ctrlPr>
              <w:ins w:id="2932" w:author="The Si Tran" w:date="2012-12-06T00:17:00Z">
                <w:rPr>
                  <w:rFonts w:ascii="Cambria Math" w:hAnsi="Cambria Math"/>
                  <w:i/>
                  <w:sz w:val="26"/>
                  <w:szCs w:val="26"/>
                  <w:lang w:val="fr-FR"/>
                </w:rPr>
              </w:ins>
            </m:ctrlPr>
          </m:sSubPr>
          <m:e>
            <w:ins w:id="2933" w:author="The Si Tran" w:date="2012-12-06T00:17:00Z">
              <m:r>
                <w:rPr>
                  <w:rFonts w:ascii="Cambria Math" w:hAnsi="Cambria Math"/>
                  <w:sz w:val="26"/>
                  <w:szCs w:val="26"/>
                  <w:lang w:val="fr-FR"/>
                  <w:rPrChange w:id="2934" w:author="The Si Tran" w:date="2012-12-14T04:46:00Z">
                    <w:rPr>
                      <w:rFonts w:ascii="Cambria Math" w:hAnsi="Cambria Math"/>
                      <w:lang w:val="fr-FR"/>
                    </w:rPr>
                  </w:rPrChange>
                </w:rPr>
                <m:t>ε</m:t>
              </m:r>
            </w:ins>
          </m:e>
          <m:sub>
            <w:ins w:id="2935" w:author="The Si Tran" w:date="2012-12-06T00:17:00Z">
              <m:r>
                <w:rPr>
                  <w:rFonts w:ascii="Cambria Math" w:hAnsi="Cambria Math"/>
                  <w:sz w:val="26"/>
                  <w:szCs w:val="26"/>
                  <w:lang w:val="fr-FR"/>
                  <w:rPrChange w:id="2936" w:author="The Si Tran" w:date="2012-12-14T04:46:00Z">
                    <w:rPr>
                      <w:rFonts w:ascii="Cambria Math" w:hAnsi="Cambria Math"/>
                      <w:lang w:val="fr-FR"/>
                    </w:rPr>
                  </w:rPrChange>
                </w:rPr>
                <m:t>t-i</m:t>
              </m:r>
            </w:ins>
          </m:sub>
        </m:sSub>
      </m:oMath>
      <w:ins w:id="2937" w:author="The Si Tran" w:date="2012-12-06T00:17:00Z">
        <w:r w:rsidR="00233EFD" w:rsidRPr="00555D32">
          <w:rPr>
            <w:rFonts w:ascii="Times New Roman" w:hAnsi="Times New Roman"/>
            <w:sz w:val="26"/>
            <w:szCs w:val="26"/>
            <w:lang w:val="fr-FR"/>
            <w:rPrChange w:id="2938" w:author="The Si Tran" w:date="2012-12-14T04:46:00Z">
              <w:rPr>
                <w:lang w:val="fr-FR"/>
              </w:rPr>
            </w:rPrChange>
          </w:rPr>
          <w:t xml:space="preserve"> </w:t>
        </w:r>
      </w:ins>
      <w:r w:rsidR="006A21F7" w:rsidRPr="00555D32">
        <w:rPr>
          <w:rFonts w:ascii="Times New Roman" w:hAnsi="Times New Roman"/>
          <w:sz w:val="26"/>
          <w:szCs w:val="26"/>
          <w:lang w:val="fr-FR"/>
          <w:rPrChange w:id="2939" w:author="The Si Tran" w:date="2012-12-14T04:46:00Z">
            <w:rPr>
              <w:sz w:val="28"/>
              <w:szCs w:val="28"/>
              <w:lang w:val="fr-FR"/>
            </w:rPr>
          </w:rPrChange>
        </w:rPr>
        <w:t xml:space="preserve">của </w:t>
      </w:r>
      <w:del w:id="2940" w:author="The Si Tran" w:date="2012-12-06T00:17:00Z">
        <w:r w:rsidR="006A21F7" w:rsidRPr="00555D32" w:rsidDel="00233EFD">
          <w:rPr>
            <w:rFonts w:ascii="Times New Roman" w:hAnsi="Times New Roman"/>
            <w:position w:val="-12"/>
            <w:sz w:val="26"/>
            <w:szCs w:val="26"/>
            <w:lang w:val="fr-FR"/>
            <w:rPrChange w:id="2941" w:author="The Si Tran" w:date="2012-12-14T04:46:00Z">
              <w:rPr>
                <w:position w:val="-12"/>
                <w:szCs w:val="26"/>
                <w:lang w:val="fr-FR"/>
              </w:rPr>
            </w:rPrChange>
          </w:rPr>
          <w:object w:dxaOrig="360" w:dyaOrig="360" w14:anchorId="0B13A7D9">
            <v:shape id="_x0000_i1048" type="#_x0000_t75" style="width:21.75pt;height:21.75pt" o:ole="">
              <v:imagedata r:id="rId63" o:title=""/>
            </v:shape>
            <o:OLEObject Type="Embed" ProgID="Equation.DSMT4" ShapeID="_x0000_i1048" DrawAspect="Content" ObjectID="_1417159047" r:id="rId64"/>
          </w:object>
        </w:r>
      </w:del>
      <w:r w:rsidR="006A21F7" w:rsidRPr="00555D32">
        <w:rPr>
          <w:rFonts w:ascii="Times New Roman" w:hAnsi="Times New Roman"/>
          <w:sz w:val="26"/>
          <w:szCs w:val="26"/>
          <w:lang w:val="fr-FR"/>
          <w:rPrChange w:id="2942" w:author="The Si Tran" w:date="2012-12-14T04:46:00Z">
            <w:rPr>
              <w:sz w:val="28"/>
              <w:szCs w:val="28"/>
              <w:lang w:val="fr-FR"/>
            </w:rPr>
          </w:rPrChange>
        </w:rPr>
        <w:t xml:space="preserve"> lên </w:t>
      </w:r>
      <m:oMath>
        <m:sSub>
          <m:sSubPr>
            <m:ctrlPr>
              <w:ins w:id="2943" w:author="The Si Tran" w:date="2012-12-06T00:17:00Z">
                <w:rPr>
                  <w:rFonts w:ascii="Cambria Math" w:hAnsi="Cambria Math"/>
                  <w:i/>
                  <w:sz w:val="26"/>
                  <w:szCs w:val="26"/>
                  <w:lang w:val="fr-FR"/>
                </w:rPr>
              </w:ins>
            </m:ctrlPr>
          </m:sSubPr>
          <m:e>
            <w:ins w:id="2944" w:author="The Si Tran" w:date="2012-12-06T00:17:00Z">
              <m:r>
                <w:rPr>
                  <w:rFonts w:ascii="Cambria Math" w:hAnsi="Cambria Math"/>
                  <w:sz w:val="26"/>
                  <w:szCs w:val="26"/>
                  <w:lang w:val="fr-FR"/>
                  <w:rPrChange w:id="2945" w:author="The Si Tran" w:date="2012-12-14T04:46:00Z">
                    <w:rPr>
                      <w:rFonts w:ascii="Cambria Math" w:hAnsi="Cambria Math"/>
                      <w:lang w:val="fr-FR"/>
                    </w:rPr>
                  </w:rPrChange>
                </w:rPr>
                <m:t>y</m:t>
              </m:r>
            </w:ins>
          </m:e>
          <m:sub>
            <w:ins w:id="2946" w:author="The Si Tran" w:date="2012-12-06T00:17:00Z">
              <m:r>
                <w:rPr>
                  <w:rFonts w:ascii="Cambria Math" w:hAnsi="Cambria Math"/>
                  <w:sz w:val="26"/>
                  <w:szCs w:val="26"/>
                  <w:lang w:val="fr-FR"/>
                  <w:rPrChange w:id="2947" w:author="The Si Tran" w:date="2012-12-14T04:46:00Z">
                    <w:rPr>
                      <w:rFonts w:ascii="Cambria Math" w:hAnsi="Cambria Math"/>
                      <w:lang w:val="fr-FR"/>
                    </w:rPr>
                  </w:rPrChange>
                </w:rPr>
                <m:t>t</m:t>
              </m:r>
            </w:ins>
          </m:sub>
        </m:sSub>
      </m:oMath>
      <w:del w:id="2948" w:author="The Si Tran" w:date="2012-12-06T00:17:00Z">
        <w:r w:rsidR="006A21F7" w:rsidRPr="00555D32" w:rsidDel="00233EFD">
          <w:rPr>
            <w:rFonts w:ascii="Times New Roman" w:hAnsi="Times New Roman"/>
            <w:sz w:val="26"/>
            <w:szCs w:val="26"/>
            <w:lang w:val="fr-FR"/>
            <w:rPrChange w:id="2949" w:author="The Si Tran" w:date="2012-12-14T04:46:00Z">
              <w:rPr>
                <w:sz w:val="28"/>
                <w:szCs w:val="28"/>
                <w:lang w:val="fr-FR"/>
              </w:rPr>
            </w:rPrChange>
          </w:rPr>
          <w:delText>y</w:delText>
        </w:r>
        <w:r w:rsidR="006A21F7" w:rsidRPr="00555D32" w:rsidDel="00233EFD">
          <w:rPr>
            <w:rFonts w:ascii="Times New Roman" w:hAnsi="Times New Roman"/>
            <w:sz w:val="26"/>
            <w:szCs w:val="26"/>
            <w:vertAlign w:val="subscript"/>
            <w:lang w:val="fr-FR"/>
            <w:rPrChange w:id="2950" w:author="The Si Tran" w:date="2012-12-14T04:46:00Z">
              <w:rPr>
                <w:sz w:val="28"/>
                <w:szCs w:val="28"/>
                <w:vertAlign w:val="subscript"/>
                <w:lang w:val="fr-FR"/>
              </w:rPr>
            </w:rPrChange>
          </w:rPr>
          <w:delText>t</w:delText>
        </w:r>
      </w:del>
      <w:r w:rsidR="006A21F7" w:rsidRPr="00555D32">
        <w:rPr>
          <w:rFonts w:ascii="Times New Roman" w:hAnsi="Times New Roman"/>
          <w:sz w:val="26"/>
          <w:szCs w:val="26"/>
          <w:lang w:val="fr-FR"/>
          <w:rPrChange w:id="2951" w:author="The Si Tran" w:date="2012-12-14T04:46:00Z">
            <w:rPr>
              <w:sz w:val="28"/>
              <w:szCs w:val="28"/>
              <w:lang w:val="fr-FR"/>
            </w:rPr>
          </w:rPrChange>
        </w:rPr>
        <w:t>.</w:t>
      </w:r>
    </w:p>
    <w:p w14:paraId="217BD59F" w14:textId="77777777" w:rsidR="006A21F7" w:rsidRPr="0049233F" w:rsidDel="007B4E58" w:rsidRDefault="006A21F7">
      <w:pPr>
        <w:rPr>
          <w:del w:id="2952" w:author="The Si Tran" w:date="2012-12-06T00:22:00Z"/>
          <w:lang w:val="fr-FR"/>
          <w:rPrChange w:id="2953" w:author="The Si Tran" w:date="2012-12-05T23:02:00Z">
            <w:rPr>
              <w:del w:id="2954" w:author="The Si Tran" w:date="2012-12-06T00:22:00Z"/>
              <w:sz w:val="28"/>
              <w:szCs w:val="28"/>
              <w:lang w:val="fr-FR"/>
            </w:rPr>
          </w:rPrChange>
        </w:rPr>
        <w:pPrChange w:id="2955" w:author="The Si Tran" w:date="2012-12-15T07:53:00Z">
          <w:pPr>
            <w:ind w:firstLine="547"/>
          </w:pPr>
        </w:pPrChange>
      </w:pPr>
      <w:r w:rsidRPr="0049233F">
        <w:rPr>
          <w:lang w:val="fr-FR"/>
          <w:rPrChange w:id="2956" w:author="The Si Tran" w:date="2012-12-05T23:02:00Z">
            <w:rPr>
              <w:sz w:val="28"/>
              <w:szCs w:val="28"/>
              <w:lang w:val="fr-FR"/>
            </w:rPr>
          </w:rPrChange>
        </w:rPr>
        <w:t xml:space="preserve">Biểu diễn (3.1.1) bằng toán tử lấy hiệu </w:t>
      </w:r>
      <w:r w:rsidRPr="0049233F">
        <w:rPr>
          <w:i/>
          <w:lang w:val="fr-FR"/>
          <w:rPrChange w:id="2957" w:author="The Si Tran" w:date="2012-12-05T23:02:00Z">
            <w:rPr>
              <w:i/>
              <w:sz w:val="28"/>
              <w:szCs w:val="28"/>
              <w:lang w:val="fr-FR"/>
            </w:rPr>
          </w:rPrChange>
        </w:rPr>
        <w:t>B</w:t>
      </w:r>
      <w:r w:rsidRPr="0049233F">
        <w:rPr>
          <w:lang w:val="fr-FR"/>
          <w:rPrChange w:id="2958" w:author="The Si Tran" w:date="2012-12-05T23:02:00Z">
            <w:rPr>
              <w:sz w:val="28"/>
              <w:szCs w:val="28"/>
              <w:lang w:val="fr-FR"/>
            </w:rPr>
          </w:rPrChange>
        </w:rPr>
        <w:t xml:space="preserve"> ta được</w:t>
      </w:r>
    </w:p>
    <w:p w14:paraId="26BEF2A8" w14:textId="77777777" w:rsidR="006A21F7" w:rsidRPr="0049233F" w:rsidDel="007B4E58" w:rsidRDefault="006A21F7">
      <w:pPr>
        <w:rPr>
          <w:del w:id="2959" w:author="The Si Tran" w:date="2012-12-06T00:22:00Z"/>
          <w:lang w:val="fr-FR"/>
          <w:rPrChange w:id="2960" w:author="The Si Tran" w:date="2012-12-05T23:02:00Z">
            <w:rPr>
              <w:del w:id="2961" w:author="The Si Tran" w:date="2012-12-06T00:22:00Z"/>
              <w:sz w:val="28"/>
              <w:szCs w:val="28"/>
              <w:lang w:val="fr-FR"/>
            </w:rPr>
          </w:rPrChange>
        </w:rPr>
        <w:pPrChange w:id="2962" w:author="The Si Tran" w:date="2012-12-15T07:53:00Z">
          <w:pPr>
            <w:ind w:firstLine="547"/>
          </w:pPr>
        </w:pPrChange>
      </w:pPr>
      <w:del w:id="2963" w:author="The Si Tran" w:date="2012-12-06T00:22:00Z">
        <w:r w:rsidRPr="00082976" w:rsidDel="008F2FA0">
          <w:rPr>
            <w:position w:val="-14"/>
            <w:lang w:val="fr-FR"/>
          </w:rPr>
          <w:object w:dxaOrig="2880" w:dyaOrig="400" w14:anchorId="0C1AF3CC">
            <v:shape id="_x0000_i1049" type="#_x0000_t75" style="width:210.15pt;height:29.3pt" o:ole="">
              <v:imagedata r:id="rId65" o:title=""/>
            </v:shape>
            <o:OLEObject Type="Embed" ProgID="Equation.DSMT4" ShapeID="_x0000_i1049" DrawAspect="Content" ObjectID="_1417159048" r:id="rId66"/>
          </w:object>
        </w:r>
      </w:del>
    </w:p>
    <w:p w14:paraId="066FCBDC" w14:textId="77777777" w:rsidR="006A21F7" w:rsidRPr="0049233F" w:rsidDel="007B4E58" w:rsidRDefault="006A21F7">
      <w:pPr>
        <w:rPr>
          <w:del w:id="2964" w:author="The Si Tran" w:date="2012-12-06T00:22:00Z"/>
          <w:lang w:val="fr-FR"/>
          <w:rPrChange w:id="2965" w:author="The Si Tran" w:date="2012-12-05T23:02:00Z">
            <w:rPr>
              <w:del w:id="2966" w:author="The Si Tran" w:date="2012-12-06T00:22:00Z"/>
              <w:sz w:val="28"/>
              <w:szCs w:val="28"/>
              <w:lang w:val="fr-FR"/>
            </w:rPr>
          </w:rPrChange>
        </w:rPr>
        <w:pPrChange w:id="2967" w:author="The Si Tran" w:date="2012-12-15T07:53:00Z">
          <w:pPr>
            <w:ind w:firstLine="547"/>
          </w:pPr>
        </w:pPrChange>
      </w:pPr>
      <w:del w:id="2968" w:author="The Si Tran" w:date="2012-12-06T00:22:00Z">
        <w:r w:rsidRPr="0049233F" w:rsidDel="007B4E58">
          <w:rPr>
            <w:lang w:val="fr-FR"/>
            <w:rPrChange w:id="2969"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3.1pt;height:46.9pt" o:ole="">
              <v:imagedata r:id="rId67" o:title=""/>
            </v:shape>
            <o:OLEObject Type="Embed" ProgID="Equation.DSMT4" ShapeID="_x0000_i1050" DrawAspect="Content" ObjectID="_1417159049" r:id="rId68"/>
          </w:object>
        </w:r>
      </w:del>
    </w:p>
    <w:p w14:paraId="09EC6C93" w14:textId="77777777" w:rsidR="006A21F7" w:rsidRDefault="006A21F7">
      <w:pPr>
        <w:rPr>
          <w:ins w:id="2970" w:author="The Si Tran" w:date="2012-12-06T00:18:00Z"/>
          <w:lang w:val="fr-FR"/>
        </w:rPr>
        <w:pPrChange w:id="2971" w:author="The Si Tran" w:date="2012-12-15T07:53:00Z">
          <w:pPr>
            <w:ind w:firstLine="547"/>
          </w:pPr>
        </w:pPrChange>
      </w:pPr>
      <w:del w:id="2972" w:author="The Si Tran" w:date="2012-12-06T00:22:00Z">
        <w:r w:rsidRPr="0049233F" w:rsidDel="007B4E58">
          <w:rPr>
            <w:lang w:val="fr-FR"/>
            <w:rPrChange w:id="2973" w:author="The Si Tran" w:date="2012-12-05T23:02:00Z">
              <w:rPr>
                <w:sz w:val="28"/>
                <w:szCs w:val="28"/>
                <w:lang w:val="fr-FR"/>
              </w:rPr>
            </w:rPrChange>
          </w:rPr>
          <w:delText xml:space="preserve">  </w:delText>
        </w:r>
      </w:del>
      <w:r w:rsidRPr="0049233F">
        <w:rPr>
          <w:lang w:val="fr-FR"/>
          <w:rPrChange w:id="2974" w:author="The Si Tran" w:date="2012-12-05T23:02:00Z">
            <w:rPr>
              <w:sz w:val="28"/>
              <w:szCs w:val="28"/>
              <w:lang w:val="fr-FR"/>
            </w:rPr>
          </w:rPrChange>
        </w:rPr>
        <w:t xml:space="preserve">   </w:t>
      </w:r>
      <w:del w:id="2975" w:author="The Si Tran" w:date="2012-12-06T00:22:00Z">
        <w:r w:rsidRPr="00082976" w:rsidDel="008F2FA0">
          <w:rPr>
            <w:position w:val="-12"/>
            <w:lang w:val="fr-FR"/>
          </w:rPr>
          <w:object w:dxaOrig="1320" w:dyaOrig="360" w14:anchorId="183658DA">
            <v:shape id="_x0000_i1051" type="#_x0000_t75" style="width:92.95pt;height:25.1pt" o:ole="">
              <v:imagedata r:id="rId69" o:title=""/>
            </v:shape>
            <o:OLEObject Type="Embed" ProgID="Equation.DSMT4" ShapeID="_x0000_i1051" DrawAspect="Content" ObjectID="_1417159050" r:id="rId70"/>
          </w:object>
        </w:r>
      </w:del>
    </w:p>
    <w:p w14:paraId="4E0DF8FA" w14:textId="77777777" w:rsidR="00EF2D1F" w:rsidRPr="007B4E58" w:rsidRDefault="00537CF3">
      <w:pPr>
        <w:ind w:firstLine="0"/>
        <w:rPr>
          <w:szCs w:val="26"/>
          <w:lang w:val="fr-FR"/>
          <w:rPrChange w:id="2976" w:author="The Si Tran" w:date="2012-12-06T00:23:00Z">
            <w:rPr>
              <w:sz w:val="28"/>
              <w:szCs w:val="28"/>
              <w:lang w:val="fr-FR"/>
            </w:rPr>
          </w:rPrChange>
        </w:rPr>
        <w:pPrChange w:id="2977" w:author="The Si Tran" w:date="2012-12-06T00:23:00Z">
          <w:pPr>
            <w:ind w:firstLine="547"/>
          </w:pPr>
        </w:pPrChange>
      </w:pPr>
      <m:oMathPara>
        <m:oMath>
          <m:sSub>
            <m:sSubPr>
              <m:ctrlPr>
                <w:ins w:id="2978" w:author="The Si Tran" w:date="2012-12-06T00:18:00Z">
                  <w:rPr>
                    <w:rFonts w:ascii="Cambria Math" w:hAnsi="Cambria Math"/>
                    <w:i/>
                    <w:szCs w:val="26"/>
                    <w:lang w:val="fr-FR"/>
                  </w:rPr>
                </w:ins>
              </m:ctrlPr>
            </m:sSubPr>
            <m:e>
              <w:ins w:id="2979" w:author="The Si Tran" w:date="2012-12-06T00:18:00Z">
                <m:r>
                  <w:rPr>
                    <w:rFonts w:ascii="Cambria Math" w:hAnsi="Cambria Math"/>
                    <w:szCs w:val="26"/>
                    <w:lang w:val="fr-FR"/>
                  </w:rPr>
                  <m:t>y</m:t>
                </m:r>
              </w:ins>
            </m:e>
            <m:sub>
              <w:ins w:id="2980" w:author="The Si Tran" w:date="2012-12-06T00:18:00Z">
                <m:r>
                  <w:rPr>
                    <w:rFonts w:ascii="Cambria Math" w:hAnsi="Cambria Math"/>
                    <w:szCs w:val="26"/>
                    <w:lang w:val="fr-FR"/>
                  </w:rPr>
                  <m:t>t</m:t>
                </m:r>
              </w:ins>
            </m:sub>
          </m:sSub>
          <w:ins w:id="2981" w:author="The Si Tran" w:date="2012-12-06T00:18:00Z">
            <m:r>
              <w:rPr>
                <w:rFonts w:ascii="Cambria Math" w:hAnsi="Cambria Math"/>
                <w:szCs w:val="26"/>
                <w:lang w:val="fr-FR"/>
              </w:rPr>
              <m:t>=μ+</m:t>
            </m:r>
          </w:ins>
          <m:d>
            <m:dPr>
              <m:ctrlPr>
                <w:ins w:id="2982" w:author="The Si Tran" w:date="2012-12-06T00:19:00Z">
                  <w:rPr>
                    <w:rFonts w:ascii="Cambria Math" w:hAnsi="Cambria Math"/>
                    <w:i/>
                    <w:szCs w:val="26"/>
                    <w:lang w:val="fr-FR"/>
                  </w:rPr>
                </w:ins>
              </m:ctrlPr>
            </m:dPr>
            <m:e>
              <w:ins w:id="2983" w:author="The Si Tran" w:date="2012-12-06T00:19:00Z">
                <m:r>
                  <w:rPr>
                    <w:rFonts w:ascii="Cambria Math" w:hAnsi="Cambria Math"/>
                    <w:szCs w:val="26"/>
                    <w:lang w:val="fr-FR"/>
                  </w:rPr>
                  <m:t>1-</m:t>
                </m:r>
              </w:ins>
              <m:sSub>
                <m:sSubPr>
                  <m:ctrlPr>
                    <w:ins w:id="2984" w:author="The Si Tran" w:date="2012-12-06T00:19:00Z">
                      <w:rPr>
                        <w:rFonts w:ascii="Cambria Math" w:hAnsi="Cambria Math"/>
                        <w:i/>
                        <w:szCs w:val="26"/>
                        <w:lang w:val="fr-FR"/>
                      </w:rPr>
                    </w:ins>
                  </m:ctrlPr>
                </m:sSubPr>
                <m:e>
                  <w:ins w:id="2985" w:author="The Si Tran" w:date="2012-12-06T00:19:00Z">
                    <m:r>
                      <w:rPr>
                        <w:rFonts w:ascii="Cambria Math" w:hAnsi="Cambria Math"/>
                        <w:szCs w:val="26"/>
                        <w:lang w:val="fr-FR"/>
                      </w:rPr>
                      <m:t>θ</m:t>
                    </m:r>
                  </w:ins>
                </m:e>
                <m:sub>
                  <w:ins w:id="2986" w:author="The Si Tran" w:date="2012-12-06T00:19:00Z">
                    <m:r>
                      <w:rPr>
                        <w:rFonts w:ascii="Cambria Math" w:hAnsi="Cambria Math"/>
                        <w:szCs w:val="26"/>
                        <w:lang w:val="fr-FR"/>
                      </w:rPr>
                      <m:t>1</m:t>
                    </m:r>
                  </w:ins>
                </m:sub>
              </m:sSub>
              <w:ins w:id="2987" w:author="The Si Tran" w:date="2012-12-06T00:19:00Z">
                <m:r>
                  <w:rPr>
                    <w:rFonts w:ascii="Cambria Math" w:hAnsi="Cambria Math"/>
                    <w:szCs w:val="26"/>
                    <w:lang w:val="fr-FR"/>
                  </w:rPr>
                  <m:t>B-…-</m:t>
                </m:r>
              </w:ins>
              <m:sSub>
                <m:sSubPr>
                  <m:ctrlPr>
                    <w:ins w:id="2988" w:author="The Si Tran" w:date="2012-12-06T00:19:00Z">
                      <w:rPr>
                        <w:rFonts w:ascii="Cambria Math" w:hAnsi="Cambria Math"/>
                        <w:i/>
                        <w:szCs w:val="26"/>
                        <w:lang w:val="fr-FR"/>
                      </w:rPr>
                    </w:ins>
                  </m:ctrlPr>
                </m:sSubPr>
                <m:e>
                  <w:ins w:id="2989" w:author="The Si Tran" w:date="2012-12-06T00:19:00Z">
                    <m:r>
                      <w:rPr>
                        <w:rFonts w:ascii="Cambria Math" w:hAnsi="Cambria Math"/>
                        <w:szCs w:val="26"/>
                        <w:lang w:val="fr-FR"/>
                      </w:rPr>
                      <m:t>θ</m:t>
                    </m:r>
                  </w:ins>
                </m:e>
                <m:sub>
                  <w:ins w:id="2990" w:author="The Si Tran" w:date="2012-12-06T00:19:00Z">
                    <m:r>
                      <w:rPr>
                        <w:rFonts w:ascii="Cambria Math" w:hAnsi="Cambria Math"/>
                        <w:szCs w:val="26"/>
                        <w:lang w:val="fr-FR"/>
                      </w:rPr>
                      <m:t>q</m:t>
                    </m:r>
                  </w:ins>
                </m:sub>
              </m:sSub>
              <m:sSup>
                <m:sSupPr>
                  <m:ctrlPr>
                    <w:ins w:id="2991" w:author="The Si Tran" w:date="2012-12-06T00:19:00Z">
                      <w:rPr>
                        <w:rFonts w:ascii="Cambria Math" w:hAnsi="Cambria Math"/>
                        <w:i/>
                        <w:szCs w:val="26"/>
                        <w:lang w:val="fr-FR"/>
                      </w:rPr>
                    </w:ins>
                  </m:ctrlPr>
                </m:sSupPr>
                <m:e>
                  <w:ins w:id="2992" w:author="The Si Tran" w:date="2012-12-06T00:19:00Z">
                    <m:r>
                      <w:rPr>
                        <w:rFonts w:ascii="Cambria Math" w:hAnsi="Cambria Math"/>
                        <w:szCs w:val="26"/>
                        <w:lang w:val="fr-FR"/>
                      </w:rPr>
                      <m:t>B</m:t>
                    </m:r>
                  </w:ins>
                </m:e>
                <m:sup>
                  <w:ins w:id="2993" w:author="The Si Tran" w:date="2012-12-06T00:19:00Z">
                    <m:r>
                      <w:rPr>
                        <w:rFonts w:ascii="Cambria Math" w:hAnsi="Cambria Math"/>
                        <w:szCs w:val="26"/>
                        <w:lang w:val="fr-FR"/>
                      </w:rPr>
                      <m:t>q</m:t>
                    </m:r>
                  </w:ins>
                </m:sup>
              </m:sSup>
            </m:e>
          </m:d>
          <m:sSub>
            <m:sSubPr>
              <m:ctrlPr>
                <w:ins w:id="2994" w:author="The Si Tran" w:date="2012-12-06T00:18:00Z">
                  <w:rPr>
                    <w:rFonts w:ascii="Cambria Math" w:hAnsi="Cambria Math"/>
                    <w:i/>
                    <w:szCs w:val="26"/>
                    <w:lang w:val="fr-FR"/>
                  </w:rPr>
                </w:ins>
              </m:ctrlPr>
            </m:sSubPr>
            <m:e>
              <w:ins w:id="2995" w:author="The Si Tran" w:date="2012-12-06T00:18:00Z">
                <m:r>
                  <w:rPr>
                    <w:rFonts w:ascii="Cambria Math" w:hAnsi="Cambria Math"/>
                    <w:szCs w:val="26"/>
                    <w:lang w:val="fr-FR"/>
                  </w:rPr>
                  <m:t>ε</m:t>
                </m:r>
              </w:ins>
            </m:e>
            <m:sub>
              <w:ins w:id="2996" w:author="The Si Tran" w:date="2012-12-06T00:19:00Z">
                <m:r>
                  <w:rPr>
                    <w:rFonts w:ascii="Cambria Math" w:hAnsi="Cambria Math"/>
                    <w:szCs w:val="26"/>
                    <w:lang w:val="fr-FR"/>
                  </w:rPr>
                  <m:t>t</m:t>
                </m:r>
              </w:ins>
            </m:sub>
          </m:sSub>
          <w:ins w:id="2997" w:author="The Si Tran" w:date="2012-12-06T00:20:00Z">
            <m:r>
              <w:rPr>
                <w:rFonts w:ascii="Cambria Math" w:hAnsi="Cambria Math"/>
                <w:szCs w:val="26"/>
                <w:lang w:val="fr-FR"/>
              </w:rPr>
              <m:t>=μ+</m:t>
            </m:r>
          </w:ins>
          <m:d>
            <m:dPr>
              <m:ctrlPr>
                <w:ins w:id="2998" w:author="The Si Tran" w:date="2012-12-06T00:21:00Z">
                  <w:rPr>
                    <w:rFonts w:ascii="Cambria Math" w:hAnsi="Cambria Math"/>
                    <w:i/>
                    <w:szCs w:val="26"/>
                    <w:lang w:val="fr-FR"/>
                  </w:rPr>
                </w:ins>
              </m:ctrlPr>
            </m:dPr>
            <m:e>
              <w:ins w:id="2999" w:author="The Si Tran" w:date="2012-12-06T00:21:00Z">
                <m:r>
                  <w:rPr>
                    <w:rFonts w:ascii="Cambria Math" w:hAnsi="Cambria Math"/>
                    <w:szCs w:val="26"/>
                    <w:lang w:val="fr-FR"/>
                  </w:rPr>
                  <m:t>1-</m:t>
                </m:r>
              </w:ins>
              <m:nary>
                <m:naryPr>
                  <m:chr m:val="∑"/>
                  <m:limLoc m:val="subSup"/>
                  <m:ctrlPr>
                    <w:ins w:id="3000" w:author="The Si Tran" w:date="2012-12-06T00:21:00Z">
                      <w:rPr>
                        <w:rFonts w:ascii="Cambria Math" w:hAnsi="Cambria Math"/>
                        <w:i/>
                        <w:szCs w:val="26"/>
                        <w:lang w:val="fr-FR"/>
                      </w:rPr>
                    </w:ins>
                  </m:ctrlPr>
                </m:naryPr>
                <m:sub>
                  <w:ins w:id="3001" w:author="The Si Tran" w:date="2012-12-06T00:21:00Z">
                    <m:r>
                      <w:rPr>
                        <w:rFonts w:ascii="Cambria Math" w:hAnsi="Cambria Math"/>
                        <w:szCs w:val="26"/>
                        <w:lang w:val="fr-FR"/>
                      </w:rPr>
                      <m:t>i=1</m:t>
                    </m:r>
                  </w:ins>
                </m:sub>
                <m:sup>
                  <w:ins w:id="3002" w:author="The Si Tran" w:date="2012-12-06T00:21:00Z">
                    <m:r>
                      <w:rPr>
                        <w:rFonts w:ascii="Cambria Math" w:hAnsi="Cambria Math"/>
                        <w:szCs w:val="26"/>
                        <w:lang w:val="fr-FR"/>
                      </w:rPr>
                      <m:t>q</m:t>
                    </m:r>
                  </w:ins>
                </m:sup>
                <m:e>
                  <m:sSub>
                    <m:sSubPr>
                      <m:ctrlPr>
                        <w:ins w:id="3003" w:author="The Si Tran" w:date="2012-12-06T00:21:00Z">
                          <w:rPr>
                            <w:rFonts w:ascii="Cambria Math" w:hAnsi="Cambria Math"/>
                            <w:i/>
                            <w:szCs w:val="26"/>
                            <w:lang w:val="fr-FR"/>
                          </w:rPr>
                        </w:ins>
                      </m:ctrlPr>
                    </m:sSubPr>
                    <m:e>
                      <w:ins w:id="3004" w:author="The Si Tran" w:date="2012-12-06T00:21:00Z">
                        <m:r>
                          <w:rPr>
                            <w:rFonts w:ascii="Cambria Math" w:hAnsi="Cambria Math"/>
                            <w:szCs w:val="26"/>
                            <w:lang w:val="fr-FR"/>
                          </w:rPr>
                          <m:t>θ</m:t>
                        </m:r>
                      </w:ins>
                    </m:e>
                    <m:sub>
                      <w:ins w:id="3005" w:author="The Si Tran" w:date="2012-12-06T00:21:00Z">
                        <m:r>
                          <w:rPr>
                            <w:rFonts w:ascii="Cambria Math" w:hAnsi="Cambria Math"/>
                            <w:szCs w:val="26"/>
                            <w:lang w:val="fr-FR"/>
                          </w:rPr>
                          <m:t>i</m:t>
                        </m:r>
                      </w:ins>
                    </m:sub>
                  </m:sSub>
                  <m:sSup>
                    <m:sSupPr>
                      <m:ctrlPr>
                        <w:ins w:id="3006" w:author="The Si Tran" w:date="2012-12-06T00:21:00Z">
                          <w:rPr>
                            <w:rFonts w:ascii="Cambria Math" w:hAnsi="Cambria Math"/>
                            <w:i/>
                            <w:szCs w:val="26"/>
                            <w:lang w:val="fr-FR"/>
                          </w:rPr>
                        </w:ins>
                      </m:ctrlPr>
                    </m:sSupPr>
                    <m:e>
                      <w:ins w:id="3007" w:author="The Si Tran" w:date="2012-12-06T00:21:00Z">
                        <m:r>
                          <w:rPr>
                            <w:rFonts w:ascii="Cambria Math" w:hAnsi="Cambria Math"/>
                            <w:szCs w:val="26"/>
                            <w:lang w:val="fr-FR"/>
                          </w:rPr>
                          <m:t>B</m:t>
                        </m:r>
                      </w:ins>
                    </m:e>
                    <m:sup>
                      <w:ins w:id="3008" w:author="The Si Tran" w:date="2012-12-06T00:21:00Z">
                        <m:r>
                          <w:rPr>
                            <w:rFonts w:ascii="Cambria Math" w:hAnsi="Cambria Math"/>
                            <w:szCs w:val="26"/>
                            <w:lang w:val="fr-FR"/>
                          </w:rPr>
                          <m:t>i</m:t>
                        </m:r>
                      </w:ins>
                    </m:sup>
                  </m:sSup>
                </m:e>
              </m:nary>
            </m:e>
          </m:d>
          <m:sSub>
            <m:sSubPr>
              <m:ctrlPr>
                <w:ins w:id="3009" w:author="The Si Tran" w:date="2012-12-06T00:20:00Z">
                  <w:rPr>
                    <w:rFonts w:ascii="Cambria Math" w:hAnsi="Cambria Math"/>
                    <w:i/>
                    <w:szCs w:val="26"/>
                    <w:lang w:val="fr-FR"/>
                  </w:rPr>
                </w:ins>
              </m:ctrlPr>
            </m:sSubPr>
            <m:e>
              <w:ins w:id="3010" w:author="The Si Tran" w:date="2012-12-06T00:20:00Z">
                <m:r>
                  <w:rPr>
                    <w:rFonts w:ascii="Cambria Math" w:hAnsi="Cambria Math"/>
                    <w:szCs w:val="26"/>
                    <w:lang w:val="fr-FR"/>
                  </w:rPr>
                  <m:t>ε</m:t>
                </m:r>
              </w:ins>
            </m:e>
            <m:sub>
              <w:ins w:id="3011" w:author="The Si Tran" w:date="2012-12-06T00:20:00Z">
                <m:r>
                  <w:rPr>
                    <w:rFonts w:ascii="Cambria Math" w:hAnsi="Cambria Math"/>
                    <w:szCs w:val="26"/>
                    <w:lang w:val="fr-FR"/>
                  </w:rPr>
                  <m:t>t</m:t>
                </m:r>
              </w:ins>
            </m:sub>
          </m:sSub>
          <w:ins w:id="3012" w:author="The Si Tran" w:date="2012-12-06T00:21:00Z">
            <m:r>
              <w:rPr>
                <w:rFonts w:ascii="Cambria Math" w:hAnsi="Cambria Math"/>
                <w:szCs w:val="26"/>
                <w:lang w:val="fr-FR"/>
              </w:rPr>
              <m:t>=μ+</m:t>
            </m:r>
          </w:ins>
          <w:ins w:id="3013" w:author="The Si Tran" w:date="2012-12-06T00:22:00Z">
            <m:r>
              <m:rPr>
                <m:sty m:val="p"/>
              </m:rPr>
              <w:rPr>
                <w:rFonts w:ascii="Cambria Math" w:hAnsi="Cambria Math" w:hint="eastAsia"/>
                <w:szCs w:val="26"/>
                <w:lang w:val="fr-FR"/>
              </w:rPr>
              <m:t>Θ</m:t>
            </m:r>
          </w:ins>
          <m:d>
            <m:dPr>
              <m:ctrlPr>
                <w:ins w:id="3014" w:author="The Si Tran" w:date="2012-12-06T00:22:00Z">
                  <w:rPr>
                    <w:rFonts w:ascii="Cambria Math" w:hAnsi="Cambria Math"/>
                    <w:szCs w:val="26"/>
                    <w:lang w:val="fr-FR"/>
                  </w:rPr>
                </w:ins>
              </m:ctrlPr>
            </m:dPr>
            <m:e>
              <w:ins w:id="3015" w:author="The Si Tran" w:date="2012-12-06T00:22:00Z">
                <m:r>
                  <w:rPr>
                    <w:rFonts w:ascii="Cambria Math" w:hAnsi="Cambria Math"/>
                    <w:szCs w:val="26"/>
                    <w:lang w:val="fr-FR"/>
                  </w:rPr>
                  <m:t>B</m:t>
                </m:r>
              </w:ins>
            </m:e>
          </m:d>
          <m:sSub>
            <m:sSubPr>
              <m:ctrlPr>
                <w:ins w:id="3016" w:author="The Si Tran" w:date="2012-12-06T00:22:00Z">
                  <w:rPr>
                    <w:rFonts w:ascii="Cambria Math" w:hAnsi="Cambria Math"/>
                    <w:i/>
                    <w:szCs w:val="26"/>
                    <w:lang w:val="fr-FR"/>
                  </w:rPr>
                </w:ins>
              </m:ctrlPr>
            </m:sSubPr>
            <m:e>
              <w:ins w:id="3017" w:author="The Si Tran" w:date="2012-12-06T00:22:00Z">
                <m:r>
                  <w:rPr>
                    <w:rFonts w:ascii="Cambria Math" w:hAnsi="Cambria Math"/>
                    <w:szCs w:val="26"/>
                    <w:lang w:val="fr-FR"/>
                  </w:rPr>
                  <m:t>ε</m:t>
                </m:r>
              </w:ins>
            </m:e>
            <m:sub>
              <w:ins w:id="3018" w:author="The Si Tran" w:date="2012-12-06T00:22:00Z">
                <m:r>
                  <w:rPr>
                    <w:rFonts w:ascii="Cambria Math" w:hAnsi="Cambria Math"/>
                    <w:szCs w:val="26"/>
                    <w:lang w:val="fr-FR"/>
                  </w:rPr>
                  <m:t>t</m:t>
                </m:r>
              </w:ins>
            </m:sub>
          </m:sSub>
        </m:oMath>
      </m:oMathPara>
    </w:p>
    <w:p w14:paraId="091563CB" w14:textId="77777777" w:rsidR="0005400A" w:rsidRDefault="00F26466">
      <w:pPr>
        <w:rPr>
          <w:ins w:id="3019" w:author="The Si Tran" w:date="2012-12-06T04:00:00Z"/>
          <w:lang w:val="fr-FR"/>
        </w:rPr>
        <w:pPrChange w:id="3020" w:author="The Si Tran" w:date="2012-12-15T07:53:00Z">
          <w:pPr>
            <w:ind w:left="547"/>
          </w:pPr>
        </w:pPrChange>
      </w:pPr>
      <w:ins w:id="3021"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022" w:author="The Si Tran" w:date="2012-12-06T00:25:00Z"/>
          <w:lang w:val="fr-FR"/>
          <w:rPrChange w:id="3023" w:author="The Si Tran" w:date="2012-12-05T23:02:00Z">
            <w:rPr>
              <w:del w:id="3024" w:author="The Si Tran" w:date="2012-12-06T00:25:00Z"/>
              <w:sz w:val="28"/>
              <w:szCs w:val="28"/>
              <w:lang w:val="fr-FR"/>
            </w:rPr>
          </w:rPrChange>
        </w:rPr>
        <w:pPrChange w:id="3025" w:author="The Si Tran" w:date="2012-12-15T07:53:00Z">
          <w:pPr>
            <w:ind w:firstLine="547"/>
          </w:pPr>
        </w:pPrChange>
      </w:pPr>
      <w:del w:id="3026" w:author="The Si Tran" w:date="2012-12-06T00:25:00Z">
        <w:r w:rsidRPr="0049233F" w:rsidDel="006C7117">
          <w:rPr>
            <w:lang w:val="fr-FR"/>
            <w:rPrChange w:id="3027"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35pt;height:25.1pt" o:ole="">
              <v:imagedata r:id="rId71" o:title=""/>
            </v:shape>
            <o:OLEObject Type="Embed" ProgID="Equation.DSMT4" ShapeID="_x0000_i1052" DrawAspect="Content" ObjectID="_1417159051" r:id="rId72"/>
          </w:object>
        </w:r>
        <w:r w:rsidRPr="0049233F" w:rsidDel="006C7117">
          <w:rPr>
            <w:lang w:val="fr-FR"/>
            <w:rPrChange w:id="3028"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65pt;height:40.2pt" o:ole="">
              <v:imagedata r:id="rId73" o:title=""/>
            </v:shape>
            <o:OLEObject Type="Embed" ProgID="Equation.DSMT4" ShapeID="_x0000_i1053" DrawAspect="Content" ObjectID="_1417159052" r:id="rId74"/>
          </w:object>
        </w:r>
      </w:del>
    </w:p>
    <w:p w14:paraId="291E9BAD" w14:textId="77777777" w:rsidR="006A21F7" w:rsidRPr="008308F4" w:rsidDel="008308F4" w:rsidRDefault="006A21F7">
      <w:pPr>
        <w:rPr>
          <w:del w:id="3029" w:author="The Si Tran" w:date="2012-12-06T00:30:00Z"/>
          <w:lang w:val="fr-FR"/>
        </w:rPr>
        <w:pPrChange w:id="3030" w:author="The Si Tran" w:date="2012-12-15T07:53:00Z">
          <w:pPr>
            <w:ind w:firstLine="547"/>
          </w:pPr>
        </w:pPrChange>
      </w:pPr>
      <w:r w:rsidRPr="0049233F">
        <w:rPr>
          <w:lang w:val="fr-FR"/>
          <w:rPrChange w:id="3031" w:author="The Si Tran" w:date="2012-12-05T23:02:00Z">
            <w:rPr>
              <w:sz w:val="28"/>
              <w:szCs w:val="28"/>
              <w:lang w:val="fr-FR"/>
            </w:rPr>
          </w:rPrChange>
        </w:rPr>
        <w:t xml:space="preserve">Vì chuỗi </w:t>
      </w:r>
      <w:del w:id="3032" w:author="The Si Tran" w:date="2012-12-06T00:26:00Z">
        <w:r w:rsidRPr="00082976" w:rsidDel="008B2829">
          <w:rPr>
            <w:position w:val="-14"/>
            <w:lang w:val="fr-FR"/>
          </w:rPr>
          <w:object w:dxaOrig="460" w:dyaOrig="400" w14:anchorId="197B24D2">
            <v:shape id="_x0000_i1054" type="#_x0000_t75" style="width:28.45pt;height:25.1pt" o:ole="">
              <v:imagedata r:id="rId75" o:title=""/>
            </v:shape>
            <o:OLEObject Type="Embed" ProgID="Equation.DSMT4" ShapeID="_x0000_i1054" DrawAspect="Content" ObjectID="_1417159053" r:id="rId76"/>
          </w:object>
        </w:r>
      </w:del>
      <m:oMath>
        <m:d>
          <m:dPr>
            <m:begChr m:val="{"/>
            <m:endChr m:val="}"/>
            <m:ctrlPr>
              <w:ins w:id="3033" w:author="The Si Tran" w:date="2012-12-06T00:26:00Z">
                <w:rPr>
                  <w:rFonts w:ascii="Cambria Math" w:hAnsi="Cambria Math"/>
                  <w:i/>
                  <w:lang w:val="fr-FR"/>
                </w:rPr>
              </w:ins>
            </m:ctrlPr>
          </m:dPr>
          <m:e>
            <m:sSub>
              <m:sSubPr>
                <m:ctrlPr>
                  <w:ins w:id="3034" w:author="The Si Tran" w:date="2012-12-06T00:26:00Z">
                    <w:rPr>
                      <w:rFonts w:ascii="Cambria Math" w:hAnsi="Cambria Math"/>
                      <w:i/>
                      <w:lang w:val="fr-FR"/>
                    </w:rPr>
                  </w:ins>
                </m:ctrlPr>
              </m:sSubPr>
              <m:e>
                <w:ins w:id="3035" w:author="The Si Tran" w:date="2012-12-06T00:26:00Z">
                  <m:r>
                    <w:rPr>
                      <w:rFonts w:ascii="Cambria Math" w:hAnsi="Cambria Math"/>
                      <w:lang w:val="fr-FR"/>
                    </w:rPr>
                    <m:t>ε</m:t>
                  </m:r>
                </w:ins>
              </m:e>
              <m:sub>
                <w:ins w:id="3036" w:author="The Si Tran" w:date="2012-12-06T00:26:00Z">
                  <m:r>
                    <w:rPr>
                      <w:rFonts w:ascii="Cambria Math" w:hAnsi="Cambria Math"/>
                      <w:lang w:val="fr-FR"/>
                    </w:rPr>
                    <m:t>t</m:t>
                  </m:r>
                </w:ins>
              </m:sub>
            </m:sSub>
          </m:e>
        </m:d>
      </m:oMath>
      <w:r w:rsidRPr="0049233F">
        <w:rPr>
          <w:lang w:val="fr-FR"/>
          <w:rPrChange w:id="3037" w:author="The Si Tran" w:date="2012-12-05T23:02:00Z">
            <w:rPr>
              <w:sz w:val="28"/>
              <w:szCs w:val="28"/>
              <w:lang w:val="fr-FR"/>
            </w:rPr>
          </w:rPrChange>
        </w:rPr>
        <w:t xml:space="preserve"> là chuỗi nhiễu trắng</w:t>
      </w:r>
      <w:ins w:id="3038" w:author="The Si Tran" w:date="2012-12-06T00:15:00Z">
        <w:r w:rsidR="004939AB">
          <w:rPr>
            <w:lang w:val="fr-FR"/>
          </w:rPr>
          <w:t xml:space="preserve"> </w:t>
        </w:r>
      </w:ins>
      <w:r w:rsidRPr="0049233F">
        <w:rPr>
          <w:lang w:val="fr-FR"/>
          <w:rPrChange w:id="3039" w:author="The Si Tran" w:date="2012-12-05T23:02:00Z">
            <w:rPr>
              <w:sz w:val="28"/>
              <w:szCs w:val="28"/>
              <w:lang w:val="fr-FR"/>
            </w:rPr>
          </w:rPrChange>
        </w:rPr>
        <w:t xml:space="preserve">(white noise), tức là </w:t>
      </w:r>
      <w:ins w:id="3040"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041" w:author="The Si Tran" w:date="2012-12-06T00:27:00Z">
        <w:r w:rsidRPr="00082976" w:rsidDel="00031BC2">
          <w:rPr>
            <w:position w:val="-12"/>
            <w:lang w:val="fr-FR"/>
          </w:rPr>
          <w:object w:dxaOrig="960" w:dyaOrig="360" w14:anchorId="24405B0A">
            <v:shape id="_x0000_i1055" type="#_x0000_t75" style="width:57.75pt;height:21.75pt" o:ole="">
              <v:imagedata r:id="rId77" o:title=""/>
            </v:shape>
            <o:OLEObject Type="Embed" ProgID="Equation.DSMT4" ShapeID="_x0000_i1055" DrawAspect="Content" ObjectID="_1417159054" r:id="rId78"/>
          </w:object>
        </w:r>
      </w:del>
      <w:ins w:id="3042" w:author="The Si Tran" w:date="2012-12-06T00:27:00Z">
        <w:r w:rsidR="00031BC2">
          <w:rPr>
            <w:lang w:val="fr-FR"/>
          </w:rPr>
          <w:t xml:space="preserve"> </w:t>
        </w:r>
      </w:ins>
      <w:r w:rsidRPr="0049233F">
        <w:rPr>
          <w:lang w:val="fr-FR"/>
          <w:rPrChange w:id="3043" w:author="The Si Tran" w:date="2012-12-05T23:02:00Z">
            <w:rPr>
              <w:sz w:val="28"/>
              <w:szCs w:val="28"/>
              <w:lang w:val="fr-FR"/>
            </w:rPr>
          </w:rPrChange>
        </w:rPr>
        <w:t xml:space="preserve">và </w:t>
      </w:r>
      <w:del w:id="3044" w:author="The Si Tran" w:date="2012-12-06T00:30:00Z">
        <w:r w:rsidRPr="00082976" w:rsidDel="008308F4">
          <w:rPr>
            <w:position w:val="-32"/>
            <w:lang w:val="fr-FR"/>
          </w:rPr>
          <w:object w:dxaOrig="2140" w:dyaOrig="760" w14:anchorId="53F164CD">
            <v:shape id="_x0000_i1056" type="#_x0000_t75" style="width:140.65pt;height:50.25pt" o:ole="">
              <v:imagedata r:id="rId79" o:title=""/>
            </v:shape>
            <o:OLEObject Type="Embed" ProgID="Equation.DSMT4" ShapeID="_x0000_i1056" DrawAspect="Content" ObjectID="_1417159055" r:id="rId80"/>
          </w:object>
        </w:r>
      </w:del>
    </w:p>
    <w:p w14:paraId="1646F1B9" w14:textId="77777777" w:rsidR="008308F4" w:rsidRPr="008308F4" w:rsidRDefault="008308F4">
      <w:pPr>
        <w:rPr>
          <w:ins w:id="3045" w:author="The Si Tran" w:date="2012-12-06T00:30:00Z"/>
          <w:lang w:val="fr-FR"/>
          <w:rPrChange w:id="3046" w:author="The Si Tran" w:date="2012-12-06T00:30:00Z">
            <w:rPr>
              <w:ins w:id="3047" w:author="The Si Tran" w:date="2012-12-06T00:30:00Z"/>
              <w:sz w:val="28"/>
              <w:szCs w:val="28"/>
              <w:lang w:val="fr-FR"/>
            </w:rPr>
          </w:rPrChange>
        </w:rPr>
        <w:pPrChange w:id="3048" w:author="The Si Tran" w:date="2012-12-15T07:53:00Z">
          <w:pPr>
            <w:ind w:left="547"/>
          </w:pPr>
        </w:pPrChange>
      </w:pPr>
    </w:p>
    <w:p w14:paraId="3AB410B0" w14:textId="77777777" w:rsidR="008308F4" w:rsidRPr="00E231FB" w:rsidRDefault="00537CF3">
      <w:pPr>
        <w:rPr>
          <w:ins w:id="3049" w:author="The Si Tran" w:date="2012-12-06T00:28:00Z"/>
          <w:lang w:val="fr-FR"/>
        </w:rPr>
        <w:pPrChange w:id="3050" w:author="The Si Tran" w:date="2012-12-15T07:54:00Z">
          <w:pPr>
            <w:ind w:firstLine="547"/>
          </w:pPr>
        </w:pPrChange>
      </w:pPr>
      <m:oMathPara>
        <m:oMathParaPr>
          <m:jc m:val="center"/>
        </m:oMathParaPr>
        <m:oMath>
          <m:sSub>
            <m:sSubPr>
              <m:ctrlPr>
                <w:ins w:id="3051" w:author="The Si Tran" w:date="2012-12-06T00:28:00Z">
                  <w:rPr>
                    <w:rFonts w:ascii="Cambria Math" w:hAnsi="Cambria Math"/>
                    <w:lang w:val="fr-FR"/>
                  </w:rPr>
                </w:ins>
              </m:ctrlPr>
            </m:sSubPr>
            <m:e>
              <w:ins w:id="3052" w:author="The Si Tran" w:date="2012-12-06T00:28:00Z">
                <m:r>
                  <w:rPr>
                    <w:rFonts w:ascii="Cambria Math" w:hAnsi="Cambria Math"/>
                    <w:lang w:val="fr-FR"/>
                  </w:rPr>
                  <m:t>γ</m:t>
                </m:r>
              </w:ins>
            </m:e>
            <m:sub>
              <w:ins w:id="3053" w:author="The Si Tran" w:date="2012-12-06T00:28:00Z">
                <m:r>
                  <w:rPr>
                    <w:rFonts w:ascii="Cambria Math" w:hAnsi="Cambria Math"/>
                    <w:lang w:val="fr-FR"/>
                  </w:rPr>
                  <m:t>ε</m:t>
                </m:r>
              </w:ins>
            </m:sub>
          </m:sSub>
          <m:d>
            <m:dPr>
              <m:ctrlPr>
                <w:ins w:id="3054" w:author="The Si Tran" w:date="2012-12-06T00:28:00Z">
                  <w:rPr>
                    <w:rFonts w:ascii="Cambria Math" w:hAnsi="Cambria Math"/>
                    <w:lang w:val="fr-FR"/>
                  </w:rPr>
                </w:ins>
              </m:ctrlPr>
            </m:dPr>
            <m:e>
              <w:ins w:id="3055" w:author="The Si Tran" w:date="2012-12-06T00:28:00Z">
                <m:r>
                  <w:rPr>
                    <w:rFonts w:ascii="Cambria Math" w:hAnsi="Cambria Math"/>
                    <w:lang w:val="fr-FR"/>
                  </w:rPr>
                  <m:t>h</m:t>
                </m:r>
              </w:ins>
            </m:e>
          </m:d>
          <w:ins w:id="3056" w:author="The Si Tran" w:date="2012-12-06T00:29:00Z">
            <m:r>
              <m:rPr>
                <m:sty m:val="p"/>
              </m:rPr>
              <w:rPr>
                <w:rFonts w:ascii="Cambria Math" w:hAnsi="Cambria Math"/>
                <w:lang w:val="fr-FR"/>
              </w:rPr>
              <m:t>=</m:t>
            </m:r>
          </w:ins>
          <m:d>
            <m:dPr>
              <m:begChr m:val="{"/>
              <m:endChr m:val=""/>
              <m:ctrlPr>
                <w:ins w:id="3057" w:author="The Si Tran" w:date="2012-12-06T00:30:00Z">
                  <w:rPr>
                    <w:rFonts w:ascii="Cambria Math" w:hAnsi="Cambria Math"/>
                    <w:lang w:val="fr-FR"/>
                  </w:rPr>
                </w:ins>
              </m:ctrlPr>
            </m:dPr>
            <m:e>
              <m:eqArr>
                <m:eqArrPr>
                  <m:ctrlPr>
                    <w:ins w:id="3058" w:author="The Si Tran" w:date="2012-12-06T00:30:00Z">
                      <w:rPr>
                        <w:rFonts w:ascii="Cambria Math" w:hAnsi="Cambria Math"/>
                        <w:lang w:val="fr-FR"/>
                      </w:rPr>
                    </w:ins>
                  </m:ctrlPr>
                </m:eqArrPr>
                <m:e>
                  <m:sSup>
                    <m:sSupPr>
                      <m:ctrlPr>
                        <w:ins w:id="3059" w:author="The Si Tran" w:date="2012-12-06T00:30:00Z">
                          <w:rPr>
                            <w:rFonts w:ascii="Cambria Math" w:hAnsi="Cambria Math"/>
                            <w:lang w:val="fr-FR"/>
                          </w:rPr>
                        </w:ins>
                      </m:ctrlPr>
                    </m:sSupPr>
                    <m:e>
                      <w:ins w:id="3060" w:author="The Si Tran" w:date="2012-12-06T00:30:00Z">
                        <m:r>
                          <w:rPr>
                            <w:rFonts w:ascii="Cambria Math" w:hAnsi="Cambria Math"/>
                            <w:lang w:val="fr-FR"/>
                          </w:rPr>
                          <m:t>σ</m:t>
                        </m:r>
                      </w:ins>
                    </m:e>
                    <m:sup>
                      <w:ins w:id="3061" w:author="The Si Tran" w:date="2012-12-06T00:30:00Z">
                        <m:r>
                          <m:rPr>
                            <m:sty m:val="p"/>
                          </m:rPr>
                          <w:rPr>
                            <w:rFonts w:ascii="Cambria Math" w:hAnsi="Cambria Math"/>
                            <w:lang w:val="fr-FR"/>
                          </w:rPr>
                          <m:t>2</m:t>
                        </m:r>
                      </w:ins>
                    </m:sup>
                  </m:sSup>
                  <w:ins w:id="3062"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063"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064" w:author="The Si Tran" w:date="2012-12-05T23:02:00Z">
            <w:rPr>
              <w:sz w:val="28"/>
              <w:szCs w:val="28"/>
              <w:lang w:val="fr-FR"/>
            </w:rPr>
          </w:rPrChange>
        </w:rPr>
        <w:pPrChange w:id="3065" w:author="The Si Tran" w:date="2012-12-15T07:53:00Z">
          <w:pPr>
            <w:ind w:firstLine="547"/>
          </w:pPr>
        </w:pPrChange>
      </w:pPr>
      <w:r w:rsidRPr="0049233F">
        <w:rPr>
          <w:lang w:val="fr-FR"/>
          <w:rPrChange w:id="3066"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067" w:author="The Si Tran" w:date="2012-12-15T07:53:00Z">
            <w:rPr>
              <w:sz w:val="28"/>
              <w:szCs w:val="28"/>
              <w:lang w:val="fr-FR"/>
            </w:rPr>
          </w:rPrChange>
        </w:rPr>
        <w:pPrChange w:id="3068" w:author="The Si Tran" w:date="2012-12-15T08:05:00Z">
          <w:pPr>
            <w:ind w:firstLine="547"/>
          </w:pPr>
        </w:pPrChange>
      </w:pPr>
      <w:ins w:id="3069"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070"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071" w:author="The Si Tran" w:date="2012-12-06T00:37:00Z"/>
          <w:lang w:val="fr-FR"/>
          <w:rPrChange w:id="3072" w:author="The Si Tran" w:date="2012-12-06T00:37:00Z">
            <w:rPr>
              <w:ins w:id="3073" w:author="The Si Tran" w:date="2012-12-06T00:37:00Z"/>
              <w:rFonts w:ascii="Cambria Math" w:hAnsi="Cambria Math"/>
              <w:i/>
              <w:szCs w:val="26"/>
              <w:lang w:val="fr-FR"/>
            </w:rPr>
          </w:rPrChange>
        </w:rPr>
        <w:pPrChange w:id="3074" w:author="The Si Tran" w:date="2012-12-15T07:54:00Z">
          <w:pPr>
            <w:ind w:firstLine="547"/>
          </w:pPr>
        </w:pPrChange>
      </w:pPr>
      <w:del w:id="3075" w:author="The Si Tran" w:date="2012-12-06T00:33:00Z">
        <w:r w:rsidRPr="00B312F5" w:rsidDel="00CF4667">
          <w:rPr>
            <w:position w:val="-14"/>
            <w:lang w:val="fr-FR"/>
          </w:rPr>
          <w:object w:dxaOrig="3960" w:dyaOrig="380" w14:anchorId="6EB4E1F7">
            <v:shape id="_x0000_i1057" type="#_x0000_t75" style="width:4in;height:27.65pt" o:ole="">
              <v:imagedata r:id="rId81" o:title=""/>
            </v:shape>
            <o:OLEObject Type="Embed" ProgID="Equation.DSMT4" ShapeID="_x0000_i1057" DrawAspect="Content" ObjectID="_1417159056" r:id="rId82"/>
          </w:object>
        </w:r>
        <w:r w:rsidRPr="0049233F" w:rsidDel="00CF4667">
          <w:rPr>
            <w:lang w:val="fr-FR"/>
            <w:rPrChange w:id="3076" w:author="The Si Tran" w:date="2012-12-05T23:02:00Z">
              <w:rPr>
                <w:sz w:val="28"/>
                <w:szCs w:val="28"/>
                <w:lang w:val="fr-FR"/>
              </w:rPr>
            </w:rPrChange>
          </w:rPr>
          <w:delText>.</w:delText>
        </w:r>
      </w:del>
      <w:ins w:id="3077"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078" w:author="The Si Tran" w:date="2012-12-15T07:54:00Z">
            <w:rPr>
              <w:sz w:val="28"/>
              <w:szCs w:val="28"/>
              <w:lang w:val="fr-FR"/>
            </w:rPr>
          </w:rPrChange>
        </w:rPr>
        <w:pPrChange w:id="3079" w:author="The Si Tran" w:date="2012-12-15T07:54:00Z">
          <w:pPr>
            <w:ind w:firstLine="547"/>
          </w:pPr>
        </w:pPrChange>
      </w:pPr>
      <w:ins w:id="3080"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081" w:author="The Si Tran" w:date="2012-12-06T00:37:00Z"/>
          <w:szCs w:val="26"/>
          <w:lang w:val="fr-FR"/>
          <w:rPrChange w:id="3082" w:author="The Si Tran" w:date="2012-12-05T23:02:00Z">
            <w:rPr>
              <w:del w:id="3083" w:author="The Si Tran" w:date="2012-12-06T00:37:00Z"/>
              <w:sz w:val="28"/>
              <w:szCs w:val="28"/>
              <w:lang w:val="fr-FR"/>
            </w:rPr>
          </w:rPrChange>
        </w:rPr>
      </w:pPr>
      <w:ins w:id="3084"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085" w:author="The Si Tran" w:date="2012-12-06T00:37:00Z"/>
          <w:szCs w:val="26"/>
          <w:lang w:val="fr-FR"/>
          <w:rPrChange w:id="3086" w:author="The Si Tran" w:date="2012-12-05T23:02:00Z">
            <w:rPr>
              <w:del w:id="3087" w:author="The Si Tran" w:date="2012-12-06T00:37:00Z"/>
              <w:sz w:val="28"/>
              <w:szCs w:val="28"/>
              <w:lang w:val="fr-FR"/>
            </w:rPr>
          </w:rPrChange>
        </w:rPr>
      </w:pPr>
      <w:del w:id="3088" w:author="The Si Tran" w:date="2012-12-06T00:35:00Z">
        <w:r w:rsidRPr="00B312F5" w:rsidDel="00A35187">
          <w:rPr>
            <w:position w:val="-14"/>
            <w:szCs w:val="26"/>
            <w:lang w:val="fr-FR"/>
          </w:rPr>
          <w:object w:dxaOrig="4599" w:dyaOrig="380" w14:anchorId="2C4DA43D">
            <v:shape id="_x0000_i1058" type="#_x0000_t75" style="width:332.35pt;height:27.65pt" o:ole="">
              <v:imagedata r:id="rId83" o:title=""/>
            </v:shape>
            <o:OLEObject Type="Embed" ProgID="Equation.DSMT4" ShapeID="_x0000_i1058" DrawAspect="Content" ObjectID="_1417159057" r:id="rId84"/>
          </w:object>
        </w:r>
      </w:del>
    </w:p>
    <w:p w14:paraId="170D0928" w14:textId="6599E7AC" w:rsidR="005947EE" w:rsidRPr="00097101" w:rsidRDefault="006A21F7">
      <w:pPr>
        <w:tabs>
          <w:tab w:val="left" w:pos="1440"/>
        </w:tabs>
        <w:rPr>
          <w:ins w:id="3089" w:author="The Si Tran" w:date="2012-12-06T00:43:00Z"/>
          <w:lang w:val="fr-FR"/>
          <w:rPrChange w:id="3090" w:author="The Si Tran" w:date="2012-12-15T07:55:00Z">
            <w:rPr>
              <w:ins w:id="3091" w:author="The Si Tran" w:date="2012-12-06T00:43:00Z"/>
              <w:rFonts w:ascii="Cambria Math" w:hAnsi="Cambria Math"/>
              <w:i/>
              <w:szCs w:val="26"/>
              <w:lang w:val="fr-FR"/>
            </w:rPr>
          </w:rPrChange>
        </w:rPr>
        <w:pPrChange w:id="3092" w:author="The Si Tran" w:date="2012-12-15T07:55:00Z">
          <w:pPr>
            <w:ind w:firstLine="547"/>
          </w:pPr>
        </w:pPrChange>
      </w:pPr>
      <w:del w:id="3093" w:author="The Si Tran" w:date="2012-12-06T00:37:00Z">
        <w:r w:rsidRPr="0049233F" w:rsidDel="00A92BAB">
          <w:rPr>
            <w:lang w:val="fr-FR"/>
            <w:rPrChange w:id="3094" w:author="The Si Tran" w:date="2012-12-05T23:02:00Z">
              <w:rPr>
                <w:sz w:val="28"/>
                <w:szCs w:val="28"/>
                <w:lang w:val="fr-FR"/>
              </w:rPr>
            </w:rPrChange>
          </w:rPr>
          <w:delText xml:space="preserve">                </w:delText>
        </w:r>
      </w:del>
      <w:del w:id="3095" w:author="The Si Tran" w:date="2012-12-06T00:39:00Z">
        <w:r w:rsidRPr="0049233F" w:rsidDel="00E270B0">
          <w:rPr>
            <w:lang w:val="fr-FR"/>
            <w:rPrChange w:id="3096" w:author="The Si Tran" w:date="2012-12-05T23:02:00Z">
              <w:rPr>
                <w:sz w:val="28"/>
                <w:szCs w:val="28"/>
                <w:lang w:val="fr-FR"/>
              </w:rPr>
            </w:rPrChange>
          </w:rPr>
          <w:delText xml:space="preserve">              </w:delText>
        </w:r>
      </w:del>
      <w:ins w:id="3097"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098" w:author="The Si Tran" w:date="2012-12-14T04:51:00Z"/>
          <w:szCs w:val="26"/>
          <w:lang w:val="fr-FR"/>
          <w:rPrChange w:id="3099" w:author="The Si Tran" w:date="2012-12-05T23:02:00Z">
            <w:rPr>
              <w:del w:id="3100" w:author="The Si Tran" w:date="2012-12-14T04:51:00Z"/>
              <w:sz w:val="28"/>
              <w:szCs w:val="28"/>
              <w:lang w:val="fr-FR"/>
            </w:rPr>
          </w:rPrChange>
        </w:rPr>
        <w:pPrChange w:id="3101" w:author="The Si Tran" w:date="2012-12-06T00:39:00Z">
          <w:pPr>
            <w:ind w:firstLine="547"/>
          </w:pPr>
        </w:pPrChange>
      </w:pPr>
      <w:ins w:id="3102" w:author="The Si Tran" w:date="2012-12-06T00:39:00Z">
        <m:oMath>
          <m:r>
            <w:rPr>
              <w:rFonts w:ascii="Cambria Math" w:hAnsi="Cambria Math"/>
              <w:szCs w:val="26"/>
              <w:lang w:val="fr-FR"/>
            </w:rPr>
            <w:lastRenderedPageBreak/>
            <m:t>=</m:t>
          </m:r>
        </m:oMath>
      </w:ins>
      <m:oMath>
        <m:d>
          <m:dPr>
            <m:begChr m:val="{"/>
            <m:endChr m:val=""/>
            <m:ctrlPr>
              <w:ins w:id="3103" w:author="The Si Tran" w:date="2012-12-06T00:41:00Z">
                <w:rPr>
                  <w:rFonts w:ascii="Cambria Math" w:hAnsi="Cambria Math"/>
                  <w:i/>
                  <w:szCs w:val="26"/>
                  <w:lang w:val="fr-FR"/>
                </w:rPr>
              </w:ins>
            </m:ctrlPr>
          </m:dPr>
          <m:e>
            <m:eqArr>
              <m:eqArrPr>
                <m:ctrlPr>
                  <w:ins w:id="3104" w:author="The Si Tran" w:date="2012-12-06T00:41:00Z">
                    <w:rPr>
                      <w:rFonts w:ascii="Cambria Math" w:hAnsi="Cambria Math"/>
                      <w:i/>
                      <w:szCs w:val="26"/>
                      <w:lang w:val="fr-FR"/>
                    </w:rPr>
                  </w:ins>
                </m:ctrlPr>
              </m:eqArrPr>
              <m:e>
                <m:sSup>
                  <m:sSupPr>
                    <m:ctrlPr>
                      <w:ins w:id="3105" w:author="The Si Tran" w:date="2012-12-06T00:42:00Z">
                        <w:rPr>
                          <w:rFonts w:ascii="Cambria Math" w:hAnsi="Cambria Math"/>
                          <w:i/>
                          <w:szCs w:val="26"/>
                          <w:lang w:val="fr-FR"/>
                        </w:rPr>
                      </w:ins>
                    </m:ctrlPr>
                  </m:sSupPr>
                  <m:e>
                    <w:ins w:id="3106" w:author="The Si Tran" w:date="2012-12-06T00:42:00Z">
                      <m:r>
                        <w:rPr>
                          <w:rFonts w:ascii="Cambria Math" w:hAnsi="Cambria Math"/>
                          <w:szCs w:val="26"/>
                          <w:lang w:val="fr-FR"/>
                        </w:rPr>
                        <m:t>σ</m:t>
                      </m:r>
                    </w:ins>
                  </m:e>
                  <m:sup>
                    <w:ins w:id="3107" w:author="The Si Tran" w:date="2012-12-06T00:42:00Z">
                      <m:r>
                        <w:rPr>
                          <w:rFonts w:ascii="Cambria Math" w:hAnsi="Cambria Math"/>
                          <w:szCs w:val="26"/>
                          <w:lang w:val="fr-FR"/>
                        </w:rPr>
                        <m:t>2</m:t>
                      </m:r>
                    </w:ins>
                  </m:sup>
                </m:sSup>
                <m:d>
                  <m:dPr>
                    <m:ctrlPr>
                      <w:ins w:id="3108" w:author="The Si Tran" w:date="2012-12-06T00:42:00Z">
                        <w:rPr>
                          <w:rFonts w:ascii="Cambria Math" w:hAnsi="Cambria Math"/>
                          <w:i/>
                          <w:szCs w:val="26"/>
                          <w:lang w:val="fr-FR"/>
                        </w:rPr>
                      </w:ins>
                    </m:ctrlPr>
                  </m:dPr>
                  <m:e>
                    <w:ins w:id="3109" w:author="The Si Tran" w:date="2012-12-06T00:42:00Z">
                      <m:r>
                        <w:rPr>
                          <w:rFonts w:ascii="Cambria Math" w:hAnsi="Cambria Math"/>
                          <w:szCs w:val="26"/>
                          <w:lang w:val="fr-FR"/>
                        </w:rPr>
                        <m:t>-</m:t>
                      </m:r>
                    </w:ins>
                    <m:sSub>
                      <m:sSubPr>
                        <m:ctrlPr>
                          <w:ins w:id="3110" w:author="The Si Tran" w:date="2012-12-06T00:42:00Z">
                            <w:rPr>
                              <w:rFonts w:ascii="Cambria Math" w:hAnsi="Cambria Math"/>
                              <w:i/>
                              <w:szCs w:val="26"/>
                              <w:lang w:val="fr-FR"/>
                            </w:rPr>
                          </w:ins>
                        </m:ctrlPr>
                      </m:sSubPr>
                      <m:e>
                        <w:ins w:id="3111" w:author="The Si Tran" w:date="2012-12-06T00:43:00Z">
                          <m:r>
                            <w:rPr>
                              <w:rFonts w:ascii="Cambria Math" w:hAnsi="Cambria Math"/>
                              <w:szCs w:val="26"/>
                              <w:lang w:val="fr-FR"/>
                            </w:rPr>
                            <m:t>θ</m:t>
                          </m:r>
                        </w:ins>
                      </m:e>
                      <m:sub>
                        <w:ins w:id="3112" w:author="The Si Tran" w:date="2012-12-06T00:42:00Z">
                          <m:r>
                            <w:rPr>
                              <w:rFonts w:ascii="Cambria Math" w:hAnsi="Cambria Math"/>
                              <w:szCs w:val="26"/>
                              <w:lang w:val="fr-FR"/>
                            </w:rPr>
                            <m:t>k</m:t>
                          </m:r>
                        </w:ins>
                      </m:sub>
                    </m:sSub>
                    <w:ins w:id="3113" w:author="The Si Tran" w:date="2012-12-06T00:43:00Z">
                      <m:r>
                        <w:rPr>
                          <w:rFonts w:ascii="Cambria Math" w:hAnsi="Cambria Math"/>
                          <w:szCs w:val="26"/>
                          <w:lang w:val="fr-FR"/>
                        </w:rPr>
                        <m:t>+</m:t>
                      </m:r>
                    </w:ins>
                    <m:sSub>
                      <m:sSubPr>
                        <m:ctrlPr>
                          <w:ins w:id="3114" w:author="The Si Tran" w:date="2012-12-06T00:43:00Z">
                            <w:rPr>
                              <w:rFonts w:ascii="Cambria Math" w:hAnsi="Cambria Math"/>
                              <w:i/>
                              <w:szCs w:val="26"/>
                              <w:lang w:val="fr-FR"/>
                            </w:rPr>
                          </w:ins>
                        </m:ctrlPr>
                      </m:sSubPr>
                      <m:e>
                        <w:ins w:id="3115" w:author="The Si Tran" w:date="2012-12-06T00:43:00Z">
                          <m:r>
                            <w:rPr>
                              <w:rFonts w:ascii="Cambria Math" w:hAnsi="Cambria Math"/>
                              <w:szCs w:val="26"/>
                              <w:lang w:val="fr-FR"/>
                            </w:rPr>
                            <m:t>θ</m:t>
                          </m:r>
                        </w:ins>
                      </m:e>
                      <m:sub>
                        <w:ins w:id="3116" w:author="The Si Tran" w:date="2012-12-06T00:43:00Z">
                          <m:r>
                            <w:rPr>
                              <w:rFonts w:ascii="Cambria Math" w:hAnsi="Cambria Math"/>
                              <w:szCs w:val="26"/>
                              <w:lang w:val="fr-FR"/>
                            </w:rPr>
                            <m:t>1</m:t>
                          </m:r>
                        </w:ins>
                      </m:sub>
                    </m:sSub>
                    <m:sSub>
                      <m:sSubPr>
                        <m:ctrlPr>
                          <w:ins w:id="3117" w:author="The Si Tran" w:date="2012-12-06T00:43:00Z">
                            <w:rPr>
                              <w:rFonts w:ascii="Cambria Math" w:hAnsi="Cambria Math"/>
                              <w:i/>
                              <w:szCs w:val="26"/>
                              <w:lang w:val="fr-FR"/>
                            </w:rPr>
                          </w:ins>
                        </m:ctrlPr>
                      </m:sSubPr>
                      <m:e>
                        <w:ins w:id="3118" w:author="The Si Tran" w:date="2012-12-06T00:43:00Z">
                          <m:r>
                            <w:rPr>
                              <w:rFonts w:ascii="Cambria Math" w:hAnsi="Cambria Math"/>
                              <w:szCs w:val="26"/>
                              <w:lang w:val="fr-FR"/>
                            </w:rPr>
                            <m:t>θ</m:t>
                          </m:r>
                        </w:ins>
                      </m:e>
                      <m:sub>
                        <w:ins w:id="3119" w:author="The Si Tran" w:date="2012-12-06T00:43:00Z">
                          <m:r>
                            <w:rPr>
                              <w:rFonts w:ascii="Cambria Math" w:hAnsi="Cambria Math"/>
                              <w:szCs w:val="26"/>
                              <w:lang w:val="fr-FR"/>
                            </w:rPr>
                            <m:t>k+1</m:t>
                          </m:r>
                        </w:ins>
                      </m:sub>
                    </m:sSub>
                    <w:ins w:id="3120" w:author="The Si Tran" w:date="2012-12-06T00:43:00Z">
                      <m:r>
                        <w:rPr>
                          <w:rFonts w:ascii="Cambria Math" w:hAnsi="Cambria Math"/>
                          <w:szCs w:val="26"/>
                          <w:lang w:val="fr-FR"/>
                        </w:rPr>
                        <m:t>+…+</m:t>
                      </m:r>
                    </w:ins>
                    <m:sSub>
                      <m:sSubPr>
                        <m:ctrlPr>
                          <w:ins w:id="3121" w:author="The Si Tran" w:date="2012-12-06T00:43:00Z">
                            <w:rPr>
                              <w:rFonts w:ascii="Cambria Math" w:hAnsi="Cambria Math"/>
                              <w:i/>
                              <w:szCs w:val="26"/>
                              <w:lang w:val="fr-FR"/>
                            </w:rPr>
                          </w:ins>
                        </m:ctrlPr>
                      </m:sSubPr>
                      <m:e>
                        <w:ins w:id="3122" w:author="The Si Tran" w:date="2012-12-06T00:43:00Z">
                          <m:r>
                            <w:rPr>
                              <w:rFonts w:ascii="Cambria Math" w:hAnsi="Cambria Math"/>
                              <w:szCs w:val="26"/>
                              <w:lang w:val="fr-FR"/>
                            </w:rPr>
                            <m:t>θ</m:t>
                          </m:r>
                        </w:ins>
                      </m:e>
                      <m:sub>
                        <w:ins w:id="3123" w:author="The Si Tran" w:date="2012-12-06T00:43:00Z">
                          <m:r>
                            <w:rPr>
                              <w:rFonts w:ascii="Cambria Math" w:hAnsi="Cambria Math"/>
                              <w:szCs w:val="26"/>
                              <w:lang w:val="fr-FR"/>
                            </w:rPr>
                            <m:t>q-k</m:t>
                          </m:r>
                        </w:ins>
                      </m:sub>
                    </m:sSub>
                    <m:sSub>
                      <m:sSubPr>
                        <m:ctrlPr>
                          <w:ins w:id="3124" w:author="The Si Tran" w:date="2012-12-06T00:43:00Z">
                            <w:rPr>
                              <w:rFonts w:ascii="Cambria Math" w:hAnsi="Cambria Math"/>
                              <w:i/>
                              <w:szCs w:val="26"/>
                              <w:lang w:val="fr-FR"/>
                            </w:rPr>
                          </w:ins>
                        </m:ctrlPr>
                      </m:sSubPr>
                      <m:e>
                        <w:ins w:id="3125" w:author="The Si Tran" w:date="2012-12-06T00:43:00Z">
                          <m:r>
                            <w:rPr>
                              <w:rFonts w:ascii="Cambria Math" w:hAnsi="Cambria Math"/>
                              <w:szCs w:val="26"/>
                              <w:lang w:val="fr-FR"/>
                            </w:rPr>
                            <m:t>θ</m:t>
                          </m:r>
                        </w:ins>
                      </m:e>
                      <m:sub>
                        <w:ins w:id="3126" w:author="The Si Tran" w:date="2012-12-06T00:43:00Z">
                          <m:r>
                            <w:rPr>
                              <w:rFonts w:ascii="Cambria Math" w:hAnsi="Cambria Math"/>
                              <w:szCs w:val="26"/>
                              <w:lang w:val="fr-FR"/>
                            </w:rPr>
                            <m:t>k</m:t>
                          </m:r>
                        </w:ins>
                      </m:sub>
                    </m:sSub>
                  </m:e>
                </m:d>
                <w:ins w:id="3127" w:author="The Si Tran" w:date="2012-12-06T00:42:00Z">
                  <m:r>
                    <w:rPr>
                      <w:rFonts w:ascii="Cambria Math" w:hAnsi="Cambria Math"/>
                      <w:szCs w:val="26"/>
                      <w:lang w:val="fr-FR"/>
                    </w:rPr>
                    <m:t>,   k=1,2,…,q</m:t>
                  </m:r>
                </w:ins>
              </m:e>
              <m:e>
                <w:ins w:id="3128" w:author="The Si Tran" w:date="2012-12-06T00:44:00Z">
                  <m:r>
                    <w:rPr>
                      <w:rFonts w:ascii="Cambria Math" w:hAnsi="Cambria Math"/>
                      <w:szCs w:val="26"/>
                      <w:lang w:val="fr-FR"/>
                    </w:rPr>
                    <m:t xml:space="preserve">0,                                         k&gt;q </m:t>
                  </m:r>
                </w:ins>
              </m:e>
            </m:eqArr>
          </m:e>
        </m:d>
      </m:oMath>
      <w:del w:id="3129" w:author="The Si Tran" w:date="2012-12-06T00:37:00Z">
        <w:r w:rsidRPr="00B312F5" w:rsidDel="00A92BAB">
          <w:rPr>
            <w:position w:val="-14"/>
            <w:szCs w:val="26"/>
            <w:lang w:val="fr-FR"/>
          </w:rPr>
          <w:object w:dxaOrig="2040" w:dyaOrig="400" w14:anchorId="39A27407">
            <v:shape id="_x0000_i1059" type="#_x0000_t75" style="width:138.15pt;height:28.45pt" o:ole="">
              <v:imagedata r:id="rId85" o:title=""/>
            </v:shape>
            <o:OLEObject Type="Embed" ProgID="Equation.DSMT4" ShapeID="_x0000_i1059" DrawAspect="Content" ObjectID="_1417159058" r:id="rId86"/>
          </w:object>
        </w:r>
        <w:r w:rsidRPr="0049233F" w:rsidDel="00A92BAB">
          <w:rPr>
            <w:szCs w:val="26"/>
            <w:lang w:val="fr-FR"/>
            <w:rPrChange w:id="3130"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131" w:author="The Si Tran" w:date="2012-12-06T00:45:00Z"/>
          <w:szCs w:val="26"/>
          <w:lang w:val="fr-FR"/>
          <w:rPrChange w:id="3132" w:author="The Si Tran" w:date="2012-12-05T23:02:00Z">
            <w:rPr>
              <w:del w:id="3133" w:author="The Si Tran" w:date="2012-12-06T00:45:00Z"/>
              <w:sz w:val="28"/>
              <w:szCs w:val="28"/>
              <w:lang w:val="fr-FR"/>
            </w:rPr>
          </w:rPrChange>
        </w:rPr>
      </w:pPr>
      <w:del w:id="3134" w:author="The Si Tran" w:date="2012-12-06T00:41:00Z">
        <w:r w:rsidRPr="00B312F5" w:rsidDel="005947EE">
          <w:rPr>
            <w:position w:val="-12"/>
            <w:szCs w:val="26"/>
            <w:lang w:val="fr-FR"/>
          </w:rPr>
          <w:object w:dxaOrig="1960" w:dyaOrig="360" w14:anchorId="284A0F67">
            <v:shape id="_x0000_i1060" type="#_x0000_t75" style="width:153.2pt;height:27.65pt" o:ole="">
              <v:imagedata r:id="rId87" o:title=""/>
            </v:shape>
            <o:OLEObject Type="Embed" ProgID="Equation.DSMT4" ShapeID="_x0000_i1060" DrawAspect="Content" ObjectID="_1417159059" r:id="rId88"/>
          </w:object>
        </w:r>
      </w:del>
    </w:p>
    <w:p w14:paraId="21F18D80" w14:textId="77777777" w:rsidR="006A21F7" w:rsidRPr="0049233F" w:rsidDel="00EE6AC2" w:rsidRDefault="006A21F7">
      <w:pPr>
        <w:ind w:left="1980" w:firstLine="0"/>
        <w:rPr>
          <w:del w:id="3135" w:author="The Si Tran" w:date="2012-12-06T00:44:00Z"/>
          <w:szCs w:val="26"/>
          <w:lang w:val="pt-BR"/>
          <w:rPrChange w:id="3136" w:author="The Si Tran" w:date="2012-12-05T23:02:00Z">
            <w:rPr>
              <w:del w:id="3137" w:author="The Si Tran" w:date="2012-12-06T00:44:00Z"/>
              <w:sz w:val="28"/>
              <w:szCs w:val="28"/>
              <w:lang w:val="pt-BR"/>
            </w:rPr>
          </w:rPrChange>
        </w:rPr>
        <w:pPrChange w:id="3138" w:author="The Si Tran" w:date="2012-12-06T00:45:00Z">
          <w:pPr>
            <w:ind w:firstLine="547"/>
          </w:pPr>
        </w:pPrChange>
      </w:pPr>
      <w:del w:id="3139" w:author="The Si Tran" w:date="2012-12-06T00:45:00Z">
        <w:r w:rsidRPr="0049233F" w:rsidDel="001D36B5">
          <w:rPr>
            <w:szCs w:val="26"/>
            <w:lang w:val="pt-BR"/>
            <w:rPrChange w:id="3140" w:author="The Si Tran" w:date="2012-12-05T23:02:00Z">
              <w:rPr>
                <w:sz w:val="28"/>
                <w:szCs w:val="28"/>
                <w:lang w:val="pt-BR"/>
              </w:rPr>
            </w:rPrChange>
          </w:rPr>
          <w:delText xml:space="preserve">            </w:delText>
        </w:r>
      </w:del>
      <w:del w:id="3141" w:author="The Si Tran" w:date="2012-12-06T00:44:00Z">
        <w:r w:rsidRPr="00B312F5" w:rsidDel="00EE6AC2">
          <w:rPr>
            <w:position w:val="-34"/>
            <w:szCs w:val="26"/>
            <w:lang w:val="fr-FR"/>
          </w:rPr>
          <w:object w:dxaOrig="4400" w:dyaOrig="800" w14:anchorId="3C3DBA9C">
            <v:shape id="_x0000_i1061" type="#_x0000_t75" style="width:318.15pt;height:57.75pt" o:ole="">
              <v:imagedata r:id="rId89" o:title=""/>
            </v:shape>
            <o:OLEObject Type="Embed" ProgID="Equation.DSMT4" ShapeID="_x0000_i1061" DrawAspect="Content" ObjectID="_1417159060" r:id="rId90"/>
          </w:object>
        </w:r>
      </w:del>
    </w:p>
    <w:p w14:paraId="4ACE3B0B" w14:textId="77777777" w:rsidR="006A21F7" w:rsidRPr="0049233F" w:rsidRDefault="006A21F7">
      <w:pPr>
        <w:ind w:left="1980" w:firstLine="0"/>
        <w:jc w:val="left"/>
        <w:rPr>
          <w:szCs w:val="26"/>
          <w:lang w:val="pt-BR"/>
          <w:rPrChange w:id="3142" w:author="The Si Tran" w:date="2012-12-05T23:02:00Z">
            <w:rPr>
              <w:sz w:val="28"/>
              <w:szCs w:val="28"/>
              <w:lang w:val="pt-BR"/>
            </w:rPr>
          </w:rPrChange>
        </w:rPr>
        <w:pPrChange w:id="3143" w:author="The Si Tran" w:date="2012-12-14T04:51:00Z">
          <w:pPr>
            <w:ind w:firstLine="547"/>
          </w:pPr>
        </w:pPrChange>
      </w:pPr>
      <w:del w:id="3144" w:author="The Si Tran" w:date="2012-12-06T00:44:00Z">
        <w:r w:rsidRPr="0049233F" w:rsidDel="00EE6AC2">
          <w:rPr>
            <w:szCs w:val="26"/>
            <w:lang w:val="pt-BR"/>
            <w:rPrChange w:id="3145" w:author="The Si Tran" w:date="2012-12-05T23:02:00Z">
              <w:rPr>
                <w:sz w:val="28"/>
                <w:szCs w:val="28"/>
                <w:lang w:val="pt-BR"/>
              </w:rPr>
            </w:rPrChange>
          </w:rPr>
          <w:tab/>
        </w:r>
      </w:del>
    </w:p>
    <w:p w14:paraId="64BC0324" w14:textId="77777777" w:rsidR="006A21F7" w:rsidRDefault="006A21F7" w:rsidP="006A21F7">
      <w:pPr>
        <w:ind w:firstLine="547"/>
        <w:rPr>
          <w:ins w:id="3146" w:author="The Si Tran" w:date="2012-12-06T00:45:00Z"/>
          <w:szCs w:val="26"/>
          <w:lang w:val="pt-BR"/>
        </w:rPr>
      </w:pPr>
      <w:r w:rsidRPr="0049233F">
        <w:rPr>
          <w:szCs w:val="26"/>
          <w:lang w:val="pt-BR"/>
          <w:rPrChange w:id="3147" w:author="The Si Tran" w:date="2012-12-05T23:02:00Z">
            <w:rPr>
              <w:sz w:val="28"/>
              <w:szCs w:val="28"/>
              <w:lang w:val="pt-BR"/>
            </w:rPr>
          </w:rPrChange>
        </w:rPr>
        <w:t xml:space="preserve">Từ đó ta có hàm tự tương quan của chuỗi </w:t>
      </w:r>
      <w:del w:id="3148" w:author="The Si Tran" w:date="2012-12-06T00:45:00Z">
        <w:r w:rsidRPr="0049233F" w:rsidDel="001D36B5">
          <w:rPr>
            <w:szCs w:val="26"/>
            <w:lang w:val="pt-BR"/>
            <w:rPrChange w:id="3149" w:author="The Si Tran" w:date="2012-12-05T23:02:00Z">
              <w:rPr>
                <w:sz w:val="28"/>
                <w:szCs w:val="28"/>
                <w:lang w:val="pt-BR"/>
              </w:rPr>
            </w:rPrChange>
          </w:rPr>
          <w:delText>{y</w:delText>
        </w:r>
        <w:r w:rsidRPr="0049233F" w:rsidDel="001D36B5">
          <w:rPr>
            <w:szCs w:val="26"/>
            <w:vertAlign w:val="subscript"/>
            <w:lang w:val="pt-BR"/>
            <w:rPrChange w:id="3150" w:author="The Si Tran" w:date="2012-12-05T23:02:00Z">
              <w:rPr>
                <w:sz w:val="28"/>
                <w:szCs w:val="28"/>
                <w:vertAlign w:val="subscript"/>
                <w:lang w:val="pt-BR"/>
              </w:rPr>
            </w:rPrChange>
          </w:rPr>
          <w:delText>t</w:delText>
        </w:r>
        <w:r w:rsidRPr="0049233F" w:rsidDel="001D36B5">
          <w:rPr>
            <w:szCs w:val="26"/>
            <w:lang w:val="pt-BR"/>
            <w:rPrChange w:id="3151" w:author="The Si Tran" w:date="2012-12-05T23:02:00Z">
              <w:rPr>
                <w:sz w:val="28"/>
                <w:szCs w:val="28"/>
                <w:lang w:val="pt-BR"/>
              </w:rPr>
            </w:rPrChange>
          </w:rPr>
          <w:delText>}.</w:delText>
        </w:r>
      </w:del>
      <m:oMath>
        <m:d>
          <m:dPr>
            <m:begChr m:val="{"/>
            <m:endChr m:val="}"/>
            <m:ctrlPr>
              <w:ins w:id="3152" w:author="The Si Tran" w:date="2012-12-06T00:45:00Z">
                <w:rPr>
                  <w:rFonts w:ascii="Cambria Math" w:hAnsi="Cambria Math"/>
                  <w:i/>
                  <w:szCs w:val="26"/>
                  <w:lang w:val="pt-BR"/>
                </w:rPr>
              </w:ins>
            </m:ctrlPr>
          </m:dPr>
          <m:e>
            <m:sSub>
              <m:sSubPr>
                <m:ctrlPr>
                  <w:ins w:id="3153" w:author="The Si Tran" w:date="2012-12-06T00:45:00Z">
                    <w:rPr>
                      <w:rFonts w:ascii="Cambria Math" w:hAnsi="Cambria Math"/>
                      <w:i/>
                      <w:szCs w:val="26"/>
                      <w:lang w:val="pt-BR"/>
                    </w:rPr>
                  </w:ins>
                </m:ctrlPr>
              </m:sSubPr>
              <m:e>
                <w:ins w:id="3154" w:author="The Si Tran" w:date="2012-12-06T00:45:00Z">
                  <m:r>
                    <w:rPr>
                      <w:rFonts w:ascii="Cambria Math" w:hAnsi="Cambria Math"/>
                      <w:szCs w:val="26"/>
                      <w:lang w:val="pt-BR"/>
                    </w:rPr>
                    <m:t>y</m:t>
                  </m:r>
                </w:ins>
              </m:e>
              <m:sub>
                <w:ins w:id="3155"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156" w:author="The Si Tran" w:date="2012-12-06T00:48:00Z"/>
          <w:sz w:val="28"/>
          <w:szCs w:val="28"/>
          <w:lang w:val="pt-BR"/>
        </w:rPr>
      </w:pPr>
      <w:ins w:id="3157" w:author="The Si Tran" w:date="2012-12-06T04:00:00Z">
        <w:r>
          <w:rPr>
            <w:szCs w:val="26"/>
            <w:lang w:val="pt-BR"/>
          </w:rPr>
          <w:tab/>
        </w:r>
        <w:r>
          <w:rPr>
            <w:szCs w:val="26"/>
            <w:lang w:val="pt-BR"/>
          </w:rPr>
          <w:tab/>
        </w:r>
      </w:ins>
      <w:ins w:id="3158" w:author="The Si Tran" w:date="2012-12-06T00:48:00Z">
        <m:oMath>
          <m:r>
            <w:rPr>
              <w:rFonts w:ascii="Cambria Math" w:hAnsi="Cambria Math"/>
              <w:sz w:val="28"/>
              <w:szCs w:val="28"/>
              <w:lang w:val="pt-BR"/>
              <w:rPrChange w:id="3159"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160" w:author="The Si Tran" w:date="2012-12-14T04:46:00Z">
                    <w:rPr>
                      <w:rFonts w:ascii="Cambria Math" w:hAnsi="Cambria Math"/>
                      <w:szCs w:val="26"/>
                      <w:lang w:val="pt-BR"/>
                    </w:rPr>
                  </w:rPrChange>
                </w:rPr>
                <m:t>k</m:t>
              </m:r>
            </m:e>
          </m:d>
          <m:r>
            <w:rPr>
              <w:rFonts w:ascii="Cambria Math" w:hAnsi="Cambria Math"/>
              <w:sz w:val="28"/>
              <w:szCs w:val="28"/>
              <w:lang w:val="pt-BR"/>
              <w:rPrChange w:id="3161"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162" w:author="The Si Tran" w:date="2012-12-14T04:46:00Z">
                    <w:rPr>
                      <w:rFonts w:ascii="Cambria Math" w:hAnsi="Cambria Math"/>
                      <w:szCs w:val="26"/>
                      <w:lang w:val="pt-BR"/>
                    </w:rPr>
                  </w:rPrChange>
                </w:rPr>
                <m:t>γ(k)</m:t>
              </m:r>
            </m:num>
            <m:den>
              <m:r>
                <w:rPr>
                  <w:rFonts w:ascii="Cambria Math" w:hAnsi="Cambria Math"/>
                  <w:sz w:val="28"/>
                  <w:szCs w:val="28"/>
                  <w:lang w:val="pt-BR"/>
                  <w:rPrChange w:id="3163" w:author="The Si Tran" w:date="2012-12-14T04:46:00Z">
                    <w:rPr>
                      <w:rFonts w:ascii="Cambria Math" w:hAnsi="Cambria Math"/>
                      <w:szCs w:val="26"/>
                      <w:lang w:val="pt-BR"/>
                    </w:rPr>
                  </w:rPrChange>
                </w:rPr>
                <m:t>γ(0)</m:t>
              </m:r>
            </m:den>
          </m:f>
          <m:r>
            <w:rPr>
              <w:rFonts w:ascii="Cambria Math" w:hAnsi="Cambria Math"/>
              <w:sz w:val="28"/>
              <w:szCs w:val="28"/>
              <w:lang w:val="pt-BR"/>
              <w:rPrChange w:id="3164"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165"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166" w:author="The Si Tran" w:date="2012-12-14T04:46:00Z">
                                <w:rPr>
                                  <w:rFonts w:ascii="Cambria Math" w:hAnsi="Cambria Math"/>
                                  <w:szCs w:val="26"/>
                                  <w:lang w:val="fr-FR"/>
                                </w:rPr>
                              </w:rPrChange>
                            </w:rPr>
                            <m:t>θ</m:t>
                          </m:r>
                        </m:e>
                        <m:sub>
                          <m:r>
                            <w:rPr>
                              <w:rFonts w:ascii="Cambria Math" w:hAnsi="Cambria Math"/>
                              <w:sz w:val="28"/>
                              <w:szCs w:val="28"/>
                              <w:lang w:val="fr-FR"/>
                              <w:rPrChange w:id="3167" w:author="The Si Tran" w:date="2012-12-14T04:46:00Z">
                                <w:rPr>
                                  <w:rFonts w:ascii="Cambria Math" w:hAnsi="Cambria Math"/>
                                  <w:szCs w:val="26"/>
                                  <w:lang w:val="fr-FR"/>
                                </w:rPr>
                              </w:rPrChange>
                            </w:rPr>
                            <m:t>k</m:t>
                          </m:r>
                        </m:sub>
                      </m:sSub>
                      <m:r>
                        <w:rPr>
                          <w:rFonts w:ascii="Cambria Math" w:hAnsi="Cambria Math"/>
                          <w:sz w:val="28"/>
                          <w:szCs w:val="28"/>
                          <w:lang w:val="fr-FR"/>
                          <w:rPrChange w:id="316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169" w:author="The Si Tran" w:date="2012-12-14T04:46:00Z">
                                <w:rPr>
                                  <w:rFonts w:ascii="Cambria Math" w:hAnsi="Cambria Math"/>
                                  <w:szCs w:val="26"/>
                                  <w:lang w:val="fr-FR"/>
                                </w:rPr>
                              </w:rPrChange>
                            </w:rPr>
                            <m:t>θ</m:t>
                          </m:r>
                        </m:e>
                        <m:sub>
                          <m:r>
                            <w:rPr>
                              <w:rFonts w:ascii="Cambria Math" w:hAnsi="Cambria Math"/>
                              <w:sz w:val="28"/>
                              <w:szCs w:val="28"/>
                              <w:lang w:val="fr-FR"/>
                              <w:rPrChange w:id="3170"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171" w:author="The Si Tran" w:date="2012-12-14T04:46:00Z">
                                <w:rPr>
                                  <w:rFonts w:ascii="Cambria Math" w:hAnsi="Cambria Math"/>
                                  <w:szCs w:val="26"/>
                                  <w:lang w:val="fr-FR"/>
                                </w:rPr>
                              </w:rPrChange>
                            </w:rPr>
                            <m:t>θ</m:t>
                          </m:r>
                        </m:e>
                        <m:sub>
                          <m:r>
                            <w:rPr>
                              <w:rFonts w:ascii="Cambria Math" w:hAnsi="Cambria Math"/>
                              <w:sz w:val="28"/>
                              <w:szCs w:val="28"/>
                              <w:lang w:val="fr-FR"/>
                              <w:rPrChange w:id="3172" w:author="The Si Tran" w:date="2012-12-14T04:46:00Z">
                                <w:rPr>
                                  <w:rFonts w:ascii="Cambria Math" w:hAnsi="Cambria Math"/>
                                  <w:szCs w:val="26"/>
                                  <w:lang w:val="fr-FR"/>
                                </w:rPr>
                              </w:rPrChange>
                            </w:rPr>
                            <m:t>k+1</m:t>
                          </m:r>
                        </m:sub>
                      </m:sSub>
                      <m:r>
                        <w:rPr>
                          <w:rFonts w:ascii="Cambria Math" w:hAnsi="Cambria Math"/>
                          <w:sz w:val="28"/>
                          <w:szCs w:val="28"/>
                          <w:lang w:val="fr-FR"/>
                          <w:rPrChange w:id="3173" w:author="The Si Tran" w:date="2012-12-14T04:46:00Z">
                            <w:rPr>
                              <w:rFonts w:ascii="Cambria Math" w:hAnsi="Cambria Math"/>
                              <w:szCs w:val="26"/>
                              <w:lang w:val="fr-FR"/>
                            </w:rPr>
                          </w:rPrChange>
                        </w:rPr>
                        <m:t>+</m:t>
                      </m:r>
                      <m:r>
                        <w:rPr>
                          <w:rFonts w:ascii="Cambria Math" w:hAnsi="Cambria Math" w:hint="eastAsia"/>
                          <w:sz w:val="28"/>
                          <w:szCs w:val="28"/>
                          <w:lang w:val="fr-FR"/>
                          <w:rPrChange w:id="3174" w:author="The Si Tran" w:date="2012-12-14T04:46:00Z">
                            <w:rPr>
                              <w:rFonts w:ascii="Cambria Math" w:hAnsi="Cambria Math" w:hint="eastAsia"/>
                              <w:szCs w:val="26"/>
                              <w:lang w:val="fr-FR"/>
                            </w:rPr>
                          </w:rPrChange>
                        </w:rPr>
                        <m:t>…</m:t>
                      </m:r>
                      <m:r>
                        <w:rPr>
                          <w:rFonts w:ascii="Cambria Math" w:hAnsi="Cambria Math"/>
                          <w:sz w:val="28"/>
                          <w:szCs w:val="28"/>
                          <w:lang w:val="fr-FR"/>
                          <w:rPrChange w:id="3175"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176" w:author="The Si Tran" w:date="2012-12-14T04:46:00Z">
                                <w:rPr>
                                  <w:rFonts w:ascii="Cambria Math" w:hAnsi="Cambria Math"/>
                                  <w:szCs w:val="26"/>
                                  <w:lang w:val="fr-FR"/>
                                </w:rPr>
                              </w:rPrChange>
                            </w:rPr>
                            <m:t>θ</m:t>
                          </m:r>
                        </m:e>
                        <m:sub>
                          <m:r>
                            <w:rPr>
                              <w:rFonts w:ascii="Cambria Math" w:hAnsi="Cambria Math"/>
                              <w:sz w:val="28"/>
                              <w:szCs w:val="28"/>
                              <w:lang w:val="fr-FR"/>
                              <w:rPrChange w:id="3177"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178" w:author="The Si Tran" w:date="2012-12-14T04:46:00Z">
                                <w:rPr>
                                  <w:rFonts w:ascii="Cambria Math" w:hAnsi="Cambria Math"/>
                                  <w:szCs w:val="26"/>
                                  <w:lang w:val="fr-FR"/>
                                </w:rPr>
                              </w:rPrChange>
                            </w:rPr>
                            <m:t>θ</m:t>
                          </m:r>
                        </m:e>
                        <m:sub>
                          <m:r>
                            <w:rPr>
                              <w:rFonts w:ascii="Cambria Math" w:hAnsi="Cambria Math"/>
                              <w:sz w:val="28"/>
                              <w:szCs w:val="28"/>
                              <w:lang w:val="fr-FR"/>
                              <w:rPrChange w:id="3179"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180"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181" w:author="The Si Tran" w:date="2012-12-14T04:46:00Z">
                                <w:rPr>
                                  <w:rFonts w:ascii="Cambria Math" w:hAnsi="Cambria Math"/>
                                  <w:szCs w:val="26"/>
                                  <w:lang w:val="fr-FR"/>
                                </w:rPr>
                              </w:rPrChange>
                            </w:rPr>
                            <m:t>θ</m:t>
                          </m:r>
                        </m:e>
                        <m:sub>
                          <m:r>
                            <w:rPr>
                              <w:rFonts w:ascii="Cambria Math" w:hAnsi="Cambria Math"/>
                              <w:sz w:val="28"/>
                              <w:szCs w:val="28"/>
                              <w:lang w:val="fr-FR"/>
                              <w:rPrChange w:id="3182" w:author="The Si Tran" w:date="2012-12-14T04:46:00Z">
                                <w:rPr>
                                  <w:rFonts w:ascii="Cambria Math" w:hAnsi="Cambria Math"/>
                                  <w:szCs w:val="26"/>
                                  <w:lang w:val="fr-FR"/>
                                </w:rPr>
                              </w:rPrChange>
                            </w:rPr>
                            <m:t>1</m:t>
                          </m:r>
                        </m:sub>
                        <m:sup>
                          <m:r>
                            <w:rPr>
                              <w:rFonts w:ascii="Cambria Math" w:hAnsi="Cambria Math"/>
                              <w:sz w:val="28"/>
                              <w:szCs w:val="28"/>
                              <w:lang w:val="fr-FR"/>
                              <w:rPrChange w:id="3183" w:author="The Si Tran" w:date="2012-12-14T04:46:00Z">
                                <w:rPr>
                                  <w:rFonts w:ascii="Cambria Math" w:hAnsi="Cambria Math"/>
                                  <w:szCs w:val="26"/>
                                  <w:lang w:val="fr-FR"/>
                                </w:rPr>
                              </w:rPrChange>
                            </w:rPr>
                            <m:t>2</m:t>
                          </m:r>
                        </m:sup>
                      </m:sSubSup>
                      <m:r>
                        <w:rPr>
                          <w:rFonts w:ascii="Cambria Math" w:hAnsi="Cambria Math"/>
                          <w:sz w:val="28"/>
                          <w:szCs w:val="28"/>
                          <w:lang w:val="fr-FR"/>
                          <w:rPrChange w:id="3184" w:author="The Si Tran" w:date="2012-12-14T04:46:00Z">
                            <w:rPr>
                              <w:rFonts w:ascii="Cambria Math" w:hAnsi="Cambria Math"/>
                              <w:szCs w:val="26"/>
                              <w:lang w:val="fr-FR"/>
                            </w:rPr>
                          </w:rPrChange>
                        </w:rPr>
                        <m:t>+</m:t>
                      </m:r>
                      <m:r>
                        <w:rPr>
                          <w:rFonts w:ascii="Cambria Math" w:hAnsi="Cambria Math" w:hint="eastAsia"/>
                          <w:sz w:val="28"/>
                          <w:szCs w:val="28"/>
                          <w:lang w:val="fr-FR"/>
                          <w:rPrChange w:id="3185" w:author="The Si Tran" w:date="2012-12-14T04:46:00Z">
                            <w:rPr>
                              <w:rFonts w:ascii="Cambria Math" w:hAnsi="Cambria Math" w:hint="eastAsia"/>
                              <w:szCs w:val="26"/>
                              <w:lang w:val="fr-FR"/>
                            </w:rPr>
                          </w:rPrChange>
                        </w:rPr>
                        <m:t>…</m:t>
                      </m:r>
                      <m:r>
                        <w:rPr>
                          <w:rFonts w:ascii="Cambria Math" w:hAnsi="Cambria Math"/>
                          <w:sz w:val="28"/>
                          <w:szCs w:val="28"/>
                          <w:lang w:val="fr-FR"/>
                          <w:rPrChange w:id="3186"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187" w:author="The Si Tran" w:date="2012-12-14T04:46:00Z">
                                <w:rPr>
                                  <w:rFonts w:ascii="Cambria Math" w:hAnsi="Cambria Math"/>
                                  <w:szCs w:val="26"/>
                                  <w:lang w:val="fr-FR"/>
                                </w:rPr>
                              </w:rPrChange>
                            </w:rPr>
                            <m:t>θ</m:t>
                          </m:r>
                        </m:e>
                        <m:sub>
                          <m:r>
                            <w:rPr>
                              <w:rFonts w:ascii="Cambria Math" w:hAnsi="Cambria Math"/>
                              <w:sz w:val="28"/>
                              <w:szCs w:val="28"/>
                              <w:lang w:val="fr-FR"/>
                              <w:rPrChange w:id="3188" w:author="The Si Tran" w:date="2012-12-14T04:46:00Z">
                                <w:rPr>
                                  <w:rFonts w:ascii="Cambria Math" w:hAnsi="Cambria Math"/>
                                  <w:szCs w:val="26"/>
                                  <w:lang w:val="fr-FR"/>
                                </w:rPr>
                              </w:rPrChange>
                            </w:rPr>
                            <m:t>q</m:t>
                          </m:r>
                        </m:sub>
                        <m:sup>
                          <m:r>
                            <w:rPr>
                              <w:rFonts w:ascii="Cambria Math" w:hAnsi="Cambria Math"/>
                              <w:sz w:val="28"/>
                              <w:szCs w:val="28"/>
                              <w:lang w:val="fr-FR"/>
                              <w:rPrChange w:id="3189"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190" w:author="The Si Tran" w:date="2012-12-14T04:46:00Z">
                        <w:rPr>
                          <w:rFonts w:ascii="Cambria Math" w:hAnsi="Cambria Math"/>
                          <w:szCs w:val="26"/>
                          <w:lang w:val="pt-BR"/>
                        </w:rPr>
                      </w:rPrChange>
                    </w:rPr>
                    <m:t>,  k=1,2,</m:t>
                  </m:r>
                  <m:r>
                    <w:rPr>
                      <w:rFonts w:ascii="Cambria Math" w:hAnsi="Cambria Math" w:hint="eastAsia"/>
                      <w:sz w:val="28"/>
                      <w:szCs w:val="28"/>
                      <w:lang w:val="pt-BR"/>
                      <w:rPrChange w:id="3191" w:author="The Si Tran" w:date="2012-12-14T04:46:00Z">
                        <w:rPr>
                          <w:rFonts w:ascii="Cambria Math" w:hAnsi="Cambria Math" w:hint="eastAsia"/>
                          <w:szCs w:val="26"/>
                          <w:lang w:val="pt-BR"/>
                        </w:rPr>
                      </w:rPrChange>
                    </w:rPr>
                    <m:t>…</m:t>
                  </m:r>
                  <m:r>
                    <w:rPr>
                      <w:rFonts w:ascii="Cambria Math" w:hAnsi="Cambria Math"/>
                      <w:sz w:val="28"/>
                      <w:szCs w:val="28"/>
                      <w:lang w:val="pt-BR"/>
                      <w:rPrChange w:id="3192" w:author="The Si Tran" w:date="2012-12-14T04:46:00Z">
                        <w:rPr>
                          <w:rFonts w:ascii="Cambria Math" w:hAnsi="Cambria Math"/>
                          <w:szCs w:val="26"/>
                          <w:lang w:val="pt-BR"/>
                        </w:rPr>
                      </w:rPrChange>
                    </w:rPr>
                    <m:t>,q</m:t>
                  </m:r>
                </m:e>
                <m:e>
                  <m:r>
                    <w:rPr>
                      <w:rFonts w:ascii="Cambria Math" w:hAnsi="Cambria Math"/>
                      <w:sz w:val="28"/>
                      <w:szCs w:val="28"/>
                      <w:lang w:val="pt-BR"/>
                      <w:rPrChange w:id="3193"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194" w:author="The Si Tran" w:date="2012-12-06T00:48:00Z">
        <w:r w:rsidRPr="00EB4744" w:rsidDel="007701F2">
          <w:rPr>
            <w:position w:val="-52"/>
            <w:sz w:val="28"/>
            <w:szCs w:val="28"/>
            <w:lang w:val="pt-BR"/>
            <w:rPrChange w:id="3195" w:author="The Si Tran" w:date="2012-12-14T04:46:00Z">
              <w:rPr>
                <w:position w:val="-52"/>
                <w:sz w:val="28"/>
                <w:szCs w:val="28"/>
                <w:lang w:val="pt-BR"/>
              </w:rPr>
            </w:rPrChange>
          </w:rPr>
          <w:object w:dxaOrig="5440" w:dyaOrig="1160" w14:anchorId="272CC47F">
            <v:shape id="_x0000_i1062" type="#_x0000_t75" style="width:5in;height:75.35pt" o:ole="">
              <v:imagedata r:id="rId91" o:title=""/>
            </v:shape>
            <o:OLEObject Type="Embed" ProgID="Equation.DSMT4" ShapeID="_x0000_i1062" DrawAspect="Content" ObjectID="_1417159061" r:id="rId92"/>
          </w:object>
        </w:r>
      </w:del>
    </w:p>
    <w:p w14:paraId="009AFCBC" w14:textId="77777777" w:rsidR="006A21F7" w:rsidRPr="0049233F" w:rsidDel="004505B3" w:rsidRDefault="006A21F7">
      <w:pPr>
        <w:rPr>
          <w:del w:id="3196" w:author="The Si Tran" w:date="2012-12-14T04:52:00Z"/>
          <w:lang w:val="pt-BR"/>
          <w:rPrChange w:id="3197" w:author="The Si Tran" w:date="2012-12-05T23:02:00Z">
            <w:rPr>
              <w:del w:id="3198" w:author="The Si Tran" w:date="2012-12-14T04:52:00Z"/>
              <w:sz w:val="28"/>
              <w:szCs w:val="28"/>
              <w:lang w:val="pt-BR"/>
            </w:rPr>
          </w:rPrChange>
        </w:rPr>
        <w:pPrChange w:id="3199" w:author="The Si Tran" w:date="2012-12-15T07:57:00Z">
          <w:pPr>
            <w:ind w:firstLine="547"/>
          </w:pPr>
        </w:pPrChange>
      </w:pPr>
      <w:r w:rsidRPr="0049233F">
        <w:rPr>
          <w:lang w:val="pt-BR"/>
          <w:rPrChange w:id="3200"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201" w:author="The Si Tran" w:date="2012-12-06T20:10:00Z">
        <w:r w:rsidRPr="0049233F" w:rsidDel="00263465">
          <w:rPr>
            <w:lang w:val="pt-BR"/>
            <w:rPrChange w:id="3202" w:author="The Si Tran" w:date="2012-12-05T23:02:00Z">
              <w:rPr>
                <w:sz w:val="28"/>
                <w:szCs w:val="28"/>
                <w:lang w:val="pt-BR"/>
              </w:rPr>
            </w:rPrChange>
          </w:rPr>
          <w:delText xml:space="preserve">q </w:delText>
        </w:r>
      </w:del>
      <w:ins w:id="3203" w:author="The Si Tran" w:date="2012-12-06T20:10:00Z">
        <m:oMath>
          <m:r>
            <w:rPr>
              <w:rFonts w:ascii="Cambria Math" w:hAnsi="Cambria Math"/>
              <w:lang w:val="pt-BR"/>
            </w:rPr>
            <m:t>q</m:t>
          </m:r>
        </m:oMath>
      </w:ins>
      <w:ins w:id="3204" w:author="The Si Tran" w:date="2012-12-06T20:11:00Z">
        <w:r w:rsidR="00263465">
          <w:rPr>
            <w:lang w:val="pt-BR"/>
          </w:rPr>
          <w:t xml:space="preserve"> </w:t>
        </w:r>
      </w:ins>
      <w:r w:rsidRPr="0049233F">
        <w:rPr>
          <w:lang w:val="pt-BR"/>
          <w:rPrChange w:id="3205" w:author="The Si Tran" w:date="2012-12-05T23:02:00Z">
            <w:rPr>
              <w:sz w:val="28"/>
              <w:szCs w:val="28"/>
              <w:lang w:val="pt-BR"/>
            </w:rPr>
          </w:rPrChange>
        </w:rPr>
        <w:t xml:space="preserve">thì hệ số tự tương quan của nó sẽ bằng không với những độ trễ lớn hơn </w:t>
      </w:r>
      <w:ins w:id="3206" w:author="The Si Tran" w:date="2012-12-06T20:11:00Z">
        <m:oMath>
          <m:r>
            <w:rPr>
              <w:rFonts w:ascii="Cambria Math" w:hAnsi="Cambria Math"/>
              <w:lang w:val="pt-BR"/>
            </w:rPr>
            <m:t>q</m:t>
          </m:r>
        </m:oMath>
        <w:r w:rsidR="00542651" w:rsidRPr="0049233F">
          <w:rPr>
            <w:lang w:val="pt-BR"/>
          </w:rPr>
          <w:t xml:space="preserve"> </w:t>
        </w:r>
      </w:ins>
      <w:del w:id="3207" w:author="The Si Tran" w:date="2012-12-06T20:11:00Z">
        <w:r w:rsidRPr="0049233F" w:rsidDel="00542651">
          <w:rPr>
            <w:lang w:val="pt-BR"/>
            <w:rPrChange w:id="3208" w:author="The Si Tran" w:date="2012-12-05T23:02:00Z">
              <w:rPr>
                <w:sz w:val="28"/>
                <w:szCs w:val="28"/>
                <w:lang w:val="pt-BR"/>
              </w:rPr>
            </w:rPrChange>
          </w:rPr>
          <w:delText>q</w:delText>
        </w:r>
      </w:del>
      <w:r w:rsidRPr="0049233F">
        <w:rPr>
          <w:lang w:val="pt-BR"/>
          <w:rPrChange w:id="3209" w:author="The Si Tran" w:date="2012-12-05T23:02:00Z">
            <w:rPr>
              <w:sz w:val="28"/>
              <w:szCs w:val="28"/>
              <w:lang w:val="pt-BR"/>
            </w:rPr>
          </w:rPrChange>
        </w:rPr>
        <w:t xml:space="preserve">. Trong thực tế do sai biệt khi lấy mẫu, hệ số tương quan mẫu có thể khác không ở những độ trễ lớn hơn </w:t>
      </w:r>
      <w:ins w:id="3210" w:author="The Si Tran" w:date="2012-12-06T20:11:00Z">
        <m:oMath>
          <m:r>
            <w:rPr>
              <w:rFonts w:ascii="Cambria Math" w:hAnsi="Cambria Math"/>
              <w:lang w:val="pt-BR"/>
            </w:rPr>
            <m:t>q</m:t>
          </m:r>
        </m:oMath>
      </w:ins>
      <w:del w:id="3211" w:author="The Si Tran" w:date="2012-12-06T20:11:00Z">
        <w:r w:rsidRPr="0049233F" w:rsidDel="00542651">
          <w:rPr>
            <w:lang w:val="pt-BR"/>
            <w:rPrChange w:id="3212" w:author="The Si Tran" w:date="2012-12-05T23:02:00Z">
              <w:rPr>
                <w:sz w:val="28"/>
                <w:szCs w:val="28"/>
                <w:lang w:val="pt-BR"/>
              </w:rPr>
            </w:rPrChange>
          </w:rPr>
          <w:delText>q</w:delText>
        </w:r>
      </w:del>
      <w:r w:rsidRPr="0049233F">
        <w:rPr>
          <w:lang w:val="pt-BR"/>
          <w:rPrChange w:id="3213" w:author="The Si Tran" w:date="2012-12-05T23:02:00Z">
            <w:rPr>
              <w:sz w:val="28"/>
              <w:szCs w:val="28"/>
              <w:lang w:val="pt-BR"/>
            </w:rPr>
          </w:rPrChange>
        </w:rPr>
        <w:t>. Tuy vậy, nếu hệ số tương quan mẫu nằm trong khoảng</w:t>
      </w:r>
      <w:ins w:id="3214"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215" w:author="The Si Tran" w:date="2012-12-06T00:48:00Z">
        <w:r w:rsidRPr="0049233F" w:rsidDel="007701F2">
          <w:rPr>
            <w:lang w:val="pt-BR"/>
            <w:rPrChange w:id="3216"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5.25pt;height:24.3pt" o:ole="">
              <v:imagedata r:id="rId93" o:title=""/>
            </v:shape>
            <o:OLEObject Type="Embed" ProgID="Equation.DSMT4" ShapeID="_x0000_i1063" DrawAspect="Content" ObjectID="_1417159062" r:id="rId94"/>
          </w:object>
        </w:r>
      </w:del>
      <w:r w:rsidRPr="0049233F">
        <w:rPr>
          <w:lang w:val="pt-BR"/>
          <w:rPrChange w:id="3217" w:author="The Si Tran" w:date="2012-12-05T23:02:00Z">
            <w:rPr>
              <w:sz w:val="28"/>
              <w:szCs w:val="28"/>
              <w:lang w:val="pt-BR"/>
            </w:rPr>
          </w:rPrChange>
        </w:rPr>
        <w:t xml:space="preserve">, </w:t>
      </w:r>
      <w:ins w:id="3218" w:author="The Si Tran" w:date="2012-12-06T20:11:00Z">
        <m:oMath>
          <m:r>
            <w:rPr>
              <w:rFonts w:ascii="Cambria Math" w:hAnsi="Cambria Math"/>
              <w:lang w:val="pt-BR"/>
            </w:rPr>
            <m:t>N</m:t>
          </m:r>
        </m:oMath>
        <w:r w:rsidR="00542651" w:rsidRPr="0049233F" w:rsidDel="00542651">
          <w:rPr>
            <w:lang w:val="pt-BR"/>
          </w:rPr>
          <w:t xml:space="preserve"> </w:t>
        </w:r>
      </w:ins>
      <w:del w:id="3219" w:author="The Si Tran" w:date="2012-12-06T20:11:00Z">
        <w:r w:rsidRPr="0049233F" w:rsidDel="00542651">
          <w:rPr>
            <w:lang w:val="pt-BR"/>
            <w:rPrChange w:id="3220" w:author="The Si Tran" w:date="2012-12-05T23:02:00Z">
              <w:rPr>
                <w:sz w:val="28"/>
                <w:szCs w:val="28"/>
                <w:lang w:val="pt-BR"/>
              </w:rPr>
            </w:rPrChange>
          </w:rPr>
          <w:delText>N</w:delText>
        </w:r>
      </w:del>
      <w:r w:rsidRPr="0049233F">
        <w:rPr>
          <w:lang w:val="pt-BR"/>
          <w:rPrChange w:id="3221"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222" w:author="The Si Tran" w:date="2012-12-06T00:50:00Z"/>
          <w:lang w:val="pt-BR"/>
          <w:rPrChange w:id="3223" w:author="The Si Tran" w:date="2012-12-06T00:49:00Z">
            <w:rPr>
              <w:del w:id="3224" w:author="The Si Tran" w:date="2012-12-06T00:50:00Z"/>
              <w:sz w:val="28"/>
              <w:szCs w:val="28"/>
              <w:lang w:val="pt-BR"/>
            </w:rPr>
          </w:rPrChange>
        </w:rPr>
        <w:pPrChange w:id="3225" w:author="The Si Tran" w:date="2012-12-15T07:57:00Z">
          <w:pPr>
            <w:ind w:firstLine="547"/>
          </w:pPr>
        </w:pPrChange>
      </w:pPr>
      <w:del w:id="3226" w:author="The Si Tran" w:date="2012-12-12T13:58:00Z">
        <w:r w:rsidRPr="0049233F" w:rsidDel="000064E1">
          <w:rPr>
            <w:lang w:val="pt-BR"/>
            <w:rPrChange w:id="3227"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228" w:author="The Si Tran" w:date="2012-12-12T13:58:00Z"/>
          <w:lang w:val="pt-BR"/>
          <w:rPrChange w:id="3229" w:author="The Si Tran" w:date="2012-12-05T23:02:00Z">
            <w:rPr>
              <w:del w:id="3230" w:author="The Si Tran" w:date="2012-12-12T13:58:00Z"/>
              <w:sz w:val="28"/>
              <w:szCs w:val="28"/>
              <w:lang w:val="pt-BR"/>
            </w:rPr>
          </w:rPrChange>
        </w:rPr>
        <w:pPrChange w:id="3231" w:author="The Si Tran" w:date="2012-12-15T07:57:00Z">
          <w:pPr>
            <w:ind w:firstLine="547"/>
          </w:pPr>
        </w:pPrChange>
      </w:pPr>
      <w:del w:id="3232" w:author="The Si Tran" w:date="2012-12-06T00:50:00Z">
        <w:r w:rsidRPr="00B312F5" w:rsidDel="00247293">
          <w:rPr>
            <w:position w:val="-12"/>
            <w:lang w:val="pt-BR"/>
          </w:rPr>
          <w:object w:dxaOrig="2940" w:dyaOrig="360" w14:anchorId="384C946E">
            <v:shape id="_x0000_i1064" type="#_x0000_t75" style="width:198.4pt;height:24.3pt" o:ole="">
              <v:imagedata r:id="rId95" o:title=""/>
            </v:shape>
            <o:OLEObject Type="Embed" ProgID="Equation.DSMT4" ShapeID="_x0000_i1064" DrawAspect="Content" ObjectID="_1417159063" r:id="rId96"/>
          </w:object>
        </w:r>
      </w:del>
    </w:p>
    <w:p w14:paraId="1C60B078" w14:textId="77777777" w:rsidR="006A21F7" w:rsidRPr="0049233F" w:rsidDel="000064E1" w:rsidRDefault="006A21F7">
      <w:pPr>
        <w:rPr>
          <w:del w:id="3233" w:author="The Si Tran" w:date="2012-12-12T13:58:00Z"/>
          <w:rPrChange w:id="3234" w:author="The Si Tran" w:date="2012-12-05T23:02:00Z">
            <w:rPr>
              <w:del w:id="3235" w:author="The Si Tran" w:date="2012-12-12T13:58:00Z"/>
              <w:sz w:val="28"/>
              <w:szCs w:val="28"/>
            </w:rPr>
          </w:rPrChange>
        </w:rPr>
        <w:pPrChange w:id="3236" w:author="The Si Tran" w:date="2012-12-15T07:57:00Z">
          <w:pPr>
            <w:ind w:firstLine="547"/>
          </w:pPr>
        </w:pPrChange>
      </w:pPr>
      <w:del w:id="3237" w:author="The Si Tran" w:date="2012-12-12T13:58:00Z">
        <w:r w:rsidRPr="0049233F" w:rsidDel="000064E1">
          <w:rPr>
            <w:rPrChange w:id="3238" w:author="The Si Tran" w:date="2012-12-05T23:02:00Z">
              <w:rPr>
                <w:sz w:val="28"/>
                <w:szCs w:val="28"/>
              </w:rPr>
            </w:rPrChange>
          </w:rPr>
          <w:delText xml:space="preserve">Ở đây, </w:delText>
        </w:r>
      </w:del>
      <w:del w:id="3239" w:author="The Si Tran" w:date="2012-12-06T00:51:00Z">
        <w:r w:rsidRPr="00B312F5" w:rsidDel="00354FE7">
          <w:rPr>
            <w:position w:val="-10"/>
            <w:lang w:val="pt-BR"/>
          </w:rPr>
          <w:object w:dxaOrig="720" w:dyaOrig="320" w14:anchorId="6CE70C9C">
            <v:shape id="_x0000_i1065" type="#_x0000_t75" style="width:36.85pt;height:15.9pt" o:ole="">
              <v:imagedata r:id="rId97" o:title=""/>
            </v:shape>
            <o:OLEObject Type="Embed" ProgID="Equation.DSMT4" ShapeID="_x0000_i1065" DrawAspect="Content" ObjectID="_1417159064" r:id="rId98"/>
          </w:object>
        </w:r>
        <w:r w:rsidRPr="0049233F" w:rsidDel="00354FE7">
          <w:rPr>
            <w:rPrChange w:id="3240"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6.3pt;height:17.6pt" o:ole="">
              <v:imagedata r:id="rId99" o:title=""/>
            </v:shape>
            <o:OLEObject Type="Embed" ProgID="Equation.DSMT4" ShapeID="_x0000_i1066" DrawAspect="Content" ObjectID="_1417159065" r:id="rId100"/>
          </w:object>
        </w:r>
      </w:del>
    </w:p>
    <w:p w14:paraId="445EA969" w14:textId="77777777" w:rsidR="006A21F7" w:rsidRPr="0049233F" w:rsidDel="000064E1" w:rsidRDefault="006A21F7">
      <w:pPr>
        <w:rPr>
          <w:del w:id="3241" w:author="The Si Tran" w:date="2012-12-12T13:58:00Z"/>
          <w:rPrChange w:id="3242" w:author="The Si Tran" w:date="2012-12-05T23:02:00Z">
            <w:rPr>
              <w:del w:id="3243" w:author="The Si Tran" w:date="2012-12-12T13:58:00Z"/>
              <w:sz w:val="28"/>
              <w:szCs w:val="28"/>
            </w:rPr>
          </w:rPrChange>
        </w:rPr>
        <w:pPrChange w:id="3244" w:author="The Si Tran" w:date="2012-12-15T07:57:00Z">
          <w:pPr>
            <w:ind w:firstLine="547"/>
          </w:pPr>
        </w:pPrChange>
      </w:pPr>
    </w:p>
    <w:p w14:paraId="7E95F55C" w14:textId="77777777" w:rsidR="006A21F7" w:rsidRPr="0049233F" w:rsidDel="000064E1" w:rsidRDefault="006A21F7">
      <w:pPr>
        <w:rPr>
          <w:del w:id="3245" w:author="The Si Tran" w:date="2012-12-12T13:58:00Z"/>
          <w:i/>
          <w:rPrChange w:id="3246" w:author="The Si Tran" w:date="2012-12-05T23:02:00Z">
            <w:rPr>
              <w:del w:id="3247" w:author="The Si Tran" w:date="2012-12-12T13:58:00Z"/>
              <w:i/>
              <w:sz w:val="28"/>
              <w:szCs w:val="28"/>
            </w:rPr>
          </w:rPrChange>
        </w:rPr>
        <w:pPrChange w:id="3248" w:author="The Si Tran" w:date="2012-12-15T07:57:00Z">
          <w:pPr>
            <w:ind w:firstLine="547"/>
          </w:pPr>
        </w:pPrChange>
      </w:pPr>
      <w:del w:id="3249" w:author="The Si Tran" w:date="2012-12-12T13:58:00Z">
        <w:r w:rsidRPr="0049233F" w:rsidDel="000064E1">
          <w:rPr>
            <w:i/>
            <w:rPrChange w:id="3250"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251" w:author="The Si Tran" w:date="2012-12-12T13:58:00Z"/>
          <w:i/>
          <w:rPrChange w:id="3252" w:author="The Si Tran" w:date="2012-12-05T23:02:00Z">
            <w:rPr>
              <w:del w:id="3253" w:author="The Si Tran" w:date="2012-12-12T13:58:00Z"/>
              <w:i/>
              <w:sz w:val="28"/>
              <w:szCs w:val="28"/>
            </w:rPr>
          </w:rPrChange>
        </w:rPr>
        <w:pPrChange w:id="3254" w:author="The Si Tran" w:date="2012-12-15T07:57:00Z">
          <w:pPr>
            <w:ind w:firstLine="547"/>
          </w:pPr>
        </w:pPrChange>
      </w:pPr>
      <w:del w:id="3255" w:author="The Si Tran" w:date="2012-12-12T13:58:00Z">
        <w:r w:rsidRPr="0049233F" w:rsidDel="000064E1">
          <w:rPr>
            <w:i/>
            <w:rPrChange w:id="3256"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257" w:author="The Si Tran" w:date="2012-12-12T13:58:00Z"/>
          <w:i/>
          <w:rPrChange w:id="3258" w:author="The Si Tran" w:date="2012-12-05T23:02:00Z">
            <w:rPr>
              <w:del w:id="3259" w:author="The Si Tran" w:date="2012-12-12T13:58:00Z"/>
              <w:i/>
              <w:sz w:val="28"/>
              <w:szCs w:val="28"/>
            </w:rPr>
          </w:rPrChange>
        </w:rPr>
        <w:pPrChange w:id="3260" w:author="The Si Tran" w:date="2012-12-15T07:57:00Z">
          <w:pPr>
            <w:ind w:firstLine="547"/>
          </w:pPr>
        </w:pPrChange>
      </w:pPr>
      <w:del w:id="3261" w:author="The Si Tran" w:date="2012-12-12T13:58:00Z">
        <w:r w:rsidRPr="0049233F" w:rsidDel="000064E1">
          <w:rPr>
            <w:i/>
            <w:rPrChange w:id="3262"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263" w:author="The Si Tran" w:date="2012-12-12T13:58:00Z"/>
          <w:i/>
          <w:lang w:val="fr-FR"/>
          <w:rPrChange w:id="3264" w:author="The Si Tran" w:date="2012-12-05T23:02:00Z">
            <w:rPr>
              <w:del w:id="3265" w:author="The Si Tran" w:date="2012-12-12T13:58:00Z"/>
              <w:i/>
              <w:sz w:val="28"/>
              <w:szCs w:val="28"/>
              <w:lang w:val="fr-FR"/>
            </w:rPr>
          </w:rPrChange>
        </w:rPr>
        <w:pPrChange w:id="3266" w:author="The Si Tran" w:date="2012-12-15T07:57:00Z">
          <w:pPr>
            <w:ind w:firstLine="547"/>
          </w:pPr>
        </w:pPrChange>
      </w:pPr>
      <w:del w:id="3267" w:author="The Si Tran" w:date="2012-12-12T13:58:00Z">
        <w:r w:rsidRPr="0049233F" w:rsidDel="000064E1">
          <w:rPr>
            <w:i/>
            <w:lang w:val="fr-FR"/>
            <w:rPrChange w:id="3268"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269" w:author="The Si Tran" w:date="2012-12-12T13:58:00Z"/>
          <w:i/>
          <w:lang w:val="fr-FR"/>
          <w:rPrChange w:id="3270" w:author="The Si Tran" w:date="2012-12-05T23:02:00Z">
            <w:rPr>
              <w:del w:id="3271" w:author="The Si Tran" w:date="2012-12-12T13:58:00Z"/>
              <w:i/>
              <w:sz w:val="28"/>
              <w:szCs w:val="28"/>
              <w:lang w:val="fr-FR"/>
            </w:rPr>
          </w:rPrChange>
        </w:rPr>
        <w:pPrChange w:id="3272" w:author="The Si Tran" w:date="2012-12-15T07:57:00Z">
          <w:pPr>
            <w:ind w:firstLine="547"/>
          </w:pPr>
        </w:pPrChange>
      </w:pPr>
      <w:del w:id="3273" w:author="The Si Tran" w:date="2012-12-12T13:58:00Z">
        <w:r w:rsidRPr="0049233F" w:rsidDel="000064E1">
          <w:rPr>
            <w:i/>
            <w:lang w:val="fr-FR"/>
            <w:rPrChange w:id="3274"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275" w:author="The Si Tran" w:date="2012-12-12T13:58:00Z"/>
          <w:i/>
          <w:rPrChange w:id="3276" w:author="The Si Tran" w:date="2012-12-05T23:02:00Z">
            <w:rPr>
              <w:del w:id="3277" w:author="The Si Tran" w:date="2012-12-12T13:58:00Z"/>
              <w:i/>
              <w:sz w:val="28"/>
              <w:szCs w:val="28"/>
            </w:rPr>
          </w:rPrChange>
        </w:rPr>
        <w:pPrChange w:id="3278" w:author="The Si Tran" w:date="2012-12-15T07:57:00Z">
          <w:pPr>
            <w:ind w:firstLine="547"/>
          </w:pPr>
        </w:pPrChange>
      </w:pPr>
      <w:del w:id="3279" w:author="The Si Tran" w:date="2012-12-12T13:58:00Z">
        <w:r w:rsidRPr="0049233F" w:rsidDel="000064E1">
          <w:rPr>
            <w:i/>
            <w:rPrChange w:id="3280"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281" w:author="The Si Tran" w:date="2012-12-12T13:58:00Z"/>
          <w:i/>
          <w:lang w:val="fr-FR"/>
          <w:rPrChange w:id="3282" w:author="The Si Tran" w:date="2012-12-05T23:02:00Z">
            <w:rPr>
              <w:del w:id="3283" w:author="The Si Tran" w:date="2012-12-12T13:58:00Z"/>
              <w:i/>
              <w:sz w:val="28"/>
              <w:szCs w:val="28"/>
              <w:lang w:val="fr-FR"/>
            </w:rPr>
          </w:rPrChange>
        </w:rPr>
        <w:pPrChange w:id="3284" w:author="The Si Tran" w:date="2012-12-15T07:57:00Z">
          <w:pPr>
            <w:ind w:firstLine="547"/>
          </w:pPr>
        </w:pPrChange>
      </w:pPr>
      <w:del w:id="3285" w:author="The Si Tran" w:date="2012-12-12T13:58:00Z">
        <w:r w:rsidRPr="0049233F" w:rsidDel="000064E1">
          <w:rPr>
            <w:i/>
            <w:rPrChange w:id="3286" w:author="The Si Tran" w:date="2012-12-05T23:02:00Z">
              <w:rPr>
                <w:i/>
                <w:sz w:val="28"/>
                <w:szCs w:val="28"/>
              </w:rPr>
            </w:rPrChange>
          </w:rPr>
          <w:delText xml:space="preserve">  </w:delText>
        </w:r>
        <w:r w:rsidRPr="0049233F" w:rsidDel="000064E1">
          <w:rPr>
            <w:i/>
            <w:lang w:val="fr-FR"/>
            <w:rPrChange w:id="3287" w:author="The Si Tran" w:date="2012-12-05T23:02:00Z">
              <w:rPr>
                <w:i/>
                <w:sz w:val="28"/>
                <w:szCs w:val="28"/>
                <w:lang w:val="fr-FR"/>
              </w:rPr>
            </w:rPrChange>
          </w:rPr>
          <w:delText>&gt; acf(y)</w:delText>
        </w:r>
      </w:del>
    </w:p>
    <w:p w14:paraId="298021C1" w14:textId="77777777" w:rsidR="006A21F7" w:rsidRPr="0049233F" w:rsidDel="000064E1" w:rsidRDefault="006A21F7">
      <w:pPr>
        <w:rPr>
          <w:del w:id="3288" w:author="The Si Tran" w:date="2012-12-12T13:58:00Z"/>
          <w:lang w:val="fr-FR"/>
          <w:rPrChange w:id="3289" w:author="The Si Tran" w:date="2012-12-05T23:02:00Z">
            <w:rPr>
              <w:del w:id="3290" w:author="The Si Tran" w:date="2012-12-12T13:58:00Z"/>
              <w:sz w:val="28"/>
              <w:szCs w:val="28"/>
              <w:lang w:val="fr-FR"/>
            </w:rPr>
          </w:rPrChange>
        </w:rPr>
        <w:pPrChange w:id="3291" w:author="The Si Tran" w:date="2012-12-15T07:57:00Z">
          <w:pPr>
            <w:ind w:firstLine="547"/>
          </w:pPr>
        </w:pPrChange>
      </w:pPr>
      <w:del w:id="3292" w:author="The Si Tran" w:date="2012-12-12T13:58:00Z">
        <w:r w:rsidRPr="0049233F" w:rsidDel="000064E1">
          <w:rPr>
            <w:lang w:val="fr-FR"/>
            <w:rPrChange w:id="3293" w:author="The Si Tran" w:date="2012-12-05T23:02:00Z">
              <w:rPr>
                <w:sz w:val="28"/>
                <w:szCs w:val="28"/>
                <w:lang w:val="fr-FR"/>
              </w:rPr>
            </w:rPrChange>
          </w:rPr>
          <w:delText xml:space="preserve">Hình </w:delText>
        </w:r>
      </w:del>
      <w:del w:id="3294" w:author="The Si Tran" w:date="2012-12-12T00:10:00Z">
        <w:r w:rsidRPr="0049233F" w:rsidDel="007B42A6">
          <w:rPr>
            <w:lang w:val="fr-FR"/>
            <w:rPrChange w:id="3295" w:author="The Si Tran" w:date="2012-12-05T23:02:00Z">
              <w:rPr>
                <w:sz w:val="28"/>
                <w:szCs w:val="28"/>
                <w:lang w:val="fr-FR"/>
              </w:rPr>
            </w:rPrChange>
          </w:rPr>
          <w:delText>7</w:delText>
        </w:r>
      </w:del>
      <w:del w:id="3296" w:author="The Si Tran" w:date="2012-12-12T13:58:00Z">
        <w:r w:rsidRPr="0049233F" w:rsidDel="000064E1">
          <w:rPr>
            <w:lang w:val="fr-FR"/>
            <w:rPrChange w:id="3297"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298" w:author="The Si Tran" w:date="2012-12-12T13:58:00Z"/>
          <w:lang w:val="fr-FR"/>
          <w:rPrChange w:id="3299" w:author="The Si Tran" w:date="2012-12-05T23:02:00Z">
            <w:rPr>
              <w:del w:id="3300" w:author="The Si Tran" w:date="2012-12-12T13:58:00Z"/>
              <w:sz w:val="28"/>
              <w:szCs w:val="28"/>
              <w:lang w:val="fr-FR"/>
            </w:rPr>
          </w:rPrChange>
        </w:rPr>
        <w:pPrChange w:id="3301" w:author="The Si Tran" w:date="2012-12-15T07:57:00Z">
          <w:pPr>
            <w:ind w:firstLine="547"/>
          </w:pPr>
        </w:pPrChange>
      </w:pPr>
    </w:p>
    <w:p w14:paraId="75DE46FD" w14:textId="77777777" w:rsidR="006A21F7" w:rsidRPr="0049233F" w:rsidRDefault="006A21F7">
      <w:pPr>
        <w:rPr>
          <w:lang w:val="fr-FR"/>
          <w:rPrChange w:id="3302" w:author="The Si Tran" w:date="2012-12-05T23:02:00Z">
            <w:rPr>
              <w:sz w:val="28"/>
              <w:szCs w:val="28"/>
              <w:lang w:val="fr-FR"/>
            </w:rPr>
          </w:rPrChange>
        </w:rPr>
        <w:pPrChange w:id="3303" w:author="The Si Tran" w:date="2012-12-15T07:57:00Z">
          <w:pPr>
            <w:ind w:firstLine="547"/>
          </w:pPr>
        </w:pPrChange>
      </w:pPr>
    </w:p>
    <w:p w14:paraId="6B564288" w14:textId="77777777" w:rsidR="006A21F7" w:rsidRPr="0049233F" w:rsidRDefault="006A21F7" w:rsidP="006A21F7">
      <w:pPr>
        <w:ind w:firstLine="547"/>
        <w:rPr>
          <w:szCs w:val="26"/>
          <w:lang w:val="fr-FR"/>
          <w:rPrChange w:id="3304" w:author="The Si Tran" w:date="2012-12-05T23:02:00Z">
            <w:rPr>
              <w:sz w:val="28"/>
              <w:szCs w:val="28"/>
              <w:lang w:val="fr-FR"/>
            </w:rPr>
          </w:rPrChange>
        </w:rPr>
      </w:pPr>
      <w:del w:id="3305" w:author="The Si Tran" w:date="2012-12-14T04:51:00Z">
        <w:r w:rsidRPr="0049233F" w:rsidDel="004505B3">
          <w:rPr>
            <w:noProof/>
            <w:szCs w:val="26"/>
            <w:rPrChange w:id="3306" w:author="Unknown">
              <w:rPr>
                <w:noProof/>
                <w:sz w:val="28"/>
                <w:szCs w:val="28"/>
              </w:rPr>
            </w:rPrChange>
          </w:rPr>
          <w:drawing>
            <wp:inline distT="0" distB="0" distL="0" distR="0" wp14:anchorId="65DE5B39" wp14:editId="506881F5">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307"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E231FB">
          <w:rPr>
            <w:noProof/>
            <w:szCs w:val="26"/>
          </w:rPr>
          <w:drawing>
            <wp:inline distT="0" distB="0" distL="0" distR="0" wp14:anchorId="2A7D7CC6" wp14:editId="544E8691">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1989FA40" w:rsidR="006A21F7" w:rsidRPr="003343D0" w:rsidRDefault="006A21F7" w:rsidP="003343D0">
      <w:pPr>
        <w:pStyle w:val="Hinh"/>
        <w:rPr>
          <w:lang w:val="pt-BR"/>
          <w:rPrChange w:id="3308" w:author="The Si Tran" w:date="2012-12-16T10:01:00Z">
            <w:rPr>
              <w:sz w:val="28"/>
              <w:szCs w:val="28"/>
              <w:lang w:val="fr-FR"/>
            </w:rPr>
          </w:rPrChange>
        </w:rPr>
        <w:pPrChange w:id="3309" w:author="The Si Tran" w:date="2012-12-16T10:01:00Z">
          <w:pPr>
            <w:pStyle w:val="Caption"/>
            <w:ind w:left="1980"/>
          </w:pPr>
        </w:pPrChange>
      </w:pPr>
      <w:bookmarkStart w:id="3310" w:name="_Toc312142081"/>
      <w:bookmarkStart w:id="3311" w:name="_Toc343029956"/>
      <w:bookmarkStart w:id="3312" w:name="_Toc343415598"/>
      <w:r w:rsidRPr="0049233F">
        <w:rPr>
          <w:lang w:val="fr-FR"/>
          <w:rPrChange w:id="3313" w:author="The Si Tran" w:date="2012-12-05T23:02:00Z">
            <w:rPr>
              <w:sz w:val="28"/>
              <w:szCs w:val="28"/>
              <w:lang w:val="fr-FR"/>
            </w:rPr>
          </w:rPrChange>
        </w:rPr>
        <w:t xml:space="preserve">Hình </w:t>
      </w:r>
      <w:del w:id="3314" w:author="The Si Tran" w:date="2012-12-11T23:22:00Z">
        <w:r w:rsidRPr="0049233F" w:rsidDel="000D0624">
          <w:rPr>
            <w:rPrChange w:id="3315" w:author="The Si Tran" w:date="2012-12-05T23:02:00Z">
              <w:rPr>
                <w:sz w:val="28"/>
                <w:szCs w:val="28"/>
              </w:rPr>
            </w:rPrChange>
          </w:rPr>
          <w:fldChar w:fldCharType="begin"/>
        </w:r>
        <w:r w:rsidRPr="0049233F" w:rsidDel="000D0624">
          <w:rPr>
            <w:lang w:val="fr-FR"/>
            <w:rPrChange w:id="3316" w:author="The Si Tran" w:date="2012-12-05T23:02:00Z">
              <w:rPr>
                <w:sz w:val="28"/>
                <w:szCs w:val="28"/>
                <w:lang w:val="fr-FR"/>
              </w:rPr>
            </w:rPrChange>
          </w:rPr>
          <w:delInstrText xml:space="preserve"> SEQ Hình \* ARABIC </w:delInstrText>
        </w:r>
        <w:r w:rsidRPr="0049233F" w:rsidDel="000D0624">
          <w:rPr>
            <w:rPrChange w:id="3317" w:author="The Si Tran" w:date="2012-12-05T23:02:00Z">
              <w:rPr>
                <w:sz w:val="28"/>
                <w:szCs w:val="28"/>
              </w:rPr>
            </w:rPrChange>
          </w:rPr>
          <w:fldChar w:fldCharType="separate"/>
        </w:r>
        <w:r w:rsidRPr="0049233F" w:rsidDel="000D0624">
          <w:rPr>
            <w:noProof/>
            <w:lang w:val="fr-FR"/>
            <w:rPrChange w:id="3318" w:author="The Si Tran" w:date="2012-12-05T23:02:00Z">
              <w:rPr>
                <w:noProof/>
                <w:sz w:val="28"/>
                <w:szCs w:val="28"/>
                <w:lang w:val="fr-FR"/>
              </w:rPr>
            </w:rPrChange>
          </w:rPr>
          <w:delText>7</w:delText>
        </w:r>
        <w:r w:rsidRPr="0049233F" w:rsidDel="000D0624">
          <w:rPr>
            <w:rPrChange w:id="3319" w:author="The Si Tran" w:date="2012-12-05T23:02:00Z">
              <w:rPr>
                <w:sz w:val="28"/>
                <w:szCs w:val="28"/>
              </w:rPr>
            </w:rPrChange>
          </w:rPr>
          <w:fldChar w:fldCharType="end"/>
        </w:r>
        <w:r w:rsidRPr="0049233F" w:rsidDel="000D0624">
          <w:rPr>
            <w:lang w:val="fr-FR"/>
            <w:rPrChange w:id="3320" w:author="The Si Tran" w:date="2012-12-05T23:02:00Z">
              <w:rPr>
                <w:sz w:val="28"/>
                <w:szCs w:val="28"/>
                <w:lang w:val="fr-FR"/>
              </w:rPr>
            </w:rPrChange>
          </w:rPr>
          <w:delText xml:space="preserve"> </w:delText>
        </w:r>
      </w:del>
      <w:ins w:id="3321" w:author="The Si Tran" w:date="2012-12-11T23:22:00Z">
        <w:r w:rsidR="000D0624">
          <w:t>3.1</w:t>
        </w:r>
        <w:r w:rsidR="000D0624" w:rsidRPr="0049233F">
          <w:rPr>
            <w:lang w:val="fr-FR"/>
            <w:rPrChange w:id="3322" w:author="The Si Tran" w:date="2012-12-05T23:02:00Z">
              <w:rPr>
                <w:sz w:val="28"/>
                <w:szCs w:val="28"/>
                <w:lang w:val="fr-FR"/>
              </w:rPr>
            </w:rPrChange>
          </w:rPr>
          <w:t xml:space="preserve"> </w:t>
        </w:r>
      </w:ins>
      <w:r w:rsidRPr="000D0624">
        <w:rPr>
          <w:b w:val="0"/>
          <w:lang w:val="fr-FR"/>
          <w:rPrChange w:id="3323" w:author="The Si Tran" w:date="2012-12-11T23:23:00Z">
            <w:rPr>
              <w:sz w:val="28"/>
              <w:szCs w:val="28"/>
              <w:lang w:val="fr-FR"/>
            </w:rPr>
          </w:rPrChange>
        </w:rPr>
        <w:t xml:space="preserve">Hình ảnh của mô hình  </w:t>
      </w:r>
      <w:del w:id="3324" w:author="The Si Tran" w:date="2012-12-11T23:23:00Z">
        <w:r w:rsidRPr="000D0624" w:rsidDel="000D0624">
          <w:rPr>
            <w:b w:val="0"/>
            <w:lang w:val="fr-FR"/>
            <w:rPrChange w:id="3325" w:author="The Si Tran" w:date="2012-12-11T23:23:00Z">
              <w:rPr>
                <w:sz w:val="28"/>
                <w:szCs w:val="28"/>
                <w:lang w:val="fr-FR"/>
              </w:rPr>
            </w:rPrChange>
          </w:rPr>
          <w:delText xml:space="preserve">                                                  </w:delText>
        </w:r>
      </w:del>
      <w:r w:rsidRPr="000D0624">
        <w:rPr>
          <w:b w:val="0"/>
          <w:lang w:val="fr-FR"/>
          <w:rPrChange w:id="3326" w:author="The Si Tran" w:date="2012-12-11T23:23:00Z">
            <w:rPr>
              <w:sz w:val="28"/>
              <w:szCs w:val="28"/>
              <w:lang w:val="fr-FR"/>
            </w:rPr>
          </w:rPrChange>
        </w:rPr>
        <w:t>MA</w:t>
      </w:r>
      <w:r w:rsidRPr="003343D0">
        <w:rPr>
          <w:b w:val="0"/>
          <w:lang w:val="fr-FR"/>
          <w:rPrChange w:id="3327" w:author="The Si Tran" w:date="2012-12-16T10:01:00Z">
            <w:rPr>
              <w:sz w:val="28"/>
              <w:szCs w:val="28"/>
              <w:lang w:val="fr-FR"/>
            </w:rPr>
          </w:rPrChange>
        </w:rPr>
        <w:t>(2)</w:t>
      </w:r>
      <w:bookmarkEnd w:id="3310"/>
      <w:ins w:id="3328" w:author="The Si Tran" w:date="2012-12-06T00:51:00Z">
        <w:r w:rsidR="00F43F86" w:rsidRPr="003343D0" w:rsidDel="00F43F86">
          <w:rPr>
            <w:b w:val="0"/>
            <w:lang w:val="pt-BR"/>
            <w:rPrChange w:id="3329" w:author="The Si Tran" w:date="2012-12-16T10:01:00Z">
              <w:rPr>
                <w:lang w:val="pt-BR"/>
              </w:rPr>
            </w:rPrChange>
          </w:rPr>
          <w:t xml:space="preserve"> </w:t>
        </w:r>
        <m:oMath>
          <m:sSub>
            <m:sSubPr>
              <m:ctrlPr>
                <w:rPr>
                  <w:rFonts w:ascii="Cambria Math" w:hAnsi="Cambria Math"/>
                  <w:b w:val="0"/>
                  <w:lang w:val="pt-BR"/>
                  <w:rPrChange w:id="3330" w:author="The Si Tran" w:date="2012-12-16T10:01:00Z">
                    <w:rPr>
                      <w:rFonts w:ascii="Cambria Math" w:hAnsi="Cambria Math"/>
                      <w:b w:val="0"/>
                      <w:lang w:val="pt-BR"/>
                    </w:rPr>
                  </w:rPrChange>
                </w:rPr>
              </m:ctrlPr>
            </m:sSubPr>
            <m:e>
              <m:r>
                <m:rPr>
                  <m:sty m:val="p"/>
                </m:rPr>
                <w:rPr>
                  <w:rFonts w:ascii="Cambria Math" w:hAnsi="Cambria Math"/>
                  <w:lang w:val="pt-BR"/>
                  <w:rPrChange w:id="3331" w:author="The Si Tran" w:date="2012-12-16T10:01:00Z">
                    <w:rPr>
                      <w:rFonts w:ascii="Cambria Math" w:hAnsi="Cambria Math"/>
                      <w:lang w:val="pt-BR"/>
                    </w:rPr>
                  </w:rPrChange>
                </w:rPr>
                <m:t>y</m:t>
              </m:r>
            </m:e>
            <m:sub>
              <m:r>
                <m:rPr>
                  <m:sty m:val="p"/>
                </m:rPr>
                <w:rPr>
                  <w:rFonts w:ascii="Cambria Math" w:hAnsi="Cambria Math"/>
                  <w:lang w:val="pt-BR"/>
                  <w:rPrChange w:id="3332" w:author="The Si Tran" w:date="2012-12-16T10:01:00Z">
                    <w:rPr>
                      <w:rFonts w:ascii="Cambria Math" w:hAnsi="Cambria Math"/>
                      <w:lang w:val="pt-BR"/>
                    </w:rPr>
                  </w:rPrChange>
                </w:rPr>
                <m:t>t</m:t>
              </m:r>
            </m:sub>
          </m:sSub>
          <m:r>
            <m:rPr>
              <m:sty m:val="p"/>
            </m:rPr>
            <w:rPr>
              <w:rFonts w:ascii="Cambria Math" w:hAnsi="Cambria Math"/>
              <w:lang w:val="pt-BR"/>
              <w:rPrChange w:id="3333" w:author="The Si Tran" w:date="2012-12-16T10:01:00Z">
                <w:rPr>
                  <w:rFonts w:ascii="Cambria Math" w:hAnsi="Cambria Math"/>
                  <w:lang w:val="pt-BR"/>
                </w:rPr>
              </w:rPrChange>
            </w:rPr>
            <m:t>=40+</m:t>
          </m:r>
          <m:sSub>
            <m:sSubPr>
              <m:ctrlPr>
                <w:rPr>
                  <w:rFonts w:ascii="Cambria Math" w:hAnsi="Cambria Math"/>
                  <w:b w:val="0"/>
                  <w:lang w:val="pt-BR"/>
                  <w:rPrChange w:id="3334" w:author="The Si Tran" w:date="2012-12-16T10:01:00Z">
                    <w:rPr>
                      <w:rFonts w:ascii="Cambria Math" w:hAnsi="Cambria Math"/>
                      <w:b w:val="0"/>
                      <w:lang w:val="pt-BR"/>
                    </w:rPr>
                  </w:rPrChange>
                </w:rPr>
              </m:ctrlPr>
            </m:sSubPr>
            <m:e>
              <m:r>
                <m:rPr>
                  <m:sty m:val="p"/>
                </m:rPr>
                <w:rPr>
                  <w:rFonts w:ascii="Cambria Math" w:hAnsi="Cambria Math"/>
                  <w:lang w:val="pt-BR"/>
                  <w:rPrChange w:id="3335" w:author="The Si Tran" w:date="2012-12-16T10:01:00Z">
                    <w:rPr>
                      <w:rFonts w:ascii="Cambria Math" w:hAnsi="Cambria Math"/>
                      <w:lang w:val="pt-BR"/>
                    </w:rPr>
                  </w:rPrChange>
                </w:rPr>
                <m:t>ε</m:t>
              </m:r>
            </m:e>
            <m:sub>
              <m:r>
                <m:rPr>
                  <m:sty m:val="p"/>
                </m:rPr>
                <w:rPr>
                  <w:rFonts w:ascii="Cambria Math" w:hAnsi="Cambria Math"/>
                  <w:lang w:val="pt-BR"/>
                  <w:rPrChange w:id="3336" w:author="The Si Tran" w:date="2012-12-16T10:01:00Z">
                    <w:rPr>
                      <w:rFonts w:ascii="Cambria Math" w:hAnsi="Cambria Math"/>
                      <w:lang w:val="pt-BR"/>
                    </w:rPr>
                  </w:rPrChange>
                </w:rPr>
                <m:t>t</m:t>
              </m:r>
            </m:sub>
          </m:sSub>
          <m:r>
            <m:rPr>
              <m:sty m:val="p"/>
            </m:rPr>
            <w:rPr>
              <w:rFonts w:ascii="Cambria Math" w:hAnsi="Cambria Math"/>
              <w:lang w:val="pt-BR"/>
              <w:rPrChange w:id="3337" w:author="The Si Tran" w:date="2012-12-16T10:01:00Z">
                <w:rPr>
                  <w:rFonts w:ascii="Cambria Math" w:hAnsi="Cambria Math"/>
                  <w:lang w:val="pt-BR"/>
                </w:rPr>
              </w:rPrChange>
            </w:rPr>
            <m:t>+0.7</m:t>
          </m:r>
          <m:sSub>
            <m:sSubPr>
              <m:ctrlPr>
                <w:rPr>
                  <w:rFonts w:ascii="Cambria Math" w:hAnsi="Cambria Math"/>
                  <w:b w:val="0"/>
                  <w:lang w:val="pt-BR"/>
                  <w:rPrChange w:id="3338" w:author="The Si Tran" w:date="2012-12-16T10:01:00Z">
                    <w:rPr>
                      <w:rFonts w:ascii="Cambria Math" w:hAnsi="Cambria Math"/>
                      <w:b w:val="0"/>
                      <w:lang w:val="pt-BR"/>
                    </w:rPr>
                  </w:rPrChange>
                </w:rPr>
              </m:ctrlPr>
            </m:sSubPr>
            <m:e>
              <m:r>
                <m:rPr>
                  <m:sty m:val="p"/>
                </m:rPr>
                <w:rPr>
                  <w:rFonts w:ascii="Cambria Math" w:hAnsi="Cambria Math"/>
                  <w:lang w:val="pt-BR"/>
                  <w:rPrChange w:id="3339" w:author="The Si Tran" w:date="2012-12-16T10:01:00Z">
                    <w:rPr>
                      <w:rFonts w:ascii="Cambria Math" w:hAnsi="Cambria Math"/>
                      <w:lang w:val="pt-BR"/>
                    </w:rPr>
                  </w:rPrChange>
                </w:rPr>
                <m:t>ε</m:t>
              </m:r>
            </m:e>
            <m:sub>
              <m:r>
                <m:rPr>
                  <m:sty m:val="p"/>
                </m:rPr>
                <w:rPr>
                  <w:rFonts w:ascii="Cambria Math" w:hAnsi="Cambria Math"/>
                  <w:lang w:val="pt-BR"/>
                  <w:rPrChange w:id="3340" w:author="The Si Tran" w:date="2012-12-16T10:01:00Z">
                    <w:rPr>
                      <w:rFonts w:ascii="Cambria Math" w:hAnsi="Cambria Math"/>
                      <w:lang w:val="pt-BR"/>
                    </w:rPr>
                  </w:rPrChange>
                </w:rPr>
                <m:t>t-1</m:t>
              </m:r>
            </m:sub>
          </m:sSub>
          <m:r>
            <m:rPr>
              <m:sty m:val="p"/>
            </m:rPr>
            <w:rPr>
              <w:rFonts w:ascii="Cambria Math" w:hAnsi="Cambria Math"/>
              <w:lang w:val="pt-BR"/>
              <w:rPrChange w:id="3341" w:author="The Si Tran" w:date="2012-12-16T10:01:00Z">
                <w:rPr>
                  <w:rFonts w:ascii="Cambria Math" w:hAnsi="Cambria Math"/>
                  <w:lang w:val="pt-BR"/>
                </w:rPr>
              </w:rPrChange>
            </w:rPr>
            <m:t>-0.28</m:t>
          </m:r>
          <m:sSub>
            <m:sSubPr>
              <m:ctrlPr>
                <w:rPr>
                  <w:rFonts w:ascii="Cambria Math" w:hAnsi="Cambria Math"/>
                  <w:b w:val="0"/>
                  <w:lang w:val="pt-BR"/>
                  <w:rPrChange w:id="3342" w:author="The Si Tran" w:date="2012-12-16T10:01:00Z">
                    <w:rPr>
                      <w:rFonts w:ascii="Cambria Math" w:hAnsi="Cambria Math"/>
                      <w:b w:val="0"/>
                      <w:lang w:val="pt-BR"/>
                    </w:rPr>
                  </w:rPrChange>
                </w:rPr>
              </m:ctrlPr>
            </m:sSubPr>
            <m:e>
              <m:r>
                <m:rPr>
                  <m:sty m:val="p"/>
                </m:rPr>
                <w:rPr>
                  <w:rFonts w:ascii="Cambria Math" w:hAnsi="Cambria Math"/>
                  <w:lang w:val="pt-BR"/>
                  <w:rPrChange w:id="3343" w:author="The Si Tran" w:date="2012-12-16T10:01:00Z">
                    <w:rPr>
                      <w:rFonts w:ascii="Cambria Math" w:hAnsi="Cambria Math"/>
                      <w:lang w:val="pt-BR"/>
                    </w:rPr>
                  </w:rPrChange>
                </w:rPr>
                <m:t>ε</m:t>
              </m:r>
            </m:e>
            <m:sub>
              <m:r>
                <m:rPr>
                  <m:sty m:val="p"/>
                </m:rPr>
                <w:rPr>
                  <w:rFonts w:ascii="Cambria Math" w:hAnsi="Cambria Math"/>
                  <w:lang w:val="pt-BR"/>
                  <w:rPrChange w:id="3344" w:author="The Si Tran" w:date="2012-12-16T10:01:00Z">
                    <w:rPr>
                      <w:rFonts w:ascii="Cambria Math" w:hAnsi="Cambria Math"/>
                      <w:lang w:val="pt-BR"/>
                    </w:rPr>
                  </w:rPrChange>
                </w:rPr>
                <m:t>t-2</m:t>
              </m:r>
            </m:sub>
          </m:sSub>
        </m:oMath>
      </w:ins>
      <w:bookmarkEnd w:id="3311"/>
      <w:bookmarkEnd w:id="3312"/>
      <w:del w:id="3345" w:author="The Si Tran" w:date="2012-12-06T00:51:00Z">
        <w:r w:rsidRPr="00E078AF" w:rsidDel="00F43F86">
          <w:rPr>
            <w:position w:val="-12"/>
            <w:lang w:val="pt-BR"/>
          </w:rPr>
          <w:object w:dxaOrig="2940" w:dyaOrig="360" w14:anchorId="49260105">
            <v:shape id="_x0000_i1067" type="#_x0000_t75" style="width:198.4pt;height:24.3pt" o:ole="">
              <v:imagedata r:id="rId95" o:title=""/>
            </v:shape>
            <o:OLEObject Type="Embed" ProgID="Equation.DSMT4" ShapeID="_x0000_i1067" DrawAspect="Content" ObjectID="_1417159066" r:id="rId103"/>
          </w:object>
        </w:r>
      </w:del>
    </w:p>
    <w:p w14:paraId="1809AB89" w14:textId="57256020" w:rsidR="006A21F7" w:rsidRPr="0049233F" w:rsidRDefault="006A21F7">
      <w:pPr>
        <w:pStyle w:val="Heading2"/>
        <w:rPr>
          <w:lang w:val="pt-BR"/>
        </w:rPr>
      </w:pPr>
      <w:bookmarkStart w:id="3346" w:name="_Toc312142551"/>
      <w:bookmarkStart w:id="3347" w:name="_Toc343415471"/>
      <w:r w:rsidRPr="0049233F">
        <w:rPr>
          <w:lang w:val="pt-BR"/>
        </w:rPr>
        <w:t>Mô hình tự hồi quy bậc p, AR(p)</w:t>
      </w:r>
      <w:bookmarkEnd w:id="3346"/>
      <w:bookmarkEnd w:id="3347"/>
    </w:p>
    <w:p w14:paraId="46065932" w14:textId="77777777" w:rsidR="004505B3" w:rsidRDefault="00361F58">
      <w:pPr>
        <w:rPr>
          <w:ins w:id="3348" w:author="The Si Tran" w:date="2012-12-14T04:53:00Z"/>
          <w:lang w:val="pt-BR"/>
        </w:rPr>
        <w:pPrChange w:id="3349" w:author="The Si Tran" w:date="2012-12-15T07:58:00Z">
          <w:pPr>
            <w:ind w:left="720" w:firstLine="720"/>
          </w:pPr>
        </w:pPrChange>
      </w:pPr>
      <w:ins w:id="3350" w:author="The Si Tran" w:date="2012-12-12T00:12:00Z">
        <w:r>
          <w:rPr>
            <w:noProof/>
            <w:rPrChange w:id="3351" w:author="Unknown">
              <w:rPr>
                <w:b/>
                <w:bCs/>
                <w:noProof/>
                <w:sz w:val="20"/>
                <w:szCs w:val="20"/>
              </w:rPr>
            </w:rPrChange>
          </w:rPr>
          <mc:AlternateContent>
            <mc:Choice Requires="wps">
              <w:drawing>
                <wp:anchor distT="0" distB="0" distL="114300" distR="114300" simplePos="0" relativeHeight="251627520" behindDoc="0" locked="0" layoutInCell="1" allowOverlap="1" wp14:anchorId="520208F0" wp14:editId="4E0A41A3">
                  <wp:simplePos x="0" y="0"/>
                  <wp:positionH relativeFrom="column">
                    <wp:posOffset>4864735</wp:posOffset>
                  </wp:positionH>
                  <wp:positionV relativeFrom="paragraph">
                    <wp:posOffset>223532</wp:posOffset>
                  </wp:positionV>
                  <wp:extent cx="793630" cy="439947"/>
                  <wp:effectExtent l="0" t="0" r="698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630" cy="439947"/>
                          </a:xfrm>
                          <a:prstGeom prst="rect">
                            <a:avLst/>
                          </a:prstGeom>
                          <a:solidFill>
                            <a:sysClr val="window" lastClr="FFFFFF"/>
                          </a:solidFill>
                          <a:ln w="6350">
                            <a:noFill/>
                          </a:ln>
                          <a:effectLst/>
                        </wps:spPr>
                        <wps:txbx>
                          <w:txbxContent>
                            <w:p w14:paraId="5376B2D9" w14:textId="77777777" w:rsidR="00537CF3" w:rsidRDefault="00537CF3" w:rsidP="00E231FB">
                              <w:pPr>
                                <w:jc w:val="left"/>
                              </w:pPr>
                              <w:r>
                                <w:t>(3.</w:t>
                              </w:r>
                              <w:ins w:id="3352" w:author="The Si Tran" w:date="2012-12-14T04:55:00Z">
                                <w:r>
                                  <w:t>2</w:t>
                                </w:r>
                              </w:ins>
                              <w:del w:id="335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0" type="#_x0000_t202" style="position:absolute;left:0;text-align:left;margin-left:383.05pt;margin-top:17.6pt;width:62.5pt;height:34.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" fillcolor="window" stroked="f" strokeweight=".5pt">
                  <v:path arrowok="t"/>
                  <v:textbox>
                    <w:txbxContent>
                      <w:p w14:paraId="5376B2D9" w14:textId="77777777" w:rsidR="00537CF3" w:rsidRDefault="00537CF3" w:rsidP="00E231FB">
                        <w:pPr>
                          <w:jc w:val="left"/>
                        </w:pPr>
                        <w:r>
                          <w:t>(3.</w:t>
                        </w:r>
                        <w:ins w:id="3354" w:author="The Si Tran" w:date="2012-12-14T04:55:00Z">
                          <w:r>
                            <w:t>2</w:t>
                          </w:r>
                        </w:ins>
                        <w:del w:id="3355" w:author="The Si Tran" w:date="2012-12-14T04:55:00Z">
                          <w:r w:rsidDel="004505B3">
                            <w:delText>2.1</w:delText>
                          </w:r>
                        </w:del>
                        <w:r>
                          <w:t>)</w:t>
                        </w:r>
                      </w:p>
                    </w:txbxContent>
                  </v:textbox>
                </v:shape>
              </w:pict>
            </mc:Fallback>
          </mc:AlternateContent>
        </w:r>
        <w:r w:rsidRPr="00465185">
          <w:rPr>
            <w:lang w:val="pt-BR"/>
          </w:rPr>
          <w:t>Mô hình tự hồi quy bậc p là mô hình có dạng</w:t>
        </w:r>
      </w:ins>
    </w:p>
    <w:p w14:paraId="7C98B65E" w14:textId="77777777" w:rsidR="00361F58" w:rsidRPr="0038419C" w:rsidRDefault="00537CF3">
      <w:pPr>
        <w:rPr>
          <w:ins w:id="3356" w:author="The Si Tran" w:date="2012-12-12T00:12:00Z"/>
          <w:lang w:val="pt-BR"/>
        </w:rPr>
        <w:pPrChange w:id="3357" w:author="The Si Tran" w:date="2012-12-15T07:58: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77777777" w:rsidR="00361F58" w:rsidRPr="00465185" w:rsidRDefault="00361F58" w:rsidP="00361F58">
      <w:pPr>
        <w:ind w:firstLine="540"/>
        <w:rPr>
          <w:ins w:id="3358" w:author="The Si Tran" w:date="2012-12-12T00:12:00Z"/>
          <w:szCs w:val="26"/>
          <w:lang w:val="pt-BR"/>
        </w:rPr>
      </w:pPr>
      <w:ins w:id="3359" w:author="The Si Tran" w:date="2012-12-12T00:12:00Z">
        <w:r w:rsidRPr="00465185">
          <w:rPr>
            <w:szCs w:val="26"/>
            <w:lang w:val="pt-BR"/>
          </w:rPr>
          <w:t xml:space="preserve">Với </w:t>
        </w:r>
      </w:ins>
    </w:p>
    <w:p w14:paraId="528ED411" w14:textId="77777777" w:rsidR="00361F58" w:rsidRPr="00097101" w:rsidRDefault="00361F58">
      <w:pPr>
        <w:pStyle w:val="ListParagraph"/>
        <w:numPr>
          <w:ilvl w:val="0"/>
          <w:numId w:val="58"/>
        </w:numPr>
        <w:spacing w:line="360" w:lineRule="auto"/>
        <w:ind w:left="1800"/>
        <w:rPr>
          <w:ins w:id="3360" w:author="The Si Tran" w:date="2012-12-12T00:12:00Z"/>
          <w:szCs w:val="26"/>
          <w:lang w:val="pt-BR"/>
        </w:rPr>
        <w:pPrChange w:id="3361" w:author="The Si Tran" w:date="2012-12-14T04:55:00Z">
          <w:pPr>
            <w:ind w:firstLine="540"/>
          </w:pPr>
        </w:pPrChange>
      </w:pPr>
      <m:oMath>
        <m:r>
          <w:rPr>
            <w:rFonts w:ascii="Cambria Math" w:hAnsi="Cambria Math"/>
            <w:sz w:val="26"/>
            <w:szCs w:val="26"/>
            <w:lang w:val="pt-BR"/>
            <w:rPrChange w:id="3362" w:author="The Si Tran" w:date="2012-12-14T04:52:00Z">
              <w:rPr>
                <w:rFonts w:ascii="Cambria Math" w:hAnsi="Cambria Math"/>
                <w:lang w:val="pt-BR"/>
              </w:rPr>
            </w:rPrChange>
          </w:rPr>
          <m:t>δ</m:t>
        </m:r>
      </m:oMath>
      <w:ins w:id="3363" w:author="The Si Tran" w:date="2012-12-12T00:12:00Z">
        <w:r w:rsidRPr="004505B3">
          <w:rPr>
            <w:rFonts w:ascii="Times New Roman" w:hAnsi="Times New Roman"/>
            <w:sz w:val="26"/>
            <w:szCs w:val="26"/>
            <w:lang w:val="pt-BR"/>
            <w:rPrChange w:id="3364" w:author="The Si Tran" w:date="2012-12-14T04:52:00Z">
              <w:rPr>
                <w:lang w:val="pt-BR"/>
              </w:rPr>
            </w:rPrChange>
          </w:rPr>
          <w:t xml:space="preserve"> là hằng số.</w:t>
        </w:r>
      </w:ins>
    </w:p>
    <w:p w14:paraId="4C6A6DD6" w14:textId="77777777" w:rsidR="00361F58" w:rsidRPr="00097101" w:rsidRDefault="00537CF3">
      <w:pPr>
        <w:pStyle w:val="ListParagraph"/>
        <w:numPr>
          <w:ilvl w:val="0"/>
          <w:numId w:val="58"/>
        </w:numPr>
        <w:spacing w:line="360" w:lineRule="auto"/>
        <w:ind w:left="1800"/>
        <w:rPr>
          <w:ins w:id="3365" w:author="The Si Tran" w:date="2012-12-12T00:12:00Z"/>
          <w:szCs w:val="26"/>
          <w:lang w:val="pt-BR"/>
        </w:rPr>
        <w:pPrChange w:id="3366"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367" w:author="The Si Tran" w:date="2012-12-14T04:52:00Z">
                  <w:rPr>
                    <w:rFonts w:ascii="Cambria Math" w:hAnsi="Cambria Math"/>
                    <w:lang w:val="pt-BR"/>
                  </w:rPr>
                </w:rPrChange>
              </w:rPr>
              <m:t>ε</m:t>
            </m:r>
          </m:e>
          <m:sub>
            <m:r>
              <w:rPr>
                <w:rFonts w:ascii="Cambria Math" w:hAnsi="Cambria Math"/>
                <w:sz w:val="26"/>
                <w:szCs w:val="26"/>
                <w:lang w:val="pt-BR"/>
                <w:rPrChange w:id="3368" w:author="The Si Tran" w:date="2012-12-14T04:52:00Z">
                  <w:rPr>
                    <w:rFonts w:ascii="Cambria Math" w:hAnsi="Cambria Math"/>
                    <w:lang w:val="pt-BR"/>
                  </w:rPr>
                </w:rPrChange>
              </w:rPr>
              <m:t>t</m:t>
            </m:r>
          </m:sub>
        </m:sSub>
      </m:oMath>
      <w:ins w:id="3369" w:author="The Si Tran" w:date="2012-12-12T00:12:00Z">
        <w:r w:rsidR="00361F58" w:rsidRPr="004505B3">
          <w:rPr>
            <w:rFonts w:ascii="Times New Roman" w:hAnsi="Times New Roman"/>
            <w:sz w:val="26"/>
            <w:szCs w:val="26"/>
            <w:lang w:val="pt-BR"/>
            <w:rPrChange w:id="3370" w:author="The Si Tran" w:date="2012-12-14T04:52:00Z">
              <w:rPr>
                <w:lang w:val="pt-BR"/>
              </w:rPr>
            </w:rPrChange>
          </w:rPr>
          <w:t xml:space="preserve"> là sai số, biểu diễn thành phần không thể dự đoán được từ mô hình ở thời điểm t.</w:t>
        </w:r>
      </w:ins>
    </w:p>
    <w:p w14:paraId="2A048688" w14:textId="77777777" w:rsidR="00361F58" w:rsidRPr="00097101" w:rsidRDefault="00537CF3">
      <w:pPr>
        <w:pStyle w:val="ListParagraph"/>
        <w:numPr>
          <w:ilvl w:val="0"/>
          <w:numId w:val="58"/>
        </w:numPr>
        <w:spacing w:line="360" w:lineRule="auto"/>
        <w:ind w:left="1800"/>
        <w:rPr>
          <w:ins w:id="3371" w:author="The Si Tran" w:date="2012-12-12T00:12:00Z"/>
          <w:szCs w:val="26"/>
          <w:lang w:val="pt-BR"/>
        </w:rPr>
        <w:pPrChange w:id="3372"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373" w:author="The Si Tran" w:date="2012-12-14T04:52:00Z">
                  <w:rPr>
                    <w:rFonts w:ascii="Cambria Math" w:hAnsi="Cambria Math"/>
                    <w:lang w:val="pt-BR"/>
                  </w:rPr>
                </w:rPrChange>
              </w:rPr>
              <m:t>ϕ</m:t>
            </m:r>
          </m:e>
          <m:sub>
            <m:r>
              <w:rPr>
                <w:rFonts w:ascii="Cambria Math" w:hAnsi="Cambria Math"/>
                <w:sz w:val="26"/>
                <w:szCs w:val="26"/>
                <w:lang w:val="pt-BR"/>
                <w:rPrChange w:id="3374" w:author="The Si Tran" w:date="2012-12-14T04:52:00Z">
                  <w:rPr>
                    <w:rFonts w:ascii="Cambria Math" w:hAnsi="Cambria Math"/>
                    <w:lang w:val="pt-BR"/>
                  </w:rPr>
                </w:rPrChange>
              </w:rPr>
              <m:t>i</m:t>
            </m:r>
          </m:sub>
        </m:sSub>
      </m:oMath>
      <w:ins w:id="3375" w:author="The Si Tran" w:date="2012-12-12T00:12:00Z">
        <w:r w:rsidR="00361F58" w:rsidRPr="004505B3">
          <w:rPr>
            <w:rFonts w:ascii="Times New Roman" w:hAnsi="Times New Roman"/>
            <w:sz w:val="26"/>
            <w:szCs w:val="26"/>
            <w:lang w:val="pt-BR"/>
            <w:rPrChange w:id="3376" w:author="The Si Tran" w:date="2012-12-14T04:52:00Z">
              <w:rPr>
                <w:lang w:val="pt-BR"/>
              </w:rPr>
            </w:rPrChange>
          </w:rPr>
          <w:t xml:space="preserve"> là các trọng số được ước lượng thể hiện sự ảnh hưởng của các giá trị </w:t>
        </w:r>
      </w:ins>
      <m:oMath>
        <m:sSub>
          <m:sSubPr>
            <m:ctrlPr>
              <w:rPr>
                <w:rFonts w:ascii="Cambria Math" w:hAnsi="Cambria Math"/>
                <w:i/>
                <w:sz w:val="26"/>
                <w:szCs w:val="26"/>
                <w:lang w:val="pt-BR"/>
              </w:rPr>
            </m:ctrlPr>
          </m:sSubPr>
          <m:e>
            <m:r>
              <w:rPr>
                <w:rFonts w:ascii="Cambria Math" w:hAnsi="Cambria Math"/>
                <w:sz w:val="26"/>
                <w:szCs w:val="26"/>
                <w:lang w:val="pt-BR"/>
                <w:rPrChange w:id="3377" w:author="The Si Tran" w:date="2012-12-14T04:52:00Z">
                  <w:rPr>
                    <w:rFonts w:ascii="Cambria Math" w:hAnsi="Cambria Math"/>
                    <w:lang w:val="pt-BR"/>
                  </w:rPr>
                </w:rPrChange>
              </w:rPr>
              <m:t>y</m:t>
            </m:r>
          </m:e>
          <m:sub>
            <m:r>
              <w:rPr>
                <w:rFonts w:ascii="Cambria Math" w:hAnsi="Cambria Math"/>
                <w:sz w:val="26"/>
                <w:szCs w:val="26"/>
                <w:lang w:val="pt-BR"/>
                <w:rPrChange w:id="3378" w:author="The Si Tran" w:date="2012-12-14T04:52:00Z">
                  <w:rPr>
                    <w:rFonts w:ascii="Cambria Math" w:hAnsi="Cambria Math"/>
                    <w:lang w:val="pt-BR"/>
                  </w:rPr>
                </w:rPrChange>
              </w:rPr>
              <m:t>t-i</m:t>
            </m:r>
          </m:sub>
        </m:sSub>
      </m:oMath>
      <w:ins w:id="3379" w:author="The Si Tran" w:date="2012-12-12T00:12:00Z">
        <w:r w:rsidR="00361F58" w:rsidRPr="004505B3">
          <w:rPr>
            <w:rFonts w:ascii="Times New Roman" w:hAnsi="Times New Roman"/>
            <w:sz w:val="26"/>
            <w:szCs w:val="26"/>
            <w:lang w:val="pt-BR"/>
            <w:rPrChange w:id="3380" w:author="The Si Tran" w:date="2012-12-14T04:52:00Z">
              <w:rPr>
                <w:lang w:val="pt-BR"/>
              </w:rPr>
            </w:rPrChange>
          </w:rPr>
          <w:t xml:space="preserve"> lên </w:t>
        </w:r>
      </w:ins>
      <m:oMath>
        <m:sSub>
          <m:sSubPr>
            <m:ctrlPr>
              <w:rPr>
                <w:rFonts w:ascii="Cambria Math" w:hAnsi="Cambria Math"/>
                <w:i/>
                <w:sz w:val="26"/>
                <w:szCs w:val="26"/>
                <w:lang w:val="pt-BR"/>
              </w:rPr>
            </m:ctrlPr>
          </m:sSubPr>
          <m:e>
            <m:r>
              <w:rPr>
                <w:rFonts w:ascii="Cambria Math" w:hAnsi="Cambria Math"/>
                <w:sz w:val="26"/>
                <w:szCs w:val="26"/>
                <w:lang w:val="pt-BR"/>
                <w:rPrChange w:id="3381" w:author="The Si Tran" w:date="2012-12-14T04:52:00Z">
                  <w:rPr>
                    <w:rFonts w:ascii="Cambria Math" w:hAnsi="Cambria Math"/>
                    <w:lang w:val="pt-BR"/>
                  </w:rPr>
                </w:rPrChange>
              </w:rPr>
              <m:t>y</m:t>
            </m:r>
          </m:e>
          <m:sub>
            <m:r>
              <w:rPr>
                <w:rFonts w:ascii="Cambria Math" w:hAnsi="Cambria Math"/>
                <w:sz w:val="26"/>
                <w:szCs w:val="26"/>
                <w:lang w:val="pt-BR"/>
                <w:rPrChange w:id="3382" w:author="The Si Tran" w:date="2012-12-14T04:52:00Z">
                  <w:rPr>
                    <w:rFonts w:ascii="Cambria Math" w:hAnsi="Cambria Math"/>
                    <w:lang w:val="pt-BR"/>
                  </w:rPr>
                </w:rPrChange>
              </w:rPr>
              <m:t>t</m:t>
            </m:r>
          </m:sub>
        </m:sSub>
      </m:oMath>
      <w:ins w:id="3383" w:author="The Si Tran" w:date="2012-12-12T00:12:00Z">
        <w:r w:rsidR="00361F58" w:rsidRPr="004505B3">
          <w:rPr>
            <w:rFonts w:ascii="Times New Roman" w:hAnsi="Times New Roman"/>
            <w:sz w:val="26"/>
            <w:szCs w:val="26"/>
            <w:lang w:val="pt-BR"/>
            <w:rPrChange w:id="3384" w:author="The Si Tran" w:date="2012-12-14T04:52:00Z">
              <w:rPr>
                <w:lang w:val="pt-BR"/>
              </w:rPr>
            </w:rPrChange>
          </w:rPr>
          <w:t>.</w:t>
        </w:r>
      </w:ins>
    </w:p>
    <w:p w14:paraId="0AA9D671" w14:textId="35DF7B0A" w:rsidR="00361F58" w:rsidRDefault="00361F58" w:rsidP="004505B3">
      <w:pPr>
        <w:ind w:firstLine="540"/>
        <w:rPr>
          <w:ins w:id="3385" w:author="The Si Tran" w:date="2012-12-12T00:12:00Z"/>
        </w:rPr>
      </w:pPr>
      <w:ins w:id="3386"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387" w:author="The Si Tran" w:date="2012-12-14T04:59:00Z"/>
          <w:rFonts w:eastAsia="Times New Roman"/>
          <w:szCs w:val="26"/>
        </w:rPr>
      </w:pPr>
      <w:ins w:id="3388" w:author="The Si Tran" w:date="2012-12-14T04:58:00Z">
        <w:r>
          <w:rPr>
            <w:noProof/>
            <w:rPrChange w:id="3389" w:author="Unknown">
              <w:rPr>
                <w:b/>
                <w:bCs/>
                <w:noProof/>
                <w:sz w:val="20"/>
                <w:szCs w:val="20"/>
              </w:rPr>
            </w:rPrChange>
          </w:rPr>
          <mc:AlternateContent>
            <mc:Choice Requires="wps">
              <w:drawing>
                <wp:anchor distT="0" distB="0" distL="114300" distR="114300" simplePos="0" relativeHeight="251635712" behindDoc="0" locked="0" layoutInCell="1" allowOverlap="1" wp14:anchorId="16EE2C1B" wp14:editId="7A84F520">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537CF3" w:rsidRDefault="00537CF3">
                              <w:pPr>
                                <w:pStyle w:val="EquationIndex"/>
                                <w:pPrChange w:id="3390" w:author="The Si Tran" w:date="2012-12-15T08:10:00Z">
                                  <w:pPr/>
                                </w:pPrChange>
                              </w:pPr>
                              <w:r>
                                <w:t>(3.</w:t>
                              </w:r>
                              <w:ins w:id="3391" w:author="The Si Tran" w:date="2012-12-14T04:55:00Z">
                                <w:r>
                                  <w:t>3</w:t>
                                </w:r>
                              </w:ins>
                              <w:del w:id="339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1" type="#_x0000_t202" style="position:absolute;left:0;text-align:left;margin-left:413.35pt;margin-top:7.45pt;width:40.1pt;height:29.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" fillcolor="window" stroked="f" strokeweight=".5pt">
                  <v:path arrowok="t"/>
                  <v:textbox>
                    <w:txbxContent>
                      <w:p w14:paraId="0F045A14" w14:textId="77777777" w:rsidR="00537CF3" w:rsidRDefault="00537CF3">
                        <w:pPr>
                          <w:pStyle w:val="EquationIndex"/>
                          <w:pPrChange w:id="3393" w:author="The Si Tran" w:date="2012-12-15T08:10:00Z">
                            <w:pPr/>
                          </w:pPrChange>
                        </w:pPr>
                        <w:r>
                          <w:t>(3.</w:t>
                        </w:r>
                        <w:ins w:id="3394" w:author="The Si Tran" w:date="2012-12-14T04:55:00Z">
                          <w:r>
                            <w:t>3</w:t>
                          </w:r>
                        </w:ins>
                        <w:del w:id="3395" w:author="The Si Tran" w:date="2012-12-14T04:55:00Z">
                          <w:r w:rsidDel="004505B3">
                            <w:delText>2.1</w:delText>
                          </w:r>
                        </w:del>
                        <w:r>
                          <w:t>)</w:t>
                        </w:r>
                      </w:p>
                    </w:txbxContent>
                  </v:textbox>
                </v:shape>
              </w:pict>
            </mc:Fallback>
          </mc:AlternateContent>
        </w:r>
      </w:ins>
      <w:ins w:id="3396"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397" w:author="The Si Tran" w:date="2012-12-12T00:12:00Z">
        <w:r w:rsidR="004505B3">
          <w:rPr>
            <w:rFonts w:eastAsia="Times New Roman"/>
            <w:szCs w:val="26"/>
          </w:rPr>
          <w:t xml:space="preserve">              </w:t>
        </w:r>
      </w:ins>
    </w:p>
    <w:p w14:paraId="48675FC8" w14:textId="186D7C33" w:rsidR="004505B3" w:rsidRDefault="00307510" w:rsidP="00E078AF">
      <w:pPr>
        <w:spacing w:before="100" w:beforeAutospacing="1" w:after="100" w:afterAutospacing="1"/>
        <w:rPr>
          <w:ins w:id="3398" w:author="The Si Tran" w:date="2012-12-14T04:55:00Z"/>
          <w:rFonts w:eastAsia="Times New Roman"/>
          <w:szCs w:val="26"/>
        </w:rPr>
      </w:pPr>
      <w:ins w:id="3399" w:author="The Si Tran" w:date="2012-12-14T05:00:00Z">
        <w:r>
          <w:rPr>
            <w:noProof/>
            <w:rPrChange w:id="3400" w:author="Unknown">
              <w:rPr>
                <w:b/>
                <w:bCs/>
                <w:noProof/>
                <w:sz w:val="20"/>
                <w:szCs w:val="20"/>
              </w:rPr>
            </w:rPrChange>
          </w:rPr>
          <mc:AlternateContent>
            <mc:Choice Requires="wps">
              <w:drawing>
                <wp:anchor distT="0" distB="0" distL="114300" distR="114300" simplePos="0" relativeHeight="251653120" behindDoc="0" locked="0" layoutInCell="1" allowOverlap="1" wp14:anchorId="18798BE4" wp14:editId="59BCC542">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537CF3" w:rsidRPr="00307510" w:rsidRDefault="00537CF3">
                              <w:pPr>
                                <w:pStyle w:val="EquationIndex"/>
                                <w:rPr>
                                  <w:rPrChange w:id="3401" w:author="The Si Tran" w:date="2012-12-15T08:12:00Z">
                                    <w:rPr/>
                                  </w:rPrChange>
                                </w:rPr>
                                <w:pPrChange w:id="3402" w:author="The Si Tran" w:date="2012-12-15T08:12:00Z">
                                  <w:pPr/>
                                </w:pPrChange>
                              </w:pPr>
                              <w:r w:rsidRPr="00E231FB">
                                <w:t>(</w:t>
                              </w:r>
                              <w:r w:rsidRPr="00307510">
                                <w:rPr>
                                  <w:rStyle w:val="EquationIndexChar"/>
                                  <w:rPrChange w:id="3403" w:author="The Si Tran" w:date="2012-12-15T08:12:00Z">
                                    <w:rPr/>
                                  </w:rPrChange>
                                </w:rPr>
                                <w:t>3</w:t>
                              </w:r>
                              <w:r w:rsidRPr="00E231FB">
                                <w:t>.</w:t>
                              </w:r>
                              <w:ins w:id="3404" w:author="The Si Tran" w:date="2012-12-14T04:55:00Z">
                                <w:r w:rsidRPr="00307510">
                                  <w:rPr>
                                    <w:rPrChange w:id="3405" w:author="The Si Tran" w:date="2012-12-15T08:12:00Z">
                                      <w:rPr/>
                                    </w:rPrChange>
                                  </w:rPr>
                                  <w:t>5</w:t>
                                </w:r>
                              </w:ins>
                              <w:del w:id="3406" w:author="The Si Tran" w:date="2012-12-14T04:55:00Z">
                                <w:r w:rsidRPr="00307510" w:rsidDel="004505B3">
                                  <w:rPr>
                                    <w:rPrChange w:id="3407" w:author="The Si Tran" w:date="2012-12-15T08:12:00Z">
                                      <w:rPr/>
                                    </w:rPrChange>
                                  </w:rPr>
                                  <w:delText>2.1</w:delText>
                                </w:r>
                              </w:del>
                              <w:r w:rsidRPr="00307510">
                                <w:rPr>
                                  <w:rPrChange w:id="3408" w:author="The Si Tran" w:date="2012-12-15T08:12: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2" type="#_x0000_t202" style="position:absolute;left:0;text-align:left;margin-left:412.4pt;margin-top:182.4pt;width:41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Z/WrmW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537CF3" w:rsidRPr="00307510" w:rsidRDefault="00537CF3">
                        <w:pPr>
                          <w:pStyle w:val="EquationIndex"/>
                          <w:rPr>
                            <w:rPrChange w:id="3409" w:author="The Si Tran" w:date="2012-12-15T08:12:00Z">
                              <w:rPr/>
                            </w:rPrChange>
                          </w:rPr>
                          <w:pPrChange w:id="3410" w:author="The Si Tran" w:date="2012-12-15T08:12:00Z">
                            <w:pPr/>
                          </w:pPrChange>
                        </w:pPr>
                        <w:r w:rsidRPr="00E231FB">
                          <w:t>(</w:t>
                        </w:r>
                        <w:r w:rsidRPr="00307510">
                          <w:rPr>
                            <w:rStyle w:val="EquationIndexChar"/>
                            <w:rPrChange w:id="3411" w:author="The Si Tran" w:date="2012-12-15T08:12:00Z">
                              <w:rPr/>
                            </w:rPrChange>
                          </w:rPr>
                          <w:t>3</w:t>
                        </w:r>
                        <w:r w:rsidRPr="00E231FB">
                          <w:t>.</w:t>
                        </w:r>
                        <w:ins w:id="3412" w:author="The Si Tran" w:date="2012-12-14T04:55:00Z">
                          <w:r w:rsidRPr="00307510">
                            <w:rPr>
                              <w:rPrChange w:id="3413" w:author="The Si Tran" w:date="2012-12-15T08:12:00Z">
                                <w:rPr/>
                              </w:rPrChange>
                            </w:rPr>
                            <w:t>5</w:t>
                          </w:r>
                        </w:ins>
                        <w:del w:id="3414" w:author="The Si Tran" w:date="2012-12-14T04:55:00Z">
                          <w:r w:rsidRPr="00307510" w:rsidDel="004505B3">
                            <w:rPr>
                              <w:rPrChange w:id="3415" w:author="The Si Tran" w:date="2012-12-15T08:12:00Z">
                                <w:rPr/>
                              </w:rPrChange>
                            </w:rPr>
                            <w:delText>2.1</w:delText>
                          </w:r>
                        </w:del>
                        <w:r w:rsidRPr="00307510">
                          <w:rPr>
                            <w:rPrChange w:id="3416" w:author="The Si Tran" w:date="2012-12-15T08:12:00Z">
                              <w:rPr/>
                            </w:rPrChange>
                          </w:rPr>
                          <w:t>)</w:t>
                        </w:r>
                      </w:p>
                    </w:txbxContent>
                  </v:textbox>
                </v:shape>
              </w:pict>
            </mc:Fallback>
          </mc:AlternateContent>
        </w:r>
      </w:ins>
      <w:ins w:id="3417" w:author="The Si Tran" w:date="2012-12-14T04:59:00Z">
        <w:r w:rsidR="0038419C">
          <w:rPr>
            <w:noProof/>
            <w:rPrChange w:id="3418" w:author="Unknown">
              <w:rPr>
                <w:b/>
                <w:bCs/>
                <w:noProof/>
                <w:sz w:val="20"/>
                <w:szCs w:val="20"/>
              </w:rPr>
            </w:rPrChange>
          </w:rPr>
          <mc:AlternateContent>
            <mc:Choice Requires="wps">
              <w:drawing>
                <wp:anchor distT="0" distB="0" distL="114300" distR="114300" simplePos="0" relativeHeight="251644928" behindDoc="0" locked="0" layoutInCell="1" allowOverlap="1" wp14:anchorId="1B7BC458" wp14:editId="39E85FE6">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537CF3" w:rsidRDefault="00537CF3">
                              <w:pPr>
                                <w:pStyle w:val="EquationIndex"/>
                                <w:pPrChange w:id="3419" w:author="The Si Tran" w:date="2012-12-15T08:11:00Z">
                                  <w:pPr/>
                                </w:pPrChange>
                              </w:pPr>
                              <w:r w:rsidRPr="009211DB">
                                <w:rPr>
                                  <w:rStyle w:val="EquationIndexChar"/>
                                  <w:rPrChange w:id="3420" w:author="The Si Tran" w:date="2012-12-15T08:11:00Z">
                                    <w:rPr/>
                                  </w:rPrChange>
                                </w:rPr>
                                <w:t>(</w:t>
                              </w:r>
                              <w:r>
                                <w:t>3.</w:t>
                              </w:r>
                              <w:ins w:id="3421" w:author="The Si Tran" w:date="2012-12-14T04:55:00Z">
                                <w:r>
                                  <w:t>4</w:t>
                                </w:r>
                              </w:ins>
                              <w:del w:id="342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3" type="#_x0000_t202" style="position:absolute;left:0;text-align:left;margin-left:411.35pt;margin-top:98.75pt;width:41.85pt;height:2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" fillcolor="window" stroked="f" strokeweight=".5pt">
                  <v:path arrowok="t"/>
                  <v:textbox>
                    <w:txbxContent>
                      <w:p w14:paraId="6A39E94C" w14:textId="77777777" w:rsidR="00537CF3" w:rsidRDefault="00537CF3">
                        <w:pPr>
                          <w:pStyle w:val="EquationIndex"/>
                          <w:pPrChange w:id="3423" w:author="The Si Tran" w:date="2012-12-15T08:11:00Z">
                            <w:pPr/>
                          </w:pPrChange>
                        </w:pPr>
                        <w:r w:rsidRPr="009211DB">
                          <w:rPr>
                            <w:rStyle w:val="EquationIndexChar"/>
                            <w:rPrChange w:id="3424" w:author="The Si Tran" w:date="2012-12-15T08:11:00Z">
                              <w:rPr/>
                            </w:rPrChange>
                          </w:rPr>
                          <w:t>(</w:t>
                        </w:r>
                        <w:r>
                          <w:t>3.</w:t>
                        </w:r>
                        <w:ins w:id="3425" w:author="The Si Tran" w:date="2012-12-14T04:55:00Z">
                          <w:r>
                            <w:t>4</w:t>
                          </w:r>
                        </w:ins>
                        <w:del w:id="3426" w:author="The Si Tran" w:date="2012-12-14T04:55:00Z">
                          <w:r w:rsidDel="004505B3">
                            <w:delText>2.1</w:delText>
                          </w:r>
                        </w:del>
                        <w:r>
                          <w:t>)</w:t>
                        </w:r>
                      </w:p>
                    </w:txbxContent>
                  </v:textbox>
                </v:shape>
              </w:pict>
            </mc:Fallback>
          </mc:AlternateContent>
        </w:r>
      </w:ins>
      <w:ins w:id="3427" w:author="The Si Tran" w:date="2012-12-14T04:56:00Z">
        <w:r w:rsidR="004505B3">
          <w:rPr>
            <w:rFonts w:eastAsia="Times New Roman"/>
            <w:szCs w:val="26"/>
          </w:rPr>
          <w:tab/>
        </w:r>
      </w:ins>
      <w:ins w:id="3428" w:author="The Si Tran" w:date="2012-12-12T00:12:00Z">
        <w:r w:rsidR="00361F58" w:rsidRPr="007F6C43">
          <w:rPr>
            <w:rFonts w:eastAsia="Times New Roman"/>
            <w:szCs w:val="26"/>
          </w:rPr>
          <w:t xml:space="preserve">Lần lượt thay </w:t>
        </w:r>
        <w:r w:rsidR="00361F58" w:rsidRPr="007F6C43">
          <w:rPr>
            <w:rFonts w:eastAsia="Times New Roman"/>
            <w:i/>
            <w:szCs w:val="26"/>
          </w:rPr>
          <w:t xml:space="preserve">k </w:t>
        </w:r>
        <w:r w:rsidR="00361F58" w:rsidRPr="007F6C43">
          <w:rPr>
            <w:rFonts w:eastAsia="Times New Roman"/>
            <w:szCs w:val="26"/>
          </w:rPr>
          <w:t xml:space="preserve">= 0, 1, …, </w:t>
        </w:r>
        <w:r w:rsidR="00361F58" w:rsidRPr="007F6C43">
          <w:rPr>
            <w:rFonts w:eastAsia="Times New Roman"/>
            <w:i/>
            <w:szCs w:val="26"/>
          </w:rPr>
          <w:t>p</w:t>
        </w:r>
        <w:r w:rsidR="00361F58" w:rsidRPr="007F6C43">
          <w:rPr>
            <w:rFonts w:eastAsia="Times New Roman"/>
            <w:szCs w:val="26"/>
          </w:rPr>
          <w:t xml:space="preserve">, ta được </w:t>
        </w:r>
        <w:r w:rsidR="00361F58" w:rsidRPr="007F6C43">
          <w:rPr>
            <w:rFonts w:eastAsia="Times New Roman"/>
            <w:i/>
            <w:szCs w:val="26"/>
          </w:rPr>
          <w:t>p</w:t>
        </w:r>
        <w:r w:rsidR="00361F58" w:rsidRPr="007F6C43">
          <w:rPr>
            <w:rFonts w:eastAsia="Times New Roman"/>
            <w:szCs w:val="26"/>
          </w:rPr>
          <w:t>+1 phương trình sai phân, giải các phương trình này sẽ xác định được các hệ số</w:t>
        </w:r>
      </w:ins>
      <w:ins w:id="3429" w:author="The Si Tran" w:date="2012-12-14T04:56:00Z">
        <w:r w:rsidR="004505B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 xml:space="preserve">, </m:t>
          </m:r>
        </m:oMath>
      </w:ins>
      <w:ins w:id="3430" w:author="The Si Tran" w:date="2012-12-14T04:57:00Z">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oMath>
      </w:ins>
    </w:p>
    <w:p w14:paraId="40D25EF0" w14:textId="757003D9" w:rsidR="00361F58" w:rsidRPr="007F6C43" w:rsidRDefault="00537CF3">
      <w:pPr>
        <w:jc w:val="left"/>
        <w:rPr>
          <w:ins w:id="3431" w:author="The Si Tran" w:date="2012-12-12T00:12:00Z"/>
          <w:rFonts w:eastAsia="Times New Roman"/>
          <w:szCs w:val="26"/>
        </w:rPr>
        <w:pPrChange w:id="3432" w:author="The Si Tran" w:date="2012-12-15T08:11: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433" w:author="The Si Tran" w:date="2012-12-15T07:59:00Z">
                    <w:rPr>
                      <w:rFonts w:ascii="Cambria Math" w:eastAsia="Times New Roman" w:hAnsi="Cambria Math"/>
                      <w:szCs w:val="26"/>
                    </w:rPr>
                  </w:rPrChange>
                </w:rPr>
                <m:t>γ</m:t>
              </m:r>
            </m:e>
            <m:sub>
              <m:r>
                <m:rPr>
                  <m:sty m:val="p"/>
                </m:rPr>
                <w:rPr>
                  <w:rFonts w:ascii="Cambria Math" w:hAnsi="Cambria Math"/>
                  <w:rPrChange w:id="3434" w:author="The Si Tran" w:date="2012-12-15T07:59:00Z">
                    <w:rPr>
                      <w:rFonts w:ascii="Cambria Math" w:eastAsia="Times New Roman" w:hAnsi="Cambria Math"/>
                      <w:szCs w:val="26"/>
                    </w:rPr>
                  </w:rPrChange>
                </w:rPr>
                <m:t>0</m:t>
              </m:r>
            </m:sub>
          </m:sSub>
          <m:r>
            <m:rPr>
              <m:sty m:val="p"/>
            </m:rPr>
            <w:rPr>
              <w:rFonts w:ascii="Cambria Math" w:hAnsi="Cambria Math"/>
              <w:rPrChange w:id="343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36" w:author="The Si Tran" w:date="2012-12-15T07:59:00Z">
                    <w:rPr>
                      <w:rFonts w:ascii="Cambria Math" w:eastAsia="Times New Roman" w:hAnsi="Cambria Math"/>
                      <w:szCs w:val="26"/>
                    </w:rPr>
                  </w:rPrChange>
                </w:rPr>
                <m:t>ϕ</m:t>
              </m:r>
            </m:e>
            <m:sub>
              <m:r>
                <m:rPr>
                  <m:sty m:val="p"/>
                </m:rPr>
                <w:rPr>
                  <w:rFonts w:ascii="Cambria Math" w:hAnsi="Cambria Math"/>
                  <w:rPrChange w:id="343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438" w:author="The Si Tran" w:date="2012-12-15T07:59:00Z">
                    <w:rPr>
                      <w:rFonts w:ascii="Cambria Math" w:eastAsia="Times New Roman" w:hAnsi="Cambria Math"/>
                      <w:szCs w:val="26"/>
                    </w:rPr>
                  </w:rPrChange>
                </w:rPr>
                <m:t>γ</m:t>
              </m:r>
            </m:e>
            <m:sub>
              <m:r>
                <m:rPr>
                  <m:sty m:val="p"/>
                </m:rPr>
                <w:rPr>
                  <w:rFonts w:ascii="Cambria Math" w:hAnsi="Cambria Math"/>
                  <w:rPrChange w:id="3439" w:author="The Si Tran" w:date="2012-12-15T07:59:00Z">
                    <w:rPr>
                      <w:rFonts w:ascii="Cambria Math" w:eastAsia="Times New Roman" w:hAnsi="Cambria Math"/>
                      <w:szCs w:val="26"/>
                    </w:rPr>
                  </w:rPrChange>
                </w:rPr>
                <m:t>1</m:t>
              </m:r>
            </m:sub>
          </m:sSub>
          <m:r>
            <m:rPr>
              <m:sty m:val="p"/>
            </m:rPr>
            <w:rPr>
              <w:rFonts w:ascii="Cambria Math" w:hAnsi="Cambria Math"/>
              <w:rPrChange w:id="344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41" w:author="The Si Tran" w:date="2012-12-15T07:59:00Z">
                    <w:rPr>
                      <w:rFonts w:ascii="Cambria Math" w:eastAsia="Times New Roman" w:hAnsi="Cambria Math"/>
                      <w:szCs w:val="26"/>
                    </w:rPr>
                  </w:rPrChange>
                </w:rPr>
                <m:t>ϕ</m:t>
              </m:r>
            </m:e>
            <m:sub>
              <m:r>
                <m:rPr>
                  <m:sty m:val="p"/>
                </m:rPr>
                <w:rPr>
                  <w:rFonts w:ascii="Cambria Math" w:hAnsi="Cambria Math"/>
                  <w:rPrChange w:id="344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443" w:author="The Si Tran" w:date="2012-12-15T07:59:00Z">
                    <w:rPr>
                      <w:rFonts w:ascii="Cambria Math" w:eastAsia="Times New Roman" w:hAnsi="Cambria Math"/>
                      <w:szCs w:val="26"/>
                    </w:rPr>
                  </w:rPrChange>
                </w:rPr>
                <m:t>γ</m:t>
              </m:r>
            </m:e>
            <m:sub>
              <m:r>
                <m:rPr>
                  <m:sty m:val="p"/>
                </m:rPr>
                <w:rPr>
                  <w:rFonts w:ascii="Cambria Math" w:hAnsi="Cambria Math"/>
                  <w:rPrChange w:id="3444" w:author="The Si Tran" w:date="2012-12-15T07:59:00Z">
                    <w:rPr>
                      <w:rFonts w:ascii="Cambria Math" w:eastAsia="Times New Roman" w:hAnsi="Cambria Math"/>
                      <w:szCs w:val="26"/>
                    </w:rPr>
                  </w:rPrChange>
                </w:rPr>
                <m:t>2</m:t>
              </m:r>
            </m:sub>
          </m:sSub>
          <m:r>
            <m:rPr>
              <m:sty m:val="p"/>
            </m:rPr>
            <w:rPr>
              <w:rFonts w:ascii="Cambria Math" w:hAnsi="Cambria Math"/>
              <w:rPrChange w:id="3445" w:author="The Si Tran" w:date="2012-12-15T07:59:00Z">
                <w:rPr>
                  <w:rFonts w:ascii="Cambria Math" w:eastAsia="Times New Roman" w:hAnsi="Cambria Math"/>
                  <w:szCs w:val="26"/>
                </w:rPr>
              </w:rPrChange>
            </w:rPr>
            <m:t>+</m:t>
          </m:r>
          <m:r>
            <m:rPr>
              <m:sty m:val="p"/>
            </m:rPr>
            <w:rPr>
              <w:rFonts w:ascii="Cambria Math" w:hAnsi="Cambria Math" w:hint="eastAsia"/>
              <w:rPrChange w:id="3446" w:author="The Si Tran" w:date="2012-12-15T07:59:00Z">
                <w:rPr>
                  <w:rFonts w:ascii="Cambria Math" w:eastAsia="Times New Roman" w:hAnsi="Cambria Math" w:hint="eastAsia"/>
                  <w:szCs w:val="26"/>
                </w:rPr>
              </w:rPrChange>
            </w:rPr>
            <m:t>…</m:t>
          </m:r>
          <m:r>
            <m:rPr>
              <m:sty m:val="p"/>
            </m:rPr>
            <w:rPr>
              <w:rFonts w:ascii="Cambria Math" w:hAnsi="Cambria Math"/>
              <w:rPrChange w:id="344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48" w:author="The Si Tran" w:date="2012-12-15T07:59:00Z">
                    <w:rPr>
                      <w:rFonts w:ascii="Cambria Math" w:eastAsia="Times New Roman" w:hAnsi="Cambria Math"/>
                      <w:szCs w:val="26"/>
                    </w:rPr>
                  </w:rPrChange>
                </w:rPr>
                <m:t>ϕ</m:t>
              </m:r>
            </m:e>
            <m:sub>
              <m:r>
                <w:rPr>
                  <w:rFonts w:ascii="Cambria Math" w:hAnsi="Cambria Math"/>
                  <w:rPrChange w:id="344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450" w:author="The Si Tran" w:date="2012-12-15T07:59:00Z">
                    <w:rPr>
                      <w:rFonts w:ascii="Cambria Math" w:eastAsia="Times New Roman" w:hAnsi="Cambria Math"/>
                      <w:szCs w:val="26"/>
                    </w:rPr>
                  </w:rPrChange>
                </w:rPr>
                <m:t>γ</m:t>
              </m:r>
            </m:e>
            <m:sub>
              <m:r>
                <w:rPr>
                  <w:rFonts w:ascii="Cambria Math" w:hAnsi="Cambria Math"/>
                  <w:rPrChange w:id="3451" w:author="The Si Tran" w:date="2012-12-15T07:59:00Z">
                    <w:rPr>
                      <w:rFonts w:ascii="Cambria Math" w:eastAsia="Times New Roman" w:hAnsi="Cambria Math"/>
                      <w:szCs w:val="26"/>
                    </w:rPr>
                  </w:rPrChange>
                </w:rPr>
                <m:t>p</m:t>
              </m:r>
            </m:sub>
          </m:sSub>
          <m:r>
            <m:rPr>
              <m:sty m:val="p"/>
            </m:rPr>
            <w:rPr>
              <w:rFonts w:ascii="Cambria Math" w:hAnsi="Cambria Math"/>
              <w:rPrChange w:id="3452"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453" w:author="The Si Tran" w:date="2012-12-15T07:59:00Z">
                    <w:rPr>
                      <w:rFonts w:ascii="Cambria Math" w:eastAsia="Times New Roman" w:hAnsi="Cambria Math"/>
                      <w:szCs w:val="26"/>
                    </w:rPr>
                  </w:rPrChange>
                </w:rPr>
                <m:t>σ</m:t>
              </m:r>
            </m:e>
            <m:sub>
              <m:r>
                <w:rPr>
                  <w:rFonts w:ascii="Cambria Math" w:hAnsi="Cambria Math"/>
                  <w:rPrChange w:id="3454" w:author="The Si Tran" w:date="2012-12-15T07:59:00Z">
                    <w:rPr>
                      <w:rFonts w:ascii="Cambria Math" w:eastAsia="Times New Roman" w:hAnsi="Cambria Math"/>
                      <w:szCs w:val="26"/>
                    </w:rPr>
                  </w:rPrChange>
                </w:rPr>
                <m:t>ε</m:t>
              </m:r>
            </m:sub>
            <m:sup>
              <m:r>
                <m:rPr>
                  <m:sty m:val="p"/>
                </m:rPr>
                <w:rPr>
                  <w:rFonts w:ascii="Cambria Math" w:hAnsi="Cambria Math"/>
                  <w:rPrChange w:id="3455" w:author="The Si Tran" w:date="2012-12-15T07:59:00Z">
                    <w:rPr>
                      <w:rFonts w:ascii="Cambria Math" w:eastAsia="Times New Roman" w:hAnsi="Cambria Math"/>
                      <w:szCs w:val="26"/>
                    </w:rPr>
                  </w:rPrChange>
                </w:rPr>
                <m:t>2</m:t>
              </m:r>
            </m:sup>
          </m:sSubSup>
          <w:ins w:id="3456" w:author="The Si Tran" w:date="2012-12-12T00:12:00Z">
            <m:r>
              <m:rPr>
                <m:sty m:val="p"/>
              </m:rPr>
              <w:rPr>
                <w:rFonts w:ascii="Cambria Math" w:hAnsi="Cambria Math"/>
                <w:rPrChange w:id="3457"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458" w:author="The Si Tran" w:date="2012-12-15T07:59:00Z">
                    <w:rPr>
                      <w:rFonts w:ascii="Cambria Math" w:eastAsia="Times New Roman" w:hAnsi="Cambria Math"/>
                      <w:szCs w:val="26"/>
                    </w:rPr>
                  </w:rPrChange>
                </w:rPr>
                <m:t>γ</m:t>
              </m:r>
            </m:e>
            <m:sub>
              <m:r>
                <m:rPr>
                  <m:sty m:val="p"/>
                </m:rPr>
                <w:rPr>
                  <w:rFonts w:ascii="Cambria Math" w:hAnsi="Cambria Math"/>
                  <w:rPrChange w:id="3459" w:author="The Si Tran" w:date="2012-12-15T07:59:00Z">
                    <w:rPr>
                      <w:rFonts w:ascii="Cambria Math" w:eastAsia="Times New Roman" w:hAnsi="Cambria Math"/>
                      <w:szCs w:val="26"/>
                    </w:rPr>
                  </w:rPrChange>
                </w:rPr>
                <m:t>1</m:t>
              </m:r>
            </m:sub>
          </m:sSub>
          <m:r>
            <m:rPr>
              <m:sty m:val="p"/>
            </m:rPr>
            <w:rPr>
              <w:rFonts w:ascii="Cambria Math" w:hAnsi="Cambria Math"/>
              <w:rPrChange w:id="346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61" w:author="The Si Tran" w:date="2012-12-15T07:59:00Z">
                    <w:rPr>
                      <w:rFonts w:ascii="Cambria Math" w:eastAsia="Times New Roman" w:hAnsi="Cambria Math"/>
                      <w:szCs w:val="26"/>
                    </w:rPr>
                  </w:rPrChange>
                </w:rPr>
                <m:t>ϕ</m:t>
              </m:r>
            </m:e>
            <m:sub>
              <m:r>
                <m:rPr>
                  <m:sty m:val="p"/>
                </m:rPr>
                <w:rPr>
                  <w:rFonts w:ascii="Cambria Math" w:hAnsi="Cambria Math"/>
                  <w:rPrChange w:id="346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463" w:author="The Si Tran" w:date="2012-12-15T07:59:00Z">
                    <w:rPr>
                      <w:rFonts w:ascii="Cambria Math" w:eastAsia="Times New Roman" w:hAnsi="Cambria Math"/>
                      <w:szCs w:val="26"/>
                    </w:rPr>
                  </w:rPrChange>
                </w:rPr>
                <m:t>γ</m:t>
              </m:r>
            </m:e>
            <m:sub>
              <m:r>
                <m:rPr>
                  <m:sty m:val="p"/>
                </m:rPr>
                <w:rPr>
                  <w:rFonts w:ascii="Cambria Math" w:hAnsi="Cambria Math"/>
                  <w:rPrChange w:id="3464" w:author="The Si Tran" w:date="2012-12-15T07:59:00Z">
                    <w:rPr>
                      <w:rFonts w:ascii="Cambria Math" w:eastAsia="Times New Roman" w:hAnsi="Cambria Math"/>
                      <w:szCs w:val="26"/>
                    </w:rPr>
                  </w:rPrChange>
                </w:rPr>
                <m:t>0</m:t>
              </m:r>
            </m:sub>
          </m:sSub>
          <m:r>
            <m:rPr>
              <m:sty m:val="p"/>
            </m:rPr>
            <w:rPr>
              <w:rFonts w:ascii="Cambria Math" w:hAnsi="Cambria Math"/>
              <w:rPrChange w:id="346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66" w:author="The Si Tran" w:date="2012-12-15T07:59:00Z">
                    <w:rPr>
                      <w:rFonts w:ascii="Cambria Math" w:eastAsia="Times New Roman" w:hAnsi="Cambria Math"/>
                      <w:szCs w:val="26"/>
                    </w:rPr>
                  </w:rPrChange>
                </w:rPr>
                <m:t>ϕ</m:t>
              </m:r>
            </m:e>
            <m:sub>
              <m:r>
                <m:rPr>
                  <m:sty m:val="p"/>
                </m:rPr>
                <w:rPr>
                  <w:rFonts w:ascii="Cambria Math" w:hAnsi="Cambria Math"/>
                  <w:rPrChange w:id="346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468" w:author="The Si Tran" w:date="2012-12-15T07:59:00Z">
                    <w:rPr>
                      <w:rFonts w:ascii="Cambria Math" w:eastAsia="Times New Roman" w:hAnsi="Cambria Math"/>
                      <w:szCs w:val="26"/>
                    </w:rPr>
                  </w:rPrChange>
                </w:rPr>
                <m:t>γ</m:t>
              </m:r>
            </m:e>
            <m:sub>
              <m:r>
                <m:rPr>
                  <m:sty m:val="p"/>
                </m:rPr>
                <w:rPr>
                  <w:rFonts w:ascii="Cambria Math" w:hAnsi="Cambria Math"/>
                  <w:rPrChange w:id="3469" w:author="The Si Tran" w:date="2012-12-15T07:59:00Z">
                    <w:rPr>
                      <w:rFonts w:ascii="Cambria Math" w:eastAsia="Times New Roman" w:hAnsi="Cambria Math"/>
                      <w:szCs w:val="26"/>
                    </w:rPr>
                  </w:rPrChange>
                </w:rPr>
                <m:t>1</m:t>
              </m:r>
            </m:sub>
          </m:sSub>
          <m:r>
            <m:rPr>
              <m:sty m:val="p"/>
            </m:rPr>
            <w:rPr>
              <w:rFonts w:ascii="Cambria Math" w:hAnsi="Cambria Math"/>
              <w:rPrChange w:id="3470" w:author="The Si Tran" w:date="2012-12-15T07:59:00Z">
                <w:rPr>
                  <w:rFonts w:ascii="Cambria Math" w:eastAsia="Times New Roman" w:hAnsi="Cambria Math"/>
                  <w:szCs w:val="26"/>
                </w:rPr>
              </w:rPrChange>
            </w:rPr>
            <m:t>+</m:t>
          </m:r>
          <m:r>
            <m:rPr>
              <m:sty m:val="p"/>
            </m:rPr>
            <w:rPr>
              <w:rFonts w:ascii="Cambria Math" w:hAnsi="Cambria Math" w:hint="eastAsia"/>
              <w:rPrChange w:id="3471" w:author="The Si Tran" w:date="2012-12-15T07:59:00Z">
                <w:rPr>
                  <w:rFonts w:ascii="Cambria Math" w:eastAsia="Times New Roman" w:hAnsi="Cambria Math" w:hint="eastAsia"/>
                  <w:szCs w:val="26"/>
                </w:rPr>
              </w:rPrChange>
            </w:rPr>
            <m:t>…</m:t>
          </m:r>
          <m:r>
            <m:rPr>
              <m:sty m:val="p"/>
            </m:rPr>
            <w:rPr>
              <w:rFonts w:ascii="Cambria Math" w:hAnsi="Cambria Math"/>
              <w:rPrChange w:id="347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73" w:author="The Si Tran" w:date="2012-12-15T07:59:00Z">
                    <w:rPr>
                      <w:rFonts w:ascii="Cambria Math" w:eastAsia="Times New Roman" w:hAnsi="Cambria Math"/>
                      <w:szCs w:val="26"/>
                    </w:rPr>
                  </w:rPrChange>
                </w:rPr>
                <m:t>ϕ</m:t>
              </m:r>
            </m:e>
            <m:sub>
              <m:r>
                <w:rPr>
                  <w:rFonts w:ascii="Cambria Math" w:hAnsi="Cambria Math"/>
                  <w:rPrChange w:id="347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475" w:author="The Si Tran" w:date="2012-12-15T07:59:00Z">
                    <w:rPr>
                      <w:rFonts w:ascii="Cambria Math" w:eastAsia="Times New Roman" w:hAnsi="Cambria Math"/>
                      <w:szCs w:val="26"/>
                    </w:rPr>
                  </w:rPrChange>
                </w:rPr>
                <m:t>γ</m:t>
              </m:r>
            </m:e>
            <m:sub>
              <m:r>
                <w:rPr>
                  <w:rFonts w:ascii="Cambria Math" w:hAnsi="Cambria Math"/>
                  <w:rPrChange w:id="3476" w:author="The Si Tran" w:date="2012-12-15T07:59:00Z">
                    <w:rPr>
                      <w:rFonts w:ascii="Cambria Math" w:eastAsia="Times New Roman" w:hAnsi="Cambria Math"/>
                      <w:szCs w:val="26"/>
                    </w:rPr>
                  </w:rPrChange>
                </w:rPr>
                <m:t>p</m:t>
              </m:r>
              <m:r>
                <m:rPr>
                  <m:sty m:val="p"/>
                </m:rPr>
                <w:rPr>
                  <w:rFonts w:ascii="Cambria Math" w:hAnsi="Cambria Math"/>
                  <w:rPrChange w:id="3477" w:author="The Si Tran" w:date="2012-12-15T07:59:00Z">
                    <w:rPr>
                      <w:rFonts w:ascii="Cambria Math" w:eastAsia="Times New Roman" w:hAnsi="Cambria Math"/>
                      <w:szCs w:val="26"/>
                    </w:rPr>
                  </w:rPrChange>
                </w:rPr>
                <m:t>-1</m:t>
              </m:r>
            </m:sub>
          </m:sSub>
          <w:ins w:id="3478" w:author="The Si Tran" w:date="2012-12-12T00:12:00Z">
            <m:r>
              <m:rPr>
                <m:sty m:val="p"/>
              </m:rPr>
              <w:rPr>
                <w:rFonts w:ascii="Cambria Math" w:hAnsi="Cambria Math"/>
                <w:rPrChange w:id="3479"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480" w:author="The Si Tran" w:date="2012-12-15T07:59:00Z">
                <w:rPr>
                  <w:rFonts w:ascii="Cambria Math" w:eastAsia="Times New Roman" w:hAnsi="Cambria Math" w:hint="eastAsia"/>
                  <w:szCs w:val="26"/>
                </w:rPr>
              </w:rPrChange>
            </w:rPr>
            <m:t>…………………………………………</m:t>
          </m:r>
          <m:r>
            <m:rPr>
              <m:sty m:val="p"/>
            </m:rPr>
            <w:rPr>
              <w:rFonts w:ascii="Cambria Math" w:hAnsi="Cambria Math"/>
              <w:rPrChange w:id="3481" w:author="The Si Tran" w:date="2012-12-15T07:59:00Z">
                <w:rPr>
                  <w:rFonts w:ascii="Cambria Math" w:eastAsia="Times New Roman" w:hAnsi="Cambria Math"/>
                  <w:szCs w:val="26"/>
                </w:rPr>
              </w:rPrChange>
            </w:rPr>
            <m:t xml:space="preserve"> </m:t>
          </m:r>
          <w:ins w:id="3482" w:author="The Si Tran" w:date="2012-12-12T00:12:00Z">
            <m:r>
              <m:rPr>
                <m:sty m:val="p"/>
              </m:rPr>
              <w:rPr>
                <w:rFonts w:ascii="Cambria Math" w:hAnsi="Cambria Math"/>
                <w:rPrChange w:id="3483" w:author="The Si Tran" w:date="2012-12-15T07:59:00Z">
                  <w:rPr>
                    <w:rFonts w:ascii="Cambria Math" w:eastAsia="Times New Roman" w:hAnsi="Cambria Math"/>
                    <w:szCs w:val="26"/>
                  </w:rPr>
                </w:rPrChange>
              </w:rPr>
              <w:br/>
            </m:r>
          </w:ins>
        </m:oMath>
      </m:oMathPara>
      <w:ins w:id="3484" w:author="The Si Tran" w:date="2012-12-12T00:12:00Z">
        <w:r w:rsidR="00361F58" w:rsidRPr="0038419C">
          <w:rPr>
            <w:rPrChange w:id="3485"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486" w:author="The Si Tran" w:date="2012-12-15T07:59:00Z">
                  <w:rPr>
                    <w:rFonts w:ascii="Cambria Math" w:eastAsia="Times New Roman" w:hAnsi="Cambria Math"/>
                    <w:szCs w:val="26"/>
                  </w:rPr>
                </w:rPrChange>
              </w:rPr>
              <m:t>γ</m:t>
            </m:r>
          </m:e>
          <m:sub>
            <m:r>
              <w:rPr>
                <w:rFonts w:ascii="Cambria Math" w:hAnsi="Cambria Math"/>
                <w:rPrChange w:id="3487" w:author="The Si Tran" w:date="2012-12-15T07:59:00Z">
                  <w:rPr>
                    <w:rFonts w:ascii="Cambria Math" w:eastAsia="Times New Roman" w:hAnsi="Cambria Math"/>
                    <w:szCs w:val="26"/>
                  </w:rPr>
                </w:rPrChange>
              </w:rPr>
              <m:t>p</m:t>
            </m:r>
          </m:sub>
        </m:sSub>
        <m:r>
          <m:rPr>
            <m:sty m:val="p"/>
          </m:rPr>
          <w:rPr>
            <w:rFonts w:ascii="Cambria Math" w:hAnsi="Cambria Math"/>
            <w:rPrChange w:id="348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89" w:author="The Si Tran" w:date="2012-12-15T07:59:00Z">
                  <w:rPr>
                    <w:rFonts w:ascii="Cambria Math" w:eastAsia="Times New Roman" w:hAnsi="Cambria Math"/>
                    <w:szCs w:val="26"/>
                  </w:rPr>
                </w:rPrChange>
              </w:rPr>
              <m:t>ϕ</m:t>
            </m:r>
          </m:e>
          <m:sub>
            <m:r>
              <m:rPr>
                <m:sty m:val="p"/>
              </m:rPr>
              <w:rPr>
                <w:rFonts w:ascii="Cambria Math" w:hAnsi="Cambria Math"/>
                <w:rPrChange w:id="3490"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491" w:author="The Si Tran" w:date="2012-12-15T07:59:00Z">
                  <w:rPr>
                    <w:rFonts w:ascii="Cambria Math" w:eastAsia="Times New Roman" w:hAnsi="Cambria Math"/>
                    <w:szCs w:val="26"/>
                  </w:rPr>
                </w:rPrChange>
              </w:rPr>
              <m:t>γ</m:t>
            </m:r>
          </m:e>
          <m:sub>
            <m:r>
              <w:rPr>
                <w:rFonts w:ascii="Cambria Math" w:hAnsi="Cambria Math"/>
                <w:rPrChange w:id="3492" w:author="The Si Tran" w:date="2012-12-15T07:59:00Z">
                  <w:rPr>
                    <w:rFonts w:ascii="Cambria Math" w:eastAsia="Times New Roman" w:hAnsi="Cambria Math"/>
                    <w:szCs w:val="26"/>
                  </w:rPr>
                </w:rPrChange>
              </w:rPr>
              <m:t>p</m:t>
            </m:r>
            <m:r>
              <m:rPr>
                <m:sty m:val="p"/>
              </m:rPr>
              <w:rPr>
                <w:rFonts w:ascii="Cambria Math" w:hAnsi="Cambria Math"/>
                <w:rPrChange w:id="3493" w:author="The Si Tran" w:date="2012-12-15T07:59:00Z">
                  <w:rPr>
                    <w:rFonts w:ascii="Cambria Math" w:eastAsia="Times New Roman" w:hAnsi="Cambria Math"/>
                    <w:szCs w:val="26"/>
                  </w:rPr>
                </w:rPrChange>
              </w:rPr>
              <m:t>-1</m:t>
            </m:r>
          </m:sub>
        </m:sSub>
        <m:r>
          <m:rPr>
            <m:sty m:val="p"/>
          </m:rPr>
          <w:rPr>
            <w:rFonts w:ascii="Cambria Math" w:hAnsi="Cambria Math"/>
            <w:rPrChange w:id="349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95" w:author="The Si Tran" w:date="2012-12-15T07:59:00Z">
                  <w:rPr>
                    <w:rFonts w:ascii="Cambria Math" w:eastAsia="Times New Roman" w:hAnsi="Cambria Math"/>
                    <w:szCs w:val="26"/>
                  </w:rPr>
                </w:rPrChange>
              </w:rPr>
              <m:t>ϕ</m:t>
            </m:r>
          </m:e>
          <m:sub>
            <m:r>
              <m:rPr>
                <m:sty m:val="p"/>
              </m:rPr>
              <w:rPr>
                <w:rFonts w:ascii="Cambria Math" w:hAnsi="Cambria Math"/>
                <w:rPrChange w:id="349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497" w:author="The Si Tran" w:date="2012-12-15T07:59:00Z">
                  <w:rPr>
                    <w:rFonts w:ascii="Cambria Math" w:eastAsia="Times New Roman" w:hAnsi="Cambria Math"/>
                    <w:szCs w:val="26"/>
                  </w:rPr>
                </w:rPrChange>
              </w:rPr>
              <m:t>γ</m:t>
            </m:r>
          </m:e>
          <m:sub>
            <m:r>
              <w:rPr>
                <w:rFonts w:ascii="Cambria Math" w:hAnsi="Cambria Math"/>
                <w:rPrChange w:id="3498" w:author="The Si Tran" w:date="2012-12-15T07:59:00Z">
                  <w:rPr>
                    <w:rFonts w:ascii="Cambria Math" w:eastAsia="Times New Roman" w:hAnsi="Cambria Math"/>
                    <w:szCs w:val="26"/>
                  </w:rPr>
                </w:rPrChange>
              </w:rPr>
              <m:t>p</m:t>
            </m:r>
            <m:r>
              <m:rPr>
                <m:sty m:val="p"/>
              </m:rPr>
              <w:rPr>
                <w:rFonts w:ascii="Cambria Math" w:hAnsi="Cambria Math"/>
                <w:rPrChange w:id="3499" w:author="The Si Tran" w:date="2012-12-15T07:59:00Z">
                  <w:rPr>
                    <w:rFonts w:ascii="Cambria Math" w:eastAsia="Times New Roman" w:hAnsi="Cambria Math"/>
                    <w:szCs w:val="26"/>
                  </w:rPr>
                </w:rPrChange>
              </w:rPr>
              <m:t>-2</m:t>
            </m:r>
          </m:sub>
        </m:sSub>
        <m:r>
          <m:rPr>
            <m:sty m:val="p"/>
          </m:rPr>
          <w:rPr>
            <w:rFonts w:ascii="Cambria Math" w:hAnsi="Cambria Math"/>
            <w:rPrChange w:id="3500" w:author="The Si Tran" w:date="2012-12-15T07:59:00Z">
              <w:rPr>
                <w:rFonts w:ascii="Cambria Math" w:eastAsia="Times New Roman" w:hAnsi="Cambria Math"/>
                <w:szCs w:val="26"/>
              </w:rPr>
            </w:rPrChange>
          </w:rPr>
          <m:t>+</m:t>
        </m:r>
        <m:r>
          <m:rPr>
            <m:sty m:val="p"/>
          </m:rPr>
          <w:rPr>
            <w:rFonts w:ascii="Cambria Math" w:hAnsi="Cambria Math" w:hint="eastAsia"/>
            <w:rPrChange w:id="3501" w:author="The Si Tran" w:date="2012-12-15T07:59:00Z">
              <w:rPr>
                <w:rFonts w:ascii="Cambria Math" w:eastAsia="Times New Roman" w:hAnsi="Cambria Math" w:hint="eastAsia"/>
                <w:szCs w:val="26"/>
              </w:rPr>
            </w:rPrChange>
          </w:rPr>
          <m:t>…</m:t>
        </m:r>
        <m:r>
          <m:rPr>
            <m:sty m:val="p"/>
          </m:rPr>
          <w:rPr>
            <w:rFonts w:ascii="Cambria Math" w:hAnsi="Cambria Math"/>
            <w:rPrChange w:id="350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03" w:author="The Si Tran" w:date="2012-12-15T07:59:00Z">
                  <w:rPr>
                    <w:rFonts w:ascii="Cambria Math" w:eastAsia="Times New Roman" w:hAnsi="Cambria Math"/>
                    <w:szCs w:val="26"/>
                  </w:rPr>
                </w:rPrChange>
              </w:rPr>
              <m:t>ϕ</m:t>
            </m:r>
          </m:e>
          <m:sub>
            <m:r>
              <w:rPr>
                <w:rFonts w:ascii="Cambria Math" w:hAnsi="Cambria Math"/>
                <w:rPrChange w:id="350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505" w:author="The Si Tran" w:date="2012-12-15T07:59:00Z">
                  <w:rPr>
                    <w:rFonts w:ascii="Cambria Math" w:eastAsia="Times New Roman" w:hAnsi="Cambria Math"/>
                    <w:szCs w:val="26"/>
                  </w:rPr>
                </w:rPrChange>
              </w:rPr>
              <m:t>γ</m:t>
            </m:r>
          </m:e>
          <m:sub>
            <m:r>
              <m:rPr>
                <m:sty m:val="p"/>
              </m:rPr>
              <w:rPr>
                <w:rFonts w:ascii="Cambria Math" w:hAnsi="Cambria Math"/>
                <w:rPrChange w:id="3506" w:author="The Si Tran" w:date="2012-12-15T07:59:00Z">
                  <w:rPr>
                    <w:rFonts w:ascii="Cambria Math" w:eastAsia="Times New Roman" w:hAnsi="Cambria Math"/>
                    <w:szCs w:val="26"/>
                  </w:rPr>
                </w:rPrChange>
              </w:rPr>
              <m:t>0</m:t>
            </m:r>
          </m:sub>
        </m:sSub>
      </m:oMath>
      <w:ins w:id="3507" w:author="The Si Tran" w:date="2012-12-12T00:12:00Z">
        <w:r w:rsidR="005537CE" w:rsidRPr="0038419C">
          <w:rPr>
            <w:rPrChange w:id="3508" w:author="The Si Tran" w:date="2012-12-15T07:59:00Z">
              <w:rPr>
                <w:rFonts w:eastAsia="Times New Roman"/>
                <w:szCs w:val="26"/>
              </w:rPr>
            </w:rPrChange>
          </w:rPr>
          <w:t xml:space="preserve">       </w:t>
        </w:r>
        <w:r w:rsidR="005537CE">
          <w:rPr>
            <w:rFonts w:eastAsia="Times New Roman"/>
            <w:szCs w:val="26"/>
          </w:rPr>
          <w:t xml:space="preserve">            </w:t>
        </w:r>
        <w:r w:rsidR="00361F58" w:rsidRPr="007F6C43">
          <w:rPr>
            <w:rFonts w:eastAsia="Times New Roman"/>
            <w:szCs w:val="26"/>
          </w:rPr>
          <w:br/>
          <w:t>Với k &gt; p thì:</w:t>
        </w:r>
      </w:ins>
    </w:p>
    <w:p w14:paraId="6190EA83" w14:textId="577757BB" w:rsidR="00361F58" w:rsidRPr="007F6C43" w:rsidRDefault="00537CF3">
      <w:pPr>
        <w:jc w:val="center"/>
        <w:rPr>
          <w:ins w:id="3509" w:author="The Si Tran" w:date="2012-12-12T00:12:00Z"/>
        </w:rPr>
        <w:pPrChange w:id="3510"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511" w:author="The Si Tran" w:date="2012-12-12T00:12:00Z"/>
          <w:rFonts w:eastAsia="Times New Roman"/>
          <w:szCs w:val="26"/>
        </w:rPr>
      </w:pPr>
      <w:ins w:id="3512" w:author="The Si Tran" w:date="2012-12-14T05:01:00Z">
        <w:r>
          <w:rPr>
            <w:noProof/>
            <w:rPrChange w:id="3513" w:author="Unknown">
              <w:rPr>
                <w:b/>
                <w:bCs/>
                <w:noProof/>
                <w:sz w:val="20"/>
                <w:szCs w:val="20"/>
              </w:rPr>
            </w:rPrChange>
          </w:rPr>
          <mc:AlternateContent>
            <mc:Choice Requires="wps">
              <w:drawing>
                <wp:anchor distT="0" distB="0" distL="114300" distR="114300" simplePos="0" relativeHeight="251663360" behindDoc="0" locked="0" layoutInCell="1" allowOverlap="1" wp14:anchorId="7A57AABF" wp14:editId="1B42D941">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537CF3" w:rsidRPr="009211DB" w:rsidRDefault="00537CF3">
                              <w:pPr>
                                <w:pStyle w:val="EquationIndex"/>
                                <w:rPr>
                                  <w:rPrChange w:id="3514" w:author="The Si Tran" w:date="2012-12-15T08:05:00Z">
                                    <w:rPr/>
                                  </w:rPrChange>
                                </w:rPr>
                                <w:pPrChange w:id="3515" w:author="The Si Tran" w:date="2012-12-15T08:05:00Z">
                                  <w:pPr/>
                                </w:pPrChange>
                              </w:pPr>
                              <w:r w:rsidRPr="00E231FB">
                                <w:t>(3.</w:t>
                              </w:r>
                              <w:ins w:id="3516" w:author="The Si Tran" w:date="2012-12-14T04:55:00Z">
                                <w:r w:rsidRPr="009211DB">
                                  <w:rPr>
                                    <w:rPrChange w:id="3517" w:author="The Si Tran" w:date="2012-12-15T08:05:00Z">
                                      <w:rPr/>
                                    </w:rPrChange>
                                  </w:rPr>
                                  <w:t>6</w:t>
                                </w:r>
                              </w:ins>
                              <w:del w:id="3518" w:author="The Si Tran" w:date="2012-12-14T04:55:00Z">
                                <w:r w:rsidRPr="009211DB" w:rsidDel="004505B3">
                                  <w:rPr>
                                    <w:rPrChange w:id="3519" w:author="The Si Tran" w:date="2012-12-15T08:05:00Z">
                                      <w:rPr/>
                                    </w:rPrChange>
                                  </w:rPr>
                                  <w:delText>2.1</w:delText>
                                </w:r>
                              </w:del>
                              <w:r w:rsidRPr="009211DB">
                                <w:rPr>
                                  <w:rPrChange w:id="3520" w:author="The Si Tran" w:date="2012-12-15T08:05: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4" type="#_x0000_t202" style="position:absolute;left:0;text-align:left;margin-left:411.45pt;margin-top:102.6pt;width:41.8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" fillcolor="window" stroked="f" strokeweight=".5pt">
                  <v:path arrowok="t"/>
                  <v:textbox>
                    <w:txbxContent>
                      <w:p w14:paraId="3F175293" w14:textId="77777777" w:rsidR="00537CF3" w:rsidRPr="009211DB" w:rsidRDefault="00537CF3">
                        <w:pPr>
                          <w:pStyle w:val="EquationIndex"/>
                          <w:rPr>
                            <w:rPrChange w:id="3521" w:author="The Si Tran" w:date="2012-12-15T08:05:00Z">
                              <w:rPr/>
                            </w:rPrChange>
                          </w:rPr>
                          <w:pPrChange w:id="3522" w:author="The Si Tran" w:date="2012-12-15T08:05:00Z">
                            <w:pPr/>
                          </w:pPrChange>
                        </w:pPr>
                        <w:r w:rsidRPr="00E231FB">
                          <w:t>(3.</w:t>
                        </w:r>
                        <w:ins w:id="3523" w:author="The Si Tran" w:date="2012-12-14T04:55:00Z">
                          <w:r w:rsidRPr="009211DB">
                            <w:rPr>
                              <w:rPrChange w:id="3524" w:author="The Si Tran" w:date="2012-12-15T08:05:00Z">
                                <w:rPr/>
                              </w:rPrChange>
                            </w:rPr>
                            <w:t>6</w:t>
                          </w:r>
                        </w:ins>
                        <w:del w:id="3525" w:author="The Si Tran" w:date="2012-12-14T04:55:00Z">
                          <w:r w:rsidRPr="009211DB" w:rsidDel="004505B3">
                            <w:rPr>
                              <w:rPrChange w:id="3526" w:author="The Si Tran" w:date="2012-12-15T08:05:00Z">
                                <w:rPr/>
                              </w:rPrChange>
                            </w:rPr>
                            <w:delText>2.1</w:delText>
                          </w:r>
                        </w:del>
                        <w:r w:rsidRPr="009211DB">
                          <w:rPr>
                            <w:rPrChange w:id="3527" w:author="The Si Tran" w:date="2012-12-15T08:05:00Z">
                              <w:rPr/>
                            </w:rPrChange>
                          </w:rPr>
                          <w:t>)</w:t>
                        </w:r>
                      </w:p>
                    </w:txbxContent>
                  </v:textbox>
                </v:shape>
              </w:pict>
            </mc:Fallback>
          </mc:AlternateContent>
        </w:r>
      </w:ins>
      <w:ins w:id="3528"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529"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537CF3" w:rsidP="00361F58">
      <w:pPr>
        <w:spacing w:before="100" w:beforeAutospacing="1" w:after="100" w:afterAutospacing="1"/>
        <w:rPr>
          <w:ins w:id="3530"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531"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532" w:author="The Si Tran" w:date="2012-12-12T00:12:00Z">
            <m:r>
              <m:rPr>
                <m:sty m:val="p"/>
              </m:rPr>
              <w:rPr>
                <w:rFonts w:ascii="Cambria Math" w:eastAsia="Times New Roman" w:hAnsi="Cambria Math"/>
                <w:szCs w:val="26"/>
              </w:rPr>
              <w:br/>
            </m:r>
          </w:ins>
        </m:oMath>
      </m:oMathPara>
      <w:ins w:id="3533"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534"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535" w:author="The Si Tran" w:date="2012-12-12T00:12:00Z"/>
          <w:rFonts w:eastAsia="Times New Roman"/>
          <w:szCs w:val="26"/>
        </w:rPr>
      </w:pPr>
      <w:ins w:id="3536" w:author="The Si Tran" w:date="2012-12-14T05:03:00Z">
        <w:r>
          <w:rPr>
            <w:noProof/>
            <w:rPrChange w:id="3537" w:author="Unknown">
              <w:rPr>
                <w:b/>
                <w:bCs/>
                <w:noProof/>
                <w:sz w:val="20"/>
                <w:szCs w:val="20"/>
              </w:rPr>
            </w:rPrChange>
          </w:rPr>
          <mc:AlternateContent>
            <mc:Choice Requires="wps">
              <w:drawing>
                <wp:anchor distT="0" distB="0" distL="114300" distR="114300" simplePos="0" relativeHeight="251669504" behindDoc="0" locked="0" layoutInCell="1" allowOverlap="1" wp14:anchorId="4546A330" wp14:editId="6E954F3A">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537CF3" w:rsidRDefault="00537CF3">
                              <w:pPr>
                                <w:pStyle w:val="EquationIndex"/>
                                <w:pPrChange w:id="3538" w:author="The Si Tran" w:date="2012-12-15T08:12:00Z">
                                  <w:pPr/>
                                </w:pPrChange>
                              </w:pPr>
                              <w:r>
                                <w:t>(3.</w:t>
                              </w:r>
                              <w:ins w:id="3539" w:author="The Si Tran" w:date="2012-12-14T04:55:00Z">
                                <w:r>
                                  <w:t>7</w:t>
                                </w:r>
                              </w:ins>
                              <w:del w:id="354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5" type="#_x0000_t202" style="position:absolute;left:0;text-align:left;margin-left:412pt;margin-top:32.6pt;width:41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" fillcolor="window" stroked="f" strokeweight=".5pt">
                  <v:path arrowok="t"/>
                  <v:textbox>
                    <w:txbxContent>
                      <w:p w14:paraId="1409AF4D" w14:textId="77777777" w:rsidR="00537CF3" w:rsidRDefault="00537CF3">
                        <w:pPr>
                          <w:pStyle w:val="EquationIndex"/>
                          <w:pPrChange w:id="3541" w:author="The Si Tran" w:date="2012-12-15T08:12:00Z">
                            <w:pPr/>
                          </w:pPrChange>
                        </w:pPr>
                        <w:r>
                          <w:t>(3.</w:t>
                        </w:r>
                        <w:ins w:id="3542" w:author="The Si Tran" w:date="2012-12-14T04:55:00Z">
                          <w:r>
                            <w:t>7</w:t>
                          </w:r>
                        </w:ins>
                        <w:del w:id="3543" w:author="The Si Tran" w:date="2012-12-14T04:55:00Z">
                          <w:r w:rsidDel="004505B3">
                            <w:delText>2.1</w:delText>
                          </w:r>
                        </w:del>
                        <w:r>
                          <w:t>)</w:t>
                        </w:r>
                      </w:p>
                    </w:txbxContent>
                  </v:textbox>
                </v:shape>
              </w:pict>
            </mc:Fallback>
          </mc:AlternateContent>
        </w:r>
      </w:ins>
      <w:ins w:id="3544"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545"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546" w:author="The Si Tran" w:date="2012-12-14T05:07:00Z">
              <w:rPr>
                <w:rFonts w:eastAsia="Times New Roman"/>
                <w:szCs w:val="26"/>
              </w:rPr>
            </w:rPrChange>
          </w:rPr>
          <w:t>3.</w:t>
        </w:r>
        <w:commentRangeStart w:id="3547"/>
        <w:r w:rsidR="00361F58" w:rsidRPr="00312F4F">
          <w:rPr>
            <w:rFonts w:eastAsia="Times New Roman"/>
            <w:color w:val="FF0000"/>
            <w:szCs w:val="26"/>
            <w:rPrChange w:id="3548" w:author="The Si Tran" w:date="2012-12-14T05:07:00Z">
              <w:rPr>
                <w:rFonts w:eastAsia="Times New Roman"/>
                <w:szCs w:val="26"/>
              </w:rPr>
            </w:rPrChange>
          </w:rPr>
          <w:t>11</w:t>
        </w:r>
      </w:ins>
      <w:commentRangeEnd w:id="3547"/>
      <w:ins w:id="3549" w:author="The Si Tran" w:date="2012-12-14T05:08:00Z">
        <w:r>
          <w:rPr>
            <w:rStyle w:val="CommentReference"/>
          </w:rPr>
          <w:commentReference w:id="3547"/>
        </w:r>
      </w:ins>
      <w:ins w:id="3550"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551" w:author="The Si Tran" w:date="2012-12-12T00:12:00Z"/>
          <w:rFonts w:eastAsia="Times New Roman"/>
          <w:szCs w:val="26"/>
        </w:rPr>
      </w:pPr>
      <w:ins w:id="355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553"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554" w:author="The Si Tran" w:date="2012-12-12T00:12:00Z"/>
          <w:rFonts w:eastAsia="Times New Roman"/>
          <w:szCs w:val="26"/>
        </w:rPr>
      </w:pPr>
      <w:ins w:id="3555"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556" w:author="The Si Tran" w:date="2012-12-12T00:12:00Z"/>
          <w:rFonts w:eastAsia="Times New Roman"/>
          <w:szCs w:val="26"/>
        </w:rPr>
      </w:pPr>
      <w:ins w:id="3557"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558"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559" w:author="The Si Tran" w:date="2012-12-12T00:12:00Z"/>
          <w:rFonts w:eastAsia="Times New Roman"/>
          <w:szCs w:val="26"/>
        </w:rPr>
      </w:pPr>
      <w:ins w:id="3560" w:author="The Si Tran" w:date="2012-12-12T00:12:00Z">
        <w:r w:rsidRPr="00090AB7">
          <w:rPr>
            <w:rPrChange w:id="3561"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56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56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564"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56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56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567"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568"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569"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570"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571"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572" w:author="The Si Tran" w:date="2012-12-12T00:12:00Z">
        <w:r w:rsidRPr="0019748F">
          <w:rPr>
            <w:rFonts w:eastAsia="Times New Roman"/>
            <w:szCs w:val="26"/>
          </w:rPr>
          <w:t>.</w:t>
        </w:r>
      </w:ins>
    </w:p>
    <w:p w14:paraId="7719F6F5" w14:textId="7F780A52" w:rsidR="00361F58" w:rsidRPr="0019748F" w:rsidRDefault="00361F58">
      <w:pPr>
        <w:rPr>
          <w:ins w:id="3573" w:author="The Si Tran" w:date="2012-12-12T00:12:00Z"/>
        </w:rPr>
        <w:pPrChange w:id="3574" w:author="The Si Tran" w:date="2012-12-15T08:15:00Z">
          <w:pPr>
            <w:spacing w:before="100" w:beforeAutospacing="1" w:after="100" w:afterAutospacing="1"/>
          </w:pPr>
        </w:pPrChange>
      </w:pPr>
      <w:ins w:id="3575"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576"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577"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578"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579"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580"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581" w:author="The Si Tran" w:date="2012-12-12T00:12:00Z">
        <w:r w:rsidRPr="0019748F">
          <w:t xml:space="preserve">. </w:t>
        </w:r>
      </w:ins>
    </w:p>
    <w:p w14:paraId="3A23FA9B" w14:textId="77777777" w:rsidR="00361F58" w:rsidRDefault="00361F58" w:rsidP="00361F58">
      <w:pPr>
        <w:spacing w:before="100" w:beforeAutospacing="1" w:after="100" w:afterAutospacing="1"/>
        <w:rPr>
          <w:ins w:id="3582" w:author="The Si Tran" w:date="2012-12-12T00:12:00Z"/>
          <w:szCs w:val="26"/>
          <w:lang w:val="pt-BR"/>
        </w:rPr>
      </w:pPr>
      <w:ins w:id="3583"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584"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585"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586"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587"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588" w:author="The Si Tran" w:date="2012-12-12T00:12:00Z"/>
          <w:szCs w:val="26"/>
          <w:lang w:val="pt-BR"/>
        </w:rPr>
      </w:pPr>
      <w:ins w:id="3589"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590" w:author="The Si Tran" w:date="2012-12-12T00:12:00Z">
        <w:r w:rsidRPr="00465185">
          <w:rPr>
            <w:position w:val="-8"/>
            <w:szCs w:val="26"/>
            <w:lang w:val="pt-BR"/>
          </w:rPr>
          <w:object w:dxaOrig="859" w:dyaOrig="360" w14:anchorId="11FC98E9">
            <v:shape id="_x0000_i1068" type="#_x0000_t75" style="width:42.7pt;height:17.6pt" o:ole="">
              <v:imagedata r:id="rId106" o:title=""/>
            </v:shape>
            <o:OLEObject Type="Embed" ProgID="Equation.DSMT4" ShapeID="_x0000_i1068" DrawAspect="Content" ObjectID="_1417159067" r:id="rId107"/>
          </w:object>
        </w:r>
      </w:ins>
      <w:ins w:id="3591"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592" w:author="The Si Tran" w:date="2012-12-12T00:11:00Z"/>
          <w:color w:val="FF0000"/>
          <w:szCs w:val="26"/>
          <w:lang w:val="pt-BR"/>
          <w:rPrChange w:id="3593" w:author="The Si Tran" w:date="2012-12-05T23:02:00Z">
            <w:rPr>
              <w:del w:id="3594" w:author="The Si Tran" w:date="2012-12-12T00:11:00Z"/>
              <w:color w:val="FF0000"/>
              <w:sz w:val="32"/>
              <w:lang w:val="pt-BR"/>
            </w:rPr>
          </w:rPrChange>
        </w:rPr>
      </w:pPr>
      <w:del w:id="3595" w:author="The Si Tran" w:date="2012-12-12T00:10:00Z">
        <w:r w:rsidRPr="0049233F" w:rsidDel="00361F58">
          <w:rPr>
            <w:color w:val="FF0000"/>
            <w:szCs w:val="26"/>
            <w:lang w:val="pt-BR"/>
            <w:rPrChange w:id="3596"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597" w:author="The Si Tran" w:date="2012-12-06T04:01:00Z"/>
          <w:color w:val="FF0000"/>
          <w:szCs w:val="26"/>
          <w:lang w:val="pt-BR"/>
          <w:rPrChange w:id="3598" w:author="The Si Tran" w:date="2012-12-05T23:02:00Z">
            <w:rPr>
              <w:del w:id="3599" w:author="The Si Tran" w:date="2012-12-06T04:01:00Z"/>
              <w:color w:val="FF0000"/>
              <w:sz w:val="32"/>
              <w:lang w:val="pt-BR"/>
            </w:rPr>
          </w:rPrChange>
        </w:rPr>
      </w:pPr>
      <w:del w:id="3600" w:author="The Si Tran" w:date="2012-12-06T04:01:00Z">
        <w:r w:rsidRPr="0049233F" w:rsidDel="00667D24">
          <w:rPr>
            <w:color w:val="FF0000"/>
            <w:szCs w:val="26"/>
            <w:lang w:val="pt-BR"/>
            <w:rPrChange w:id="3601"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602" w:author="The Si Tran" w:date="2012-12-12T00:12:00Z"/>
          <w:szCs w:val="26"/>
          <w:lang w:val="pt-BR"/>
          <w:rPrChange w:id="3603" w:author="The Si Tran" w:date="2012-12-06T00:54:00Z">
            <w:rPr>
              <w:del w:id="3604" w:author="The Si Tran" w:date="2012-12-12T00:12:00Z"/>
              <w:sz w:val="28"/>
              <w:szCs w:val="28"/>
              <w:lang w:val="pt-BR"/>
            </w:rPr>
          </w:rPrChange>
        </w:rPr>
        <w:pPrChange w:id="3605" w:author="The Si Tran" w:date="2012-12-06T00:54:00Z">
          <w:pPr>
            <w:ind w:firstLine="540"/>
          </w:pPr>
        </w:pPrChange>
      </w:pPr>
      <w:del w:id="3606" w:author="The Si Tran" w:date="2012-12-12T00:12:00Z">
        <w:r w:rsidRPr="0049233F" w:rsidDel="00361F58">
          <w:rPr>
            <w:szCs w:val="26"/>
            <w:lang w:val="pt-BR"/>
            <w:rPrChange w:id="3607"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608" w:author="The Si Tran" w:date="2012-12-06T00:55:00Z"/>
          <w:szCs w:val="26"/>
          <w:lang w:val="pt-BR"/>
          <w:rPrChange w:id="3609" w:author="The Si Tran" w:date="2012-12-05T23:02:00Z">
            <w:rPr>
              <w:del w:id="3610" w:author="The Si Tran" w:date="2012-12-06T00:55:00Z"/>
              <w:sz w:val="28"/>
              <w:szCs w:val="28"/>
              <w:lang w:val="pt-BR"/>
            </w:rPr>
          </w:rPrChange>
        </w:rPr>
      </w:pPr>
      <w:del w:id="3611" w:author="The Si Tran" w:date="2012-12-06T00:55:00Z">
        <w:r w:rsidRPr="00AF1345" w:rsidDel="00BA51C4">
          <w:rPr>
            <w:position w:val="-14"/>
            <w:szCs w:val="26"/>
            <w:lang w:val="pt-BR"/>
          </w:rPr>
          <w:object w:dxaOrig="2920" w:dyaOrig="380" w14:anchorId="2282CF9B">
            <v:shape id="_x0000_i1069" type="#_x0000_t75" style="width:3in;height:27.65pt" o:ole="">
              <v:imagedata r:id="rId108" o:title=""/>
            </v:shape>
            <o:OLEObject Type="Embed" ProgID="Equation.DSMT4" ShapeID="_x0000_i1069" DrawAspect="Content" ObjectID="_1417159068" r:id="rId109"/>
          </w:object>
        </w:r>
        <w:r w:rsidRPr="0049233F" w:rsidDel="00BA51C4">
          <w:rPr>
            <w:szCs w:val="26"/>
            <w:lang w:val="pt-BR"/>
            <w:rPrChange w:id="3612"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613" w:author="The Si Tran" w:date="2012-12-12T00:12:00Z"/>
          <w:szCs w:val="26"/>
          <w:lang w:val="pt-BR"/>
          <w:rPrChange w:id="3614" w:author="The Si Tran" w:date="2012-12-05T23:02:00Z">
            <w:rPr>
              <w:del w:id="3615" w:author="The Si Tran" w:date="2012-12-12T00:12:00Z"/>
              <w:sz w:val="28"/>
              <w:szCs w:val="28"/>
              <w:lang w:val="pt-BR"/>
            </w:rPr>
          </w:rPrChange>
        </w:rPr>
      </w:pPr>
      <w:del w:id="3616" w:author="The Si Tran" w:date="2012-12-12T00:12:00Z">
        <w:r w:rsidRPr="0049233F" w:rsidDel="00361F58">
          <w:rPr>
            <w:szCs w:val="26"/>
            <w:lang w:val="pt-BR"/>
            <w:rPrChange w:id="3617"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618" w:author="The Si Tran" w:date="2012-12-12T00:12:00Z"/>
          <w:szCs w:val="26"/>
          <w:lang w:val="pt-BR"/>
          <w:rPrChange w:id="3619" w:author="The Si Tran" w:date="2012-12-05T23:02:00Z">
            <w:rPr>
              <w:del w:id="3620" w:author="The Si Tran" w:date="2012-12-12T00:12:00Z"/>
              <w:sz w:val="28"/>
              <w:szCs w:val="28"/>
              <w:lang w:val="pt-BR"/>
            </w:rPr>
          </w:rPrChange>
        </w:rPr>
      </w:pPr>
      <w:del w:id="3621" w:author="The Si Tran" w:date="2012-12-06T00:55:00Z">
        <w:r w:rsidRPr="00AF1345" w:rsidDel="003B3B5B">
          <w:rPr>
            <w:position w:val="-6"/>
            <w:szCs w:val="26"/>
            <w:lang w:val="pt-BR"/>
          </w:rPr>
          <w:object w:dxaOrig="220" w:dyaOrig="279" w14:anchorId="0F632030">
            <v:shape id="_x0000_i1070" type="#_x0000_t75" style="width:15.9pt;height:18.4pt" o:ole="">
              <v:imagedata r:id="rId110" o:title=""/>
            </v:shape>
            <o:OLEObject Type="Embed" ProgID="Equation.DSMT4" ShapeID="_x0000_i1070" DrawAspect="Content" ObjectID="_1417159069" r:id="rId111"/>
          </w:object>
        </w:r>
        <w:r w:rsidRPr="0049233F" w:rsidDel="003B3B5B">
          <w:rPr>
            <w:szCs w:val="26"/>
            <w:lang w:val="pt-BR"/>
            <w:rPrChange w:id="3622" w:author="The Si Tran" w:date="2012-12-05T23:02:00Z">
              <w:rPr>
                <w:sz w:val="28"/>
                <w:szCs w:val="28"/>
                <w:lang w:val="pt-BR"/>
              </w:rPr>
            </w:rPrChange>
          </w:rPr>
          <w:delText xml:space="preserve"> </w:delText>
        </w:r>
      </w:del>
      <w:del w:id="3623" w:author="The Si Tran" w:date="2012-12-12T00:12:00Z">
        <w:r w:rsidRPr="0049233F" w:rsidDel="00361F58">
          <w:rPr>
            <w:szCs w:val="26"/>
            <w:lang w:val="pt-BR"/>
            <w:rPrChange w:id="3624"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625" w:author="The Si Tran" w:date="2012-12-12T00:12:00Z"/>
          <w:szCs w:val="26"/>
          <w:lang w:val="pt-BR"/>
          <w:rPrChange w:id="3626" w:author="The Si Tran" w:date="2012-12-05T23:02:00Z">
            <w:rPr>
              <w:del w:id="3627" w:author="The Si Tran" w:date="2012-12-12T00:12:00Z"/>
              <w:sz w:val="28"/>
              <w:szCs w:val="28"/>
              <w:lang w:val="pt-BR"/>
            </w:rPr>
          </w:rPrChange>
        </w:rPr>
      </w:pPr>
      <w:del w:id="3628" w:author="The Si Tran" w:date="2012-12-06T00:55:00Z">
        <w:r w:rsidRPr="00AF1345" w:rsidDel="003B3B5B">
          <w:rPr>
            <w:position w:val="-12"/>
            <w:szCs w:val="26"/>
            <w:lang w:val="pt-BR"/>
          </w:rPr>
          <w:object w:dxaOrig="240" w:dyaOrig="360" w14:anchorId="68D691B9">
            <v:shape id="_x0000_i1071" type="#_x0000_t75" style="width:17.6pt;height:27.65pt" o:ole="">
              <v:imagedata r:id="rId112" o:title=""/>
            </v:shape>
            <o:OLEObject Type="Embed" ProgID="Equation.DSMT4" ShapeID="_x0000_i1071" DrawAspect="Content" ObjectID="_1417159070" r:id="rId113"/>
          </w:object>
        </w:r>
        <w:r w:rsidRPr="0049233F" w:rsidDel="003B3B5B">
          <w:rPr>
            <w:szCs w:val="26"/>
            <w:lang w:val="pt-BR"/>
            <w:rPrChange w:id="3629" w:author="The Si Tran" w:date="2012-12-05T23:02:00Z">
              <w:rPr>
                <w:sz w:val="28"/>
                <w:szCs w:val="28"/>
                <w:lang w:val="pt-BR"/>
              </w:rPr>
            </w:rPrChange>
          </w:rPr>
          <w:delText xml:space="preserve"> </w:delText>
        </w:r>
      </w:del>
      <w:del w:id="3630" w:author="The Si Tran" w:date="2012-12-12T00:12:00Z">
        <w:r w:rsidRPr="0049233F" w:rsidDel="00361F58">
          <w:rPr>
            <w:szCs w:val="26"/>
            <w:lang w:val="pt-BR"/>
            <w:rPrChange w:id="3631"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632" w:author="The Si Tran" w:date="2012-12-12T00:12:00Z"/>
          <w:szCs w:val="26"/>
          <w:lang w:val="pt-BR"/>
          <w:rPrChange w:id="3633" w:author="The Si Tran" w:date="2012-12-05T23:02:00Z">
            <w:rPr>
              <w:del w:id="3634" w:author="The Si Tran" w:date="2012-12-12T00:12:00Z"/>
              <w:sz w:val="28"/>
              <w:szCs w:val="28"/>
              <w:lang w:val="pt-BR"/>
            </w:rPr>
          </w:rPrChange>
        </w:rPr>
      </w:pPr>
      <w:del w:id="3635" w:author="The Si Tran" w:date="2012-12-12T00:12:00Z">
        <w:r w:rsidRPr="0049233F" w:rsidDel="00361F58">
          <w:rPr>
            <w:szCs w:val="26"/>
            <w:lang w:val="pt-BR"/>
            <w:rPrChange w:id="3636" w:author="The Si Tran" w:date="2012-12-05T23:02:00Z">
              <w:rPr>
                <w:sz w:val="28"/>
                <w:szCs w:val="28"/>
                <w:lang w:val="pt-BR"/>
              </w:rPr>
            </w:rPrChange>
          </w:rPr>
          <w:delText xml:space="preserve"> </w:delText>
        </w:r>
      </w:del>
      <w:del w:id="3637" w:author="The Si Tran" w:date="2012-12-06T00:55:00Z">
        <w:r w:rsidRPr="00AF1345" w:rsidDel="000E7D19">
          <w:rPr>
            <w:position w:val="-12"/>
            <w:szCs w:val="26"/>
            <w:lang w:val="pt-BR"/>
          </w:rPr>
          <w:object w:dxaOrig="220" w:dyaOrig="360" w14:anchorId="0AA16092">
            <v:shape id="_x0000_i1072" type="#_x0000_t75" style="width:17.6pt;height:29.3pt" o:ole="">
              <v:imagedata r:id="rId114" o:title=""/>
            </v:shape>
            <o:OLEObject Type="Embed" ProgID="Equation.DSMT4" ShapeID="_x0000_i1072" DrawAspect="Content" ObjectID="_1417159071" r:id="rId115"/>
          </w:object>
        </w:r>
      </w:del>
      <w:del w:id="3638" w:author="The Si Tran" w:date="2012-12-12T00:12:00Z">
        <w:r w:rsidRPr="0049233F" w:rsidDel="00361F58">
          <w:rPr>
            <w:szCs w:val="26"/>
            <w:lang w:val="pt-BR"/>
            <w:rPrChange w:id="3639" w:author="The Si Tran" w:date="2012-12-05T23:02:00Z">
              <w:rPr>
                <w:sz w:val="28"/>
                <w:szCs w:val="28"/>
                <w:lang w:val="pt-BR"/>
              </w:rPr>
            </w:rPrChange>
          </w:rPr>
          <w:delText xml:space="preserve"> là các trọng số được ước lượng thể hiện sự ảnh hưởng của các giá trị </w:delText>
        </w:r>
      </w:del>
      <w:del w:id="3640" w:author="The Si Tran" w:date="2012-12-06T00:56:00Z">
        <w:r w:rsidRPr="0049233F" w:rsidDel="000E7D19">
          <w:rPr>
            <w:szCs w:val="26"/>
            <w:lang w:val="pt-BR"/>
            <w:rPrChange w:id="3641" w:author="The Si Tran" w:date="2012-12-05T23:02:00Z">
              <w:rPr>
                <w:sz w:val="28"/>
                <w:szCs w:val="28"/>
                <w:lang w:val="pt-BR"/>
              </w:rPr>
            </w:rPrChange>
          </w:rPr>
          <w:delText>y</w:delText>
        </w:r>
        <w:r w:rsidRPr="0049233F" w:rsidDel="000E7D19">
          <w:rPr>
            <w:szCs w:val="26"/>
            <w:vertAlign w:val="subscript"/>
            <w:lang w:val="pt-BR"/>
            <w:rPrChange w:id="3642" w:author="The Si Tran" w:date="2012-12-05T23:02:00Z">
              <w:rPr>
                <w:sz w:val="28"/>
                <w:szCs w:val="28"/>
                <w:vertAlign w:val="subscript"/>
                <w:lang w:val="pt-BR"/>
              </w:rPr>
            </w:rPrChange>
          </w:rPr>
          <w:delText>t-i</w:delText>
        </w:r>
        <w:r w:rsidRPr="0049233F" w:rsidDel="000E7D19">
          <w:rPr>
            <w:szCs w:val="26"/>
            <w:lang w:val="pt-BR"/>
            <w:rPrChange w:id="3643" w:author="The Si Tran" w:date="2012-12-05T23:02:00Z">
              <w:rPr>
                <w:sz w:val="28"/>
                <w:szCs w:val="28"/>
                <w:lang w:val="pt-BR"/>
              </w:rPr>
            </w:rPrChange>
          </w:rPr>
          <w:delText xml:space="preserve"> </w:delText>
        </w:r>
      </w:del>
      <w:del w:id="3644" w:author="The Si Tran" w:date="2012-12-12T00:12:00Z">
        <w:r w:rsidRPr="0049233F" w:rsidDel="00361F58">
          <w:rPr>
            <w:szCs w:val="26"/>
            <w:lang w:val="pt-BR"/>
            <w:rPrChange w:id="3645" w:author="The Si Tran" w:date="2012-12-05T23:02:00Z">
              <w:rPr>
                <w:sz w:val="28"/>
                <w:szCs w:val="28"/>
                <w:lang w:val="pt-BR"/>
              </w:rPr>
            </w:rPrChange>
          </w:rPr>
          <w:delText xml:space="preserve">lên </w:delText>
        </w:r>
      </w:del>
      <w:del w:id="3646" w:author="The Si Tran" w:date="2012-12-06T00:56:00Z">
        <w:r w:rsidRPr="0049233F" w:rsidDel="000E7D19">
          <w:rPr>
            <w:szCs w:val="26"/>
            <w:lang w:val="pt-BR"/>
            <w:rPrChange w:id="3647" w:author="The Si Tran" w:date="2012-12-05T23:02:00Z">
              <w:rPr>
                <w:sz w:val="28"/>
                <w:szCs w:val="28"/>
                <w:lang w:val="pt-BR"/>
              </w:rPr>
            </w:rPrChange>
          </w:rPr>
          <w:delText>y</w:delText>
        </w:r>
        <w:r w:rsidRPr="0049233F" w:rsidDel="000E7D19">
          <w:rPr>
            <w:szCs w:val="26"/>
            <w:vertAlign w:val="subscript"/>
            <w:lang w:val="pt-BR"/>
            <w:rPrChange w:id="3648" w:author="The Si Tran" w:date="2012-12-05T23:02:00Z">
              <w:rPr>
                <w:sz w:val="28"/>
                <w:szCs w:val="28"/>
                <w:vertAlign w:val="subscript"/>
                <w:lang w:val="pt-BR"/>
              </w:rPr>
            </w:rPrChange>
          </w:rPr>
          <w:delText>t</w:delText>
        </w:r>
        <w:r w:rsidRPr="0049233F" w:rsidDel="000E7D19">
          <w:rPr>
            <w:szCs w:val="26"/>
            <w:lang w:val="pt-BR"/>
            <w:rPrChange w:id="3649"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650" w:author="The Si Tran" w:date="2012-12-06T00:59:00Z"/>
          <w:szCs w:val="26"/>
          <w:lang w:val="pt-BR"/>
        </w:rPr>
        <w:pPrChange w:id="3651" w:author="The Si Tran" w:date="2012-12-06T00:59:00Z">
          <w:pPr>
            <w:ind w:firstLine="540"/>
          </w:pPr>
        </w:pPrChange>
      </w:pPr>
      <w:del w:id="3652" w:author="The Si Tran" w:date="2012-12-12T00:12:00Z">
        <w:r w:rsidRPr="0049233F" w:rsidDel="00361F58">
          <w:rPr>
            <w:szCs w:val="26"/>
            <w:lang w:val="pt-BR"/>
            <w:rPrChange w:id="3653"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654" w:author="The Si Tran" w:date="2012-12-06T01:05:00Z"/>
          <w:szCs w:val="26"/>
          <w:lang w:val="pt-BR"/>
          <w:rPrChange w:id="3655" w:author="The Si Tran" w:date="2012-12-05T23:02:00Z">
            <w:rPr>
              <w:del w:id="3656" w:author="The Si Tran" w:date="2012-12-06T01:05:00Z"/>
              <w:sz w:val="28"/>
              <w:szCs w:val="28"/>
              <w:lang w:val="pt-BR"/>
            </w:rPr>
          </w:rPrChange>
        </w:rPr>
        <w:pPrChange w:id="3657" w:author="The Si Tran" w:date="2012-12-06T01:05:00Z">
          <w:pPr>
            <w:ind w:firstLine="540"/>
          </w:pPr>
        </w:pPrChange>
      </w:pPr>
      <w:del w:id="3658" w:author="The Si Tran" w:date="2012-12-06T00:59:00Z">
        <w:r w:rsidRPr="00AF1345" w:rsidDel="007B7F6E">
          <w:rPr>
            <w:position w:val="-32"/>
            <w:szCs w:val="26"/>
            <w:lang w:val="pt-BR"/>
          </w:rPr>
          <w:object w:dxaOrig="2960" w:dyaOrig="700" w14:anchorId="6C0265E7">
            <v:shape id="_x0000_i1073" type="#_x0000_t75" style="width:206.8pt;height:49.4pt" o:ole="">
              <v:imagedata r:id="rId116" o:title=""/>
            </v:shape>
            <o:OLEObject Type="Embed" ProgID="Equation.DSMT4" ShapeID="_x0000_i1073" DrawAspect="Content" ObjectID="_1417159072" r:id="rId117"/>
          </w:object>
        </w:r>
      </w:del>
    </w:p>
    <w:p w14:paraId="25BA803B" w14:textId="77777777" w:rsidR="006A21F7" w:rsidRPr="0049233F" w:rsidDel="00361F58" w:rsidRDefault="006A21F7">
      <w:pPr>
        <w:ind w:left="720" w:firstLine="720"/>
        <w:rPr>
          <w:del w:id="3659" w:author="The Si Tran" w:date="2012-12-12T00:12:00Z"/>
          <w:szCs w:val="26"/>
          <w:lang w:val="pt-BR"/>
          <w:rPrChange w:id="3660" w:author="The Si Tran" w:date="2012-12-05T23:02:00Z">
            <w:rPr>
              <w:del w:id="3661" w:author="The Si Tran" w:date="2012-12-12T00:12:00Z"/>
              <w:sz w:val="28"/>
              <w:szCs w:val="28"/>
              <w:lang w:val="pt-BR"/>
            </w:rPr>
          </w:rPrChange>
        </w:rPr>
        <w:pPrChange w:id="3662" w:author="The Si Tran" w:date="2012-12-06T01:05:00Z">
          <w:pPr>
            <w:ind w:firstLine="540"/>
          </w:pPr>
        </w:pPrChange>
      </w:pPr>
      <w:del w:id="3663" w:author="The Si Tran" w:date="2012-12-06T01:05:00Z">
        <w:r w:rsidRPr="00AF1345" w:rsidDel="00781FC7">
          <w:rPr>
            <w:position w:val="-106"/>
            <w:szCs w:val="26"/>
            <w:lang w:val="pt-BR"/>
          </w:rPr>
          <w:object w:dxaOrig="3940" w:dyaOrig="1840" w14:anchorId="330C36D8">
            <v:shape id="_x0000_i1074" type="#_x0000_t75" style="width:262.05pt;height:122.25pt" o:ole="">
              <v:imagedata r:id="rId118" o:title=""/>
            </v:shape>
            <o:OLEObject Type="Embed" ProgID="Equation.DSMT4" ShapeID="_x0000_i1074" DrawAspect="Content" ObjectID="_1417159073" r:id="rId119"/>
          </w:object>
        </w:r>
      </w:del>
    </w:p>
    <w:p w14:paraId="7ED61313" w14:textId="77777777" w:rsidR="006A21F7" w:rsidRPr="0049233F" w:rsidDel="00361F58" w:rsidRDefault="006A21F7" w:rsidP="006A21F7">
      <w:pPr>
        <w:ind w:firstLine="540"/>
        <w:rPr>
          <w:del w:id="3664" w:author="The Si Tran" w:date="2012-12-12T00:12:00Z"/>
          <w:szCs w:val="26"/>
          <w:lang w:val="pt-BR"/>
          <w:rPrChange w:id="3665" w:author="The Si Tran" w:date="2012-12-05T23:02:00Z">
            <w:rPr>
              <w:del w:id="3666" w:author="The Si Tran" w:date="2012-12-12T00:12:00Z"/>
              <w:sz w:val="28"/>
              <w:szCs w:val="28"/>
              <w:lang w:val="pt-BR"/>
            </w:rPr>
          </w:rPrChange>
        </w:rPr>
      </w:pPr>
      <w:del w:id="3667" w:author="The Si Tran" w:date="2012-12-12T00:12:00Z">
        <w:r w:rsidRPr="0049233F" w:rsidDel="00361F58">
          <w:rPr>
            <w:szCs w:val="26"/>
            <w:lang w:val="pt-BR"/>
            <w:rPrChange w:id="3668"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669" w:author="The Si Tran" w:date="2012-12-06T04:09:00Z"/>
          <w:szCs w:val="26"/>
          <w:lang w:val="pt-BR"/>
          <w:rPrChange w:id="3670" w:author="The Si Tran" w:date="2012-12-05T23:02:00Z">
            <w:rPr>
              <w:del w:id="3671" w:author="The Si Tran" w:date="2012-12-06T04:09:00Z"/>
              <w:sz w:val="28"/>
              <w:szCs w:val="28"/>
              <w:lang w:val="pt-BR"/>
            </w:rPr>
          </w:rPrChange>
        </w:rPr>
        <w:pPrChange w:id="3672" w:author="The Si Tran" w:date="2012-12-06T01:07:00Z">
          <w:pPr>
            <w:ind w:firstLine="540"/>
          </w:pPr>
        </w:pPrChange>
      </w:pPr>
      <w:del w:id="3673" w:author="The Si Tran" w:date="2012-12-06T01:07:00Z">
        <w:r w:rsidRPr="00AF1345" w:rsidDel="00FA67FB">
          <w:rPr>
            <w:position w:val="-28"/>
            <w:szCs w:val="26"/>
            <w:lang w:val="pt-BR"/>
          </w:rPr>
          <w:object w:dxaOrig="4099" w:dyaOrig="680" w14:anchorId="76A0D3E8">
            <v:shape id="_x0000_i1075" type="#_x0000_t75" style="width:313.95pt;height:51.05pt" o:ole="">
              <v:imagedata r:id="rId120" o:title=""/>
            </v:shape>
            <o:OLEObject Type="Embed" ProgID="Equation.DSMT4" ShapeID="_x0000_i1075" DrawAspect="Content" ObjectID="_1417159074" r:id="rId121"/>
          </w:object>
        </w:r>
      </w:del>
      <w:del w:id="3674" w:author="The Si Tran" w:date="2012-12-12T00:12:00Z">
        <w:r w:rsidRPr="0049233F" w:rsidDel="00361F58">
          <w:rPr>
            <w:szCs w:val="26"/>
            <w:lang w:val="pt-BR"/>
            <w:rPrChange w:id="3675" w:author="The Si Tran" w:date="2012-12-05T23:02:00Z">
              <w:rPr>
                <w:sz w:val="28"/>
                <w:szCs w:val="28"/>
                <w:lang w:val="pt-BR"/>
              </w:rPr>
            </w:rPrChange>
          </w:rPr>
          <w:delText xml:space="preserve">  (3.2.2</w:delText>
        </w:r>
      </w:del>
      <w:del w:id="3676" w:author="The Si Tran" w:date="2012-12-06T04:09:00Z">
        <w:r w:rsidRPr="0049233F" w:rsidDel="00187478">
          <w:rPr>
            <w:szCs w:val="26"/>
            <w:lang w:val="pt-BR"/>
            <w:rPrChange w:id="3677"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678" w:author="The Si Tran" w:date="2012-12-12T00:12:00Z"/>
          <w:szCs w:val="26"/>
          <w:lang w:val="pt-BR"/>
          <w:rPrChange w:id="3679" w:author="The Si Tran" w:date="2012-12-06T01:05:00Z">
            <w:rPr>
              <w:del w:id="3680" w:author="The Si Tran" w:date="2012-12-12T00:12:00Z"/>
              <w:sz w:val="28"/>
              <w:szCs w:val="28"/>
              <w:lang w:val="pt-BR"/>
            </w:rPr>
          </w:rPrChange>
        </w:rPr>
        <w:pPrChange w:id="3681" w:author="The Si Tran" w:date="2012-12-06T04:09:00Z">
          <w:pPr>
            <w:ind w:firstLine="540"/>
          </w:pPr>
        </w:pPrChange>
      </w:pPr>
    </w:p>
    <w:p w14:paraId="5A6D8032" w14:textId="77777777" w:rsidR="006A21F7" w:rsidRPr="0049233F" w:rsidDel="00361F58" w:rsidRDefault="006A21F7" w:rsidP="006A21F7">
      <w:pPr>
        <w:ind w:firstLine="540"/>
        <w:rPr>
          <w:del w:id="3682" w:author="The Si Tran" w:date="2012-12-12T00:12:00Z"/>
          <w:szCs w:val="26"/>
          <w:lang w:val="pt-BR"/>
          <w:rPrChange w:id="3683" w:author="The Si Tran" w:date="2012-12-05T23:02:00Z">
            <w:rPr>
              <w:del w:id="3684" w:author="The Si Tran" w:date="2012-12-12T00:12:00Z"/>
              <w:sz w:val="28"/>
              <w:szCs w:val="28"/>
              <w:lang w:val="pt-BR"/>
            </w:rPr>
          </w:rPrChange>
        </w:rPr>
      </w:pPr>
      <w:del w:id="3685" w:author="The Si Tran" w:date="2012-12-12T00:12:00Z">
        <w:r w:rsidRPr="0049233F" w:rsidDel="00361F58">
          <w:rPr>
            <w:szCs w:val="26"/>
            <w:lang w:val="pt-BR"/>
            <w:rPrChange w:id="3686"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687" w:author="The Si Tran" w:date="2012-12-12T00:12:00Z"/>
          <w:szCs w:val="26"/>
          <w:lang w:val="pt-BR"/>
          <w:rPrChange w:id="3688" w:author="The Si Tran" w:date="2012-12-05T23:02:00Z">
            <w:rPr>
              <w:del w:id="3689" w:author="The Si Tran" w:date="2012-12-12T00:12:00Z"/>
              <w:sz w:val="28"/>
              <w:szCs w:val="28"/>
              <w:lang w:val="pt-BR"/>
            </w:rPr>
          </w:rPrChange>
        </w:rPr>
      </w:pPr>
      <w:del w:id="3690" w:author="The Si Tran" w:date="2012-12-12T00:12:00Z">
        <w:r w:rsidRPr="0049233F" w:rsidDel="00361F58">
          <w:rPr>
            <w:szCs w:val="26"/>
            <w:lang w:val="pt-BR"/>
            <w:rPrChange w:id="3691"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692" w:author="The Si Tran" w:date="2012-12-12T00:12:00Z"/>
          <w:b/>
          <w:szCs w:val="26"/>
          <w:lang w:val="pt-BR"/>
          <w:rPrChange w:id="3693" w:author="The Si Tran" w:date="2012-12-05T23:02:00Z">
            <w:rPr>
              <w:del w:id="3694" w:author="The Si Tran" w:date="2012-12-12T00:12:00Z"/>
              <w:b/>
              <w:sz w:val="28"/>
              <w:szCs w:val="28"/>
              <w:lang w:val="pt-BR"/>
            </w:rPr>
          </w:rPrChange>
        </w:rPr>
      </w:pPr>
      <w:del w:id="3695" w:author="The Si Tran" w:date="2012-12-12T00:12:00Z">
        <w:r w:rsidRPr="0049233F" w:rsidDel="00361F58">
          <w:rPr>
            <w:b/>
            <w:szCs w:val="26"/>
            <w:lang w:val="pt-BR"/>
            <w:rPrChange w:id="3696"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697" w:author="The Si Tran" w:date="2012-12-12T00:12:00Z"/>
          <w:szCs w:val="26"/>
          <w:lang w:val="pt-BR"/>
          <w:rPrChange w:id="3698" w:author="The Si Tran" w:date="2012-12-05T23:02:00Z">
            <w:rPr>
              <w:del w:id="3699" w:author="The Si Tran" w:date="2012-12-12T00:12:00Z"/>
              <w:sz w:val="28"/>
              <w:szCs w:val="28"/>
              <w:lang w:val="pt-BR"/>
            </w:rPr>
          </w:rPrChange>
        </w:rPr>
      </w:pPr>
      <w:del w:id="3700" w:author="The Si Tran" w:date="2012-12-12T00:12:00Z">
        <w:r w:rsidRPr="0049233F" w:rsidDel="00361F58">
          <w:rPr>
            <w:szCs w:val="26"/>
            <w:lang w:val="pt-BR"/>
            <w:rPrChange w:id="3701" w:author="The Si Tran" w:date="2012-12-05T23:02:00Z">
              <w:rPr>
                <w:sz w:val="28"/>
                <w:szCs w:val="28"/>
                <w:lang w:val="pt-BR"/>
              </w:rPr>
            </w:rPrChange>
          </w:rPr>
          <w:delText xml:space="preserve">Hàm tự tương quan riêng phần ở độ trễ k là sự tương quan giữa </w:delText>
        </w:r>
      </w:del>
      <w:del w:id="3702" w:author="The Si Tran" w:date="2012-12-06T20:12:00Z">
        <w:r w:rsidRPr="0049233F" w:rsidDel="00542651">
          <w:rPr>
            <w:szCs w:val="26"/>
            <w:lang w:val="pt-BR"/>
            <w:rPrChange w:id="3703" w:author="The Si Tran" w:date="2012-12-05T23:02:00Z">
              <w:rPr>
                <w:sz w:val="28"/>
                <w:szCs w:val="28"/>
                <w:lang w:val="pt-BR"/>
              </w:rPr>
            </w:rPrChange>
          </w:rPr>
          <w:delText>y</w:delText>
        </w:r>
        <w:r w:rsidRPr="0049233F" w:rsidDel="00542651">
          <w:rPr>
            <w:szCs w:val="26"/>
            <w:vertAlign w:val="subscript"/>
            <w:lang w:val="pt-BR"/>
            <w:rPrChange w:id="3704" w:author="The Si Tran" w:date="2012-12-05T23:02:00Z">
              <w:rPr>
                <w:sz w:val="28"/>
                <w:szCs w:val="28"/>
                <w:vertAlign w:val="subscript"/>
                <w:lang w:val="pt-BR"/>
              </w:rPr>
            </w:rPrChange>
          </w:rPr>
          <w:delText>t</w:delText>
        </w:r>
      </w:del>
      <w:del w:id="3705" w:author="The Si Tran" w:date="2012-12-12T00:12:00Z">
        <w:r w:rsidRPr="0049233F" w:rsidDel="00361F58">
          <w:rPr>
            <w:szCs w:val="26"/>
            <w:lang w:val="pt-BR"/>
            <w:rPrChange w:id="3706" w:author="The Si Tran" w:date="2012-12-05T23:02:00Z">
              <w:rPr>
                <w:sz w:val="28"/>
                <w:szCs w:val="28"/>
                <w:lang w:val="pt-BR"/>
              </w:rPr>
            </w:rPrChange>
          </w:rPr>
          <w:delText xml:space="preserve"> và </w:delText>
        </w:r>
      </w:del>
      <w:del w:id="3707" w:author="The Si Tran" w:date="2012-12-06T20:12:00Z">
        <w:r w:rsidRPr="0049233F" w:rsidDel="00542651">
          <w:rPr>
            <w:szCs w:val="26"/>
            <w:lang w:val="pt-BR"/>
            <w:rPrChange w:id="3708" w:author="The Si Tran" w:date="2012-12-05T23:02:00Z">
              <w:rPr>
                <w:sz w:val="28"/>
                <w:szCs w:val="28"/>
                <w:lang w:val="pt-BR"/>
              </w:rPr>
            </w:rPrChange>
          </w:rPr>
          <w:delText>y</w:delText>
        </w:r>
        <w:r w:rsidRPr="0049233F" w:rsidDel="00542651">
          <w:rPr>
            <w:szCs w:val="26"/>
            <w:vertAlign w:val="subscript"/>
            <w:lang w:val="pt-BR"/>
            <w:rPrChange w:id="3709" w:author="The Si Tran" w:date="2012-12-05T23:02:00Z">
              <w:rPr>
                <w:sz w:val="28"/>
                <w:szCs w:val="28"/>
                <w:vertAlign w:val="subscript"/>
                <w:lang w:val="pt-BR"/>
              </w:rPr>
            </w:rPrChange>
          </w:rPr>
          <w:delText>t-k</w:delText>
        </w:r>
      </w:del>
      <w:del w:id="3710" w:author="The Si Tran" w:date="2012-12-12T00:12:00Z">
        <w:r w:rsidRPr="0049233F" w:rsidDel="00361F58">
          <w:rPr>
            <w:szCs w:val="26"/>
            <w:lang w:val="pt-BR"/>
            <w:rPrChange w:id="3711" w:author="The Si Tran" w:date="2012-12-05T23:02:00Z">
              <w:rPr>
                <w:sz w:val="28"/>
                <w:szCs w:val="28"/>
                <w:lang w:val="pt-BR"/>
              </w:rPr>
            </w:rPrChange>
          </w:rPr>
          <w:delText xml:space="preserve"> sau khi đã hiệu chỉnh sự ảnh hưởng của các giá trị </w:delText>
        </w:r>
      </w:del>
      <w:del w:id="3712" w:author="The Si Tran" w:date="2012-12-06T20:13:00Z">
        <w:r w:rsidRPr="0049233F" w:rsidDel="00542651">
          <w:rPr>
            <w:szCs w:val="26"/>
            <w:lang w:val="pt-BR"/>
            <w:rPrChange w:id="3713" w:author="The Si Tran" w:date="2012-12-05T23:02:00Z">
              <w:rPr>
                <w:sz w:val="28"/>
                <w:szCs w:val="28"/>
                <w:lang w:val="pt-BR"/>
              </w:rPr>
            </w:rPrChange>
          </w:rPr>
          <w:delText>y</w:delText>
        </w:r>
        <w:r w:rsidRPr="0049233F" w:rsidDel="00542651">
          <w:rPr>
            <w:szCs w:val="26"/>
            <w:vertAlign w:val="subscript"/>
            <w:lang w:val="pt-BR"/>
            <w:rPrChange w:id="3714" w:author="The Si Tran" w:date="2012-12-05T23:02:00Z">
              <w:rPr>
                <w:sz w:val="28"/>
                <w:szCs w:val="28"/>
                <w:vertAlign w:val="subscript"/>
                <w:lang w:val="pt-BR"/>
              </w:rPr>
            </w:rPrChange>
          </w:rPr>
          <w:delText>t-1</w:delText>
        </w:r>
        <w:r w:rsidRPr="0049233F" w:rsidDel="00542651">
          <w:rPr>
            <w:szCs w:val="26"/>
            <w:lang w:val="pt-BR"/>
            <w:rPrChange w:id="3715" w:author="The Si Tran" w:date="2012-12-05T23:02:00Z">
              <w:rPr>
                <w:sz w:val="28"/>
                <w:szCs w:val="28"/>
                <w:lang w:val="pt-BR"/>
              </w:rPr>
            </w:rPrChange>
          </w:rPr>
          <w:delText>, y</w:delText>
        </w:r>
        <w:r w:rsidRPr="0049233F" w:rsidDel="00542651">
          <w:rPr>
            <w:szCs w:val="26"/>
            <w:vertAlign w:val="subscript"/>
            <w:lang w:val="pt-BR"/>
            <w:rPrChange w:id="3716" w:author="The Si Tran" w:date="2012-12-05T23:02:00Z">
              <w:rPr>
                <w:sz w:val="28"/>
                <w:szCs w:val="28"/>
                <w:vertAlign w:val="subscript"/>
                <w:lang w:val="pt-BR"/>
              </w:rPr>
            </w:rPrChange>
          </w:rPr>
          <w:delText>t-2</w:delText>
        </w:r>
        <w:r w:rsidRPr="0049233F" w:rsidDel="00542651">
          <w:rPr>
            <w:szCs w:val="26"/>
            <w:lang w:val="pt-BR"/>
            <w:rPrChange w:id="3717" w:author="The Si Tran" w:date="2012-12-05T23:02:00Z">
              <w:rPr>
                <w:sz w:val="28"/>
                <w:szCs w:val="28"/>
                <w:lang w:val="pt-BR"/>
              </w:rPr>
            </w:rPrChange>
          </w:rPr>
          <w:delText>, ..., y</w:delText>
        </w:r>
        <w:r w:rsidRPr="0049233F" w:rsidDel="00542651">
          <w:rPr>
            <w:szCs w:val="26"/>
            <w:vertAlign w:val="subscript"/>
            <w:lang w:val="pt-BR"/>
            <w:rPrChange w:id="3718" w:author="The Si Tran" w:date="2012-12-05T23:02:00Z">
              <w:rPr>
                <w:sz w:val="28"/>
                <w:szCs w:val="28"/>
                <w:vertAlign w:val="subscript"/>
                <w:lang w:val="pt-BR"/>
              </w:rPr>
            </w:rPrChange>
          </w:rPr>
          <w:delText>t-k+1</w:delText>
        </w:r>
      </w:del>
      <w:del w:id="3719" w:author="The Si Tran" w:date="2012-12-12T00:12:00Z">
        <w:r w:rsidRPr="0049233F" w:rsidDel="00361F58">
          <w:rPr>
            <w:szCs w:val="26"/>
            <w:lang w:val="pt-BR"/>
            <w:rPrChange w:id="3720" w:author="The Si Tran" w:date="2012-12-05T23:02:00Z">
              <w:rPr>
                <w:sz w:val="28"/>
                <w:szCs w:val="28"/>
                <w:lang w:val="pt-BR"/>
              </w:rPr>
            </w:rPrChange>
          </w:rPr>
          <w:delText xml:space="preserve"> [1]. Trong mô hình AR(p), hàm tự tương quan riêng phần ở độ trễ </w:delText>
        </w:r>
      </w:del>
      <w:del w:id="3721" w:author="The Si Tran" w:date="2012-12-06T20:14:00Z">
        <w:r w:rsidRPr="0049233F" w:rsidDel="00851CA5">
          <w:rPr>
            <w:szCs w:val="26"/>
            <w:lang w:val="pt-BR"/>
            <w:rPrChange w:id="3722" w:author="The Si Tran" w:date="2012-12-05T23:02:00Z">
              <w:rPr>
                <w:sz w:val="28"/>
                <w:szCs w:val="28"/>
                <w:lang w:val="pt-BR"/>
              </w:rPr>
            </w:rPrChange>
          </w:rPr>
          <w:delText xml:space="preserve">k &gt; p </w:delText>
        </w:r>
      </w:del>
      <w:del w:id="3723" w:author="The Si Tran" w:date="2012-12-12T00:12:00Z">
        <w:r w:rsidRPr="0049233F" w:rsidDel="00361F58">
          <w:rPr>
            <w:szCs w:val="26"/>
            <w:lang w:val="pt-BR"/>
            <w:rPrChange w:id="3724"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725" w:author="The Si Tran" w:date="2012-12-06T01:11:00Z"/>
          <w:szCs w:val="26"/>
          <w:lang w:val="pt-BR"/>
          <w:rPrChange w:id="3726" w:author="The Si Tran" w:date="2012-12-06T01:11:00Z">
            <w:rPr>
              <w:del w:id="3727" w:author="The Si Tran" w:date="2012-12-06T01:11:00Z"/>
              <w:sz w:val="28"/>
              <w:szCs w:val="28"/>
              <w:lang w:val="pt-BR"/>
            </w:rPr>
          </w:rPrChange>
        </w:rPr>
        <w:pPrChange w:id="3728" w:author="The Si Tran" w:date="2012-12-06T01:11:00Z">
          <w:pPr>
            <w:ind w:firstLine="540"/>
          </w:pPr>
        </w:pPrChange>
      </w:pPr>
      <w:del w:id="3729" w:author="The Si Tran" w:date="2012-12-12T00:12:00Z">
        <w:r w:rsidRPr="0049233F" w:rsidDel="00361F58">
          <w:rPr>
            <w:szCs w:val="26"/>
            <w:lang w:val="pt-BR"/>
            <w:rPrChange w:id="3730" w:author="The Si Tran" w:date="2012-12-05T23:02:00Z">
              <w:rPr>
                <w:sz w:val="28"/>
                <w:szCs w:val="28"/>
                <w:lang w:val="pt-BR"/>
              </w:rPr>
            </w:rPrChange>
          </w:rPr>
          <w:delText xml:space="preserve">Xét hệ phương trình Yule-Walker cho hàm tự tương quan của mô hình AR(k) với bậc </w:delText>
        </w:r>
      </w:del>
      <w:del w:id="3731" w:author="The Si Tran" w:date="2012-12-06T20:14:00Z">
        <w:r w:rsidRPr="0049233F" w:rsidDel="00940531">
          <w:rPr>
            <w:szCs w:val="26"/>
            <w:lang w:val="pt-BR"/>
            <w:rPrChange w:id="3732" w:author="The Si Tran" w:date="2012-12-05T23:02:00Z">
              <w:rPr>
                <w:sz w:val="28"/>
                <w:szCs w:val="28"/>
                <w:lang w:val="pt-BR"/>
              </w:rPr>
            </w:rPrChange>
          </w:rPr>
          <w:delText>k</w:delText>
        </w:r>
      </w:del>
      <w:del w:id="3733" w:author="The Si Tran" w:date="2012-12-12T00:12:00Z">
        <w:r w:rsidRPr="0049233F" w:rsidDel="00361F58">
          <w:rPr>
            <w:szCs w:val="26"/>
            <w:lang w:val="pt-BR"/>
            <w:rPrChange w:id="3734"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735" w:author="The Si Tran" w:date="2012-12-12T00:12:00Z"/>
          <w:szCs w:val="26"/>
          <w:lang w:val="pt-BR"/>
          <w:rPrChange w:id="3736" w:author="The Si Tran" w:date="2012-12-05T23:02:00Z">
            <w:rPr>
              <w:del w:id="3737" w:author="The Si Tran" w:date="2012-12-12T00:12:00Z"/>
              <w:sz w:val="28"/>
              <w:szCs w:val="28"/>
              <w:lang w:val="pt-BR"/>
            </w:rPr>
          </w:rPrChange>
        </w:rPr>
        <w:pPrChange w:id="3738" w:author="The Si Tran" w:date="2012-12-06T01:11:00Z">
          <w:pPr>
            <w:ind w:firstLine="540"/>
          </w:pPr>
        </w:pPrChange>
      </w:pPr>
      <w:del w:id="3739" w:author="The Si Tran" w:date="2012-12-06T01:11:00Z">
        <w:r w:rsidRPr="00AF1345" w:rsidDel="00E27BFB">
          <w:rPr>
            <w:position w:val="-28"/>
            <w:szCs w:val="26"/>
            <w:lang w:val="pt-BR"/>
          </w:rPr>
          <w:object w:dxaOrig="3940" w:dyaOrig="680" w14:anchorId="12EE6A83">
            <v:shape id="_x0000_i1076" type="#_x0000_t75" style="width:305.6pt;height:53.6pt" o:ole="">
              <v:imagedata r:id="rId122" o:title=""/>
            </v:shape>
            <o:OLEObject Type="Embed" ProgID="Equation.DSMT4" ShapeID="_x0000_i1076" DrawAspect="Content" ObjectID="_1417159075" r:id="rId123"/>
          </w:object>
        </w:r>
      </w:del>
    </w:p>
    <w:p w14:paraId="45997D58" w14:textId="77777777" w:rsidR="00E27BFB" w:rsidRPr="009C05B7" w:rsidDel="00361F58" w:rsidRDefault="006A21F7">
      <w:pPr>
        <w:ind w:firstLine="0"/>
        <w:rPr>
          <w:del w:id="3740" w:author="The Si Tran" w:date="2012-12-12T00:12:00Z"/>
          <w:rFonts w:eastAsiaTheme="minorEastAsia"/>
          <w:szCs w:val="26"/>
          <w:lang w:val="pt-BR"/>
          <w:rPrChange w:id="3741" w:author="The Si Tran" w:date="2012-12-06T01:24:00Z">
            <w:rPr>
              <w:del w:id="3742" w:author="The Si Tran" w:date="2012-12-12T00:12:00Z"/>
              <w:sz w:val="28"/>
              <w:szCs w:val="28"/>
              <w:lang w:val="pt-BR"/>
            </w:rPr>
          </w:rPrChange>
        </w:rPr>
        <w:pPrChange w:id="3743" w:author="The Si Tran" w:date="2012-12-06T01:24:00Z">
          <w:pPr>
            <w:ind w:firstLine="540"/>
          </w:pPr>
        </w:pPrChange>
      </w:pPr>
      <w:del w:id="3744" w:author="The Si Tran" w:date="2012-12-12T00:12:00Z">
        <w:r w:rsidRPr="0049233F" w:rsidDel="00361F58">
          <w:rPr>
            <w:szCs w:val="26"/>
            <w:lang w:val="pt-BR"/>
            <w:rPrChange w:id="3745"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746" w:author="The Si Tran" w:date="2012-12-12T00:12:00Z"/>
          <w:szCs w:val="26"/>
          <w:lang w:val="pt-BR"/>
          <w:rPrChange w:id="3747" w:author="The Si Tran" w:date="2012-12-06T01:24:00Z">
            <w:rPr>
              <w:del w:id="3748" w:author="The Si Tran" w:date="2012-12-12T00:12:00Z"/>
              <w:sz w:val="28"/>
              <w:szCs w:val="28"/>
              <w:lang w:val="pt-BR"/>
            </w:rPr>
          </w:rPrChange>
        </w:rPr>
        <w:pPrChange w:id="3749" w:author="The Si Tran" w:date="2012-12-06T01:27:00Z">
          <w:pPr>
            <w:ind w:firstLine="540"/>
          </w:pPr>
        </w:pPrChange>
      </w:pPr>
      <w:del w:id="3750" w:author="The Si Tran" w:date="2012-12-06T01:24:00Z">
        <w:r w:rsidRPr="00AF1345" w:rsidDel="009C05B7">
          <w:rPr>
            <w:position w:val="-124"/>
            <w:szCs w:val="26"/>
            <w:lang w:val="pt-BR"/>
          </w:rPr>
          <w:object w:dxaOrig="6780" w:dyaOrig="2600" w14:anchorId="5F78E78C">
            <v:shape id="_x0000_i1077" type="#_x0000_t75" style="width:413.6pt;height:159.05pt" o:ole="">
              <v:imagedata r:id="rId124" o:title=""/>
            </v:shape>
            <o:OLEObject Type="Embed" ProgID="Equation.DSMT4" ShapeID="_x0000_i1077" DrawAspect="Content" ObjectID="_1417159076" r:id="rId125"/>
          </w:object>
        </w:r>
      </w:del>
      <w:del w:id="3751" w:author="The Si Tran" w:date="2012-12-12T00:12:00Z">
        <w:r w:rsidRPr="00AC1C82" w:rsidDel="00361F58">
          <w:rPr>
            <w:position w:val="-4"/>
            <w:szCs w:val="26"/>
            <w:lang w:val="pt-BR"/>
          </w:rPr>
          <w:object w:dxaOrig="180" w:dyaOrig="279" w14:anchorId="3C57DC65">
            <v:shape id="_x0000_i1078" type="#_x0000_t75" style="width:9.2pt;height:14.25pt" o:ole="">
              <v:imagedata r:id="rId20" o:title=""/>
            </v:shape>
            <o:OLEObject Type="Embed" ProgID="Equation.DSMT4" ShapeID="_x0000_i1078" DrawAspect="Content" ObjectID="_1417159077" r:id="rId126"/>
          </w:object>
        </w:r>
        <w:r w:rsidRPr="0049233F" w:rsidDel="00361F58">
          <w:rPr>
            <w:szCs w:val="26"/>
            <w:lang w:val="pt-BR"/>
            <w:rPrChange w:id="3752"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753" w:author="The Si Tran" w:date="2012-12-12T00:12:00Z"/>
          <w:szCs w:val="26"/>
          <w:lang w:val="pt-BR"/>
          <w:rPrChange w:id="3754" w:author="The Si Tran" w:date="2012-12-05T23:02:00Z">
            <w:rPr>
              <w:del w:id="3755" w:author="The Si Tran" w:date="2012-12-12T00:12:00Z"/>
              <w:sz w:val="28"/>
              <w:szCs w:val="28"/>
              <w:lang w:val="pt-BR"/>
            </w:rPr>
          </w:rPrChange>
        </w:rPr>
      </w:pPr>
      <w:del w:id="3756" w:author="The Si Tran" w:date="2012-12-06T01:27:00Z">
        <w:r w:rsidRPr="00AF1345" w:rsidDel="00261881">
          <w:rPr>
            <w:position w:val="-12"/>
            <w:szCs w:val="26"/>
            <w:lang w:val="pt-BR"/>
          </w:rPr>
          <w:object w:dxaOrig="1040" w:dyaOrig="360" w14:anchorId="11AEF62C">
            <v:shape id="_x0000_i1079" type="#_x0000_t75" style="width:118.05pt;height:40.2pt" o:ole="">
              <v:imagedata r:id="rId127" o:title=""/>
            </v:shape>
            <o:OLEObject Type="Embed" ProgID="Equation.DSMT4" ShapeID="_x0000_i1079" DrawAspect="Content" ObjectID="_1417159078" r:id="rId128"/>
          </w:object>
        </w:r>
      </w:del>
    </w:p>
    <w:p w14:paraId="1B74205E" w14:textId="77777777" w:rsidR="00261881" w:rsidRPr="0049233F" w:rsidDel="00361F58" w:rsidRDefault="006A21F7" w:rsidP="006A21F7">
      <w:pPr>
        <w:ind w:firstLine="540"/>
        <w:rPr>
          <w:del w:id="3757" w:author="The Si Tran" w:date="2012-12-12T00:12:00Z"/>
          <w:szCs w:val="26"/>
          <w:lang w:val="pt-BR"/>
          <w:rPrChange w:id="3758" w:author="The Si Tran" w:date="2012-12-05T23:02:00Z">
            <w:rPr>
              <w:del w:id="3759" w:author="The Si Tran" w:date="2012-12-12T00:12:00Z"/>
              <w:sz w:val="28"/>
              <w:szCs w:val="28"/>
              <w:lang w:val="pt-BR"/>
            </w:rPr>
          </w:rPrChange>
        </w:rPr>
      </w:pPr>
      <w:del w:id="3760" w:author="The Si Tran" w:date="2012-12-12T00:12:00Z">
        <w:r w:rsidRPr="0049233F" w:rsidDel="00361F58">
          <w:rPr>
            <w:szCs w:val="26"/>
            <w:lang w:val="pt-BR"/>
            <w:rPrChange w:id="3761"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762" w:author="The Si Tran" w:date="2012-12-06T01:28:00Z"/>
          <w:szCs w:val="26"/>
          <w:lang w:val="pt-BR"/>
          <w:rPrChange w:id="3763" w:author="The Si Tran" w:date="2012-12-05T23:02:00Z">
            <w:rPr>
              <w:del w:id="3764" w:author="The Si Tran" w:date="2012-12-06T01:28:00Z"/>
              <w:sz w:val="28"/>
              <w:szCs w:val="28"/>
              <w:lang w:val="pt-BR"/>
            </w:rPr>
          </w:rPrChange>
        </w:rPr>
      </w:pPr>
      <w:del w:id="3765" w:author="The Si Tran" w:date="2012-12-06T01:28:00Z">
        <w:r w:rsidRPr="00AF1345" w:rsidDel="00261881">
          <w:rPr>
            <w:position w:val="-122"/>
            <w:szCs w:val="26"/>
            <w:lang w:val="pt-BR"/>
          </w:rPr>
          <w:object w:dxaOrig="5800" w:dyaOrig="2560" w14:anchorId="0026A38C">
            <v:shape id="_x0000_i1080" type="#_x0000_t75" style="width:354.15pt;height:156.55pt" o:ole="">
              <v:imagedata r:id="rId129" o:title=""/>
            </v:shape>
            <o:OLEObject Type="Embed" ProgID="Equation.DSMT4" ShapeID="_x0000_i1080" DrawAspect="Content" ObjectID="_1417159079" r:id="rId130"/>
          </w:object>
        </w:r>
        <w:r w:rsidRPr="0049233F" w:rsidDel="00261881">
          <w:rPr>
            <w:szCs w:val="26"/>
            <w:lang w:val="pt-BR"/>
            <w:rPrChange w:id="3766"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767" w:author="The Si Tran" w:date="2012-12-06T01:30:00Z"/>
          <w:szCs w:val="26"/>
          <w:lang w:val="pt-BR"/>
          <w:rPrChange w:id="3768" w:author="The Si Tran" w:date="2012-12-05T23:02:00Z">
            <w:rPr>
              <w:del w:id="3769" w:author="The Si Tran" w:date="2012-12-06T01:30:00Z"/>
              <w:sz w:val="28"/>
              <w:szCs w:val="28"/>
              <w:lang w:val="pt-BR"/>
            </w:rPr>
          </w:rPrChange>
        </w:rPr>
      </w:pPr>
    </w:p>
    <w:p w14:paraId="75981A4C" w14:textId="77777777" w:rsidR="006A21F7" w:rsidRPr="0049233F" w:rsidDel="00361F58" w:rsidRDefault="006A21F7" w:rsidP="006A21F7">
      <w:pPr>
        <w:ind w:firstLine="540"/>
        <w:rPr>
          <w:del w:id="3770" w:author="The Si Tran" w:date="2012-12-12T00:12:00Z"/>
          <w:szCs w:val="26"/>
          <w:lang w:val="pt-BR"/>
          <w:rPrChange w:id="3771" w:author="The Si Tran" w:date="2012-12-05T23:02:00Z">
            <w:rPr>
              <w:del w:id="3772" w:author="The Si Tran" w:date="2012-12-12T00:12:00Z"/>
              <w:sz w:val="28"/>
              <w:szCs w:val="28"/>
              <w:lang w:val="pt-BR"/>
            </w:rPr>
          </w:rPrChange>
        </w:rPr>
      </w:pPr>
    </w:p>
    <w:p w14:paraId="6735D7E8" w14:textId="77777777" w:rsidR="006A21F7" w:rsidRPr="0049233F" w:rsidDel="008771FB" w:rsidRDefault="006A21F7" w:rsidP="006A21F7">
      <w:pPr>
        <w:ind w:firstLine="540"/>
        <w:rPr>
          <w:del w:id="3773" w:author="The Si Tran" w:date="2012-12-06T01:30:00Z"/>
          <w:szCs w:val="26"/>
          <w:lang w:val="pt-BR"/>
          <w:rPrChange w:id="3774" w:author="The Si Tran" w:date="2012-12-05T23:02:00Z">
            <w:rPr>
              <w:del w:id="3775" w:author="The Si Tran" w:date="2012-12-06T01:30:00Z"/>
              <w:sz w:val="28"/>
              <w:szCs w:val="28"/>
              <w:lang w:val="pt-BR"/>
            </w:rPr>
          </w:rPrChange>
        </w:rPr>
      </w:pPr>
      <w:del w:id="3776" w:author="The Si Tran" w:date="2012-12-06T01:30:00Z">
        <w:r w:rsidRPr="0049233F" w:rsidDel="008771FB">
          <w:rPr>
            <w:szCs w:val="26"/>
            <w:lang w:val="pt-BR"/>
            <w:rPrChange w:id="3777"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1" type="#_x0000_t75" style="width:68.65pt;height:159.05pt" o:ole="">
              <v:imagedata r:id="rId131" o:title=""/>
            </v:shape>
            <o:OLEObject Type="Embed" ProgID="Equation.DSMT4" ShapeID="_x0000_i1081" DrawAspect="Content" ObjectID="_1417159080" r:id="rId132"/>
          </w:object>
        </w:r>
        <w:r w:rsidRPr="0049233F" w:rsidDel="008771FB">
          <w:rPr>
            <w:szCs w:val="26"/>
            <w:lang w:val="pt-BR"/>
            <w:rPrChange w:id="3778"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2" type="#_x0000_t75" style="width:74.5pt;height:156.55pt" o:ole="">
              <v:imagedata r:id="rId133" o:title=""/>
            </v:shape>
            <o:OLEObject Type="Embed" ProgID="Equation.DSMT4" ShapeID="_x0000_i1082" DrawAspect="Content" ObjectID="_1417159081" r:id="rId134"/>
          </w:object>
        </w:r>
      </w:del>
    </w:p>
    <w:p w14:paraId="17A8DAB1" w14:textId="77777777" w:rsidR="006A21F7" w:rsidRPr="0049233F" w:rsidDel="00361F58" w:rsidRDefault="006A21F7" w:rsidP="006A21F7">
      <w:pPr>
        <w:ind w:firstLine="540"/>
        <w:rPr>
          <w:del w:id="3779" w:author="The Si Tran" w:date="2012-12-12T00:12:00Z"/>
          <w:szCs w:val="26"/>
          <w:lang w:val="pt-BR"/>
          <w:rPrChange w:id="3780" w:author="The Si Tran" w:date="2012-12-05T23:02:00Z">
            <w:rPr>
              <w:del w:id="3781" w:author="The Si Tran" w:date="2012-12-12T00:12:00Z"/>
              <w:sz w:val="28"/>
              <w:szCs w:val="28"/>
              <w:lang w:val="pt-BR"/>
            </w:rPr>
          </w:rPrChange>
        </w:rPr>
      </w:pPr>
      <w:del w:id="3782" w:author="The Si Tran" w:date="2012-12-12T00:12:00Z">
        <w:r w:rsidRPr="0049233F" w:rsidDel="00361F58">
          <w:rPr>
            <w:szCs w:val="26"/>
            <w:lang w:val="pt-BR"/>
            <w:rPrChange w:id="3783" w:author="The Si Tran" w:date="2012-12-05T23:02:00Z">
              <w:rPr>
                <w:sz w:val="28"/>
                <w:szCs w:val="28"/>
                <w:lang w:val="pt-BR"/>
              </w:rPr>
            </w:rPrChange>
          </w:rPr>
          <w:delText xml:space="preserve">Cho mọi </w:delText>
        </w:r>
      </w:del>
      <w:del w:id="3784" w:author="The Si Tran" w:date="2012-12-06T20:15:00Z">
        <w:r w:rsidRPr="0049233F" w:rsidDel="00FF697A">
          <w:rPr>
            <w:szCs w:val="26"/>
            <w:lang w:val="pt-BR"/>
            <w:rPrChange w:id="3785" w:author="The Si Tran" w:date="2012-12-05T23:02:00Z">
              <w:rPr>
                <w:sz w:val="28"/>
                <w:szCs w:val="28"/>
                <w:lang w:val="pt-BR"/>
              </w:rPr>
            </w:rPrChange>
          </w:rPr>
          <w:delText xml:space="preserve">k, k=1,2,3,... </w:delText>
        </w:r>
      </w:del>
      <w:del w:id="3786" w:author="The Si Tran" w:date="2012-12-06T20:16:00Z">
        <w:r w:rsidRPr="0049233F" w:rsidDel="0045340D">
          <w:rPr>
            <w:szCs w:val="26"/>
            <w:lang w:val="pt-BR"/>
            <w:rPrChange w:id="3787" w:author="The Si Tran" w:date="2012-12-05T23:02:00Z">
              <w:rPr>
                <w:sz w:val="28"/>
                <w:szCs w:val="28"/>
                <w:lang w:val="pt-BR"/>
              </w:rPr>
            </w:rPrChange>
          </w:rPr>
          <w:delText xml:space="preserve">hệ số </w:delText>
        </w:r>
      </w:del>
      <w:del w:id="3788" w:author="The Si Tran" w:date="2012-12-06T01:30:00Z">
        <w:r w:rsidRPr="00AF1345" w:rsidDel="008771FB">
          <w:rPr>
            <w:position w:val="-12"/>
            <w:szCs w:val="26"/>
            <w:lang w:val="pt-BR"/>
          </w:rPr>
          <w:object w:dxaOrig="320" w:dyaOrig="360" w14:anchorId="3B080946">
            <v:shape id="_x0000_i1083" type="#_x0000_t75" style="width:17.6pt;height:21.75pt" o:ole="">
              <v:imagedata r:id="rId135" o:title=""/>
            </v:shape>
            <o:OLEObject Type="Embed" ProgID="Equation.DSMT4" ShapeID="_x0000_i1083" DrawAspect="Content" ObjectID="_1417159082" r:id="rId136"/>
          </w:object>
        </w:r>
      </w:del>
      <w:del w:id="3789" w:author="The Si Tran" w:date="2012-12-06T20:16:00Z">
        <w:r w:rsidRPr="0049233F" w:rsidDel="0045340D">
          <w:rPr>
            <w:szCs w:val="26"/>
            <w:lang w:val="pt-BR"/>
            <w:rPrChange w:id="3790" w:author="The Si Tran" w:date="2012-12-05T23:02:00Z">
              <w:rPr>
                <w:sz w:val="28"/>
                <w:szCs w:val="28"/>
                <w:lang w:val="pt-BR"/>
              </w:rPr>
            </w:rPrChange>
          </w:rPr>
          <w:delText xml:space="preserve"> </w:delText>
        </w:r>
      </w:del>
      <w:del w:id="3791" w:author="The Si Tran" w:date="2012-12-12T00:12:00Z">
        <w:r w:rsidRPr="0049233F" w:rsidDel="00361F58">
          <w:rPr>
            <w:szCs w:val="26"/>
            <w:lang w:val="pt-BR"/>
            <w:rPrChange w:id="3792"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793" w:author="The Si Tran" w:date="2012-12-06T01:32:00Z">
        <m:oMath>
          <m:r>
            <m:rPr>
              <m:sty m:val="p"/>
            </m:rPr>
            <w:rPr>
              <w:rFonts w:ascii="Cambria Math" w:hAnsi="Cambria Math"/>
              <w:position w:val="-12"/>
              <w:szCs w:val="26"/>
              <w:lang w:val="pt-BR"/>
            </w:rPr>
            <w:object w:dxaOrig="320" w:dyaOrig="360" w14:anchorId="3E58930E">
              <v:shape id="_x0000_i1084" type="#_x0000_t75" style="width:17.6pt;height:21.75pt" o:ole="">
                <v:imagedata r:id="rId135" o:title=""/>
              </v:shape>
              <o:OLEObject Type="Embed" ProgID="Equation.DSMT4" ShapeID="_x0000_i1084" DrawAspect="Content" ObjectID="_1417159083" r:id="rId137"/>
            </w:object>
          </m:r>
        </m:oMath>
        <w:r w:rsidRPr="0049233F" w:rsidDel="008771FB">
          <w:rPr>
            <w:szCs w:val="26"/>
            <w:lang w:val="pt-BR"/>
            <w:rPrChange w:id="3794" w:author="The Si Tran" w:date="2012-12-05T23:02:00Z">
              <w:rPr>
                <w:sz w:val="28"/>
                <w:szCs w:val="28"/>
                <w:lang w:val="pt-BR"/>
              </w:rPr>
            </w:rPrChange>
          </w:rPr>
          <w:delText xml:space="preserve">= 0 </w:delText>
        </w:r>
      </w:del>
      <w:del w:id="3795" w:author="The Si Tran" w:date="2012-12-12T00:12:00Z">
        <w:r w:rsidRPr="0049233F" w:rsidDel="00361F58">
          <w:rPr>
            <w:szCs w:val="26"/>
            <w:lang w:val="pt-BR"/>
            <w:rPrChange w:id="3796" w:author="The Si Tran" w:date="2012-12-05T23:02:00Z">
              <w:rPr>
                <w:sz w:val="28"/>
                <w:szCs w:val="28"/>
                <w:lang w:val="pt-BR"/>
              </w:rPr>
            </w:rPrChange>
          </w:rPr>
          <w:delText xml:space="preserve">với </w:delText>
        </w:r>
      </w:del>
      <w:del w:id="3797" w:author="The Si Tran" w:date="2012-12-06T20:15:00Z">
        <w:r w:rsidRPr="0049233F" w:rsidDel="00940531">
          <w:rPr>
            <w:szCs w:val="26"/>
            <w:lang w:val="pt-BR"/>
            <w:rPrChange w:id="3798" w:author="The Si Tran" w:date="2012-12-05T23:02:00Z">
              <w:rPr>
                <w:sz w:val="28"/>
                <w:szCs w:val="28"/>
                <w:lang w:val="pt-BR"/>
              </w:rPr>
            </w:rPrChange>
          </w:rPr>
          <w:delText>k &gt; p</w:delText>
        </w:r>
      </w:del>
      <w:del w:id="3799" w:author="The Si Tran" w:date="2012-12-12T00:12:00Z">
        <w:r w:rsidRPr="0049233F" w:rsidDel="00361F58">
          <w:rPr>
            <w:szCs w:val="26"/>
            <w:lang w:val="pt-BR"/>
            <w:rPrChange w:id="3800"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801" w:author="The Si Tran" w:date="2012-12-12T00:12:00Z"/>
          <w:szCs w:val="26"/>
          <w:lang w:val="pt-BR"/>
          <w:rPrChange w:id="3802" w:author="The Si Tran" w:date="2012-12-05T23:02:00Z">
            <w:rPr>
              <w:del w:id="3803" w:author="The Si Tran" w:date="2012-12-12T00:12:00Z"/>
              <w:sz w:val="28"/>
              <w:szCs w:val="28"/>
              <w:lang w:val="pt-BR"/>
            </w:rPr>
          </w:rPrChange>
        </w:rPr>
      </w:pPr>
      <w:del w:id="3804" w:author="The Si Tran" w:date="2012-12-12T00:12:00Z">
        <w:r w:rsidRPr="0049233F" w:rsidDel="00361F58">
          <w:rPr>
            <w:szCs w:val="26"/>
            <w:lang w:val="pt-BR"/>
            <w:rPrChange w:id="3805"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806" w:author="The Si Tran" w:date="2012-12-06T20:17:00Z">
        <w:r w:rsidRPr="00AF1345" w:rsidDel="00D362B7">
          <w:rPr>
            <w:position w:val="-8"/>
            <w:szCs w:val="26"/>
            <w:lang w:val="pt-BR"/>
          </w:rPr>
          <w:object w:dxaOrig="859" w:dyaOrig="360" w14:anchorId="670E44A5">
            <v:shape id="_x0000_i1085" type="#_x0000_t75" style="width:42.7pt;height:17.6pt" o:ole="">
              <v:imagedata r:id="rId106" o:title=""/>
            </v:shape>
            <o:OLEObject Type="Embed" ProgID="Equation.DSMT4" ShapeID="_x0000_i1085" DrawAspect="Content" ObjectID="_1417159084" r:id="rId138"/>
          </w:object>
        </w:r>
      </w:del>
      <w:del w:id="3807" w:author="The Si Tran" w:date="2012-12-12T00:12:00Z">
        <w:r w:rsidRPr="0049233F" w:rsidDel="00361F58">
          <w:rPr>
            <w:szCs w:val="26"/>
            <w:lang w:val="pt-BR"/>
            <w:rPrChange w:id="3808" w:author="The Si Tran" w:date="2012-12-05T23:02:00Z">
              <w:rPr>
                <w:sz w:val="28"/>
                <w:szCs w:val="28"/>
                <w:lang w:val="pt-BR"/>
              </w:rPr>
            </w:rPrChange>
          </w:rPr>
          <w:delText xml:space="preserve">, với </w:delText>
        </w:r>
      </w:del>
      <w:del w:id="3809" w:author="The Si Tran" w:date="2012-12-06T20:17:00Z">
        <w:r w:rsidRPr="0049233F" w:rsidDel="0089241B">
          <w:rPr>
            <w:szCs w:val="26"/>
            <w:lang w:val="pt-BR"/>
            <w:rPrChange w:id="3810" w:author="The Si Tran" w:date="2012-12-05T23:02:00Z">
              <w:rPr>
                <w:sz w:val="28"/>
                <w:szCs w:val="28"/>
                <w:lang w:val="pt-BR"/>
              </w:rPr>
            </w:rPrChange>
          </w:rPr>
          <w:delText>N</w:delText>
        </w:r>
      </w:del>
      <w:del w:id="3811" w:author="The Si Tran" w:date="2012-12-12T00:12:00Z">
        <w:r w:rsidRPr="0049233F" w:rsidDel="00361F58">
          <w:rPr>
            <w:szCs w:val="26"/>
            <w:lang w:val="pt-BR"/>
            <w:rPrChange w:id="3812"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813" w:author="The Si Tran" w:date="2012-12-06T20:19:00Z"/>
          <w:szCs w:val="26"/>
          <w:lang w:val="pt-BR"/>
          <w:rPrChange w:id="3814" w:author="The Si Tran" w:date="2012-12-06T20:18:00Z">
            <w:rPr>
              <w:del w:id="3815" w:author="The Si Tran" w:date="2012-12-06T20:19:00Z"/>
              <w:sz w:val="28"/>
              <w:szCs w:val="28"/>
              <w:lang w:val="pt-BR"/>
            </w:rPr>
          </w:rPrChange>
        </w:rPr>
      </w:pPr>
      <w:del w:id="3816" w:author="The Si Tran" w:date="2012-12-12T13:59:00Z">
        <w:r w:rsidRPr="0049233F" w:rsidDel="000064E1">
          <w:rPr>
            <w:szCs w:val="26"/>
            <w:lang w:val="pt-BR"/>
            <w:rPrChange w:id="3817"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3818" w:author="The Si Tran" w:date="2012-12-06T20:19:00Z"/>
          <w:szCs w:val="26"/>
          <w:lang w:val="pt-BR"/>
          <w:rPrChange w:id="3819" w:author="The Si Tran" w:date="2012-12-05T23:02:00Z">
            <w:rPr>
              <w:del w:id="3820" w:author="The Si Tran" w:date="2012-12-06T20:19:00Z"/>
              <w:sz w:val="28"/>
              <w:szCs w:val="28"/>
              <w:lang w:val="pt-BR"/>
            </w:rPr>
          </w:rPrChange>
        </w:rPr>
      </w:pPr>
      <w:del w:id="3821" w:author="The Si Tran" w:date="2012-12-06T20:19:00Z">
        <w:r w:rsidRPr="00AF1345" w:rsidDel="0089241B">
          <w:rPr>
            <w:position w:val="-12"/>
            <w:szCs w:val="26"/>
            <w:lang w:val="pt-BR"/>
          </w:rPr>
          <w:object w:dxaOrig="2740" w:dyaOrig="360" w14:anchorId="296C4F80">
            <v:shape id="_x0000_i1086" type="#_x0000_t75" style="width:161.6pt;height:20.95pt" o:ole="">
              <v:imagedata r:id="rId9" o:title=""/>
            </v:shape>
            <o:OLEObject Type="Embed" ProgID="Equation.DSMT4" ShapeID="_x0000_i1086" DrawAspect="Content" ObjectID="_1417159085" r:id="rId139"/>
          </w:object>
        </w:r>
      </w:del>
    </w:p>
    <w:p w14:paraId="0867CF52" w14:textId="77777777" w:rsidR="006A21F7" w:rsidRPr="0049233F" w:rsidDel="000064E1" w:rsidRDefault="006A21F7" w:rsidP="006A21F7">
      <w:pPr>
        <w:ind w:firstLine="540"/>
        <w:rPr>
          <w:del w:id="3822" w:author="The Si Tran" w:date="2012-12-12T13:59:00Z"/>
          <w:szCs w:val="26"/>
          <w:lang w:val="pt-BR"/>
          <w:rPrChange w:id="3823" w:author="The Si Tran" w:date="2012-12-05T23:02:00Z">
            <w:rPr>
              <w:del w:id="3824" w:author="The Si Tran" w:date="2012-12-12T13:59:00Z"/>
              <w:sz w:val="28"/>
              <w:szCs w:val="28"/>
              <w:lang w:val="pt-BR"/>
            </w:rPr>
          </w:rPrChange>
        </w:rPr>
      </w:pPr>
    </w:p>
    <w:p w14:paraId="118930DE" w14:textId="77777777" w:rsidR="006A21F7" w:rsidRPr="0049233F" w:rsidDel="000064E1" w:rsidRDefault="006A21F7" w:rsidP="006A21F7">
      <w:pPr>
        <w:ind w:firstLine="540"/>
        <w:rPr>
          <w:del w:id="3825" w:author="The Si Tran" w:date="2012-12-12T13:59:00Z"/>
          <w:i/>
          <w:szCs w:val="26"/>
          <w:rPrChange w:id="3826" w:author="The Si Tran" w:date="2012-12-05T23:02:00Z">
            <w:rPr>
              <w:del w:id="3827" w:author="The Si Tran" w:date="2012-12-12T13:59:00Z"/>
              <w:i/>
              <w:sz w:val="28"/>
              <w:szCs w:val="28"/>
            </w:rPr>
          </w:rPrChange>
        </w:rPr>
      </w:pPr>
      <w:del w:id="3828" w:author="The Si Tran" w:date="2012-12-12T13:59:00Z">
        <w:r w:rsidRPr="0049233F" w:rsidDel="000064E1">
          <w:rPr>
            <w:i/>
            <w:szCs w:val="26"/>
            <w:rPrChange w:id="3829"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3830" w:author="The Si Tran" w:date="2012-12-12T13:59:00Z"/>
          <w:i/>
          <w:szCs w:val="26"/>
          <w:rPrChange w:id="3831" w:author="The Si Tran" w:date="2012-12-05T23:02:00Z">
            <w:rPr>
              <w:del w:id="3832" w:author="The Si Tran" w:date="2012-12-12T13:59:00Z"/>
              <w:i/>
              <w:sz w:val="28"/>
              <w:szCs w:val="28"/>
            </w:rPr>
          </w:rPrChange>
        </w:rPr>
      </w:pPr>
      <w:del w:id="3833" w:author="The Si Tran" w:date="2012-12-12T13:59:00Z">
        <w:r w:rsidRPr="0049233F" w:rsidDel="000064E1">
          <w:rPr>
            <w:i/>
            <w:szCs w:val="26"/>
            <w:rPrChange w:id="3834"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3835" w:author="The Si Tran" w:date="2012-12-12T13:59:00Z"/>
          <w:i/>
          <w:szCs w:val="26"/>
          <w:rPrChange w:id="3836" w:author="The Si Tran" w:date="2012-12-05T23:02:00Z">
            <w:rPr>
              <w:del w:id="3837" w:author="The Si Tran" w:date="2012-12-12T13:59:00Z"/>
              <w:i/>
              <w:sz w:val="28"/>
              <w:szCs w:val="28"/>
            </w:rPr>
          </w:rPrChange>
        </w:rPr>
      </w:pPr>
      <w:del w:id="3838" w:author="The Si Tran" w:date="2012-12-12T13:59:00Z">
        <w:r w:rsidRPr="0049233F" w:rsidDel="000064E1">
          <w:rPr>
            <w:i/>
            <w:szCs w:val="26"/>
            <w:rPrChange w:id="3839"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3840" w:author="The Si Tran" w:date="2012-12-12T13:59:00Z"/>
          <w:i/>
          <w:szCs w:val="26"/>
          <w:lang w:val="fr-FR"/>
          <w:rPrChange w:id="3841" w:author="The Si Tran" w:date="2012-12-05T23:02:00Z">
            <w:rPr>
              <w:del w:id="3842" w:author="The Si Tran" w:date="2012-12-12T13:59:00Z"/>
              <w:i/>
              <w:sz w:val="28"/>
              <w:szCs w:val="28"/>
              <w:lang w:val="fr-FR"/>
            </w:rPr>
          </w:rPrChange>
        </w:rPr>
      </w:pPr>
      <w:del w:id="3843" w:author="The Si Tran" w:date="2012-12-12T13:59:00Z">
        <w:r w:rsidRPr="0049233F" w:rsidDel="000064E1">
          <w:rPr>
            <w:i/>
            <w:szCs w:val="26"/>
            <w:lang w:val="fr-FR"/>
            <w:rPrChange w:id="3844"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3845" w:author="The Si Tran" w:date="2012-12-12T13:59:00Z"/>
          <w:i/>
          <w:szCs w:val="26"/>
          <w:lang w:val="fr-FR"/>
          <w:rPrChange w:id="3846" w:author="The Si Tran" w:date="2012-12-05T23:02:00Z">
            <w:rPr>
              <w:del w:id="3847" w:author="The Si Tran" w:date="2012-12-12T13:59:00Z"/>
              <w:i/>
              <w:sz w:val="28"/>
              <w:szCs w:val="28"/>
              <w:lang w:val="fr-FR"/>
            </w:rPr>
          </w:rPrChange>
        </w:rPr>
      </w:pPr>
      <w:del w:id="3848" w:author="The Si Tran" w:date="2012-12-12T13:59:00Z">
        <w:r w:rsidRPr="0049233F" w:rsidDel="000064E1">
          <w:rPr>
            <w:i/>
            <w:szCs w:val="26"/>
            <w:lang w:val="fr-FR"/>
            <w:rPrChange w:id="3849"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3850" w:author="The Si Tran" w:date="2012-12-12T13:59:00Z"/>
          <w:i/>
          <w:szCs w:val="26"/>
          <w:lang w:val="pt-BR"/>
          <w:rPrChange w:id="3851" w:author="The Si Tran" w:date="2012-12-05T23:02:00Z">
            <w:rPr>
              <w:del w:id="3852" w:author="The Si Tran" w:date="2012-12-12T13:59:00Z"/>
              <w:i/>
              <w:sz w:val="28"/>
              <w:szCs w:val="28"/>
              <w:lang w:val="pt-BR"/>
            </w:rPr>
          </w:rPrChange>
        </w:rPr>
      </w:pPr>
      <w:del w:id="3853" w:author="The Si Tran" w:date="2012-12-12T13:59:00Z">
        <w:r w:rsidRPr="0049233F" w:rsidDel="000064E1">
          <w:rPr>
            <w:i/>
            <w:szCs w:val="26"/>
            <w:lang w:val="pt-BR"/>
            <w:rPrChange w:id="3854"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3855" w:author="The Si Tran" w:date="2012-12-12T13:59:00Z"/>
          <w:i/>
          <w:szCs w:val="26"/>
          <w:lang w:val="pt-BR"/>
          <w:rPrChange w:id="3856" w:author="The Si Tran" w:date="2012-12-05T23:02:00Z">
            <w:rPr>
              <w:del w:id="3857" w:author="The Si Tran" w:date="2012-12-12T13:59:00Z"/>
              <w:i/>
              <w:sz w:val="28"/>
              <w:szCs w:val="28"/>
              <w:lang w:val="pt-BR"/>
            </w:rPr>
          </w:rPrChange>
        </w:rPr>
      </w:pPr>
      <w:del w:id="3858" w:author="The Si Tran" w:date="2012-12-12T13:59:00Z">
        <w:r w:rsidRPr="0049233F" w:rsidDel="000064E1">
          <w:rPr>
            <w:i/>
            <w:szCs w:val="26"/>
            <w:lang w:val="pt-BR"/>
            <w:rPrChange w:id="3859"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3860" w:author="The Si Tran" w:date="2012-12-12T13:59:00Z"/>
          <w:i/>
          <w:szCs w:val="26"/>
          <w:lang w:val="pt-BR"/>
          <w:rPrChange w:id="3861" w:author="The Si Tran" w:date="2012-12-05T23:02:00Z">
            <w:rPr>
              <w:del w:id="3862" w:author="The Si Tran" w:date="2012-12-12T13:59:00Z"/>
              <w:i/>
              <w:sz w:val="28"/>
              <w:szCs w:val="28"/>
              <w:lang w:val="pt-BR"/>
            </w:rPr>
          </w:rPrChange>
        </w:rPr>
      </w:pPr>
      <w:del w:id="3863" w:author="The Si Tran" w:date="2012-12-12T13:59:00Z">
        <w:r w:rsidRPr="0049233F" w:rsidDel="000064E1">
          <w:rPr>
            <w:i/>
            <w:szCs w:val="26"/>
            <w:lang w:val="pt-BR"/>
            <w:rPrChange w:id="3864"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3865" w:author="The Si Tran" w:date="2012-12-12T13:59:00Z"/>
          <w:i/>
          <w:szCs w:val="26"/>
          <w:lang w:val="pt-BR"/>
          <w:rPrChange w:id="3866" w:author="The Si Tran" w:date="2012-12-05T23:02:00Z">
            <w:rPr>
              <w:del w:id="3867" w:author="The Si Tran" w:date="2012-12-12T13:59:00Z"/>
              <w:i/>
              <w:sz w:val="28"/>
              <w:szCs w:val="28"/>
              <w:lang w:val="pt-BR"/>
            </w:rPr>
          </w:rPrChange>
        </w:rPr>
      </w:pPr>
      <w:del w:id="3868" w:author="The Si Tran" w:date="2012-12-12T13:59:00Z">
        <w:r w:rsidRPr="0049233F" w:rsidDel="000064E1">
          <w:rPr>
            <w:i/>
            <w:szCs w:val="26"/>
            <w:lang w:val="pt-BR"/>
            <w:rPrChange w:id="3869"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3870" w:author="The Si Tran" w:date="2012-12-05T23:02:00Z">
            <w:rPr>
              <w:sz w:val="28"/>
              <w:szCs w:val="28"/>
              <w:lang w:val="pt-BR"/>
            </w:rPr>
          </w:rPrChange>
        </w:rPr>
      </w:pPr>
      <w:r w:rsidRPr="0049233F">
        <w:rPr>
          <w:szCs w:val="26"/>
          <w:lang w:val="pt-BR"/>
          <w:rPrChange w:id="3871" w:author="The Si Tran" w:date="2012-12-05T23:02:00Z">
            <w:rPr>
              <w:sz w:val="28"/>
              <w:szCs w:val="28"/>
              <w:lang w:val="pt-BR"/>
            </w:rPr>
          </w:rPrChange>
        </w:rPr>
        <w:t xml:space="preserve">Hình </w:t>
      </w:r>
      <w:ins w:id="3872" w:author="The Si Tran" w:date="2012-12-12T00:13:00Z">
        <w:r w:rsidR="00361F58">
          <w:rPr>
            <w:szCs w:val="26"/>
            <w:lang w:val="pt-BR"/>
          </w:rPr>
          <w:t>3.2</w:t>
        </w:r>
      </w:ins>
      <w:del w:id="3873" w:author="The Si Tran" w:date="2012-12-12T00:13:00Z">
        <w:r w:rsidRPr="0049233F" w:rsidDel="00361F58">
          <w:rPr>
            <w:szCs w:val="26"/>
            <w:lang w:val="pt-BR"/>
            <w:rPrChange w:id="3874" w:author="The Si Tran" w:date="2012-12-05T23:02:00Z">
              <w:rPr>
                <w:sz w:val="28"/>
                <w:szCs w:val="28"/>
                <w:lang w:val="pt-BR"/>
              </w:rPr>
            </w:rPrChange>
          </w:rPr>
          <w:delText>8</w:delText>
        </w:r>
      </w:del>
      <w:r w:rsidRPr="0049233F">
        <w:rPr>
          <w:szCs w:val="26"/>
          <w:lang w:val="pt-BR"/>
          <w:rPrChange w:id="3875"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ind w:firstLine="540"/>
        <w:jc w:val="center"/>
        <w:rPr>
          <w:szCs w:val="26"/>
          <w:lang w:val="pt-BR"/>
          <w:rPrChange w:id="3876" w:author="The Si Tran" w:date="2012-12-05T23:02:00Z">
            <w:rPr>
              <w:sz w:val="28"/>
              <w:szCs w:val="28"/>
              <w:lang w:val="pt-BR"/>
            </w:rPr>
          </w:rPrChange>
        </w:rPr>
        <w:pPrChange w:id="3877" w:author="The Si Tran" w:date="2012-12-14T05:14:00Z">
          <w:pPr>
            <w:ind w:firstLine="540"/>
          </w:pPr>
        </w:pPrChange>
      </w:pPr>
      <w:del w:id="3878" w:author="The Si Tran" w:date="2012-12-14T05:14:00Z">
        <w:r w:rsidRPr="0049233F" w:rsidDel="00802E77">
          <w:rPr>
            <w:noProof/>
            <w:szCs w:val="26"/>
            <w:rPrChange w:id="3879" w:author="Unknown">
              <w:rPr>
                <w:noProof/>
                <w:sz w:val="28"/>
                <w:szCs w:val="28"/>
              </w:rPr>
            </w:rPrChange>
          </w:rPr>
          <w:lastRenderedPageBreak/>
          <w:drawing>
            <wp:inline distT="0" distB="0" distL="0" distR="0" wp14:anchorId="3B32A802" wp14:editId="710D623F">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3880" w:author="The Si Tran" w:date="2012-12-14T05:14:00Z">
        <w:r w:rsidR="00802E77" w:rsidRPr="00E231FB">
          <w:rPr>
            <w:noProof/>
            <w:szCs w:val="26"/>
          </w:rPr>
          <w:drawing>
            <wp:inline distT="0" distB="0" distL="0" distR="0" wp14:anchorId="61C44964" wp14:editId="297F0698">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43CCB9AF" w:rsidR="006A21F7" w:rsidRPr="0049233F" w:rsidRDefault="006A21F7">
      <w:pPr>
        <w:pStyle w:val="Hinh"/>
        <w:jc w:val="center"/>
        <w:rPr>
          <w:lang w:val="pt-BR"/>
          <w:rPrChange w:id="3881" w:author="The Si Tran" w:date="2012-12-05T23:02:00Z">
            <w:rPr>
              <w:sz w:val="28"/>
              <w:szCs w:val="28"/>
              <w:lang w:val="pt-BR"/>
            </w:rPr>
          </w:rPrChange>
        </w:rPr>
        <w:pPrChange w:id="3882" w:author="The Si Tran" w:date="2012-12-14T05:14:00Z">
          <w:pPr>
            <w:pStyle w:val="Caption"/>
            <w:ind w:left="2160"/>
          </w:pPr>
        </w:pPrChange>
      </w:pPr>
      <w:bookmarkStart w:id="3883" w:name="_Toc312142082"/>
      <w:bookmarkStart w:id="3884" w:name="_Toc343029957"/>
      <w:bookmarkStart w:id="3885" w:name="_Toc343415599"/>
      <w:r w:rsidRPr="0049233F">
        <w:rPr>
          <w:lang w:val="pt-BR"/>
          <w:rPrChange w:id="3886" w:author="The Si Tran" w:date="2012-12-05T23:02:00Z">
            <w:rPr>
              <w:sz w:val="28"/>
              <w:szCs w:val="28"/>
              <w:lang w:val="pt-BR"/>
            </w:rPr>
          </w:rPrChange>
        </w:rPr>
        <w:t xml:space="preserve">Hình </w:t>
      </w:r>
      <w:del w:id="3887" w:author="The Si Tran" w:date="2012-12-11T23:24:00Z">
        <w:r w:rsidRPr="0049233F" w:rsidDel="000D0624">
          <w:rPr>
            <w:rPrChange w:id="3888" w:author="The Si Tran" w:date="2012-12-05T23:02:00Z">
              <w:rPr>
                <w:sz w:val="28"/>
                <w:szCs w:val="28"/>
              </w:rPr>
            </w:rPrChange>
          </w:rPr>
          <w:fldChar w:fldCharType="begin"/>
        </w:r>
        <w:r w:rsidRPr="0049233F" w:rsidDel="000D0624">
          <w:rPr>
            <w:lang w:val="pt-BR"/>
            <w:rPrChange w:id="3889" w:author="The Si Tran" w:date="2012-12-05T23:02:00Z">
              <w:rPr>
                <w:sz w:val="28"/>
                <w:szCs w:val="28"/>
                <w:lang w:val="pt-BR"/>
              </w:rPr>
            </w:rPrChange>
          </w:rPr>
          <w:delInstrText xml:space="preserve"> SEQ Hình \* ARABIC </w:delInstrText>
        </w:r>
        <w:r w:rsidRPr="0049233F" w:rsidDel="000D0624">
          <w:rPr>
            <w:rPrChange w:id="3890" w:author="The Si Tran" w:date="2012-12-05T23:02:00Z">
              <w:rPr>
                <w:sz w:val="28"/>
                <w:szCs w:val="28"/>
              </w:rPr>
            </w:rPrChange>
          </w:rPr>
          <w:fldChar w:fldCharType="separate"/>
        </w:r>
        <w:r w:rsidRPr="0049233F" w:rsidDel="000D0624">
          <w:rPr>
            <w:noProof/>
            <w:lang w:val="pt-BR"/>
            <w:rPrChange w:id="3891" w:author="The Si Tran" w:date="2012-12-05T23:02:00Z">
              <w:rPr>
                <w:noProof/>
                <w:sz w:val="28"/>
                <w:szCs w:val="28"/>
                <w:lang w:val="pt-BR"/>
              </w:rPr>
            </w:rPrChange>
          </w:rPr>
          <w:delText>8</w:delText>
        </w:r>
        <w:r w:rsidRPr="0049233F" w:rsidDel="000D0624">
          <w:rPr>
            <w:rPrChange w:id="3892" w:author="The Si Tran" w:date="2012-12-05T23:02:00Z">
              <w:rPr>
                <w:sz w:val="28"/>
                <w:szCs w:val="28"/>
              </w:rPr>
            </w:rPrChange>
          </w:rPr>
          <w:fldChar w:fldCharType="end"/>
        </w:r>
        <w:r w:rsidRPr="0049233F" w:rsidDel="000D0624">
          <w:rPr>
            <w:lang w:val="pt-BR"/>
            <w:rPrChange w:id="3893" w:author="The Si Tran" w:date="2012-12-05T23:02:00Z">
              <w:rPr>
                <w:sz w:val="28"/>
                <w:szCs w:val="28"/>
                <w:lang w:val="pt-BR"/>
              </w:rPr>
            </w:rPrChange>
          </w:rPr>
          <w:delText xml:space="preserve"> </w:delText>
        </w:r>
      </w:del>
      <w:ins w:id="3894" w:author="The Si Tran" w:date="2012-12-11T23:24:00Z">
        <w:r w:rsidR="000D0624">
          <w:t>3.2</w:t>
        </w:r>
      </w:ins>
      <w:ins w:id="3895" w:author="The Si Tran" w:date="2012-12-15T08:13:00Z">
        <w:r w:rsidR="00307510">
          <w:t xml:space="preserve"> : </w:t>
        </w:r>
      </w:ins>
      <w:ins w:id="3896" w:author="The Si Tran" w:date="2012-12-11T23:24:00Z">
        <w:r w:rsidR="000D0624" w:rsidRPr="0049233F">
          <w:rPr>
            <w:lang w:val="pt-BR"/>
            <w:rPrChange w:id="3897" w:author="The Si Tran" w:date="2012-12-05T23:02:00Z">
              <w:rPr>
                <w:sz w:val="28"/>
                <w:szCs w:val="28"/>
                <w:lang w:val="pt-BR"/>
              </w:rPr>
            </w:rPrChange>
          </w:rPr>
          <w:t xml:space="preserve"> </w:t>
        </w:r>
      </w:ins>
      <w:r w:rsidRPr="000D0624">
        <w:rPr>
          <w:b w:val="0"/>
          <w:lang w:val="pt-BR"/>
          <w:rPrChange w:id="3898" w:author="The Si Tran" w:date="2012-12-11T23:24:00Z">
            <w:rPr>
              <w:sz w:val="28"/>
              <w:szCs w:val="28"/>
              <w:lang w:val="pt-BR"/>
            </w:rPr>
          </w:rPrChange>
        </w:rPr>
        <w:t>ACF và PACF của mô hình</w:t>
      </w:r>
      <w:del w:id="3899" w:author="The Si Tran" w:date="2012-12-11T23:24:00Z">
        <w:r w:rsidRPr="000D0624" w:rsidDel="000D0624">
          <w:rPr>
            <w:b w:val="0"/>
            <w:lang w:val="pt-BR"/>
            <w:rPrChange w:id="3900" w:author="The Si Tran" w:date="2012-12-11T23:24:00Z">
              <w:rPr>
                <w:sz w:val="28"/>
                <w:szCs w:val="28"/>
                <w:lang w:val="pt-BR"/>
              </w:rPr>
            </w:rPrChange>
          </w:rPr>
          <w:delText xml:space="preserve">               </w:delText>
        </w:r>
      </w:del>
      <w:bookmarkEnd w:id="3883"/>
      <w:bookmarkEnd w:id="3884"/>
      <w:r w:rsidR="00537CF3">
        <w:rPr>
          <w:b w:val="0"/>
          <w:position w:val="-12"/>
          <w:lang w:val="pt-BR"/>
        </w:rPr>
        <w:pict w14:anchorId="1AEB2765">
          <v:shape id="_x0000_i1087" type="#_x0000_t75" style="width:161.6pt;height:20.95pt">
            <v:imagedata r:id="rId9" o:title=""/>
          </v:shape>
        </w:pict>
      </w:r>
      <w:bookmarkEnd w:id="3885"/>
    </w:p>
    <w:p w14:paraId="0CEE5063" w14:textId="41373C7E" w:rsidR="006A21F7" w:rsidRPr="0049233F" w:rsidRDefault="006A21F7" w:rsidP="006A21F7">
      <w:pPr>
        <w:pStyle w:val="Heading2"/>
        <w:rPr>
          <w:sz w:val="26"/>
          <w:szCs w:val="26"/>
          <w:lang w:val="pt-BR"/>
          <w:rPrChange w:id="3901" w:author="The Si Tran" w:date="2012-12-05T23:02:00Z">
            <w:rPr>
              <w:lang w:val="pt-BR"/>
            </w:rPr>
          </w:rPrChange>
        </w:rPr>
      </w:pPr>
      <w:bookmarkStart w:id="3902" w:name="_Toc312142552"/>
      <w:bookmarkStart w:id="3903" w:name="_Toc343415472"/>
      <w:r w:rsidRPr="0049233F">
        <w:rPr>
          <w:sz w:val="26"/>
          <w:szCs w:val="26"/>
          <w:lang w:val="pt-BR"/>
          <w:rPrChange w:id="3904" w:author="The Si Tran" w:date="2012-12-05T23:02:00Z">
            <w:rPr>
              <w:rFonts w:cs="Times New Roman"/>
              <w:iCs w:val="0"/>
              <w:sz w:val="20"/>
              <w:szCs w:val="20"/>
              <w:lang w:val="pt-BR"/>
            </w:rPr>
          </w:rPrChange>
        </w:rPr>
        <w:t>Mô hình kết hợp tự hồi quy và trung bình di động, ARMA(p,q)</w:t>
      </w:r>
      <w:bookmarkEnd w:id="3902"/>
      <w:bookmarkEnd w:id="3903"/>
    </w:p>
    <w:p w14:paraId="2D8EB10B" w14:textId="1F65A94E" w:rsidR="00E000DF" w:rsidRPr="00A50679" w:rsidRDefault="005B71D4">
      <w:pPr>
        <w:rPr>
          <w:ins w:id="3905" w:author="The Si Tran" w:date="2012-12-12T00:14:00Z"/>
        </w:rPr>
        <w:pPrChange w:id="3906" w:author="The Si Tran" w:date="2012-12-15T08:15:00Z">
          <w:pPr>
            <w:spacing w:before="100" w:beforeAutospacing="1" w:after="100" w:afterAutospacing="1"/>
          </w:pPr>
        </w:pPrChange>
      </w:pPr>
      <w:ins w:id="3907" w:author="The Si Tran" w:date="2012-12-15T08:14:00Z">
        <w:r>
          <w:rPr>
            <w:noProof/>
            <w:rPrChange w:id="3908" w:author="Unknown">
              <w:rPr>
                <w:b/>
                <w:bCs/>
                <w:noProof/>
                <w:sz w:val="20"/>
                <w:szCs w:val="20"/>
              </w:rPr>
            </w:rPrChange>
          </w:rPr>
          <mc:AlternateContent>
            <mc:Choice Requires="wps">
              <w:drawing>
                <wp:anchor distT="0" distB="0" distL="114300" distR="114300" simplePos="0" relativeHeight="251691008" behindDoc="0" locked="0" layoutInCell="1" allowOverlap="1" wp14:anchorId="70A59FC5" wp14:editId="092CCADE">
                  <wp:simplePos x="0" y="0"/>
                  <wp:positionH relativeFrom="column">
                    <wp:posOffset>5241290</wp:posOffset>
                  </wp:positionH>
                  <wp:positionV relativeFrom="paragraph">
                    <wp:posOffset>2580611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537CF3" w:rsidRDefault="00537CF3">
                              <w:pPr>
                                <w:pStyle w:val="EquationIndex"/>
                                <w:pPrChange w:id="3909" w:author="The Si Tran" w:date="2012-12-15T08:12:00Z">
                                  <w:pPr/>
                                </w:pPrChange>
                              </w:pPr>
                              <w:r>
                                <w:t>(3.</w:t>
                              </w:r>
                              <w:ins w:id="3910" w:author="The Si Tran" w:date="2012-12-14T04:55:00Z">
                                <w:r>
                                  <w:t>8</w:t>
                                </w:r>
                              </w:ins>
                              <w:del w:id="391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6" type="#_x0000_t202" style="position:absolute;left:0;text-align:left;margin-left:412.7pt;margin-top:203.2pt;width:41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" fillcolor="window" stroked="f" strokeweight=".5pt">
                  <v:path arrowok="t"/>
                  <v:textbox>
                    <w:txbxContent>
                      <w:p w14:paraId="7E97A231" w14:textId="2A69E93C" w:rsidR="00537CF3" w:rsidRDefault="00537CF3">
                        <w:pPr>
                          <w:pStyle w:val="EquationIndex"/>
                          <w:pPrChange w:id="3912" w:author="The Si Tran" w:date="2012-12-15T08:12:00Z">
                            <w:pPr/>
                          </w:pPrChange>
                        </w:pPr>
                        <w:r>
                          <w:t>(3.</w:t>
                        </w:r>
                        <w:ins w:id="3913" w:author="The Si Tran" w:date="2012-12-14T04:55:00Z">
                          <w:r>
                            <w:t>8</w:t>
                          </w:r>
                        </w:ins>
                        <w:del w:id="3914" w:author="The Si Tran" w:date="2012-12-14T04:55:00Z">
                          <w:r w:rsidDel="004505B3">
                            <w:delText>2.1</w:delText>
                          </w:r>
                        </w:del>
                        <w:r>
                          <w:t>)</w:t>
                        </w:r>
                      </w:p>
                    </w:txbxContent>
                  </v:textbox>
                </v:shape>
              </w:pict>
            </mc:Fallback>
          </mc:AlternateContent>
        </w:r>
      </w:ins>
      <w:ins w:id="3915"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3916" w:author="The Si Tran" w:date="2012-12-15T08:14:00Z">
        <w:r w:rsidRPr="005B71D4">
          <w:rPr>
            <w:noProof/>
          </w:rPr>
          <w:t xml:space="preserve"> </w:t>
        </w:r>
      </w:ins>
    </w:p>
    <w:p w14:paraId="562ACCFC" w14:textId="77C93F8B" w:rsidR="00E000DF" w:rsidRDefault="00537CF3">
      <w:pPr>
        <w:jc w:val="center"/>
        <w:rPr>
          <w:ins w:id="3917" w:author="The Si Tran" w:date="2012-12-12T00:14:00Z"/>
        </w:rPr>
        <w:pPrChange w:id="3918" w:author="The Si Tran" w:date="2012-12-15T08:1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E000DF">
      <w:pPr>
        <w:ind w:firstLine="540"/>
        <w:rPr>
          <w:ins w:id="3919" w:author="The Si Tran" w:date="2012-12-12T00:14:00Z"/>
          <w:szCs w:val="26"/>
          <w:lang w:val="pt-BR"/>
        </w:rPr>
      </w:pPr>
      <w:ins w:id="3920" w:author="The Si Tran" w:date="2012-12-12T00:14:00Z">
        <w:r w:rsidRPr="00465185">
          <w:rPr>
            <w:szCs w:val="26"/>
            <w:lang w:val="pt-BR"/>
          </w:rPr>
          <w:t>Ý nghĩa của các ký hiệu giống như trong mô hình AR(p) và MA(q).</w:t>
        </w:r>
      </w:ins>
    </w:p>
    <w:p w14:paraId="74E032AD" w14:textId="77777777" w:rsidR="00637F2A" w:rsidRPr="00CE4725" w:rsidDel="00E000DF" w:rsidRDefault="00E000DF">
      <w:pPr>
        <w:rPr>
          <w:del w:id="3921" w:author="The Si Tran" w:date="2012-12-12T00:14:00Z"/>
          <w:lang w:val="pt-BR"/>
          <w:rPrChange w:id="3922" w:author="The Si Tran" w:date="2012-12-12T00:14:00Z">
            <w:rPr>
              <w:del w:id="3923" w:author="The Si Tran" w:date="2012-12-12T00:14:00Z"/>
              <w:color w:val="FF0000"/>
              <w:sz w:val="32"/>
              <w:lang w:val="pt-BR"/>
            </w:rPr>
          </w:rPrChange>
        </w:rPr>
        <w:pPrChange w:id="3924" w:author="The Si Tran" w:date="2012-12-15T08:15:00Z">
          <w:pPr>
            <w:ind w:left="540"/>
          </w:pPr>
        </w:pPrChange>
      </w:pPr>
      <w:ins w:id="3925"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3926" w:author="The Si Tran" w:date="2012-12-12T00:14:00Z">
        <w:r w:rsidR="00637F2A" w:rsidRPr="0049233F" w:rsidDel="00E000DF">
          <w:rPr>
            <w:color w:val="FF0000"/>
            <w:lang w:val="pt-BR"/>
            <w:rPrChange w:id="3927"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3928" w:author="The Si Tran" w:date="2012-12-06T01:42:00Z"/>
          <w:lang w:val="pt-BR"/>
          <w:rPrChange w:id="3929" w:author="The Si Tran" w:date="2012-12-06T01:39:00Z">
            <w:rPr>
              <w:del w:id="3930" w:author="The Si Tran" w:date="2012-12-06T01:42:00Z"/>
              <w:sz w:val="28"/>
              <w:szCs w:val="28"/>
              <w:lang w:val="pt-BR"/>
            </w:rPr>
          </w:rPrChange>
        </w:rPr>
        <w:pPrChange w:id="3931" w:author="The Si Tran" w:date="2012-12-15T08:15:00Z">
          <w:pPr>
            <w:ind w:firstLine="540"/>
          </w:pPr>
        </w:pPrChange>
      </w:pPr>
      <w:del w:id="3932" w:author="The Si Tran" w:date="2012-12-12T00:14:00Z">
        <w:r w:rsidRPr="0049233F" w:rsidDel="00E000DF">
          <w:rPr>
            <w:lang w:val="pt-BR"/>
            <w:rPrChange w:id="3933"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3934" w:author="The Si Tran" w:date="2012-12-12T00:14:00Z"/>
          <w:b/>
          <w:lang w:val="pt-BR"/>
          <w:rPrChange w:id="3935" w:author="The Si Tran" w:date="2012-12-05T23:02:00Z">
            <w:rPr>
              <w:del w:id="3936" w:author="The Si Tran" w:date="2012-12-12T00:14:00Z"/>
              <w:b/>
              <w:sz w:val="28"/>
              <w:szCs w:val="28"/>
              <w:lang w:val="pt-BR"/>
            </w:rPr>
          </w:rPrChange>
        </w:rPr>
        <w:pPrChange w:id="3937" w:author="The Si Tran" w:date="2012-12-15T08:15:00Z">
          <w:pPr>
            <w:ind w:firstLine="540"/>
          </w:pPr>
        </w:pPrChange>
      </w:pPr>
      <w:del w:id="3938" w:author="The Si Tran" w:date="2012-12-06T01:42:00Z">
        <w:r w:rsidRPr="00AF1345" w:rsidDel="00267538">
          <w:rPr>
            <w:position w:val="-28"/>
            <w:lang w:val="pt-BR"/>
          </w:rPr>
          <w:object w:dxaOrig="3019" w:dyaOrig="680" w14:anchorId="4A5307FC">
            <v:shape id="_x0000_i1088" type="#_x0000_t75" style="width:233.6pt;height:53.6pt" o:ole="">
              <v:imagedata r:id="rId142" o:title=""/>
            </v:shape>
            <o:OLEObject Type="Embed" ProgID="Equation.DSMT4" ShapeID="_x0000_i1088" DrawAspect="Content" ObjectID="_1417159086" r:id="rId143"/>
          </w:object>
        </w:r>
        <w:r w:rsidRPr="0049233F" w:rsidDel="00267538">
          <w:rPr>
            <w:b/>
            <w:lang w:val="pt-BR"/>
            <w:rPrChange w:id="3939"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3940" w:author="The Si Tran" w:date="2012-12-12T00:14:00Z"/>
          <w:lang w:val="pt-BR"/>
          <w:rPrChange w:id="3941" w:author="The Si Tran" w:date="2012-12-06T01:43:00Z">
            <w:rPr>
              <w:del w:id="3942" w:author="The Si Tran" w:date="2012-12-12T00:14:00Z"/>
              <w:sz w:val="28"/>
              <w:szCs w:val="28"/>
              <w:lang w:val="pt-BR"/>
            </w:rPr>
          </w:rPrChange>
        </w:rPr>
        <w:pPrChange w:id="3943" w:author="The Si Tran" w:date="2012-12-15T08:15:00Z">
          <w:pPr>
            <w:ind w:firstLine="540"/>
          </w:pPr>
        </w:pPrChange>
      </w:pPr>
      <w:del w:id="3944" w:author="The Si Tran" w:date="2012-12-12T00:14:00Z">
        <w:r w:rsidRPr="0049233F" w:rsidDel="00E000DF">
          <w:rPr>
            <w:lang w:val="pt-BR"/>
            <w:rPrChange w:id="3945"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3946" w:author="The Si Tran" w:date="2012-12-06T01:43:00Z"/>
          <w:lang w:val="pt-BR"/>
          <w:rPrChange w:id="3947" w:author="The Si Tran" w:date="2012-12-05T23:02:00Z">
            <w:rPr>
              <w:del w:id="3948" w:author="The Si Tran" w:date="2012-12-06T01:43:00Z"/>
              <w:sz w:val="28"/>
              <w:szCs w:val="28"/>
              <w:lang w:val="pt-BR"/>
            </w:rPr>
          </w:rPrChange>
        </w:rPr>
        <w:pPrChange w:id="3949" w:author="The Si Tran" w:date="2012-12-15T08:15:00Z">
          <w:pPr>
            <w:ind w:firstLine="540"/>
          </w:pPr>
        </w:pPrChange>
      </w:pPr>
      <w:del w:id="3950" w:author="The Si Tran" w:date="2012-12-06T01:43:00Z">
        <w:r w:rsidRPr="00AF1345" w:rsidDel="00720763">
          <w:rPr>
            <w:position w:val="-12"/>
            <w:lang w:val="pt-BR"/>
          </w:rPr>
          <w:object w:dxaOrig="2060" w:dyaOrig="360" w14:anchorId="6E663486">
            <v:shape id="_x0000_i1089" type="#_x0000_t75" style="width:2in;height:25.1pt" o:ole="">
              <v:imagedata r:id="rId144" o:title=""/>
            </v:shape>
            <o:OLEObject Type="Embed" ProgID="Equation.DSMT4" ShapeID="_x0000_i1089" DrawAspect="Content" ObjectID="_1417159087" r:id="rId145"/>
          </w:object>
        </w:r>
      </w:del>
    </w:p>
    <w:p w14:paraId="6E60FF36" w14:textId="77777777" w:rsidR="006A21F7" w:rsidRPr="0049233F" w:rsidDel="00E000DF" w:rsidRDefault="006A21F7">
      <w:pPr>
        <w:rPr>
          <w:del w:id="3951" w:author="The Si Tran" w:date="2012-12-12T00:14:00Z"/>
          <w:lang w:val="pt-BR"/>
          <w:rPrChange w:id="3952" w:author="The Si Tran" w:date="2012-12-05T23:02:00Z">
            <w:rPr>
              <w:del w:id="3953" w:author="The Si Tran" w:date="2012-12-12T00:14:00Z"/>
              <w:sz w:val="28"/>
              <w:szCs w:val="28"/>
              <w:lang w:val="pt-BR"/>
            </w:rPr>
          </w:rPrChange>
        </w:rPr>
        <w:pPrChange w:id="3954" w:author="The Si Tran" w:date="2012-12-15T08:15:00Z">
          <w:pPr>
            <w:ind w:firstLine="540"/>
          </w:pPr>
        </w:pPrChange>
      </w:pPr>
      <w:del w:id="3955" w:author="The Si Tran" w:date="2012-12-12T00:14:00Z">
        <w:r w:rsidRPr="0049233F" w:rsidDel="00E000DF">
          <w:rPr>
            <w:lang w:val="pt-BR"/>
            <w:rPrChange w:id="3956"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3957" w:author="The Si Tran" w:date="2012-12-12T00:14:00Z"/>
          <w:lang w:val="pt-BR"/>
          <w:rPrChange w:id="3958" w:author="The Si Tran" w:date="2012-12-05T23:02:00Z">
            <w:rPr>
              <w:del w:id="3959" w:author="The Si Tran" w:date="2012-12-12T00:14:00Z"/>
              <w:sz w:val="28"/>
              <w:szCs w:val="28"/>
              <w:lang w:val="pt-BR"/>
            </w:rPr>
          </w:rPrChange>
        </w:rPr>
        <w:pPrChange w:id="3960" w:author="The Si Tran" w:date="2012-12-15T08:15:00Z">
          <w:pPr>
            <w:ind w:firstLine="540"/>
          </w:pPr>
        </w:pPrChange>
      </w:pPr>
      <w:del w:id="3961" w:author="The Si Tran" w:date="2012-12-12T00:14:00Z">
        <w:r w:rsidRPr="0049233F" w:rsidDel="00E000DF">
          <w:rPr>
            <w:lang w:val="pt-BR"/>
            <w:rPrChange w:id="3962"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3963" w:author="The Si Tran" w:date="2012-12-06T20:20:00Z"/>
          <w:lang w:val="pt-BR"/>
          <w:rPrChange w:id="3964" w:author="The Si Tran" w:date="2012-12-06T20:20:00Z">
            <w:rPr>
              <w:del w:id="3965" w:author="The Si Tran" w:date="2012-12-06T20:20:00Z"/>
              <w:sz w:val="28"/>
              <w:szCs w:val="28"/>
              <w:lang w:val="pt-BR"/>
            </w:rPr>
          </w:rPrChange>
        </w:rPr>
        <w:pPrChange w:id="3966" w:author="The Si Tran" w:date="2012-12-15T08:15:00Z">
          <w:pPr>
            <w:ind w:firstLine="540"/>
          </w:pPr>
        </w:pPrChange>
      </w:pPr>
      <w:del w:id="3967" w:author="The Si Tran" w:date="2012-12-14T05:17:00Z">
        <w:r w:rsidRPr="0049233F" w:rsidDel="0056499D">
          <w:rPr>
            <w:lang w:val="pt-BR"/>
            <w:rPrChange w:id="3968"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3969" w:author="The Si Tran" w:date="2012-12-06T20:20:00Z"/>
          <w:lang w:val="pt-BR"/>
          <w:rPrChange w:id="3970" w:author="The Si Tran" w:date="2012-12-05T23:02:00Z">
            <w:rPr>
              <w:del w:id="3971" w:author="The Si Tran" w:date="2012-12-06T20:20:00Z"/>
              <w:sz w:val="28"/>
              <w:szCs w:val="28"/>
              <w:lang w:val="pt-BR"/>
            </w:rPr>
          </w:rPrChange>
        </w:rPr>
        <w:pPrChange w:id="3972" w:author="The Si Tran" w:date="2012-12-15T08:15:00Z">
          <w:pPr>
            <w:ind w:firstLine="540"/>
          </w:pPr>
        </w:pPrChange>
      </w:pPr>
      <w:del w:id="3973" w:author="The Si Tran" w:date="2012-12-06T20:20:00Z">
        <w:r w:rsidRPr="00AF1345" w:rsidDel="00AB2E63">
          <w:rPr>
            <w:position w:val="-12"/>
            <w:lang w:val="pt-BR"/>
          </w:rPr>
          <w:object w:dxaOrig="2780" w:dyaOrig="360" w14:anchorId="61F9DAAF">
            <v:shape id="_x0000_i1090" type="#_x0000_t75" style="width:170.8pt;height:22.6pt" o:ole="">
              <v:imagedata r:id="rId146" o:title=""/>
            </v:shape>
            <o:OLEObject Type="Embed" ProgID="Equation.DSMT4" ShapeID="_x0000_i1090" DrawAspect="Content" ObjectID="_1417159088" r:id="rId147"/>
          </w:object>
        </w:r>
      </w:del>
    </w:p>
    <w:p w14:paraId="60961C99" w14:textId="38E57295" w:rsidR="006A21F7" w:rsidRPr="0049233F" w:rsidDel="0056499D" w:rsidRDefault="006A21F7">
      <w:pPr>
        <w:rPr>
          <w:del w:id="3974" w:author="The Si Tran" w:date="2012-12-14T05:17:00Z"/>
          <w:lang w:val="pt-BR"/>
          <w:rPrChange w:id="3975" w:author="The Si Tran" w:date="2012-12-05T23:02:00Z">
            <w:rPr>
              <w:del w:id="3976" w:author="The Si Tran" w:date="2012-12-14T05:17:00Z"/>
              <w:sz w:val="28"/>
              <w:szCs w:val="28"/>
              <w:lang w:val="pt-BR"/>
            </w:rPr>
          </w:rPrChange>
        </w:rPr>
        <w:pPrChange w:id="3977" w:author="The Si Tran" w:date="2012-12-15T08:15:00Z">
          <w:pPr>
            <w:ind w:firstLine="540"/>
          </w:pPr>
        </w:pPrChange>
      </w:pPr>
    </w:p>
    <w:p w14:paraId="79D3F524" w14:textId="50762591" w:rsidR="006A21F7" w:rsidRPr="0049233F" w:rsidDel="0056499D" w:rsidRDefault="006A21F7">
      <w:pPr>
        <w:rPr>
          <w:del w:id="3978" w:author="The Si Tran" w:date="2012-12-14T05:17:00Z"/>
          <w:i/>
          <w:rPrChange w:id="3979" w:author="The Si Tran" w:date="2012-12-05T23:02:00Z">
            <w:rPr>
              <w:del w:id="3980" w:author="The Si Tran" w:date="2012-12-14T05:17:00Z"/>
              <w:i/>
              <w:sz w:val="28"/>
              <w:szCs w:val="28"/>
            </w:rPr>
          </w:rPrChange>
        </w:rPr>
        <w:pPrChange w:id="3981" w:author="The Si Tran" w:date="2012-12-15T08:15:00Z">
          <w:pPr>
            <w:ind w:firstLine="540"/>
          </w:pPr>
        </w:pPrChange>
      </w:pPr>
      <w:del w:id="3982" w:author="The Si Tran" w:date="2012-12-14T05:17:00Z">
        <w:r w:rsidRPr="0049233F" w:rsidDel="0056499D">
          <w:rPr>
            <w:i/>
            <w:rPrChange w:id="3983" w:author="The Si Tran" w:date="2012-12-05T23:02:00Z">
              <w:rPr>
                <w:i/>
                <w:sz w:val="28"/>
                <w:szCs w:val="28"/>
              </w:rPr>
            </w:rPrChange>
          </w:rPr>
          <w:delText>&gt; set.seed(1)</w:delText>
        </w:r>
      </w:del>
    </w:p>
    <w:p w14:paraId="537064EE" w14:textId="18049E6A" w:rsidR="006A21F7" w:rsidRPr="0049233F" w:rsidDel="0056499D" w:rsidRDefault="006A21F7">
      <w:pPr>
        <w:rPr>
          <w:del w:id="3984" w:author="The Si Tran" w:date="2012-12-14T05:17:00Z"/>
          <w:i/>
          <w:rPrChange w:id="3985" w:author="The Si Tran" w:date="2012-12-05T23:02:00Z">
            <w:rPr>
              <w:del w:id="3986" w:author="The Si Tran" w:date="2012-12-14T05:17:00Z"/>
              <w:i/>
              <w:sz w:val="28"/>
              <w:szCs w:val="28"/>
            </w:rPr>
          </w:rPrChange>
        </w:rPr>
        <w:pPrChange w:id="3987" w:author="The Si Tran" w:date="2012-12-15T08:15:00Z">
          <w:pPr>
            <w:ind w:firstLine="540"/>
          </w:pPr>
        </w:pPrChange>
      </w:pPr>
      <w:del w:id="3988" w:author="The Si Tran" w:date="2012-12-14T05:17:00Z">
        <w:r w:rsidRPr="0049233F" w:rsidDel="0056499D">
          <w:rPr>
            <w:i/>
            <w:rPrChange w:id="3989" w:author="The Si Tran" w:date="2012-12-05T23:02:00Z">
              <w:rPr>
                <w:i/>
                <w:sz w:val="28"/>
                <w:szCs w:val="28"/>
              </w:rPr>
            </w:rPrChange>
          </w:rPr>
          <w:delText>&gt; y &lt;- e &lt;- rnorm(1000)</w:delText>
        </w:r>
      </w:del>
    </w:p>
    <w:p w14:paraId="19DCEC3C" w14:textId="5B688827" w:rsidR="006A21F7" w:rsidRPr="0049233F" w:rsidDel="0056499D" w:rsidRDefault="006A21F7">
      <w:pPr>
        <w:rPr>
          <w:del w:id="3990" w:author="The Si Tran" w:date="2012-12-14T05:17:00Z"/>
          <w:i/>
          <w:lang w:val="fr-FR"/>
          <w:rPrChange w:id="3991" w:author="The Si Tran" w:date="2012-12-05T23:02:00Z">
            <w:rPr>
              <w:del w:id="3992" w:author="The Si Tran" w:date="2012-12-14T05:17:00Z"/>
              <w:i/>
              <w:sz w:val="28"/>
              <w:szCs w:val="28"/>
              <w:lang w:val="fr-FR"/>
            </w:rPr>
          </w:rPrChange>
        </w:rPr>
        <w:pPrChange w:id="3993" w:author="The Si Tran" w:date="2012-12-15T08:15:00Z">
          <w:pPr>
            <w:ind w:firstLine="540"/>
          </w:pPr>
        </w:pPrChange>
      </w:pPr>
      <w:del w:id="3994" w:author="The Si Tran" w:date="2012-12-14T05:17:00Z">
        <w:r w:rsidRPr="0049233F" w:rsidDel="0056499D">
          <w:rPr>
            <w:i/>
            <w:lang w:val="fr-FR"/>
            <w:rPrChange w:id="3995"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3996" w:author="The Si Tran" w:date="2012-12-14T05:17:00Z"/>
          <w:i/>
          <w:lang w:val="fr-FR"/>
          <w:rPrChange w:id="3997" w:author="The Si Tran" w:date="2012-12-05T23:02:00Z">
            <w:rPr>
              <w:del w:id="3998" w:author="The Si Tran" w:date="2012-12-14T05:17:00Z"/>
              <w:i/>
              <w:sz w:val="28"/>
              <w:szCs w:val="28"/>
              <w:lang w:val="fr-FR"/>
            </w:rPr>
          </w:rPrChange>
        </w:rPr>
        <w:pPrChange w:id="3999" w:author="The Si Tran" w:date="2012-12-15T08:15:00Z">
          <w:pPr>
            <w:ind w:firstLine="540"/>
          </w:pPr>
        </w:pPrChange>
      </w:pPr>
      <w:del w:id="4000" w:author="The Si Tran" w:date="2012-12-14T05:17:00Z">
        <w:r w:rsidRPr="0049233F" w:rsidDel="0056499D">
          <w:rPr>
            <w:i/>
            <w:lang w:val="fr-FR"/>
            <w:rPrChange w:id="4001"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002" w:author="The Si Tran" w:date="2012-12-14T05:17:00Z"/>
          <w:i/>
          <w:lang w:val="pt-BR"/>
          <w:rPrChange w:id="4003" w:author="The Si Tran" w:date="2012-12-05T23:02:00Z">
            <w:rPr>
              <w:del w:id="4004" w:author="The Si Tran" w:date="2012-12-14T05:17:00Z"/>
              <w:i/>
              <w:sz w:val="28"/>
              <w:szCs w:val="28"/>
              <w:lang w:val="pt-BR"/>
            </w:rPr>
          </w:rPrChange>
        </w:rPr>
        <w:pPrChange w:id="4005" w:author="The Si Tran" w:date="2012-12-15T08:15:00Z">
          <w:pPr>
            <w:ind w:firstLine="540"/>
          </w:pPr>
        </w:pPrChange>
      </w:pPr>
      <w:del w:id="4006" w:author="The Si Tran" w:date="2012-12-14T05:17:00Z">
        <w:r w:rsidRPr="0049233F" w:rsidDel="0056499D">
          <w:rPr>
            <w:i/>
            <w:lang w:val="pt-BR"/>
            <w:rPrChange w:id="4007" w:author="The Si Tran" w:date="2012-12-05T23:02:00Z">
              <w:rPr>
                <w:i/>
                <w:sz w:val="28"/>
                <w:szCs w:val="28"/>
                <w:lang w:val="pt-BR"/>
              </w:rPr>
            </w:rPrChange>
          </w:rPr>
          <w:delText>+ }</w:delText>
        </w:r>
      </w:del>
    </w:p>
    <w:p w14:paraId="313BF30B" w14:textId="4E12318A" w:rsidR="006A21F7" w:rsidRPr="0049233F" w:rsidDel="0056499D" w:rsidRDefault="006A21F7">
      <w:pPr>
        <w:rPr>
          <w:del w:id="4008" w:author="The Si Tran" w:date="2012-12-14T05:17:00Z"/>
          <w:i/>
          <w:lang w:val="pt-BR"/>
          <w:rPrChange w:id="4009" w:author="The Si Tran" w:date="2012-12-05T23:02:00Z">
            <w:rPr>
              <w:del w:id="4010" w:author="The Si Tran" w:date="2012-12-14T05:17:00Z"/>
              <w:i/>
              <w:sz w:val="28"/>
              <w:szCs w:val="28"/>
              <w:lang w:val="pt-BR"/>
            </w:rPr>
          </w:rPrChange>
        </w:rPr>
        <w:pPrChange w:id="4011" w:author="The Si Tran" w:date="2012-12-15T08:15:00Z">
          <w:pPr>
            <w:ind w:firstLine="540"/>
          </w:pPr>
        </w:pPrChange>
      </w:pPr>
      <w:del w:id="4012" w:author="The Si Tran" w:date="2012-12-14T05:17:00Z">
        <w:r w:rsidRPr="0049233F" w:rsidDel="0056499D">
          <w:rPr>
            <w:i/>
            <w:lang w:val="pt-BR"/>
            <w:rPrChange w:id="4013" w:author="The Si Tran" w:date="2012-12-05T23:02:00Z">
              <w:rPr>
                <w:i/>
                <w:sz w:val="28"/>
                <w:szCs w:val="28"/>
                <w:lang w:val="pt-BR"/>
              </w:rPr>
            </w:rPrChange>
          </w:rPr>
          <w:delText>&gt; layout(1:2)</w:delText>
        </w:r>
      </w:del>
    </w:p>
    <w:p w14:paraId="63E7A8B6" w14:textId="3CB13122" w:rsidR="006A21F7" w:rsidRPr="0049233F" w:rsidDel="0056499D" w:rsidRDefault="006A21F7">
      <w:pPr>
        <w:rPr>
          <w:del w:id="4014" w:author="The Si Tran" w:date="2012-12-14T05:17:00Z"/>
          <w:i/>
          <w:lang w:val="pt-BR"/>
          <w:rPrChange w:id="4015" w:author="The Si Tran" w:date="2012-12-05T23:02:00Z">
            <w:rPr>
              <w:del w:id="4016" w:author="The Si Tran" w:date="2012-12-14T05:17:00Z"/>
              <w:i/>
              <w:sz w:val="28"/>
              <w:szCs w:val="28"/>
              <w:lang w:val="pt-BR"/>
            </w:rPr>
          </w:rPrChange>
        </w:rPr>
        <w:pPrChange w:id="4017" w:author="The Si Tran" w:date="2012-12-15T08:15:00Z">
          <w:pPr>
            <w:ind w:firstLine="540"/>
          </w:pPr>
        </w:pPrChange>
      </w:pPr>
      <w:del w:id="4018" w:author="The Si Tran" w:date="2012-12-14T05:17:00Z">
        <w:r w:rsidRPr="0049233F" w:rsidDel="0056499D">
          <w:rPr>
            <w:i/>
            <w:lang w:val="pt-BR"/>
            <w:rPrChange w:id="4019" w:author="The Si Tran" w:date="2012-12-05T23:02:00Z">
              <w:rPr>
                <w:i/>
                <w:sz w:val="28"/>
                <w:szCs w:val="28"/>
                <w:lang w:val="pt-BR"/>
              </w:rPr>
            </w:rPrChange>
          </w:rPr>
          <w:delText>&gt; acf(y)</w:delText>
        </w:r>
      </w:del>
    </w:p>
    <w:p w14:paraId="49404567" w14:textId="20C358A2" w:rsidR="006A21F7" w:rsidRPr="0049233F" w:rsidDel="0056499D" w:rsidRDefault="006A21F7">
      <w:pPr>
        <w:rPr>
          <w:del w:id="4020" w:author="The Si Tran" w:date="2012-12-14T05:17:00Z"/>
          <w:i/>
          <w:lang w:val="pt-BR"/>
          <w:rPrChange w:id="4021" w:author="The Si Tran" w:date="2012-12-05T23:02:00Z">
            <w:rPr>
              <w:del w:id="4022" w:author="The Si Tran" w:date="2012-12-14T05:17:00Z"/>
              <w:i/>
              <w:sz w:val="28"/>
              <w:szCs w:val="28"/>
              <w:lang w:val="pt-BR"/>
            </w:rPr>
          </w:rPrChange>
        </w:rPr>
        <w:pPrChange w:id="4023" w:author="The Si Tran" w:date="2012-12-15T08:15:00Z">
          <w:pPr>
            <w:ind w:firstLine="540"/>
          </w:pPr>
        </w:pPrChange>
      </w:pPr>
      <w:del w:id="4024" w:author="The Si Tran" w:date="2012-12-14T05:17:00Z">
        <w:r w:rsidRPr="0049233F" w:rsidDel="0056499D">
          <w:rPr>
            <w:i/>
            <w:lang w:val="pt-BR"/>
            <w:rPrChange w:id="4025" w:author="The Si Tran" w:date="2012-12-05T23:02:00Z">
              <w:rPr>
                <w:i/>
                <w:sz w:val="28"/>
                <w:szCs w:val="28"/>
                <w:lang w:val="pt-BR"/>
              </w:rPr>
            </w:rPrChange>
          </w:rPr>
          <w:delText>&gt; pacf(y)</w:delText>
        </w:r>
      </w:del>
    </w:p>
    <w:p w14:paraId="41B360DA" w14:textId="77777777" w:rsidR="006A21F7" w:rsidRPr="0049233F" w:rsidRDefault="006A21F7">
      <w:pPr>
        <w:rPr>
          <w:lang w:val="pt-BR"/>
          <w:rPrChange w:id="4026" w:author="The Si Tran" w:date="2012-12-05T23:02:00Z">
            <w:rPr>
              <w:sz w:val="28"/>
              <w:szCs w:val="28"/>
              <w:lang w:val="pt-BR"/>
            </w:rPr>
          </w:rPrChange>
        </w:rPr>
        <w:pPrChange w:id="4027" w:author="The Si Tran" w:date="2012-12-15T08:15:00Z">
          <w:pPr>
            <w:ind w:firstLine="540"/>
          </w:pPr>
        </w:pPrChange>
      </w:pPr>
    </w:p>
    <w:p w14:paraId="19975C45" w14:textId="77777777" w:rsidR="006A21F7" w:rsidRPr="0049233F" w:rsidRDefault="006A21F7">
      <w:pPr>
        <w:rPr>
          <w:lang w:val="pt-BR"/>
          <w:rPrChange w:id="4028" w:author="The Si Tran" w:date="2012-12-05T23:02:00Z">
            <w:rPr>
              <w:sz w:val="28"/>
              <w:szCs w:val="28"/>
              <w:lang w:val="pt-BR"/>
            </w:rPr>
          </w:rPrChange>
        </w:rPr>
        <w:pPrChange w:id="4029" w:author="The Si Tran" w:date="2012-12-15T08:15:00Z">
          <w:pPr>
            <w:ind w:firstLine="540"/>
          </w:pPr>
        </w:pPrChange>
      </w:pPr>
      <w:r w:rsidRPr="0049233F">
        <w:rPr>
          <w:lang w:val="pt-BR"/>
          <w:rPrChange w:id="4030" w:author="The Si Tran" w:date="2012-12-05T23:02:00Z">
            <w:rPr>
              <w:sz w:val="28"/>
              <w:szCs w:val="28"/>
              <w:lang w:val="pt-BR"/>
            </w:rPr>
          </w:rPrChange>
        </w:rPr>
        <w:t xml:space="preserve">Hình </w:t>
      </w:r>
      <w:ins w:id="4031" w:author="The Si Tran" w:date="2012-12-12T00:14:00Z">
        <w:r w:rsidR="00CE4725">
          <w:rPr>
            <w:lang w:val="pt-BR"/>
          </w:rPr>
          <w:t>3.3</w:t>
        </w:r>
      </w:ins>
      <w:del w:id="4032" w:author="The Si Tran" w:date="2012-12-12T00:14:00Z">
        <w:r w:rsidRPr="0049233F" w:rsidDel="00CE4725">
          <w:rPr>
            <w:lang w:val="pt-BR"/>
            <w:rPrChange w:id="4033" w:author="The Si Tran" w:date="2012-12-05T23:02:00Z">
              <w:rPr>
                <w:sz w:val="28"/>
                <w:szCs w:val="28"/>
                <w:lang w:val="pt-BR"/>
              </w:rPr>
            </w:rPrChange>
          </w:rPr>
          <w:delText>9</w:delText>
        </w:r>
      </w:del>
      <w:r w:rsidRPr="0049233F">
        <w:rPr>
          <w:lang w:val="pt-BR"/>
          <w:rPrChange w:id="4034"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rsidP="006A21F7">
      <w:pPr>
        <w:ind w:firstLine="540"/>
        <w:rPr>
          <w:del w:id="4035" w:author="The Si Tran" w:date="2012-12-14T05:20:00Z"/>
          <w:szCs w:val="26"/>
          <w:lang w:val="pt-BR"/>
          <w:rPrChange w:id="4036" w:author="The Si Tran" w:date="2012-12-05T23:02:00Z">
            <w:rPr>
              <w:del w:id="4037" w:author="The Si Tran" w:date="2012-12-14T05:20:00Z"/>
              <w:sz w:val="28"/>
              <w:szCs w:val="28"/>
              <w:lang w:val="pt-BR"/>
            </w:rPr>
          </w:rPrChange>
        </w:rPr>
      </w:pPr>
      <w:ins w:id="4038" w:author="The Si Tran" w:date="2012-12-14T05:20:00Z">
        <w:r w:rsidRPr="00E231FB">
          <w:rPr>
            <w:noProof/>
            <w:szCs w:val="26"/>
          </w:rPr>
          <w:drawing>
            <wp:inline distT="0" distB="0" distL="0" distR="0" wp14:anchorId="67F62DD0" wp14:editId="166F4B5E">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rsidP="006A21F7">
      <w:pPr>
        <w:ind w:firstLine="540"/>
        <w:rPr>
          <w:szCs w:val="26"/>
          <w:lang w:val="pt-BR"/>
          <w:rPrChange w:id="4039" w:author="The Si Tran" w:date="2012-12-05T23:02:00Z">
            <w:rPr>
              <w:sz w:val="28"/>
              <w:szCs w:val="28"/>
              <w:lang w:val="pt-BR"/>
            </w:rPr>
          </w:rPrChange>
        </w:rPr>
      </w:pPr>
      <w:del w:id="4040" w:author="The Si Tran" w:date="2012-12-14T05:19:00Z">
        <w:r w:rsidRPr="0049233F" w:rsidDel="0056499D">
          <w:rPr>
            <w:noProof/>
            <w:szCs w:val="26"/>
            <w:rPrChange w:id="4041" w:author="Unknown">
              <w:rPr>
                <w:noProof/>
                <w:sz w:val="28"/>
                <w:szCs w:val="28"/>
              </w:rPr>
            </w:rPrChange>
          </w:rPr>
          <w:drawing>
            <wp:inline distT="0" distB="0" distL="0" distR="0" wp14:anchorId="49475BE4" wp14:editId="46AB08C6">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7EB9B5AD" w:rsidR="006A21F7" w:rsidRPr="0049233F" w:rsidRDefault="006A21F7">
      <w:pPr>
        <w:pStyle w:val="Hinh"/>
        <w:rPr>
          <w:lang w:val="pt-BR"/>
          <w:rPrChange w:id="4042" w:author="The Si Tran" w:date="2012-12-05T23:02:00Z">
            <w:rPr>
              <w:sz w:val="28"/>
              <w:szCs w:val="28"/>
              <w:lang w:val="pt-BR"/>
            </w:rPr>
          </w:rPrChange>
        </w:rPr>
        <w:pPrChange w:id="4043" w:author="The Si Tran" w:date="2012-12-11T23:24:00Z">
          <w:pPr>
            <w:pStyle w:val="Caption"/>
            <w:ind w:left="1620"/>
          </w:pPr>
        </w:pPrChange>
      </w:pPr>
      <w:bookmarkStart w:id="4044" w:name="_Toc312142083"/>
      <w:bookmarkStart w:id="4045" w:name="_Toc343029958"/>
      <w:bookmarkStart w:id="4046" w:name="_Toc343415600"/>
      <w:r w:rsidRPr="0049233F">
        <w:rPr>
          <w:lang w:val="pt-BR"/>
          <w:rPrChange w:id="4047" w:author="The Si Tran" w:date="2012-12-05T23:02:00Z">
            <w:rPr>
              <w:sz w:val="28"/>
              <w:szCs w:val="28"/>
              <w:lang w:val="pt-BR"/>
            </w:rPr>
          </w:rPrChange>
        </w:rPr>
        <w:t xml:space="preserve">Hình </w:t>
      </w:r>
      <w:del w:id="4048" w:author="The Si Tran" w:date="2012-12-11T23:24:00Z">
        <w:r w:rsidRPr="0049233F" w:rsidDel="000D0624">
          <w:rPr>
            <w:rPrChange w:id="4049" w:author="The Si Tran" w:date="2012-12-05T23:02:00Z">
              <w:rPr>
                <w:sz w:val="28"/>
                <w:szCs w:val="28"/>
              </w:rPr>
            </w:rPrChange>
          </w:rPr>
          <w:fldChar w:fldCharType="begin"/>
        </w:r>
        <w:r w:rsidRPr="0049233F" w:rsidDel="000D0624">
          <w:rPr>
            <w:lang w:val="pt-BR"/>
            <w:rPrChange w:id="4050" w:author="The Si Tran" w:date="2012-12-05T23:02:00Z">
              <w:rPr>
                <w:sz w:val="28"/>
                <w:szCs w:val="28"/>
                <w:lang w:val="pt-BR"/>
              </w:rPr>
            </w:rPrChange>
          </w:rPr>
          <w:delInstrText xml:space="preserve"> SEQ Hình \* ARABIC </w:delInstrText>
        </w:r>
        <w:r w:rsidRPr="0049233F" w:rsidDel="000D0624">
          <w:rPr>
            <w:rPrChange w:id="4051" w:author="The Si Tran" w:date="2012-12-05T23:02:00Z">
              <w:rPr>
                <w:sz w:val="28"/>
                <w:szCs w:val="28"/>
              </w:rPr>
            </w:rPrChange>
          </w:rPr>
          <w:fldChar w:fldCharType="separate"/>
        </w:r>
        <w:r w:rsidRPr="0049233F" w:rsidDel="000D0624">
          <w:rPr>
            <w:noProof/>
            <w:lang w:val="pt-BR"/>
            <w:rPrChange w:id="4052" w:author="The Si Tran" w:date="2012-12-05T23:02:00Z">
              <w:rPr>
                <w:noProof/>
                <w:sz w:val="28"/>
                <w:szCs w:val="28"/>
                <w:lang w:val="pt-BR"/>
              </w:rPr>
            </w:rPrChange>
          </w:rPr>
          <w:delText>9</w:delText>
        </w:r>
        <w:r w:rsidRPr="0049233F" w:rsidDel="000D0624">
          <w:rPr>
            <w:rPrChange w:id="4053" w:author="The Si Tran" w:date="2012-12-05T23:02:00Z">
              <w:rPr>
                <w:sz w:val="28"/>
                <w:szCs w:val="28"/>
              </w:rPr>
            </w:rPrChange>
          </w:rPr>
          <w:fldChar w:fldCharType="end"/>
        </w:r>
        <w:r w:rsidRPr="0049233F" w:rsidDel="000D0624">
          <w:rPr>
            <w:lang w:val="pt-BR"/>
            <w:rPrChange w:id="4054" w:author="The Si Tran" w:date="2012-12-05T23:02:00Z">
              <w:rPr>
                <w:sz w:val="28"/>
                <w:szCs w:val="28"/>
                <w:lang w:val="pt-BR"/>
              </w:rPr>
            </w:rPrChange>
          </w:rPr>
          <w:delText xml:space="preserve"> </w:delText>
        </w:r>
      </w:del>
      <w:ins w:id="4055" w:author="The Si Tran" w:date="2012-12-11T23:24:00Z">
        <w:r w:rsidR="000D0624">
          <w:t>3.3</w:t>
        </w:r>
        <w:r w:rsidR="000D0624" w:rsidRPr="0049233F">
          <w:rPr>
            <w:lang w:val="pt-BR"/>
            <w:rPrChange w:id="4056" w:author="The Si Tran" w:date="2012-12-05T23:02:00Z">
              <w:rPr>
                <w:sz w:val="28"/>
                <w:szCs w:val="28"/>
                <w:lang w:val="pt-BR"/>
              </w:rPr>
            </w:rPrChange>
          </w:rPr>
          <w:t xml:space="preserve"> </w:t>
        </w:r>
      </w:ins>
      <w:r w:rsidRPr="000D0624">
        <w:rPr>
          <w:b w:val="0"/>
          <w:lang w:val="pt-BR"/>
          <w:rPrChange w:id="4057" w:author="The Si Tran" w:date="2012-12-11T23:24:00Z">
            <w:rPr>
              <w:sz w:val="28"/>
              <w:szCs w:val="28"/>
              <w:lang w:val="pt-BR"/>
            </w:rPr>
          </w:rPrChange>
        </w:rPr>
        <w:t xml:space="preserve">Hàm tự tương quan và tự tương quan riêng phần của mô hình </w:t>
      </w:r>
      <w:bookmarkStart w:id="4058" w:name="_GoBack"/>
      <w:bookmarkEnd w:id="4044"/>
      <m:oMath>
        <m:sSub>
          <m:sSubPr>
            <m:ctrlPr>
              <w:ins w:id="4059" w:author="The Si Tran" w:date="2012-12-06T20:21:00Z">
                <w:rPr>
                  <w:rFonts w:ascii="Cambria Math" w:hAnsi="Cambria Math"/>
                  <w:b w:val="0"/>
                  <w:i/>
                  <w:lang w:val="pt-BR"/>
                  <w:rPrChange w:id="4060" w:author="The Si Tran" w:date="2012-12-16T10:02:00Z">
                    <w:rPr>
                      <w:rFonts w:ascii="Cambria Math" w:hAnsi="Cambria Math"/>
                      <w:b w:val="0"/>
                      <w:i/>
                      <w:lang w:val="pt-BR"/>
                    </w:rPr>
                  </w:rPrChange>
                </w:rPr>
              </w:ins>
            </m:ctrlPr>
          </m:sSubPr>
          <m:e>
            <w:ins w:id="4061" w:author="The Si Tran" w:date="2012-12-06T20:21:00Z">
              <m:r>
                <w:rPr>
                  <w:rFonts w:ascii="Cambria Math" w:hAnsi="Cambria Math"/>
                  <w:lang w:val="pt-BR"/>
                  <w:rPrChange w:id="4062" w:author="The Si Tran" w:date="2012-12-16T10:02:00Z">
                    <w:rPr>
                      <w:rFonts w:ascii="Cambria Math" w:hAnsi="Cambria Math"/>
                      <w:lang w:val="pt-BR"/>
                    </w:rPr>
                  </w:rPrChange>
                </w:rPr>
                <m:t>y</m:t>
              </m:r>
            </w:ins>
          </m:e>
          <m:sub>
            <w:ins w:id="4063" w:author="The Si Tran" w:date="2012-12-06T20:21:00Z">
              <m:r>
                <w:rPr>
                  <w:rFonts w:ascii="Cambria Math" w:hAnsi="Cambria Math"/>
                  <w:lang w:val="pt-BR"/>
                  <w:rPrChange w:id="4064" w:author="The Si Tran" w:date="2012-12-16T10:02:00Z">
                    <w:rPr>
                      <w:rFonts w:ascii="Cambria Math" w:hAnsi="Cambria Math"/>
                      <w:lang w:val="pt-BR"/>
                    </w:rPr>
                  </w:rPrChange>
                </w:rPr>
                <m:t>t</m:t>
              </m:r>
            </w:ins>
          </m:sub>
        </m:sSub>
        <w:ins w:id="4065" w:author="The Si Tran" w:date="2012-12-06T20:21:00Z">
          <m:r>
            <w:rPr>
              <w:rFonts w:ascii="Cambria Math" w:hAnsi="Cambria Math"/>
              <w:lang w:val="pt-BR"/>
              <w:rPrChange w:id="4066" w:author="The Si Tran" w:date="2012-12-16T10:02:00Z">
                <w:rPr>
                  <w:rFonts w:ascii="Cambria Math" w:hAnsi="Cambria Math"/>
                  <w:lang w:val="pt-BR"/>
                </w:rPr>
              </w:rPrChange>
            </w:rPr>
            <m:t>=16+0.6</m:t>
          </m:r>
        </w:ins>
        <m:sSub>
          <m:sSubPr>
            <m:ctrlPr>
              <w:ins w:id="4067" w:author="The Si Tran" w:date="2012-12-06T20:21:00Z">
                <w:rPr>
                  <w:rFonts w:ascii="Cambria Math" w:hAnsi="Cambria Math"/>
                  <w:b w:val="0"/>
                  <w:i/>
                  <w:lang w:val="pt-BR"/>
                  <w:rPrChange w:id="4068" w:author="The Si Tran" w:date="2012-12-16T10:02:00Z">
                    <w:rPr>
                      <w:rFonts w:ascii="Cambria Math" w:hAnsi="Cambria Math"/>
                      <w:b w:val="0"/>
                      <w:i/>
                      <w:lang w:val="pt-BR"/>
                    </w:rPr>
                  </w:rPrChange>
                </w:rPr>
              </w:ins>
            </m:ctrlPr>
          </m:sSubPr>
          <m:e>
            <w:ins w:id="4069" w:author="The Si Tran" w:date="2012-12-06T20:21:00Z">
              <m:r>
                <w:rPr>
                  <w:rFonts w:ascii="Cambria Math" w:hAnsi="Cambria Math"/>
                  <w:lang w:val="pt-BR"/>
                  <w:rPrChange w:id="4070" w:author="The Si Tran" w:date="2012-12-16T10:02:00Z">
                    <w:rPr>
                      <w:rFonts w:ascii="Cambria Math" w:hAnsi="Cambria Math"/>
                      <w:lang w:val="pt-BR"/>
                    </w:rPr>
                  </w:rPrChange>
                </w:rPr>
                <m:t>y</m:t>
              </m:r>
            </w:ins>
          </m:e>
          <m:sub>
            <w:ins w:id="4071" w:author="The Si Tran" w:date="2012-12-06T20:21:00Z">
              <m:r>
                <w:rPr>
                  <w:rFonts w:ascii="Cambria Math" w:hAnsi="Cambria Math"/>
                  <w:lang w:val="pt-BR"/>
                  <w:rPrChange w:id="4072" w:author="The Si Tran" w:date="2012-12-16T10:02:00Z">
                    <w:rPr>
                      <w:rFonts w:ascii="Cambria Math" w:hAnsi="Cambria Math"/>
                      <w:lang w:val="pt-BR"/>
                    </w:rPr>
                  </w:rPrChange>
                </w:rPr>
                <m:t>t-1</m:t>
              </m:r>
            </w:ins>
          </m:sub>
        </m:sSub>
        <w:ins w:id="4073" w:author="The Si Tran" w:date="2012-12-06T20:21:00Z">
          <m:r>
            <w:rPr>
              <w:rFonts w:ascii="Cambria Math" w:hAnsi="Cambria Math"/>
              <w:lang w:val="pt-BR"/>
              <w:rPrChange w:id="4074" w:author="The Si Tran" w:date="2012-12-16T10:02:00Z">
                <w:rPr>
                  <w:rFonts w:ascii="Cambria Math" w:hAnsi="Cambria Math"/>
                  <w:lang w:val="pt-BR"/>
                </w:rPr>
              </w:rPrChange>
            </w:rPr>
            <m:t>+</m:t>
          </m:r>
        </w:ins>
        <m:sSub>
          <m:sSubPr>
            <m:ctrlPr>
              <w:ins w:id="4075" w:author="The Si Tran" w:date="2012-12-06T20:21:00Z">
                <w:rPr>
                  <w:rFonts w:ascii="Cambria Math" w:hAnsi="Cambria Math"/>
                  <w:b w:val="0"/>
                  <w:i/>
                  <w:lang w:val="pt-BR"/>
                  <w:rPrChange w:id="4076" w:author="The Si Tran" w:date="2012-12-16T10:02:00Z">
                    <w:rPr>
                      <w:rFonts w:ascii="Cambria Math" w:hAnsi="Cambria Math"/>
                      <w:b w:val="0"/>
                      <w:i/>
                      <w:lang w:val="pt-BR"/>
                    </w:rPr>
                  </w:rPrChange>
                </w:rPr>
              </w:ins>
            </m:ctrlPr>
          </m:sSubPr>
          <m:e>
            <w:ins w:id="4077" w:author="The Si Tran" w:date="2012-12-06T20:21:00Z">
              <m:r>
                <w:rPr>
                  <w:rFonts w:ascii="Cambria Math" w:hAnsi="Cambria Math"/>
                  <w:lang w:val="pt-BR"/>
                  <w:rPrChange w:id="4078" w:author="The Si Tran" w:date="2012-12-16T10:02:00Z">
                    <w:rPr>
                      <w:rFonts w:ascii="Cambria Math" w:hAnsi="Cambria Math"/>
                      <w:lang w:val="pt-BR"/>
                    </w:rPr>
                  </w:rPrChange>
                </w:rPr>
                <m:t>ε</m:t>
              </m:r>
            </w:ins>
          </m:e>
          <m:sub>
            <w:ins w:id="4079" w:author="The Si Tran" w:date="2012-12-06T20:21:00Z">
              <m:r>
                <w:rPr>
                  <w:rFonts w:ascii="Cambria Math" w:hAnsi="Cambria Math"/>
                  <w:lang w:val="pt-BR"/>
                  <w:rPrChange w:id="4080" w:author="The Si Tran" w:date="2012-12-16T10:02:00Z">
                    <w:rPr>
                      <w:rFonts w:ascii="Cambria Math" w:hAnsi="Cambria Math"/>
                      <w:lang w:val="pt-BR"/>
                    </w:rPr>
                  </w:rPrChange>
                </w:rPr>
                <m:t>t</m:t>
              </m:r>
            </w:ins>
          </m:sub>
        </m:sSub>
        <w:ins w:id="4081" w:author="The Si Tran" w:date="2012-12-06T20:21:00Z">
          <m:r>
            <w:rPr>
              <w:rFonts w:ascii="Cambria Math" w:hAnsi="Cambria Math"/>
              <w:lang w:val="pt-BR"/>
              <w:rPrChange w:id="4082" w:author="The Si Tran" w:date="2012-12-16T10:02:00Z">
                <w:rPr>
                  <w:rFonts w:ascii="Cambria Math" w:hAnsi="Cambria Math"/>
                  <w:lang w:val="pt-BR"/>
                </w:rPr>
              </w:rPrChange>
            </w:rPr>
            <m:t>+0.8</m:t>
          </m:r>
        </w:ins>
        <m:sSub>
          <m:sSubPr>
            <m:ctrlPr>
              <w:ins w:id="4083" w:author="The Si Tran" w:date="2012-12-06T20:21:00Z">
                <w:rPr>
                  <w:rFonts w:ascii="Cambria Math" w:hAnsi="Cambria Math"/>
                  <w:b w:val="0"/>
                  <w:i/>
                  <w:lang w:val="pt-BR"/>
                  <w:rPrChange w:id="4084" w:author="The Si Tran" w:date="2012-12-16T10:02:00Z">
                    <w:rPr>
                      <w:rFonts w:ascii="Cambria Math" w:hAnsi="Cambria Math"/>
                      <w:b w:val="0"/>
                      <w:i/>
                      <w:lang w:val="pt-BR"/>
                    </w:rPr>
                  </w:rPrChange>
                </w:rPr>
              </w:ins>
            </m:ctrlPr>
          </m:sSubPr>
          <m:e>
            <w:ins w:id="4085" w:author="The Si Tran" w:date="2012-12-06T20:21:00Z">
              <m:r>
                <w:rPr>
                  <w:rFonts w:ascii="Cambria Math" w:hAnsi="Cambria Math"/>
                  <w:lang w:val="pt-BR"/>
                  <w:rPrChange w:id="4086" w:author="The Si Tran" w:date="2012-12-16T10:02:00Z">
                    <w:rPr>
                      <w:rFonts w:ascii="Cambria Math" w:hAnsi="Cambria Math"/>
                      <w:lang w:val="pt-BR"/>
                    </w:rPr>
                  </w:rPrChange>
                </w:rPr>
                <m:t>ε</m:t>
              </m:r>
            </w:ins>
          </m:e>
          <m:sub>
            <w:ins w:id="4087" w:author="The Si Tran" w:date="2012-12-06T20:21:00Z">
              <m:r>
                <w:rPr>
                  <w:rFonts w:ascii="Cambria Math" w:hAnsi="Cambria Math"/>
                  <w:lang w:val="pt-BR"/>
                  <w:rPrChange w:id="4088" w:author="The Si Tran" w:date="2012-12-16T10:02:00Z">
                    <w:rPr>
                      <w:rFonts w:ascii="Cambria Math" w:hAnsi="Cambria Math"/>
                      <w:lang w:val="pt-BR"/>
                    </w:rPr>
                  </w:rPrChange>
                </w:rPr>
                <m:t>t-1</m:t>
              </m:r>
            </w:ins>
          </m:sub>
        </m:sSub>
      </m:oMath>
      <w:bookmarkEnd w:id="4045"/>
      <w:bookmarkEnd w:id="4046"/>
      <w:bookmarkEnd w:id="4058"/>
      <w:del w:id="4089" w:author="The Si Tran" w:date="2012-12-06T20:21:00Z">
        <w:r w:rsidRPr="0049233F" w:rsidDel="00A96CBA">
          <w:rPr>
            <w:position w:val="-12"/>
            <w:lang w:val="pt-BR"/>
            <w:rPrChange w:id="4090" w:author="The Si Tran" w:date="2012-12-05T23:02:00Z">
              <w:rPr>
                <w:position w:val="-12"/>
                <w:lang w:val="pt-BR"/>
              </w:rPr>
            </w:rPrChange>
          </w:rPr>
          <w:object w:dxaOrig="2780" w:dyaOrig="360" w14:anchorId="13A3664D">
            <v:shape id="_x0000_i1091" type="#_x0000_t75" style="width:170.8pt;height:22.6pt" o:ole="">
              <v:imagedata r:id="rId146" o:title=""/>
            </v:shape>
            <o:OLEObject Type="Embed" ProgID="Equation.DSMT4" ShapeID="_x0000_i1091" DrawAspect="Content" ObjectID="_1417159089" r:id="rId150"/>
          </w:object>
        </w:r>
      </w:del>
    </w:p>
    <w:p w14:paraId="64B1FBDF" w14:textId="2D68A2F3" w:rsidR="006A21F7" w:rsidRPr="0049233F" w:rsidRDefault="006A21F7" w:rsidP="006A21F7">
      <w:pPr>
        <w:pStyle w:val="Heading2"/>
        <w:rPr>
          <w:sz w:val="26"/>
          <w:szCs w:val="26"/>
          <w:lang w:val="pt-BR"/>
          <w:rPrChange w:id="4091" w:author="The Si Tran" w:date="2012-12-05T23:02:00Z">
            <w:rPr>
              <w:lang w:val="pt-BR"/>
            </w:rPr>
          </w:rPrChange>
        </w:rPr>
      </w:pPr>
      <w:bookmarkStart w:id="4092" w:name="_Toc312142553"/>
      <w:bookmarkStart w:id="4093" w:name="_Toc343415473"/>
      <w:r w:rsidRPr="0049233F">
        <w:rPr>
          <w:sz w:val="26"/>
          <w:szCs w:val="26"/>
          <w:lang w:val="pt-BR"/>
          <w:rPrChange w:id="4094" w:author="The Si Tran" w:date="2012-12-05T23:02:00Z">
            <w:rPr>
              <w:rFonts w:cs="Times New Roman"/>
              <w:iCs w:val="0"/>
              <w:sz w:val="20"/>
              <w:szCs w:val="20"/>
              <w:lang w:val="pt-BR"/>
            </w:rPr>
          </w:rPrChange>
        </w:rPr>
        <w:t>Mô hình tự hồi quy kết hợp với trung bình di động, ARIMA(p,d,q)</w:t>
      </w:r>
      <w:bookmarkEnd w:id="4092"/>
      <w:bookmarkEnd w:id="4093"/>
    </w:p>
    <w:p w14:paraId="1B188649" w14:textId="77777777" w:rsidR="006A21F7" w:rsidRPr="0049233F" w:rsidRDefault="006A21F7">
      <w:pPr>
        <w:rPr>
          <w:lang w:val="pt-BR"/>
          <w:rPrChange w:id="4095" w:author="The Si Tran" w:date="2012-12-05T23:02:00Z">
            <w:rPr>
              <w:sz w:val="28"/>
              <w:szCs w:val="28"/>
              <w:lang w:val="pt-BR"/>
            </w:rPr>
          </w:rPrChange>
        </w:rPr>
        <w:pPrChange w:id="4096" w:author="The Si Tran" w:date="2012-12-15T08:15:00Z">
          <w:pPr>
            <w:ind w:firstLine="540"/>
          </w:pPr>
        </w:pPrChange>
      </w:pPr>
      <w:r w:rsidRPr="0049233F">
        <w:rPr>
          <w:lang w:val="pt-BR"/>
          <w:rPrChange w:id="4097"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pPr>
        <w:rPr>
          <w:lang w:val="pt-BR"/>
          <w:rPrChange w:id="4098" w:author="The Si Tran" w:date="2012-12-05T23:02:00Z">
            <w:rPr>
              <w:sz w:val="28"/>
              <w:szCs w:val="28"/>
              <w:lang w:val="pt-BR"/>
            </w:rPr>
          </w:rPrChange>
        </w:rPr>
        <w:pPrChange w:id="4099" w:author="The Si Tran" w:date="2012-12-15T08:15:00Z">
          <w:pPr>
            <w:ind w:firstLine="540"/>
          </w:pPr>
        </w:pPrChange>
      </w:pPr>
      <w:r w:rsidRPr="0049233F">
        <w:rPr>
          <w:lang w:val="pt-BR"/>
          <w:rPrChange w:id="4100"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lang w:val="pt-BR"/>
          <w:rPrChange w:id="4101"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102" w:author="The Si Tran" w:date="2012-12-06T01:44:00Z"/>
          <w:lang w:val="pt-BR"/>
        </w:rPr>
        <w:pPrChange w:id="4103" w:author="The Si Tran" w:date="2012-12-15T08:15:00Z">
          <w:pPr>
            <w:ind w:firstLine="540"/>
          </w:pPr>
        </w:pPrChange>
      </w:pPr>
      <w:r w:rsidRPr="0049233F">
        <w:rPr>
          <w:lang w:val="pt-BR"/>
          <w:rPrChange w:id="4104" w:author="The Si Tran" w:date="2012-12-05T23:02:00Z">
            <w:rPr>
              <w:b/>
              <w:bCs/>
              <w:sz w:val="28"/>
              <w:szCs w:val="28"/>
              <w:lang w:val="pt-BR"/>
            </w:rPr>
          </w:rPrChange>
        </w:rPr>
        <w:t>Dạng toán học của mô hình ARIMA(p,d,q) là</w:t>
      </w:r>
    </w:p>
    <w:p w14:paraId="582CE0BD" w14:textId="0BE467DA" w:rsidR="00720763" w:rsidRPr="00720763" w:rsidDel="0076673F" w:rsidRDefault="00720763">
      <w:pPr>
        <w:rPr>
          <w:del w:id="4105" w:author="The Si Tran" w:date="2012-12-06T01:44:00Z"/>
          <w:lang w:val="pt-BR"/>
          <w:rPrChange w:id="4106" w:author="The Si Tran" w:date="2012-12-06T01:44:00Z">
            <w:rPr>
              <w:del w:id="4107" w:author="The Si Tran" w:date="2012-12-06T01:44:00Z"/>
              <w:sz w:val="28"/>
              <w:szCs w:val="28"/>
              <w:lang w:val="pt-BR"/>
            </w:rPr>
          </w:rPrChange>
        </w:rPr>
        <w:pPrChange w:id="4108" w:author="The Si Tran" w:date="2012-12-15T08:16:00Z">
          <w:pPr>
            <w:ind w:firstLine="540"/>
          </w:pPr>
        </w:pPrChange>
      </w:pPr>
      <w:ins w:id="4109" w:author="The Si Tran" w:date="2012-12-06T01:44:00Z">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rPr>
          <w:lang w:val="pt-BR"/>
          <w:rPrChange w:id="4110" w:author="The Si Tran" w:date="2012-12-05T23:02:00Z">
            <w:rPr>
              <w:sz w:val="28"/>
              <w:szCs w:val="28"/>
              <w:lang w:val="pt-BR"/>
            </w:rPr>
          </w:rPrChange>
        </w:rPr>
        <w:pPrChange w:id="4111" w:author="The Si Tran" w:date="2012-12-15T08:16:00Z">
          <w:pPr>
            <w:ind w:firstLine="540"/>
          </w:pPr>
        </w:pPrChange>
      </w:pPr>
      <w:del w:id="4112" w:author="The Si Tran" w:date="2012-12-06T01:44:00Z">
        <w:r w:rsidRPr="00AF1345" w:rsidDel="0076673F">
          <w:rPr>
            <w:position w:val="-12"/>
            <w:lang w:val="pt-BR"/>
          </w:rPr>
          <w:object w:dxaOrig="2799" w:dyaOrig="380" w14:anchorId="7E98637F">
            <v:shape id="_x0000_i1092" type="#_x0000_t75" style="width:198.4pt;height:25.1pt" o:ole="">
              <v:imagedata r:id="rId151" o:title=""/>
            </v:shape>
            <o:OLEObject Type="Embed" ProgID="Equation.DSMT4" ShapeID="_x0000_i1092" DrawAspect="Content" ObjectID="_1417159090" r:id="rId152"/>
          </w:object>
        </w:r>
      </w:del>
    </w:p>
    <w:p w14:paraId="128398D0" w14:textId="77777777" w:rsidR="006A21F7" w:rsidRPr="0049233F" w:rsidRDefault="006A21F7">
      <w:pPr>
        <w:rPr>
          <w:lang w:val="pt-BR"/>
          <w:rPrChange w:id="4113" w:author="The Si Tran" w:date="2012-12-05T23:02:00Z">
            <w:rPr>
              <w:sz w:val="28"/>
              <w:szCs w:val="28"/>
              <w:lang w:val="pt-BR"/>
            </w:rPr>
          </w:rPrChange>
        </w:rPr>
        <w:pPrChange w:id="4114" w:author="The Si Tran" w:date="2012-12-15T08:16:00Z">
          <w:pPr>
            <w:ind w:firstLine="540"/>
          </w:pPr>
        </w:pPrChange>
      </w:pPr>
      <w:r w:rsidRPr="0049233F">
        <w:rPr>
          <w:lang w:val="pt-BR"/>
          <w:rPrChange w:id="4115"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116" w:author="The Si Tran" w:date="2012-12-05T23:02:00Z">
            <w:rPr>
              <w:lang w:val="pt-BR"/>
            </w:rPr>
          </w:rPrChange>
        </w:rPr>
      </w:pPr>
      <w:bookmarkStart w:id="4117" w:name="_Toc312142554"/>
      <w:bookmarkStart w:id="4118" w:name="_Toc343415474"/>
      <w:r w:rsidRPr="0049233F">
        <w:rPr>
          <w:sz w:val="26"/>
          <w:szCs w:val="26"/>
          <w:lang w:val="pt-BR"/>
          <w:rPrChange w:id="4119" w:author="The Si Tran" w:date="2012-12-05T23:02:00Z">
            <w:rPr>
              <w:rFonts w:cs="Times New Roman"/>
              <w:b w:val="0"/>
              <w:bCs w:val="0"/>
              <w:iCs w:val="0"/>
              <w:sz w:val="26"/>
              <w:szCs w:val="22"/>
              <w:lang w:val="pt-BR"/>
            </w:rPr>
          </w:rPrChange>
        </w:rPr>
        <w:t>Mô hình ARIMA có tính mùa</w:t>
      </w:r>
      <w:bookmarkEnd w:id="4117"/>
      <w:ins w:id="4120" w:author="The Si Tran" w:date="2012-12-10T20:39:00Z">
        <w:r w:rsidR="00002A08">
          <w:rPr>
            <w:sz w:val="26"/>
            <w:szCs w:val="26"/>
            <w:lang w:val="pt-BR"/>
          </w:rPr>
          <w:t xml:space="preserve"> (SARIMA)</w:t>
        </w:r>
      </w:ins>
      <w:bookmarkEnd w:id="4118"/>
    </w:p>
    <w:p w14:paraId="16C21F60" w14:textId="77777777" w:rsidR="006A21F7" w:rsidRPr="0049233F" w:rsidRDefault="006A21F7">
      <w:pPr>
        <w:rPr>
          <w:lang w:val="pt-BR"/>
          <w:rPrChange w:id="4121" w:author="The Si Tran" w:date="2012-12-05T23:02:00Z">
            <w:rPr>
              <w:sz w:val="28"/>
              <w:szCs w:val="28"/>
              <w:lang w:val="pt-BR"/>
            </w:rPr>
          </w:rPrChange>
        </w:rPr>
        <w:pPrChange w:id="4122" w:author="The Si Tran" w:date="2012-12-15T08:16:00Z">
          <w:pPr>
            <w:ind w:firstLine="540"/>
          </w:pPr>
        </w:pPrChange>
      </w:pPr>
      <w:r w:rsidRPr="0049233F">
        <w:rPr>
          <w:lang w:val="pt-BR"/>
          <w:rPrChange w:id="4123"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124" w:author="The Si Tran" w:date="2012-12-05T23:02:00Z">
            <w:rPr>
              <w:sz w:val="28"/>
              <w:szCs w:val="28"/>
              <w:vertAlign w:val="subscript"/>
              <w:lang w:val="pt-BR"/>
            </w:rPr>
          </w:rPrChange>
        </w:rPr>
        <w:t>s</w:t>
      </w:r>
      <w:r w:rsidRPr="0049233F">
        <w:rPr>
          <w:lang w:val="pt-BR"/>
          <w:rPrChange w:id="4125"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126" w:author="The Si Tran" w:date="2012-12-06T01:47:00Z"/>
          <w:lang w:val="pt-BR"/>
        </w:rPr>
        <w:pPrChange w:id="4127" w:author="The Si Tran" w:date="2012-12-15T08:16:00Z">
          <w:pPr>
            <w:ind w:firstLine="540"/>
          </w:pPr>
        </w:pPrChange>
      </w:pPr>
      <w:r w:rsidRPr="0049233F">
        <w:rPr>
          <w:lang w:val="pt-BR"/>
          <w:rPrChange w:id="4128" w:author="The Si Tran" w:date="2012-12-05T23:02:00Z">
            <w:rPr>
              <w:sz w:val="28"/>
              <w:szCs w:val="28"/>
              <w:lang w:val="pt-BR"/>
            </w:rPr>
          </w:rPrChange>
        </w:rPr>
        <w:t>Dạng toán học của mô hình ARIMA(p,d,q) x (P,D,Q)</w:t>
      </w:r>
      <w:r w:rsidRPr="0049233F">
        <w:rPr>
          <w:vertAlign w:val="subscript"/>
          <w:lang w:val="pt-BR"/>
          <w:rPrChange w:id="4129" w:author="The Si Tran" w:date="2012-12-05T23:02:00Z">
            <w:rPr>
              <w:sz w:val="28"/>
              <w:szCs w:val="28"/>
              <w:vertAlign w:val="subscript"/>
              <w:lang w:val="pt-BR"/>
            </w:rPr>
          </w:rPrChange>
        </w:rPr>
        <w:t>s</w:t>
      </w:r>
      <w:r w:rsidRPr="0049233F">
        <w:rPr>
          <w:lang w:val="pt-BR"/>
          <w:rPrChange w:id="4130" w:author="The Si Tran" w:date="2012-12-05T23:02:00Z">
            <w:rPr>
              <w:sz w:val="28"/>
              <w:szCs w:val="28"/>
              <w:lang w:val="pt-BR"/>
            </w:rPr>
          </w:rPrChange>
        </w:rPr>
        <w:t xml:space="preserve"> là</w:t>
      </w:r>
    </w:p>
    <w:p w14:paraId="4AECD312" w14:textId="5470D4FC" w:rsidR="0076673F" w:rsidRPr="00F43FFA" w:rsidRDefault="00537CF3">
      <w:pPr>
        <w:jc w:val="center"/>
        <w:rPr>
          <w:lang w:val="pt-BR"/>
          <w:rPrChange w:id="4131" w:author="The Si Tran" w:date="2012-12-06T01:47:00Z">
            <w:rPr>
              <w:sz w:val="28"/>
              <w:szCs w:val="28"/>
              <w:lang w:val="pt-BR"/>
            </w:rPr>
          </w:rPrChange>
        </w:rPr>
        <w:pPrChange w:id="4132" w:author="The Si Tran" w:date="2012-12-15T08:16:00Z">
          <w:pPr>
            <w:ind w:firstLine="540"/>
          </w:pPr>
        </w:pPrChange>
      </w:pPr>
      <m:oMathPara>
        <m:oMath>
          <m:sSup>
            <m:sSupPr>
              <m:ctrlPr>
                <w:ins w:id="4133" w:author="The Si Tran" w:date="2012-12-06T01:45:00Z">
                  <w:rPr>
                    <w:rFonts w:ascii="Cambria Math" w:hAnsi="Cambria Math"/>
                    <w:lang w:val="pt-BR"/>
                  </w:rPr>
                </w:ins>
              </m:ctrlPr>
            </m:sSupPr>
            <m:e>
              <w:ins w:id="4134" w:author="The Si Tran" w:date="2012-12-06T01:46:00Z">
                <m:r>
                  <m:rPr>
                    <m:sty m:val="p"/>
                  </m:rPr>
                  <w:rPr>
                    <w:rFonts w:ascii="Cambria Math" w:hAnsi="Cambria Math" w:hint="eastAsia"/>
                    <w:lang w:val="pt-BR"/>
                  </w:rPr>
                  <m:t>Φ</m:t>
                </m:r>
              </w:ins>
            </m:e>
            <m:sup>
              <w:ins w:id="4135" w:author="The Si Tran" w:date="2012-12-06T01:46:00Z">
                <m:r>
                  <m:rPr>
                    <m:sty m:val="p"/>
                  </m:rPr>
                  <w:rPr>
                    <w:rFonts w:ascii="Cambria Math" w:hAnsi="Cambria Math"/>
                    <w:lang w:val="pt-BR"/>
                  </w:rPr>
                  <m:t>*</m:t>
                </m:r>
              </w:ins>
            </m:sup>
          </m:sSup>
          <m:d>
            <m:dPr>
              <m:ctrlPr>
                <w:ins w:id="4136" w:author="The Si Tran" w:date="2012-12-06T01:45:00Z">
                  <w:rPr>
                    <w:rFonts w:ascii="Cambria Math" w:hAnsi="Cambria Math"/>
                    <w:lang w:val="pt-BR"/>
                  </w:rPr>
                </w:ins>
              </m:ctrlPr>
            </m:dPr>
            <m:e>
              <m:sSup>
                <m:sSupPr>
                  <m:ctrlPr>
                    <w:ins w:id="4137" w:author="The Si Tran" w:date="2012-12-06T01:45:00Z">
                      <w:rPr>
                        <w:rFonts w:ascii="Cambria Math" w:hAnsi="Cambria Math"/>
                        <w:lang w:val="pt-BR"/>
                      </w:rPr>
                    </w:ins>
                  </m:ctrlPr>
                </m:sSupPr>
                <m:e>
                  <w:ins w:id="4138" w:author="The Si Tran" w:date="2012-12-06T01:45:00Z">
                    <m:r>
                      <w:rPr>
                        <w:rFonts w:ascii="Cambria Math" w:hAnsi="Cambria Math"/>
                        <w:lang w:val="pt-BR"/>
                      </w:rPr>
                      <m:t>B</m:t>
                    </m:r>
                  </w:ins>
                </m:e>
                <m:sup>
                  <w:ins w:id="4139" w:author="The Si Tran" w:date="2012-12-06T01:45:00Z">
                    <m:r>
                      <w:rPr>
                        <w:rFonts w:ascii="Cambria Math" w:hAnsi="Cambria Math"/>
                        <w:lang w:val="pt-BR"/>
                      </w:rPr>
                      <m:t>S</m:t>
                    </m:r>
                  </w:ins>
                </m:sup>
              </m:sSup>
            </m:e>
          </m:d>
          <w:ins w:id="4140" w:author="The Si Tran" w:date="2012-12-06T01:45:00Z">
            <m:r>
              <m:rPr>
                <m:sty m:val="p"/>
              </m:rPr>
              <w:rPr>
                <w:rFonts w:ascii="Cambria Math" w:hAnsi="Cambria Math"/>
                <w:lang w:val="pt-BR"/>
              </w:rPr>
              <m:t>Φ</m:t>
            </m:r>
          </w:ins>
          <m:d>
            <m:dPr>
              <m:ctrlPr>
                <w:ins w:id="4141" w:author="The Si Tran" w:date="2012-12-06T01:45:00Z">
                  <w:rPr>
                    <w:rFonts w:ascii="Cambria Math" w:hAnsi="Cambria Math"/>
                    <w:lang w:val="pt-BR"/>
                  </w:rPr>
                </w:ins>
              </m:ctrlPr>
            </m:dPr>
            <m:e>
              <w:ins w:id="4142" w:author="The Si Tran" w:date="2012-12-06T01:45:00Z">
                <m:r>
                  <w:rPr>
                    <w:rFonts w:ascii="Cambria Math" w:hAnsi="Cambria Math"/>
                    <w:lang w:val="pt-BR"/>
                  </w:rPr>
                  <m:t>B</m:t>
                </m:r>
              </w:ins>
            </m:e>
          </m:d>
          <m:sSup>
            <m:sSupPr>
              <m:ctrlPr>
                <w:ins w:id="4143" w:author="The Si Tran" w:date="2012-12-06T01:45:00Z">
                  <w:rPr>
                    <w:rFonts w:ascii="Cambria Math" w:hAnsi="Cambria Math"/>
                    <w:lang w:val="pt-BR"/>
                  </w:rPr>
                </w:ins>
              </m:ctrlPr>
            </m:sSupPr>
            <m:e>
              <w:ins w:id="4144"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145" w:author="The Si Tran" w:date="2012-12-06T01:45:00Z">
                <m:r>
                  <w:rPr>
                    <w:rFonts w:ascii="Cambria Math" w:hAnsi="Cambria Math"/>
                    <w:lang w:val="pt-BR"/>
                  </w:rPr>
                  <m:t>d</m:t>
                </m:r>
              </w:ins>
            </m:sup>
          </m:sSup>
          <m:sSub>
            <m:sSubPr>
              <m:ctrlPr>
                <w:ins w:id="4146" w:author="The Si Tran" w:date="2012-12-06T01:45:00Z">
                  <w:rPr>
                    <w:rFonts w:ascii="Cambria Math" w:hAnsi="Cambria Math"/>
                    <w:lang w:val="pt-BR"/>
                  </w:rPr>
                </w:ins>
              </m:ctrlPr>
            </m:sSubPr>
            <m:e>
              <m:sSup>
                <m:sSupPr>
                  <m:ctrlPr>
                    <w:ins w:id="4147" w:author="The Si Tran" w:date="2012-12-06T01:46:00Z">
                      <w:rPr>
                        <w:rFonts w:ascii="Cambria Math" w:hAnsi="Cambria Math"/>
                        <w:lang w:val="pt-BR"/>
                      </w:rPr>
                    </w:ins>
                  </m:ctrlPr>
                </m:sSupPr>
                <m:e>
                  <w:ins w:id="4148" w:author="The Si Tran" w:date="2012-12-06T01:46:00Z">
                    <m:r>
                      <m:rPr>
                        <m:sty m:val="p"/>
                      </m:rPr>
                      <w:rPr>
                        <w:rFonts w:ascii="Cambria Math" w:hAnsi="Cambria Math"/>
                        <w:lang w:val="pt-BR"/>
                      </w:rPr>
                      <m:t>(1-</m:t>
                    </m:r>
                  </w:ins>
                  <m:sSup>
                    <m:sSupPr>
                      <m:ctrlPr>
                        <w:ins w:id="4149" w:author="The Si Tran" w:date="2012-12-06T01:46:00Z">
                          <w:rPr>
                            <w:rFonts w:ascii="Cambria Math" w:hAnsi="Cambria Math"/>
                            <w:lang w:val="pt-BR"/>
                          </w:rPr>
                        </w:ins>
                      </m:ctrlPr>
                    </m:sSupPr>
                    <m:e>
                      <w:ins w:id="4150" w:author="The Si Tran" w:date="2012-12-06T01:46:00Z">
                        <m:r>
                          <w:rPr>
                            <w:rFonts w:ascii="Cambria Math" w:hAnsi="Cambria Math"/>
                            <w:lang w:val="pt-BR"/>
                          </w:rPr>
                          <m:t>B</m:t>
                        </m:r>
                      </w:ins>
                    </m:e>
                    <m:sup>
                      <w:ins w:id="4151" w:author="The Si Tran" w:date="2012-12-06T01:46:00Z">
                        <m:r>
                          <w:rPr>
                            <w:rFonts w:ascii="Cambria Math" w:hAnsi="Cambria Math"/>
                            <w:lang w:val="pt-BR"/>
                          </w:rPr>
                          <m:t>S</m:t>
                        </m:r>
                      </w:ins>
                    </m:sup>
                  </m:sSup>
                  <w:ins w:id="4152" w:author="The Si Tran" w:date="2012-12-06T01:46:00Z">
                    <m:r>
                      <m:rPr>
                        <m:sty m:val="p"/>
                      </m:rPr>
                      <w:rPr>
                        <w:rFonts w:ascii="Cambria Math" w:hAnsi="Cambria Math"/>
                        <w:lang w:val="pt-BR"/>
                      </w:rPr>
                      <m:t>)</m:t>
                    </m:r>
                  </w:ins>
                </m:e>
                <m:sup>
                  <w:ins w:id="4153" w:author="The Si Tran" w:date="2012-12-06T01:46:00Z">
                    <m:r>
                      <w:rPr>
                        <w:rFonts w:ascii="Cambria Math" w:hAnsi="Cambria Math"/>
                        <w:lang w:val="pt-BR"/>
                      </w:rPr>
                      <m:t>D</m:t>
                    </m:r>
                  </w:ins>
                </m:sup>
              </m:sSup>
              <w:ins w:id="4154" w:author="The Si Tran" w:date="2012-12-06T01:45:00Z">
                <m:r>
                  <w:rPr>
                    <w:rFonts w:ascii="Cambria Math" w:hAnsi="Cambria Math"/>
                    <w:lang w:val="pt-BR"/>
                  </w:rPr>
                  <m:t>y</m:t>
                </m:r>
              </w:ins>
            </m:e>
            <m:sub>
              <w:ins w:id="4155" w:author="The Si Tran" w:date="2012-12-06T01:45:00Z">
                <m:r>
                  <w:rPr>
                    <w:rFonts w:ascii="Cambria Math" w:hAnsi="Cambria Math"/>
                    <w:lang w:val="pt-BR"/>
                  </w:rPr>
                  <m:t>t</m:t>
                </m:r>
              </w:ins>
            </m:sub>
          </m:sSub>
          <w:ins w:id="4156"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157" w:author="The Si Tran" w:date="2012-12-06T01:46:00Z">
                  <w:rPr>
                    <w:rFonts w:ascii="Cambria Math" w:hAnsi="Cambria Math"/>
                    <w:lang w:val="pt-BR"/>
                  </w:rPr>
                </w:ins>
              </m:ctrlPr>
            </m:sSupPr>
            <m:e>
              <w:ins w:id="4158" w:author="The Si Tran" w:date="2012-12-06T01:47:00Z">
                <m:r>
                  <m:rPr>
                    <m:sty m:val="p"/>
                  </m:rPr>
                  <w:rPr>
                    <w:rFonts w:ascii="Cambria Math" w:hAnsi="Cambria Math" w:hint="eastAsia"/>
                    <w:lang w:val="pt-BR"/>
                  </w:rPr>
                  <m:t>Θ</m:t>
                </m:r>
              </w:ins>
            </m:e>
            <m:sup>
              <w:ins w:id="4159" w:author="The Si Tran" w:date="2012-12-06T01:46:00Z">
                <m:r>
                  <m:rPr>
                    <m:sty m:val="p"/>
                  </m:rPr>
                  <w:rPr>
                    <w:rFonts w:ascii="Cambria Math" w:hAnsi="Cambria Math"/>
                    <w:lang w:val="pt-BR"/>
                  </w:rPr>
                  <m:t>*</m:t>
                </m:r>
              </w:ins>
            </m:sup>
          </m:sSup>
          <m:d>
            <m:dPr>
              <m:ctrlPr>
                <w:ins w:id="4160" w:author="The Si Tran" w:date="2012-12-06T01:46:00Z">
                  <w:rPr>
                    <w:rFonts w:ascii="Cambria Math" w:hAnsi="Cambria Math"/>
                    <w:lang w:val="pt-BR"/>
                  </w:rPr>
                </w:ins>
              </m:ctrlPr>
            </m:dPr>
            <m:e>
              <m:sSup>
                <m:sSupPr>
                  <m:ctrlPr>
                    <w:ins w:id="4161" w:author="The Si Tran" w:date="2012-12-06T01:46:00Z">
                      <w:rPr>
                        <w:rFonts w:ascii="Cambria Math" w:hAnsi="Cambria Math"/>
                        <w:lang w:val="pt-BR"/>
                      </w:rPr>
                    </w:ins>
                  </m:ctrlPr>
                </m:sSupPr>
                <m:e>
                  <w:ins w:id="4162" w:author="The Si Tran" w:date="2012-12-06T01:46:00Z">
                    <m:r>
                      <w:rPr>
                        <w:rFonts w:ascii="Cambria Math" w:hAnsi="Cambria Math"/>
                        <w:lang w:val="pt-BR"/>
                      </w:rPr>
                      <m:t>B</m:t>
                    </m:r>
                  </w:ins>
                </m:e>
                <m:sup>
                  <w:ins w:id="4163" w:author="The Si Tran" w:date="2012-12-06T01:46:00Z">
                    <m:r>
                      <w:rPr>
                        <w:rFonts w:ascii="Cambria Math" w:hAnsi="Cambria Math"/>
                        <w:lang w:val="pt-BR"/>
                      </w:rPr>
                      <m:t>S</m:t>
                    </m:r>
                  </w:ins>
                </m:sup>
              </m:sSup>
            </m:e>
          </m:d>
          <w:ins w:id="4164"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165" w:author="The Si Tran" w:date="2012-12-06T01:45:00Z">
                  <w:rPr>
                    <w:rFonts w:ascii="Cambria Math" w:hAnsi="Cambria Math"/>
                    <w:lang w:val="pt-BR"/>
                  </w:rPr>
                </w:ins>
              </m:ctrlPr>
            </m:sSubPr>
            <m:e>
              <w:ins w:id="4166" w:author="The Si Tran" w:date="2012-12-06T01:45:00Z">
                <m:r>
                  <w:rPr>
                    <w:rFonts w:ascii="Cambria Math" w:hAnsi="Cambria Math"/>
                    <w:lang w:val="pt-BR"/>
                  </w:rPr>
                  <m:t>ε</m:t>
                </m:r>
              </w:ins>
            </m:e>
            <m:sub>
              <w:ins w:id="4167"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168" w:author="The Si Tran" w:date="2012-12-06T01:47:00Z"/>
          <w:szCs w:val="26"/>
          <w:lang w:val="pt-BR"/>
          <w:rPrChange w:id="4169" w:author="The Si Tran" w:date="2012-12-05T23:02:00Z">
            <w:rPr>
              <w:del w:id="4170" w:author="The Si Tran" w:date="2012-12-06T01:47:00Z"/>
              <w:sz w:val="28"/>
              <w:szCs w:val="28"/>
              <w:lang w:val="pt-BR"/>
            </w:rPr>
          </w:rPrChange>
        </w:rPr>
      </w:pPr>
      <w:del w:id="4171" w:author="The Si Tran" w:date="2012-12-06T01:47:00Z">
        <w:r w:rsidRPr="00AF1345" w:rsidDel="00F43FFA">
          <w:rPr>
            <w:position w:val="-12"/>
            <w:szCs w:val="26"/>
            <w:lang w:val="pt-BR"/>
          </w:rPr>
          <w:object w:dxaOrig="5040" w:dyaOrig="380" w14:anchorId="372E02F0">
            <v:shape id="_x0000_i1093" type="#_x0000_t75" style="width:342.4pt;height:25.1pt" o:ole="">
              <v:imagedata r:id="rId153" o:title=""/>
            </v:shape>
            <o:OLEObject Type="Embed" ProgID="Equation.DSMT4" ShapeID="_x0000_i1093" DrawAspect="Content" ObjectID="_1417159091" r:id="rId154"/>
          </w:object>
        </w:r>
      </w:del>
    </w:p>
    <w:p w14:paraId="59DCC3E8" w14:textId="77777777" w:rsidR="006A21F7" w:rsidRDefault="006A21F7">
      <w:pPr>
        <w:rPr>
          <w:ins w:id="4172" w:author="The Si Tran" w:date="2012-12-06T01:48:00Z"/>
          <w:lang w:val="pt-BR"/>
        </w:rPr>
        <w:pPrChange w:id="4173" w:author="The Si Tran" w:date="2012-12-15T08:16:00Z">
          <w:pPr>
            <w:ind w:firstLine="540"/>
          </w:pPr>
        </w:pPrChange>
      </w:pPr>
      <w:r w:rsidRPr="0049233F">
        <w:rPr>
          <w:lang w:val="pt-BR"/>
          <w:rPrChange w:id="4174" w:author="The Si Tran" w:date="2012-12-05T23:02:00Z">
            <w:rPr>
              <w:sz w:val="28"/>
              <w:szCs w:val="28"/>
              <w:lang w:val="pt-BR"/>
            </w:rPr>
          </w:rPrChange>
        </w:rPr>
        <w:t xml:space="preserve">Với </w:t>
      </w:r>
    </w:p>
    <w:p w14:paraId="055477D2" w14:textId="77777777" w:rsidR="007850C8" w:rsidRPr="007850C8" w:rsidRDefault="00537CF3" w:rsidP="006A21F7">
      <w:pPr>
        <w:ind w:firstLine="540"/>
        <w:rPr>
          <w:ins w:id="4175" w:author="The Si Tran" w:date="2012-12-06T01:49:00Z"/>
          <w:szCs w:val="26"/>
          <w:lang w:val="pt-BR"/>
        </w:rPr>
      </w:pPr>
      <m:oMathPara>
        <m:oMath>
          <m:sSup>
            <m:sSupPr>
              <m:ctrlPr>
                <w:ins w:id="4176" w:author="The Si Tran" w:date="2012-12-06T01:48:00Z">
                  <w:rPr>
                    <w:rFonts w:ascii="Cambria Math" w:hAnsi="Cambria Math"/>
                    <w:szCs w:val="26"/>
                    <w:lang w:val="pt-BR"/>
                  </w:rPr>
                </w:ins>
              </m:ctrlPr>
            </m:sSupPr>
            <m:e>
              <w:ins w:id="4177" w:author="The Si Tran" w:date="2012-12-06T01:48:00Z">
                <m:r>
                  <m:rPr>
                    <m:sty m:val="p"/>
                  </m:rPr>
                  <w:rPr>
                    <w:rFonts w:ascii="Cambria Math" w:hAnsi="Cambria Math"/>
                    <w:szCs w:val="26"/>
                    <w:lang w:val="pt-BR"/>
                  </w:rPr>
                  <m:t>Φ</m:t>
                </m:r>
              </w:ins>
            </m:e>
            <m:sup>
              <w:ins w:id="4178" w:author="The Si Tran" w:date="2012-12-06T01:48:00Z">
                <m:r>
                  <w:rPr>
                    <w:rFonts w:ascii="Cambria Math" w:hAnsi="Cambria Math"/>
                    <w:szCs w:val="26"/>
                    <w:lang w:val="pt-BR"/>
                  </w:rPr>
                  <m:t>*</m:t>
                </m:r>
              </w:ins>
            </m:sup>
          </m:sSup>
          <m:d>
            <m:dPr>
              <m:ctrlPr>
                <w:ins w:id="4179" w:author="The Si Tran" w:date="2012-12-06T01:48:00Z">
                  <w:rPr>
                    <w:rFonts w:ascii="Cambria Math" w:hAnsi="Cambria Math"/>
                    <w:i/>
                    <w:szCs w:val="26"/>
                    <w:lang w:val="pt-BR"/>
                  </w:rPr>
                </w:ins>
              </m:ctrlPr>
            </m:dPr>
            <m:e>
              <m:sSup>
                <m:sSupPr>
                  <m:ctrlPr>
                    <w:ins w:id="4180" w:author="The Si Tran" w:date="2012-12-06T01:48:00Z">
                      <w:rPr>
                        <w:rFonts w:ascii="Cambria Math" w:hAnsi="Cambria Math"/>
                        <w:i/>
                        <w:szCs w:val="26"/>
                        <w:lang w:val="pt-BR"/>
                      </w:rPr>
                    </w:ins>
                  </m:ctrlPr>
                </m:sSupPr>
                <m:e>
                  <w:ins w:id="4181" w:author="The Si Tran" w:date="2012-12-06T01:48:00Z">
                    <m:r>
                      <w:rPr>
                        <w:rFonts w:ascii="Cambria Math" w:hAnsi="Cambria Math"/>
                        <w:szCs w:val="26"/>
                        <w:lang w:val="pt-BR"/>
                      </w:rPr>
                      <m:t>B</m:t>
                    </m:r>
                  </w:ins>
                </m:e>
                <m:sup>
                  <w:ins w:id="4182" w:author="The Si Tran" w:date="2012-12-06T01:48:00Z">
                    <m:r>
                      <w:rPr>
                        <w:rFonts w:ascii="Cambria Math" w:hAnsi="Cambria Math"/>
                        <w:szCs w:val="26"/>
                        <w:lang w:val="pt-BR"/>
                      </w:rPr>
                      <m:t>S</m:t>
                    </m:r>
                  </w:ins>
                </m:sup>
              </m:sSup>
            </m:e>
          </m:d>
          <w:ins w:id="4183" w:author="The Si Tran" w:date="2012-12-06T01:48:00Z">
            <m:r>
              <w:rPr>
                <w:rFonts w:ascii="Cambria Math" w:hAnsi="Cambria Math"/>
                <w:szCs w:val="26"/>
                <w:lang w:val="pt-BR"/>
              </w:rPr>
              <m:t>=1-</m:t>
            </m:r>
          </w:ins>
          <m:sSubSup>
            <m:sSubSupPr>
              <m:ctrlPr>
                <w:ins w:id="4184" w:author="The Si Tran" w:date="2012-12-06T01:49:00Z">
                  <w:rPr>
                    <w:rFonts w:ascii="Cambria Math" w:hAnsi="Cambria Math"/>
                    <w:szCs w:val="26"/>
                    <w:lang w:val="pt-BR"/>
                  </w:rPr>
                </w:ins>
              </m:ctrlPr>
            </m:sSubSupPr>
            <m:e>
              <w:ins w:id="4185" w:author="The Si Tran" w:date="2012-12-06T01:50:00Z">
                <m:r>
                  <m:rPr>
                    <m:sty m:val="p"/>
                  </m:rPr>
                  <w:rPr>
                    <w:rFonts w:ascii="Cambria Math" w:hAnsi="Cambria Math"/>
                    <w:szCs w:val="26"/>
                    <w:lang w:val="pt-BR"/>
                  </w:rPr>
                  <m:t>ϕ</m:t>
                </m:r>
              </w:ins>
            </m:e>
            <m:sub>
              <w:ins w:id="4186" w:author="The Si Tran" w:date="2012-12-06T01:49:00Z">
                <m:r>
                  <w:rPr>
                    <w:rFonts w:ascii="Cambria Math" w:hAnsi="Cambria Math"/>
                    <w:szCs w:val="26"/>
                    <w:lang w:val="pt-BR"/>
                  </w:rPr>
                  <m:t>1</m:t>
                </m:r>
              </w:ins>
            </m:sub>
            <m:sup>
              <w:ins w:id="4187" w:author="The Si Tran" w:date="2012-12-06T01:49:00Z">
                <m:r>
                  <w:rPr>
                    <w:rFonts w:ascii="Cambria Math" w:hAnsi="Cambria Math"/>
                    <w:szCs w:val="26"/>
                    <w:lang w:val="pt-BR"/>
                  </w:rPr>
                  <m:t>*</m:t>
                </m:r>
              </w:ins>
            </m:sup>
          </m:sSubSup>
          <m:d>
            <m:dPr>
              <m:ctrlPr>
                <w:ins w:id="4188" w:author="The Si Tran" w:date="2012-12-06T01:48:00Z">
                  <w:rPr>
                    <w:rFonts w:ascii="Cambria Math" w:hAnsi="Cambria Math"/>
                    <w:i/>
                    <w:szCs w:val="26"/>
                    <w:lang w:val="pt-BR"/>
                  </w:rPr>
                </w:ins>
              </m:ctrlPr>
            </m:dPr>
            <m:e>
              <m:sSup>
                <m:sSupPr>
                  <m:ctrlPr>
                    <w:ins w:id="4189" w:author="The Si Tran" w:date="2012-12-06T01:48:00Z">
                      <w:rPr>
                        <w:rFonts w:ascii="Cambria Math" w:hAnsi="Cambria Math"/>
                        <w:i/>
                        <w:szCs w:val="26"/>
                        <w:lang w:val="pt-BR"/>
                      </w:rPr>
                    </w:ins>
                  </m:ctrlPr>
                </m:sSupPr>
                <m:e>
                  <w:ins w:id="4190" w:author="The Si Tran" w:date="2012-12-06T01:48:00Z">
                    <m:r>
                      <w:rPr>
                        <w:rFonts w:ascii="Cambria Math" w:hAnsi="Cambria Math"/>
                        <w:szCs w:val="26"/>
                        <w:lang w:val="pt-BR"/>
                      </w:rPr>
                      <m:t>B</m:t>
                    </m:r>
                  </w:ins>
                </m:e>
                <m:sup>
                  <w:ins w:id="4191" w:author="The Si Tran" w:date="2012-12-06T01:48:00Z">
                    <m:r>
                      <w:rPr>
                        <w:rFonts w:ascii="Cambria Math" w:hAnsi="Cambria Math"/>
                        <w:szCs w:val="26"/>
                        <w:lang w:val="pt-BR"/>
                      </w:rPr>
                      <m:t>1S</m:t>
                    </m:r>
                  </w:ins>
                </m:sup>
              </m:sSup>
            </m:e>
          </m:d>
          <w:ins w:id="4192" w:author="The Si Tran" w:date="2012-12-06T01:48:00Z">
            <m:r>
              <w:rPr>
                <w:rFonts w:ascii="Cambria Math" w:hAnsi="Cambria Math"/>
                <w:szCs w:val="26"/>
                <w:lang w:val="pt-BR"/>
              </w:rPr>
              <m:t>-</m:t>
            </m:r>
          </w:ins>
          <m:sSubSup>
            <m:sSubSupPr>
              <m:ctrlPr>
                <w:ins w:id="4193" w:author="The Si Tran" w:date="2012-12-06T01:49:00Z">
                  <w:rPr>
                    <w:rFonts w:ascii="Cambria Math" w:hAnsi="Cambria Math"/>
                    <w:szCs w:val="26"/>
                    <w:lang w:val="pt-BR"/>
                  </w:rPr>
                </w:ins>
              </m:ctrlPr>
            </m:sSubSupPr>
            <m:e>
              <w:ins w:id="4194" w:author="The Si Tran" w:date="2012-12-06T01:50:00Z">
                <m:r>
                  <m:rPr>
                    <m:sty m:val="p"/>
                  </m:rPr>
                  <w:rPr>
                    <w:rFonts w:ascii="Cambria Math" w:hAnsi="Cambria Math"/>
                    <w:szCs w:val="26"/>
                    <w:lang w:val="pt-BR"/>
                  </w:rPr>
                  <m:t>ϕ</m:t>
                </m:r>
              </w:ins>
            </m:e>
            <m:sub>
              <w:ins w:id="4195" w:author="The Si Tran" w:date="2012-12-06T01:49:00Z">
                <m:r>
                  <w:rPr>
                    <w:rFonts w:ascii="Cambria Math" w:hAnsi="Cambria Math"/>
                    <w:szCs w:val="26"/>
                    <w:lang w:val="pt-BR"/>
                  </w:rPr>
                  <m:t>2</m:t>
                </m:r>
              </w:ins>
            </m:sub>
            <m:sup>
              <w:ins w:id="4196" w:author="The Si Tran" w:date="2012-12-06T01:49:00Z">
                <m:r>
                  <w:rPr>
                    <w:rFonts w:ascii="Cambria Math" w:hAnsi="Cambria Math"/>
                    <w:szCs w:val="26"/>
                    <w:lang w:val="pt-BR"/>
                  </w:rPr>
                  <m:t>*</m:t>
                </m:r>
              </w:ins>
            </m:sup>
          </m:sSubSup>
          <m:d>
            <m:dPr>
              <m:ctrlPr>
                <w:ins w:id="4197" w:author="The Si Tran" w:date="2012-12-06T01:48:00Z">
                  <w:rPr>
                    <w:rFonts w:ascii="Cambria Math" w:hAnsi="Cambria Math"/>
                    <w:i/>
                    <w:szCs w:val="26"/>
                    <w:lang w:val="pt-BR"/>
                  </w:rPr>
                </w:ins>
              </m:ctrlPr>
            </m:dPr>
            <m:e>
              <m:sSup>
                <m:sSupPr>
                  <m:ctrlPr>
                    <w:ins w:id="4198" w:author="The Si Tran" w:date="2012-12-06T01:48:00Z">
                      <w:rPr>
                        <w:rFonts w:ascii="Cambria Math" w:hAnsi="Cambria Math"/>
                        <w:i/>
                        <w:szCs w:val="26"/>
                        <w:lang w:val="pt-BR"/>
                      </w:rPr>
                    </w:ins>
                  </m:ctrlPr>
                </m:sSupPr>
                <m:e>
                  <w:ins w:id="4199" w:author="The Si Tran" w:date="2012-12-06T01:48:00Z">
                    <m:r>
                      <w:rPr>
                        <w:rFonts w:ascii="Cambria Math" w:hAnsi="Cambria Math"/>
                        <w:szCs w:val="26"/>
                        <w:lang w:val="pt-BR"/>
                      </w:rPr>
                      <m:t>B</m:t>
                    </m:r>
                  </w:ins>
                </m:e>
                <m:sup>
                  <w:ins w:id="4200" w:author="The Si Tran" w:date="2012-12-06T01:48:00Z">
                    <m:r>
                      <w:rPr>
                        <w:rFonts w:ascii="Cambria Math" w:hAnsi="Cambria Math"/>
                        <w:szCs w:val="26"/>
                        <w:lang w:val="pt-BR"/>
                      </w:rPr>
                      <m:t>2S</m:t>
                    </m:r>
                  </w:ins>
                </m:sup>
              </m:sSup>
            </m:e>
          </m:d>
          <w:ins w:id="4201" w:author="The Si Tran" w:date="2012-12-06T01:48:00Z">
            <m:r>
              <w:rPr>
                <w:rFonts w:ascii="Cambria Math" w:hAnsi="Cambria Math"/>
                <w:szCs w:val="26"/>
                <w:lang w:val="pt-BR"/>
              </w:rPr>
              <m:t>-…-</m:t>
            </m:r>
          </w:ins>
          <m:sSubSup>
            <m:sSubSupPr>
              <m:ctrlPr>
                <w:ins w:id="4202" w:author="The Si Tran" w:date="2012-12-06T01:49:00Z">
                  <w:rPr>
                    <w:rFonts w:ascii="Cambria Math" w:hAnsi="Cambria Math"/>
                    <w:szCs w:val="26"/>
                    <w:lang w:val="pt-BR"/>
                  </w:rPr>
                </w:ins>
              </m:ctrlPr>
            </m:sSubSupPr>
            <m:e>
              <w:ins w:id="4203" w:author="The Si Tran" w:date="2012-12-06T01:50:00Z">
                <m:r>
                  <m:rPr>
                    <m:sty m:val="p"/>
                  </m:rPr>
                  <w:rPr>
                    <w:rFonts w:ascii="Cambria Math" w:hAnsi="Cambria Math"/>
                    <w:szCs w:val="26"/>
                    <w:lang w:val="pt-BR"/>
                  </w:rPr>
                  <m:t>ϕ</m:t>
                </m:r>
              </w:ins>
            </m:e>
            <m:sub>
              <w:ins w:id="4204" w:author="The Si Tran" w:date="2012-12-06T01:49:00Z">
                <m:r>
                  <w:rPr>
                    <w:rFonts w:ascii="Cambria Math" w:hAnsi="Cambria Math"/>
                    <w:szCs w:val="26"/>
                    <w:lang w:val="pt-BR"/>
                  </w:rPr>
                  <m:t>P</m:t>
                </m:r>
              </w:ins>
            </m:sub>
            <m:sup>
              <w:ins w:id="4205" w:author="The Si Tran" w:date="2012-12-06T01:49:00Z">
                <m:r>
                  <w:rPr>
                    <w:rFonts w:ascii="Cambria Math" w:hAnsi="Cambria Math"/>
                    <w:szCs w:val="26"/>
                    <w:lang w:val="pt-BR"/>
                  </w:rPr>
                  <m:t>*</m:t>
                </m:r>
              </w:ins>
            </m:sup>
          </m:sSubSup>
          <m:d>
            <m:dPr>
              <m:ctrlPr>
                <w:ins w:id="4206" w:author="The Si Tran" w:date="2012-12-06T01:48:00Z">
                  <w:rPr>
                    <w:rFonts w:ascii="Cambria Math" w:hAnsi="Cambria Math"/>
                    <w:i/>
                    <w:szCs w:val="26"/>
                    <w:lang w:val="pt-BR"/>
                  </w:rPr>
                </w:ins>
              </m:ctrlPr>
            </m:dPr>
            <m:e>
              <m:sSup>
                <m:sSupPr>
                  <m:ctrlPr>
                    <w:ins w:id="4207" w:author="The Si Tran" w:date="2012-12-06T01:48:00Z">
                      <w:rPr>
                        <w:rFonts w:ascii="Cambria Math" w:hAnsi="Cambria Math"/>
                        <w:i/>
                        <w:szCs w:val="26"/>
                        <w:lang w:val="pt-BR"/>
                      </w:rPr>
                    </w:ins>
                  </m:ctrlPr>
                </m:sSupPr>
                <m:e>
                  <w:ins w:id="4208" w:author="The Si Tran" w:date="2012-12-06T01:48:00Z">
                    <m:r>
                      <w:rPr>
                        <w:rFonts w:ascii="Cambria Math" w:hAnsi="Cambria Math"/>
                        <w:szCs w:val="26"/>
                        <w:lang w:val="pt-BR"/>
                      </w:rPr>
                      <m:t>B</m:t>
                    </m:r>
                  </w:ins>
                </m:e>
                <m:sup>
                  <w:ins w:id="4209" w:author="The Si Tran" w:date="2012-12-06T01:48:00Z">
                    <m:r>
                      <w:rPr>
                        <w:rFonts w:ascii="Cambria Math" w:hAnsi="Cambria Math"/>
                        <w:szCs w:val="26"/>
                        <w:lang w:val="pt-BR"/>
                      </w:rPr>
                      <m:t>PS</m:t>
                    </m:r>
                  </w:ins>
                </m:sup>
              </m:sSup>
            </m:e>
          </m:d>
        </m:oMath>
      </m:oMathPara>
    </w:p>
    <w:p w14:paraId="14857348" w14:textId="77777777" w:rsidR="007850C8" w:rsidRPr="0049233F" w:rsidDel="007850C8" w:rsidRDefault="00537CF3">
      <w:pPr>
        <w:ind w:firstLine="540"/>
        <w:rPr>
          <w:del w:id="4210" w:author="The Si Tran" w:date="2012-12-06T01:51:00Z"/>
          <w:szCs w:val="26"/>
          <w:lang w:val="pt-BR"/>
          <w:rPrChange w:id="4211" w:author="The Si Tran" w:date="2012-12-05T23:02:00Z">
            <w:rPr>
              <w:del w:id="4212" w:author="The Si Tran" w:date="2012-12-06T01:51:00Z"/>
              <w:sz w:val="28"/>
              <w:szCs w:val="28"/>
              <w:lang w:val="pt-BR"/>
            </w:rPr>
          </w:rPrChange>
        </w:rPr>
      </w:pPr>
      <m:oMathPara>
        <m:oMath>
          <m:sSup>
            <m:sSupPr>
              <m:ctrlPr>
                <w:ins w:id="4213" w:author="The Si Tran" w:date="2012-12-06T01:49:00Z">
                  <w:rPr>
                    <w:rFonts w:ascii="Cambria Math" w:hAnsi="Cambria Math"/>
                    <w:szCs w:val="26"/>
                    <w:lang w:val="pt-BR"/>
                  </w:rPr>
                </w:ins>
              </m:ctrlPr>
            </m:sSupPr>
            <m:e>
              <w:ins w:id="4214" w:author="The Si Tran" w:date="2012-12-06T01:50:00Z">
                <m:r>
                  <m:rPr>
                    <m:sty m:val="p"/>
                  </m:rPr>
                  <w:rPr>
                    <w:rFonts w:ascii="Cambria Math" w:hAnsi="Cambria Math"/>
                    <w:szCs w:val="26"/>
                    <w:lang w:val="pt-BR"/>
                  </w:rPr>
                  <m:t>Θ</m:t>
                </m:r>
              </w:ins>
            </m:e>
            <m:sup>
              <w:ins w:id="4215" w:author="The Si Tran" w:date="2012-12-06T01:49:00Z">
                <m:r>
                  <w:rPr>
                    <w:rFonts w:ascii="Cambria Math" w:hAnsi="Cambria Math"/>
                    <w:szCs w:val="26"/>
                    <w:lang w:val="pt-BR"/>
                  </w:rPr>
                  <m:t>*</m:t>
                </m:r>
              </w:ins>
            </m:sup>
          </m:sSup>
          <m:d>
            <m:dPr>
              <m:ctrlPr>
                <w:ins w:id="4216" w:author="The Si Tran" w:date="2012-12-06T01:49:00Z">
                  <w:rPr>
                    <w:rFonts w:ascii="Cambria Math" w:hAnsi="Cambria Math"/>
                    <w:i/>
                    <w:szCs w:val="26"/>
                    <w:lang w:val="pt-BR"/>
                  </w:rPr>
                </w:ins>
              </m:ctrlPr>
            </m:dPr>
            <m:e>
              <m:sSup>
                <m:sSupPr>
                  <m:ctrlPr>
                    <w:ins w:id="4217" w:author="The Si Tran" w:date="2012-12-06T01:49:00Z">
                      <w:rPr>
                        <w:rFonts w:ascii="Cambria Math" w:hAnsi="Cambria Math"/>
                        <w:i/>
                        <w:szCs w:val="26"/>
                        <w:lang w:val="pt-BR"/>
                      </w:rPr>
                    </w:ins>
                  </m:ctrlPr>
                </m:sSupPr>
                <m:e>
                  <w:ins w:id="4218" w:author="The Si Tran" w:date="2012-12-06T01:49:00Z">
                    <m:r>
                      <w:rPr>
                        <w:rFonts w:ascii="Cambria Math" w:hAnsi="Cambria Math"/>
                        <w:szCs w:val="26"/>
                        <w:lang w:val="pt-BR"/>
                      </w:rPr>
                      <m:t>B</m:t>
                    </m:r>
                  </w:ins>
                </m:e>
                <m:sup>
                  <w:ins w:id="4219" w:author="The Si Tran" w:date="2012-12-06T01:49:00Z">
                    <m:r>
                      <w:rPr>
                        <w:rFonts w:ascii="Cambria Math" w:hAnsi="Cambria Math"/>
                        <w:szCs w:val="26"/>
                        <w:lang w:val="pt-BR"/>
                      </w:rPr>
                      <m:t>S</m:t>
                    </m:r>
                  </w:ins>
                </m:sup>
              </m:sSup>
            </m:e>
          </m:d>
          <w:ins w:id="4220" w:author="The Si Tran" w:date="2012-12-06T01:49:00Z">
            <m:r>
              <w:rPr>
                <w:rFonts w:ascii="Cambria Math" w:hAnsi="Cambria Math"/>
                <w:szCs w:val="26"/>
                <w:lang w:val="pt-BR"/>
              </w:rPr>
              <m:t>=1-</m:t>
            </m:r>
          </w:ins>
          <m:sSubSup>
            <m:sSubSupPr>
              <m:ctrlPr>
                <w:ins w:id="4221" w:author="The Si Tran" w:date="2012-12-06T01:49:00Z">
                  <w:rPr>
                    <w:rFonts w:ascii="Cambria Math" w:hAnsi="Cambria Math"/>
                    <w:szCs w:val="26"/>
                    <w:lang w:val="pt-BR"/>
                  </w:rPr>
                </w:ins>
              </m:ctrlPr>
            </m:sSubSupPr>
            <m:e>
              <w:ins w:id="4222" w:author="The Si Tran" w:date="2012-12-06T01:51:00Z">
                <m:r>
                  <w:rPr>
                    <w:rFonts w:ascii="Cambria Math" w:hAnsi="Cambria Math"/>
                    <w:szCs w:val="26"/>
                    <w:lang w:val="pt-BR"/>
                  </w:rPr>
                  <m:t>θ</m:t>
                </m:r>
              </w:ins>
            </m:e>
            <m:sub>
              <w:ins w:id="4223" w:author="The Si Tran" w:date="2012-12-06T01:49:00Z">
                <m:r>
                  <w:rPr>
                    <w:rFonts w:ascii="Cambria Math" w:hAnsi="Cambria Math"/>
                    <w:szCs w:val="26"/>
                    <w:lang w:val="pt-BR"/>
                  </w:rPr>
                  <m:t>1</m:t>
                </m:r>
              </w:ins>
            </m:sub>
            <m:sup>
              <w:ins w:id="4224" w:author="The Si Tran" w:date="2012-12-06T01:49:00Z">
                <m:r>
                  <w:rPr>
                    <w:rFonts w:ascii="Cambria Math" w:hAnsi="Cambria Math"/>
                    <w:szCs w:val="26"/>
                    <w:lang w:val="pt-BR"/>
                  </w:rPr>
                  <m:t>*</m:t>
                </m:r>
              </w:ins>
            </m:sup>
          </m:sSubSup>
          <m:d>
            <m:dPr>
              <m:ctrlPr>
                <w:ins w:id="4225" w:author="The Si Tran" w:date="2012-12-06T01:49:00Z">
                  <w:rPr>
                    <w:rFonts w:ascii="Cambria Math" w:hAnsi="Cambria Math"/>
                    <w:i/>
                    <w:szCs w:val="26"/>
                    <w:lang w:val="pt-BR"/>
                  </w:rPr>
                </w:ins>
              </m:ctrlPr>
            </m:dPr>
            <m:e>
              <m:sSup>
                <m:sSupPr>
                  <m:ctrlPr>
                    <w:ins w:id="4226" w:author="The Si Tran" w:date="2012-12-06T01:49:00Z">
                      <w:rPr>
                        <w:rFonts w:ascii="Cambria Math" w:hAnsi="Cambria Math"/>
                        <w:i/>
                        <w:szCs w:val="26"/>
                        <w:lang w:val="pt-BR"/>
                      </w:rPr>
                    </w:ins>
                  </m:ctrlPr>
                </m:sSupPr>
                <m:e>
                  <w:ins w:id="4227" w:author="The Si Tran" w:date="2012-12-06T01:49:00Z">
                    <m:r>
                      <w:rPr>
                        <w:rFonts w:ascii="Cambria Math" w:hAnsi="Cambria Math"/>
                        <w:szCs w:val="26"/>
                        <w:lang w:val="pt-BR"/>
                      </w:rPr>
                      <m:t>B</m:t>
                    </m:r>
                  </w:ins>
                </m:e>
                <m:sup>
                  <w:ins w:id="4228" w:author="The Si Tran" w:date="2012-12-06T01:49:00Z">
                    <m:r>
                      <w:rPr>
                        <w:rFonts w:ascii="Cambria Math" w:hAnsi="Cambria Math"/>
                        <w:szCs w:val="26"/>
                        <w:lang w:val="pt-BR"/>
                      </w:rPr>
                      <m:t>1S</m:t>
                    </m:r>
                  </w:ins>
                </m:sup>
              </m:sSup>
            </m:e>
          </m:d>
          <w:ins w:id="4229" w:author="The Si Tran" w:date="2012-12-06T01:49:00Z">
            <m:r>
              <w:rPr>
                <w:rFonts w:ascii="Cambria Math" w:hAnsi="Cambria Math"/>
                <w:szCs w:val="26"/>
                <w:lang w:val="pt-BR"/>
              </w:rPr>
              <m:t>-</m:t>
            </m:r>
          </w:ins>
          <m:sSubSup>
            <m:sSubSupPr>
              <m:ctrlPr>
                <w:ins w:id="4230" w:author="The Si Tran" w:date="2012-12-06T01:49:00Z">
                  <w:rPr>
                    <w:rFonts w:ascii="Cambria Math" w:hAnsi="Cambria Math"/>
                    <w:szCs w:val="26"/>
                    <w:lang w:val="pt-BR"/>
                  </w:rPr>
                </w:ins>
              </m:ctrlPr>
            </m:sSubSupPr>
            <m:e>
              <w:ins w:id="4231" w:author="The Si Tran" w:date="2012-12-06T01:51:00Z">
                <m:r>
                  <m:rPr>
                    <m:sty m:val="p"/>
                  </m:rPr>
                  <w:rPr>
                    <w:rFonts w:ascii="Cambria Math" w:hAnsi="Cambria Math"/>
                    <w:szCs w:val="26"/>
                    <w:lang w:val="pt-BR"/>
                  </w:rPr>
                  <m:t>θ</m:t>
                </m:r>
              </w:ins>
            </m:e>
            <m:sub>
              <w:ins w:id="4232" w:author="The Si Tran" w:date="2012-12-06T01:49:00Z">
                <m:r>
                  <w:rPr>
                    <w:rFonts w:ascii="Cambria Math" w:hAnsi="Cambria Math"/>
                    <w:szCs w:val="26"/>
                    <w:lang w:val="pt-BR"/>
                  </w:rPr>
                  <m:t>2</m:t>
                </m:r>
              </w:ins>
            </m:sub>
            <m:sup>
              <w:ins w:id="4233" w:author="The Si Tran" w:date="2012-12-06T01:49:00Z">
                <m:r>
                  <w:rPr>
                    <w:rFonts w:ascii="Cambria Math" w:hAnsi="Cambria Math"/>
                    <w:szCs w:val="26"/>
                    <w:lang w:val="pt-BR"/>
                  </w:rPr>
                  <m:t>*</m:t>
                </m:r>
              </w:ins>
            </m:sup>
          </m:sSubSup>
          <m:d>
            <m:dPr>
              <m:ctrlPr>
                <w:ins w:id="4234" w:author="The Si Tran" w:date="2012-12-06T01:49:00Z">
                  <w:rPr>
                    <w:rFonts w:ascii="Cambria Math" w:hAnsi="Cambria Math"/>
                    <w:i/>
                    <w:szCs w:val="26"/>
                    <w:lang w:val="pt-BR"/>
                  </w:rPr>
                </w:ins>
              </m:ctrlPr>
            </m:dPr>
            <m:e>
              <m:sSup>
                <m:sSupPr>
                  <m:ctrlPr>
                    <w:ins w:id="4235" w:author="The Si Tran" w:date="2012-12-06T01:49:00Z">
                      <w:rPr>
                        <w:rFonts w:ascii="Cambria Math" w:hAnsi="Cambria Math"/>
                        <w:i/>
                        <w:szCs w:val="26"/>
                        <w:lang w:val="pt-BR"/>
                      </w:rPr>
                    </w:ins>
                  </m:ctrlPr>
                </m:sSupPr>
                <m:e>
                  <w:ins w:id="4236" w:author="The Si Tran" w:date="2012-12-06T01:49:00Z">
                    <m:r>
                      <w:rPr>
                        <w:rFonts w:ascii="Cambria Math" w:hAnsi="Cambria Math"/>
                        <w:szCs w:val="26"/>
                        <w:lang w:val="pt-BR"/>
                      </w:rPr>
                      <m:t>B</m:t>
                    </m:r>
                  </w:ins>
                </m:e>
                <m:sup>
                  <w:ins w:id="4237" w:author="The Si Tran" w:date="2012-12-06T01:49:00Z">
                    <m:r>
                      <w:rPr>
                        <w:rFonts w:ascii="Cambria Math" w:hAnsi="Cambria Math"/>
                        <w:szCs w:val="26"/>
                        <w:lang w:val="pt-BR"/>
                      </w:rPr>
                      <m:t>2S</m:t>
                    </m:r>
                  </w:ins>
                </m:sup>
              </m:sSup>
            </m:e>
          </m:d>
          <w:ins w:id="4238" w:author="The Si Tran" w:date="2012-12-06T01:49:00Z">
            <m:r>
              <w:rPr>
                <w:rFonts w:ascii="Cambria Math" w:hAnsi="Cambria Math"/>
                <w:szCs w:val="26"/>
                <w:lang w:val="pt-BR"/>
              </w:rPr>
              <m:t>-…-</m:t>
            </m:r>
          </w:ins>
          <m:sSubSup>
            <m:sSubSupPr>
              <m:ctrlPr>
                <w:ins w:id="4239" w:author="The Si Tran" w:date="2012-12-06T01:49:00Z">
                  <w:rPr>
                    <w:rFonts w:ascii="Cambria Math" w:hAnsi="Cambria Math"/>
                    <w:szCs w:val="26"/>
                    <w:lang w:val="pt-BR"/>
                  </w:rPr>
                </w:ins>
              </m:ctrlPr>
            </m:sSubSupPr>
            <m:e>
              <w:ins w:id="4240" w:author="The Si Tran" w:date="2012-12-06T01:51:00Z">
                <m:r>
                  <m:rPr>
                    <m:sty m:val="p"/>
                  </m:rPr>
                  <w:rPr>
                    <w:rFonts w:ascii="Cambria Math" w:hAnsi="Cambria Math"/>
                    <w:szCs w:val="26"/>
                    <w:lang w:val="pt-BR"/>
                  </w:rPr>
                  <m:t>θ</m:t>
                </m:r>
              </w:ins>
            </m:e>
            <m:sub>
              <w:ins w:id="4241" w:author="The Si Tran" w:date="2012-12-06T01:49:00Z">
                <m:r>
                  <w:rPr>
                    <w:rFonts w:ascii="Cambria Math" w:hAnsi="Cambria Math"/>
                    <w:szCs w:val="26"/>
                    <w:lang w:val="pt-BR"/>
                  </w:rPr>
                  <m:t>P</m:t>
                </m:r>
              </w:ins>
            </m:sub>
            <m:sup>
              <w:ins w:id="4242" w:author="The Si Tran" w:date="2012-12-06T01:49:00Z">
                <m:r>
                  <w:rPr>
                    <w:rFonts w:ascii="Cambria Math" w:hAnsi="Cambria Math"/>
                    <w:szCs w:val="26"/>
                    <w:lang w:val="pt-BR"/>
                  </w:rPr>
                  <m:t>*</m:t>
                </m:r>
              </w:ins>
            </m:sup>
          </m:sSubSup>
          <m:d>
            <m:dPr>
              <m:ctrlPr>
                <w:ins w:id="4243" w:author="The Si Tran" w:date="2012-12-06T01:49:00Z">
                  <w:rPr>
                    <w:rFonts w:ascii="Cambria Math" w:hAnsi="Cambria Math"/>
                    <w:i/>
                    <w:szCs w:val="26"/>
                    <w:lang w:val="pt-BR"/>
                  </w:rPr>
                </w:ins>
              </m:ctrlPr>
            </m:dPr>
            <m:e>
              <m:sSup>
                <m:sSupPr>
                  <m:ctrlPr>
                    <w:ins w:id="4244" w:author="The Si Tran" w:date="2012-12-06T01:49:00Z">
                      <w:rPr>
                        <w:rFonts w:ascii="Cambria Math" w:hAnsi="Cambria Math"/>
                        <w:i/>
                        <w:szCs w:val="26"/>
                        <w:lang w:val="pt-BR"/>
                      </w:rPr>
                    </w:ins>
                  </m:ctrlPr>
                </m:sSupPr>
                <m:e>
                  <w:ins w:id="4245" w:author="The Si Tran" w:date="2012-12-06T01:49:00Z">
                    <m:r>
                      <w:rPr>
                        <w:rFonts w:ascii="Cambria Math" w:hAnsi="Cambria Math"/>
                        <w:szCs w:val="26"/>
                        <w:lang w:val="pt-BR"/>
                      </w:rPr>
                      <m:t>B</m:t>
                    </m:r>
                  </w:ins>
                </m:e>
                <m:sup>
                  <w:ins w:id="4246" w:author="The Si Tran" w:date="2012-12-06T01:49:00Z">
                    <m:r>
                      <w:rPr>
                        <w:rFonts w:ascii="Cambria Math" w:hAnsi="Cambria Math"/>
                        <w:szCs w:val="26"/>
                        <w:lang w:val="pt-BR"/>
                      </w:rPr>
                      <m:t>PS</m:t>
                    </m:r>
                  </w:ins>
                </m:sup>
              </m:sSup>
            </m:e>
          </m:d>
        </m:oMath>
      </m:oMathPara>
    </w:p>
    <w:p w14:paraId="5EA44947" w14:textId="77777777" w:rsidR="006A21F7" w:rsidRPr="0049233F" w:rsidDel="007850C8" w:rsidRDefault="006A21F7">
      <w:pPr>
        <w:ind w:firstLine="0"/>
        <w:rPr>
          <w:del w:id="4247" w:author="The Si Tran" w:date="2012-12-06T01:51:00Z"/>
          <w:szCs w:val="26"/>
          <w:lang w:val="pt-BR"/>
          <w:rPrChange w:id="4248" w:author="The Si Tran" w:date="2012-12-05T23:02:00Z">
            <w:rPr>
              <w:del w:id="4249" w:author="The Si Tran" w:date="2012-12-06T01:51:00Z"/>
              <w:sz w:val="28"/>
              <w:szCs w:val="28"/>
              <w:lang w:val="pt-BR"/>
            </w:rPr>
          </w:rPrChange>
        </w:rPr>
        <w:pPrChange w:id="4250" w:author="The Si Tran" w:date="2012-12-06T01:51:00Z">
          <w:pPr>
            <w:ind w:firstLine="540"/>
          </w:pPr>
        </w:pPrChange>
      </w:pPr>
      <w:del w:id="4251" w:author="The Si Tran" w:date="2012-12-06T01:51:00Z">
        <w:r w:rsidRPr="00AF1345" w:rsidDel="007850C8">
          <w:rPr>
            <w:position w:val="-12"/>
            <w:szCs w:val="26"/>
            <w:lang w:val="pt-BR"/>
          </w:rPr>
          <w:object w:dxaOrig="3600" w:dyaOrig="380" w14:anchorId="7B337824">
            <v:shape id="_x0000_i1094" type="#_x0000_t75" style="width:241.1pt;height:25.1pt" o:ole="">
              <v:imagedata r:id="rId155" o:title=""/>
            </v:shape>
            <o:OLEObject Type="Embed" ProgID="Equation.DSMT4" ShapeID="_x0000_i1094" DrawAspect="Content" ObjectID="_1417159092" r:id="rId156"/>
          </w:object>
        </w:r>
        <w:r w:rsidRPr="0049233F" w:rsidDel="007850C8">
          <w:rPr>
            <w:szCs w:val="26"/>
            <w:lang w:val="pt-BR"/>
            <w:rPrChange w:id="4252" w:author="The Si Tran" w:date="2012-12-05T23:02:00Z">
              <w:rPr>
                <w:sz w:val="28"/>
                <w:szCs w:val="28"/>
                <w:lang w:val="pt-BR"/>
              </w:rPr>
            </w:rPrChange>
          </w:rPr>
          <w:delText>,</w:delText>
        </w:r>
      </w:del>
    </w:p>
    <w:p w14:paraId="5F9C0481" w14:textId="77777777" w:rsidR="006A21F7" w:rsidRPr="0049233F" w:rsidRDefault="006A21F7">
      <w:pPr>
        <w:ind w:firstLine="0"/>
        <w:rPr>
          <w:szCs w:val="26"/>
          <w:lang w:val="pt-BR"/>
          <w:rPrChange w:id="4253" w:author="The Si Tran" w:date="2012-12-05T23:02:00Z">
            <w:rPr>
              <w:sz w:val="28"/>
              <w:szCs w:val="28"/>
              <w:lang w:val="pt-BR"/>
            </w:rPr>
          </w:rPrChange>
        </w:rPr>
        <w:pPrChange w:id="4254" w:author="The Si Tran" w:date="2012-12-06T01:51:00Z">
          <w:pPr>
            <w:ind w:firstLine="540"/>
          </w:pPr>
        </w:pPrChange>
      </w:pPr>
      <w:del w:id="4255" w:author="The Si Tran" w:date="2012-12-06T01:51:00Z">
        <w:r w:rsidRPr="00AF1345" w:rsidDel="007850C8">
          <w:rPr>
            <w:position w:val="-14"/>
            <w:szCs w:val="26"/>
            <w:lang w:val="pt-BR"/>
          </w:rPr>
          <w:object w:dxaOrig="3620" w:dyaOrig="400" w14:anchorId="0094FDCF">
            <v:shape id="_x0000_i1095" type="#_x0000_t75" style="width:240.3pt;height:25.1pt" o:ole="">
              <v:imagedata r:id="rId157" o:title=""/>
            </v:shape>
            <o:OLEObject Type="Embed" ProgID="Equation.DSMT4" ShapeID="_x0000_i1095" DrawAspect="Content" ObjectID="_1417159093" r:id="rId158"/>
          </w:object>
        </w:r>
      </w:del>
    </w:p>
    <w:p w14:paraId="7F65AF49" w14:textId="77777777" w:rsidR="006A21F7" w:rsidRPr="0049233F" w:rsidRDefault="006A21F7">
      <w:pPr>
        <w:rPr>
          <w:lang w:val="pt-BR"/>
          <w:rPrChange w:id="4256" w:author="The Si Tran" w:date="2012-12-05T23:02:00Z">
            <w:rPr>
              <w:sz w:val="28"/>
              <w:szCs w:val="28"/>
              <w:lang w:val="pt-BR"/>
            </w:rPr>
          </w:rPrChange>
        </w:rPr>
        <w:pPrChange w:id="4257" w:author="The Si Tran" w:date="2012-12-15T08:16:00Z">
          <w:pPr>
            <w:ind w:firstLine="540"/>
          </w:pPr>
        </w:pPrChange>
      </w:pPr>
      <w:r w:rsidRPr="0049233F">
        <w:rPr>
          <w:lang w:val="pt-BR"/>
          <w:rPrChange w:id="4258"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259" w:author="The Si Tran" w:date="2012-12-10T20:40:00Z"/>
          <w:sz w:val="26"/>
          <w:szCs w:val="26"/>
          <w:lang w:val="pt-BR"/>
          <w:rPrChange w:id="4260" w:author="The Si Tran" w:date="2012-12-05T23:02:00Z">
            <w:rPr>
              <w:del w:id="4261" w:author="The Si Tran" w:date="2012-12-10T20:40:00Z"/>
              <w:lang w:val="pt-BR"/>
            </w:rPr>
          </w:rPrChange>
        </w:rPr>
      </w:pPr>
      <w:bookmarkStart w:id="4262" w:name="_Toc312142555"/>
      <w:del w:id="4263"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264" w:name="_Toc343083584"/>
        <w:bookmarkStart w:id="4265" w:name="_Toc343083798"/>
        <w:bookmarkStart w:id="4266" w:name="_Toc343084009"/>
        <w:bookmarkStart w:id="4267" w:name="_Toc343220768"/>
        <w:bookmarkStart w:id="4268" w:name="_Toc343232272"/>
        <w:bookmarkStart w:id="4269" w:name="_Toc343232685"/>
        <w:bookmarkStart w:id="4270" w:name="_Toc343232970"/>
        <w:bookmarkStart w:id="4271" w:name="_Toc343415475"/>
        <w:bookmarkEnd w:id="4262"/>
        <w:bookmarkEnd w:id="4264"/>
        <w:bookmarkEnd w:id="4265"/>
        <w:bookmarkEnd w:id="4266"/>
        <w:bookmarkEnd w:id="4267"/>
        <w:bookmarkEnd w:id="4268"/>
        <w:bookmarkEnd w:id="4269"/>
        <w:bookmarkEnd w:id="4270"/>
        <w:bookmarkEnd w:id="4271"/>
      </w:del>
    </w:p>
    <w:p w14:paraId="2C41ADFC" w14:textId="77777777" w:rsidR="006A21F7" w:rsidRPr="0049233F" w:rsidDel="00677FF8" w:rsidRDefault="006A21F7" w:rsidP="006A21F7">
      <w:pPr>
        <w:ind w:firstLine="540"/>
        <w:rPr>
          <w:del w:id="4272" w:author="The Si Tran" w:date="2012-12-10T20:40:00Z"/>
          <w:szCs w:val="26"/>
          <w:lang w:val="pt-BR"/>
          <w:rPrChange w:id="4273" w:author="The Si Tran" w:date="2012-12-05T23:02:00Z">
            <w:rPr>
              <w:del w:id="4274" w:author="The Si Tran" w:date="2012-12-10T20:40:00Z"/>
              <w:sz w:val="28"/>
              <w:szCs w:val="28"/>
              <w:lang w:val="pt-BR"/>
            </w:rPr>
          </w:rPrChange>
        </w:rPr>
      </w:pPr>
      <w:del w:id="4275" w:author="The Si Tran" w:date="2012-12-10T20:40:00Z">
        <w:r w:rsidRPr="0049233F" w:rsidDel="00677FF8">
          <w:rPr>
            <w:szCs w:val="26"/>
            <w:lang w:val="pt-BR"/>
            <w:rPrChange w:id="4276"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277" w:name="_Toc343083585"/>
        <w:bookmarkStart w:id="4278" w:name="_Toc343083799"/>
        <w:bookmarkStart w:id="4279" w:name="_Toc343084010"/>
        <w:bookmarkStart w:id="4280" w:name="_Toc343220769"/>
        <w:bookmarkStart w:id="4281" w:name="_Toc343232273"/>
        <w:bookmarkStart w:id="4282" w:name="_Toc343232686"/>
        <w:bookmarkStart w:id="4283" w:name="_Toc343232971"/>
        <w:bookmarkStart w:id="4284" w:name="_Toc343415476"/>
        <w:bookmarkEnd w:id="4277"/>
        <w:bookmarkEnd w:id="4278"/>
        <w:bookmarkEnd w:id="4279"/>
        <w:bookmarkEnd w:id="4280"/>
        <w:bookmarkEnd w:id="4281"/>
        <w:bookmarkEnd w:id="4282"/>
        <w:bookmarkEnd w:id="4283"/>
        <w:bookmarkEnd w:id="4284"/>
      </w:del>
    </w:p>
    <w:p w14:paraId="6EBC6AFF" w14:textId="77777777" w:rsidR="006A21F7" w:rsidRPr="0049233F" w:rsidDel="00677FF8" w:rsidRDefault="006A21F7" w:rsidP="006A21F7">
      <w:pPr>
        <w:ind w:firstLine="540"/>
        <w:rPr>
          <w:del w:id="4285" w:author="The Si Tran" w:date="2012-12-10T20:40:00Z"/>
          <w:szCs w:val="26"/>
          <w:lang w:val="pt-BR"/>
          <w:rPrChange w:id="4286" w:author="The Si Tran" w:date="2012-12-05T23:02:00Z">
            <w:rPr>
              <w:del w:id="4287" w:author="The Si Tran" w:date="2012-12-10T20:40:00Z"/>
              <w:sz w:val="28"/>
              <w:szCs w:val="28"/>
              <w:lang w:val="pt-BR"/>
            </w:rPr>
          </w:rPrChange>
        </w:rPr>
      </w:pPr>
      <w:del w:id="4288" w:author="The Si Tran" w:date="2012-12-10T20:40:00Z">
        <w:r w:rsidRPr="0049233F" w:rsidDel="00677FF8">
          <w:rPr>
            <w:noProof/>
            <w:szCs w:val="26"/>
            <w:rPrChange w:id="4289" w:author="Unknown">
              <w:rPr>
                <w:noProof/>
                <w:sz w:val="28"/>
                <w:szCs w:val="28"/>
              </w:rPr>
            </w:rPrChange>
          </w:rPr>
          <w:drawing>
            <wp:inline distT="0" distB="0" distL="0" distR="0" wp14:anchorId="6ED9A412" wp14:editId="2A7C738A">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290" w:name="_Toc343083586"/>
        <w:bookmarkStart w:id="4291" w:name="_Toc343083800"/>
        <w:bookmarkStart w:id="4292" w:name="_Toc343084011"/>
        <w:bookmarkStart w:id="4293" w:name="_Toc343220770"/>
        <w:bookmarkStart w:id="4294" w:name="_Toc343232274"/>
        <w:bookmarkStart w:id="4295" w:name="_Toc343232687"/>
        <w:bookmarkStart w:id="4296" w:name="_Toc343232972"/>
        <w:bookmarkStart w:id="4297" w:name="_Toc343415477"/>
        <w:bookmarkEnd w:id="4290"/>
        <w:bookmarkEnd w:id="4291"/>
        <w:bookmarkEnd w:id="4292"/>
        <w:bookmarkEnd w:id="4293"/>
        <w:bookmarkEnd w:id="4294"/>
        <w:bookmarkEnd w:id="4295"/>
        <w:bookmarkEnd w:id="4296"/>
        <w:bookmarkEnd w:id="4297"/>
      </w:del>
    </w:p>
    <w:p w14:paraId="4D61994B" w14:textId="77777777" w:rsidR="006A21F7" w:rsidRPr="0049233F" w:rsidDel="00677FF8" w:rsidRDefault="006A21F7" w:rsidP="006A21F7">
      <w:pPr>
        <w:pStyle w:val="Caption"/>
        <w:rPr>
          <w:del w:id="4298" w:author="The Si Tran" w:date="2012-12-10T20:40:00Z"/>
          <w:sz w:val="26"/>
          <w:szCs w:val="26"/>
          <w:lang w:val="pt-BR"/>
          <w:rPrChange w:id="4299" w:author="The Si Tran" w:date="2012-12-05T23:02:00Z">
            <w:rPr>
              <w:del w:id="4300" w:author="The Si Tran" w:date="2012-12-10T20:40:00Z"/>
              <w:sz w:val="28"/>
              <w:szCs w:val="28"/>
              <w:lang w:val="pt-BR"/>
            </w:rPr>
          </w:rPrChange>
        </w:rPr>
      </w:pPr>
      <w:del w:id="4301" w:author="The Si Tran" w:date="2012-12-10T20:40:00Z">
        <w:r w:rsidRPr="0049233F" w:rsidDel="00677FF8">
          <w:rPr>
            <w:sz w:val="26"/>
            <w:szCs w:val="26"/>
            <w:lang w:val="pt-BR"/>
            <w:rPrChange w:id="4302" w:author="The Si Tran" w:date="2012-12-05T23:02:00Z">
              <w:rPr>
                <w:sz w:val="28"/>
                <w:szCs w:val="28"/>
                <w:lang w:val="pt-BR"/>
              </w:rPr>
            </w:rPrChange>
          </w:rPr>
          <w:tab/>
        </w:r>
        <w:r w:rsidRPr="0049233F" w:rsidDel="00677FF8">
          <w:rPr>
            <w:sz w:val="26"/>
            <w:szCs w:val="26"/>
            <w:lang w:val="pt-BR"/>
            <w:rPrChange w:id="4303" w:author="The Si Tran" w:date="2012-12-05T23:02:00Z">
              <w:rPr>
                <w:sz w:val="28"/>
                <w:szCs w:val="28"/>
                <w:lang w:val="pt-BR"/>
              </w:rPr>
            </w:rPrChange>
          </w:rPr>
          <w:tab/>
        </w:r>
        <w:bookmarkStart w:id="4304" w:name="_Toc312142084"/>
        <w:r w:rsidRPr="0049233F" w:rsidDel="00677FF8">
          <w:rPr>
            <w:sz w:val="26"/>
            <w:szCs w:val="26"/>
            <w:lang w:val="pt-BR"/>
            <w:rPrChange w:id="4305" w:author="The Si Tran" w:date="2012-12-05T23:02:00Z">
              <w:rPr>
                <w:sz w:val="28"/>
                <w:szCs w:val="28"/>
                <w:lang w:val="pt-BR"/>
              </w:rPr>
            </w:rPrChange>
          </w:rPr>
          <w:delText xml:space="preserve">Hình </w:delText>
        </w:r>
        <w:r w:rsidRPr="0049233F" w:rsidDel="00677FF8">
          <w:rPr>
            <w:sz w:val="26"/>
            <w:szCs w:val="26"/>
            <w:rPrChange w:id="4306" w:author="The Si Tran" w:date="2012-12-05T23:02:00Z">
              <w:rPr>
                <w:sz w:val="28"/>
                <w:szCs w:val="28"/>
              </w:rPr>
            </w:rPrChange>
          </w:rPr>
          <w:fldChar w:fldCharType="begin"/>
        </w:r>
        <w:r w:rsidRPr="0049233F" w:rsidDel="00677FF8">
          <w:rPr>
            <w:sz w:val="26"/>
            <w:szCs w:val="26"/>
            <w:lang w:val="pt-BR"/>
            <w:rPrChange w:id="4307" w:author="The Si Tran" w:date="2012-12-05T23:02:00Z">
              <w:rPr>
                <w:sz w:val="28"/>
                <w:szCs w:val="28"/>
                <w:lang w:val="pt-BR"/>
              </w:rPr>
            </w:rPrChange>
          </w:rPr>
          <w:delInstrText xml:space="preserve"> SEQ Hình \* ARABIC </w:delInstrText>
        </w:r>
        <w:r w:rsidRPr="0049233F" w:rsidDel="00677FF8">
          <w:rPr>
            <w:sz w:val="26"/>
            <w:szCs w:val="26"/>
            <w:rPrChange w:id="4308" w:author="The Si Tran" w:date="2012-12-05T23:02:00Z">
              <w:rPr>
                <w:sz w:val="28"/>
                <w:szCs w:val="28"/>
              </w:rPr>
            </w:rPrChange>
          </w:rPr>
          <w:fldChar w:fldCharType="separate"/>
        </w:r>
        <w:r w:rsidRPr="0049233F" w:rsidDel="00677FF8">
          <w:rPr>
            <w:noProof/>
            <w:sz w:val="26"/>
            <w:szCs w:val="26"/>
            <w:lang w:val="pt-BR"/>
            <w:rPrChange w:id="4309" w:author="The Si Tran" w:date="2012-12-05T23:02:00Z">
              <w:rPr>
                <w:noProof/>
                <w:sz w:val="28"/>
                <w:szCs w:val="28"/>
                <w:lang w:val="pt-BR"/>
              </w:rPr>
            </w:rPrChange>
          </w:rPr>
          <w:delText>10</w:delText>
        </w:r>
        <w:r w:rsidRPr="0049233F" w:rsidDel="00677FF8">
          <w:rPr>
            <w:sz w:val="26"/>
            <w:szCs w:val="26"/>
            <w:rPrChange w:id="4310" w:author="The Si Tran" w:date="2012-12-05T23:02:00Z">
              <w:rPr>
                <w:sz w:val="28"/>
                <w:szCs w:val="28"/>
              </w:rPr>
            </w:rPrChange>
          </w:rPr>
          <w:fldChar w:fldCharType="end"/>
        </w:r>
        <w:r w:rsidRPr="0049233F" w:rsidDel="00677FF8">
          <w:rPr>
            <w:sz w:val="26"/>
            <w:szCs w:val="26"/>
            <w:lang w:val="pt-BR"/>
            <w:rPrChange w:id="4311" w:author="The Si Tran" w:date="2012-12-05T23:02:00Z">
              <w:rPr>
                <w:sz w:val="28"/>
                <w:szCs w:val="28"/>
                <w:lang w:val="pt-BR"/>
              </w:rPr>
            </w:rPrChange>
          </w:rPr>
          <w:delText xml:space="preserve"> Các bước xây dựng mô hình ARIMA</w:delText>
        </w:r>
        <w:bookmarkStart w:id="4312" w:name="_Toc343083587"/>
        <w:bookmarkStart w:id="4313" w:name="_Toc343083801"/>
        <w:bookmarkStart w:id="4314" w:name="_Toc343084012"/>
        <w:bookmarkStart w:id="4315" w:name="_Toc343220771"/>
        <w:bookmarkStart w:id="4316" w:name="_Toc343232275"/>
        <w:bookmarkStart w:id="4317" w:name="_Toc343232688"/>
        <w:bookmarkStart w:id="4318" w:name="_Toc343232973"/>
        <w:bookmarkStart w:id="4319" w:name="_Toc343415478"/>
        <w:bookmarkEnd w:id="4304"/>
        <w:bookmarkEnd w:id="4312"/>
        <w:bookmarkEnd w:id="4313"/>
        <w:bookmarkEnd w:id="4314"/>
        <w:bookmarkEnd w:id="4315"/>
        <w:bookmarkEnd w:id="4316"/>
        <w:bookmarkEnd w:id="4317"/>
        <w:bookmarkEnd w:id="4318"/>
        <w:bookmarkEnd w:id="4319"/>
      </w:del>
    </w:p>
    <w:p w14:paraId="3442B860" w14:textId="77777777" w:rsidR="006A21F7" w:rsidRPr="0049233F" w:rsidDel="00677FF8" w:rsidRDefault="006A21F7" w:rsidP="006A21F7">
      <w:pPr>
        <w:ind w:firstLine="540"/>
        <w:rPr>
          <w:del w:id="4320" w:author="The Si Tran" w:date="2012-12-10T20:40:00Z"/>
          <w:b/>
          <w:szCs w:val="26"/>
          <w:lang w:val="pt-BR"/>
          <w:rPrChange w:id="4321" w:author="The Si Tran" w:date="2012-12-05T23:02:00Z">
            <w:rPr>
              <w:del w:id="4322" w:author="The Si Tran" w:date="2012-12-10T20:40:00Z"/>
              <w:b/>
              <w:sz w:val="28"/>
              <w:szCs w:val="28"/>
              <w:lang w:val="pt-BR"/>
            </w:rPr>
          </w:rPrChange>
        </w:rPr>
      </w:pPr>
      <w:del w:id="4323" w:author="The Si Tran" w:date="2012-12-10T20:40:00Z">
        <w:r w:rsidRPr="0049233F" w:rsidDel="00677FF8">
          <w:rPr>
            <w:b/>
            <w:szCs w:val="26"/>
            <w:lang w:val="pt-BR"/>
            <w:rPrChange w:id="4324" w:author="The Si Tran" w:date="2012-12-05T23:02:00Z">
              <w:rPr>
                <w:b/>
                <w:sz w:val="28"/>
                <w:szCs w:val="28"/>
                <w:lang w:val="pt-BR"/>
              </w:rPr>
            </w:rPrChange>
          </w:rPr>
          <w:delText>Bước 1: Xác định mô hình dự tuyển</w:delText>
        </w:r>
        <w:bookmarkStart w:id="4325" w:name="_Toc343083588"/>
        <w:bookmarkStart w:id="4326" w:name="_Toc343083802"/>
        <w:bookmarkStart w:id="4327" w:name="_Toc343084013"/>
        <w:bookmarkStart w:id="4328" w:name="_Toc343220772"/>
        <w:bookmarkStart w:id="4329" w:name="_Toc343232276"/>
        <w:bookmarkStart w:id="4330" w:name="_Toc343232689"/>
        <w:bookmarkStart w:id="4331" w:name="_Toc343232974"/>
        <w:bookmarkStart w:id="4332" w:name="_Toc343415479"/>
        <w:bookmarkEnd w:id="4325"/>
        <w:bookmarkEnd w:id="4326"/>
        <w:bookmarkEnd w:id="4327"/>
        <w:bookmarkEnd w:id="4328"/>
        <w:bookmarkEnd w:id="4329"/>
        <w:bookmarkEnd w:id="4330"/>
        <w:bookmarkEnd w:id="4331"/>
        <w:bookmarkEnd w:id="4332"/>
      </w:del>
    </w:p>
    <w:p w14:paraId="7EA80473" w14:textId="77777777" w:rsidR="006A21F7" w:rsidRPr="0049233F" w:rsidDel="00677FF8" w:rsidRDefault="006A21F7" w:rsidP="006A21F7">
      <w:pPr>
        <w:ind w:firstLine="540"/>
        <w:rPr>
          <w:del w:id="4333" w:author="The Si Tran" w:date="2012-12-10T20:40:00Z"/>
          <w:szCs w:val="26"/>
          <w:lang w:val="pt-BR"/>
          <w:rPrChange w:id="4334" w:author="The Si Tran" w:date="2012-12-05T23:02:00Z">
            <w:rPr>
              <w:del w:id="4335" w:author="The Si Tran" w:date="2012-12-10T20:40:00Z"/>
              <w:sz w:val="28"/>
              <w:szCs w:val="28"/>
              <w:lang w:val="pt-BR"/>
            </w:rPr>
          </w:rPrChange>
        </w:rPr>
      </w:pPr>
      <w:del w:id="4336" w:author="The Si Tran" w:date="2012-12-10T20:40:00Z">
        <w:r w:rsidRPr="0049233F" w:rsidDel="00677FF8">
          <w:rPr>
            <w:szCs w:val="26"/>
            <w:lang w:val="pt-BR"/>
            <w:rPrChange w:id="4337"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338" w:author="The Si Tran" w:date="2012-12-05T23:02:00Z">
              <w:rPr>
                <w:i/>
                <w:sz w:val="28"/>
                <w:szCs w:val="28"/>
                <w:lang w:val="pt-BR"/>
              </w:rPr>
            </w:rPrChange>
          </w:rPr>
          <w:delText>plot()</w:delText>
        </w:r>
        <w:r w:rsidRPr="0049233F" w:rsidDel="00677FF8">
          <w:rPr>
            <w:szCs w:val="26"/>
            <w:lang w:val="pt-BR"/>
            <w:rPrChange w:id="4339" w:author="The Si Tran" w:date="2012-12-05T23:02:00Z">
              <w:rPr>
                <w:sz w:val="28"/>
                <w:szCs w:val="28"/>
                <w:lang w:val="pt-BR"/>
              </w:rPr>
            </w:rPrChange>
          </w:rPr>
          <w:delText xml:space="preserve"> và </w:delText>
        </w:r>
        <w:r w:rsidRPr="0049233F" w:rsidDel="00677FF8">
          <w:rPr>
            <w:i/>
            <w:szCs w:val="26"/>
            <w:lang w:val="pt-BR"/>
            <w:rPrChange w:id="4340" w:author="The Si Tran" w:date="2012-12-05T23:02:00Z">
              <w:rPr>
                <w:i/>
                <w:sz w:val="28"/>
                <w:szCs w:val="28"/>
                <w:lang w:val="pt-BR"/>
              </w:rPr>
            </w:rPrChange>
          </w:rPr>
          <w:delText xml:space="preserve">acf() </w:delText>
        </w:r>
        <w:r w:rsidRPr="0049233F" w:rsidDel="00677FF8">
          <w:rPr>
            <w:szCs w:val="26"/>
            <w:lang w:val="pt-BR"/>
            <w:rPrChange w:id="4341"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342" w:name="_Toc343083589"/>
        <w:bookmarkStart w:id="4343" w:name="_Toc343083803"/>
        <w:bookmarkStart w:id="4344" w:name="_Toc343084014"/>
        <w:bookmarkStart w:id="4345" w:name="_Toc343220773"/>
        <w:bookmarkStart w:id="4346" w:name="_Toc343232277"/>
        <w:bookmarkStart w:id="4347" w:name="_Toc343232690"/>
        <w:bookmarkStart w:id="4348" w:name="_Toc343232975"/>
        <w:bookmarkStart w:id="4349" w:name="_Toc343415480"/>
        <w:bookmarkEnd w:id="4342"/>
        <w:bookmarkEnd w:id="4343"/>
        <w:bookmarkEnd w:id="4344"/>
        <w:bookmarkEnd w:id="4345"/>
        <w:bookmarkEnd w:id="4346"/>
        <w:bookmarkEnd w:id="4347"/>
        <w:bookmarkEnd w:id="4348"/>
        <w:bookmarkEnd w:id="4349"/>
      </w:del>
    </w:p>
    <w:p w14:paraId="0EBFBE38" w14:textId="77777777" w:rsidR="006A21F7" w:rsidRPr="0049233F" w:rsidDel="00677FF8" w:rsidRDefault="006A21F7" w:rsidP="006A21F7">
      <w:pPr>
        <w:ind w:firstLine="540"/>
        <w:rPr>
          <w:del w:id="4350" w:author="The Si Tran" w:date="2012-12-10T20:40:00Z"/>
          <w:b/>
          <w:szCs w:val="26"/>
          <w:lang w:val="pt-BR"/>
          <w:rPrChange w:id="4351" w:author="The Si Tran" w:date="2012-12-05T23:02:00Z">
            <w:rPr>
              <w:del w:id="4352" w:author="The Si Tran" w:date="2012-12-10T20:40:00Z"/>
              <w:b/>
              <w:sz w:val="28"/>
              <w:szCs w:val="28"/>
              <w:lang w:val="pt-BR"/>
            </w:rPr>
          </w:rPrChange>
        </w:rPr>
      </w:pPr>
      <w:del w:id="4353" w:author="The Si Tran" w:date="2012-12-10T20:40:00Z">
        <w:r w:rsidRPr="0049233F" w:rsidDel="00677FF8">
          <w:rPr>
            <w:b/>
            <w:szCs w:val="26"/>
            <w:lang w:val="pt-BR"/>
            <w:rPrChange w:id="4354" w:author="The Si Tran" w:date="2012-12-05T23:02:00Z">
              <w:rPr>
                <w:b/>
                <w:sz w:val="28"/>
                <w:szCs w:val="28"/>
                <w:lang w:val="pt-BR"/>
              </w:rPr>
            </w:rPrChange>
          </w:rPr>
          <w:delText>Bước 2: Ước lượng mô hình</w:delText>
        </w:r>
        <w:bookmarkStart w:id="4355" w:name="_Toc343083590"/>
        <w:bookmarkStart w:id="4356" w:name="_Toc343083804"/>
        <w:bookmarkStart w:id="4357" w:name="_Toc343084015"/>
        <w:bookmarkStart w:id="4358" w:name="_Toc343220774"/>
        <w:bookmarkStart w:id="4359" w:name="_Toc343232278"/>
        <w:bookmarkStart w:id="4360" w:name="_Toc343232691"/>
        <w:bookmarkStart w:id="4361" w:name="_Toc343232976"/>
        <w:bookmarkStart w:id="4362" w:name="_Toc343415481"/>
        <w:bookmarkEnd w:id="4355"/>
        <w:bookmarkEnd w:id="4356"/>
        <w:bookmarkEnd w:id="4357"/>
        <w:bookmarkEnd w:id="4358"/>
        <w:bookmarkEnd w:id="4359"/>
        <w:bookmarkEnd w:id="4360"/>
        <w:bookmarkEnd w:id="4361"/>
        <w:bookmarkEnd w:id="4362"/>
      </w:del>
    </w:p>
    <w:p w14:paraId="6CF1295B" w14:textId="77777777" w:rsidR="006A21F7" w:rsidRPr="0049233F" w:rsidDel="00677FF8" w:rsidRDefault="006A21F7" w:rsidP="006A21F7">
      <w:pPr>
        <w:ind w:firstLine="540"/>
        <w:rPr>
          <w:del w:id="4363" w:author="The Si Tran" w:date="2012-12-10T20:40:00Z"/>
          <w:szCs w:val="26"/>
          <w:lang w:val="pt-BR"/>
          <w:rPrChange w:id="4364" w:author="The Si Tran" w:date="2012-12-05T23:02:00Z">
            <w:rPr>
              <w:del w:id="4365" w:author="The Si Tran" w:date="2012-12-10T20:40:00Z"/>
              <w:sz w:val="28"/>
              <w:szCs w:val="28"/>
              <w:lang w:val="pt-BR"/>
            </w:rPr>
          </w:rPrChange>
        </w:rPr>
      </w:pPr>
      <w:del w:id="4366" w:author="The Si Tran" w:date="2012-12-10T20:40:00Z">
        <w:r w:rsidRPr="0049233F" w:rsidDel="00677FF8">
          <w:rPr>
            <w:szCs w:val="26"/>
            <w:lang w:val="pt-BR"/>
            <w:rPrChange w:id="4367"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368" w:author="The Si Tran" w:date="2012-12-05T23:02:00Z">
              <w:rPr>
                <w:i/>
                <w:sz w:val="28"/>
                <w:szCs w:val="28"/>
                <w:lang w:val="pt-BR"/>
              </w:rPr>
            </w:rPrChange>
          </w:rPr>
          <w:delText xml:space="preserve">arima() </w:delText>
        </w:r>
        <w:r w:rsidRPr="0049233F" w:rsidDel="00677FF8">
          <w:rPr>
            <w:szCs w:val="26"/>
            <w:lang w:val="pt-BR"/>
            <w:rPrChange w:id="4369" w:author="The Si Tran" w:date="2012-12-05T23:02:00Z">
              <w:rPr>
                <w:sz w:val="28"/>
                <w:szCs w:val="28"/>
                <w:lang w:val="pt-BR"/>
              </w:rPr>
            </w:rPrChange>
          </w:rPr>
          <w:delText>nhận thông số là chuỗi thời gian và bậc của mô hình để ước lượng mô hình.</w:delText>
        </w:r>
        <w:bookmarkStart w:id="4370" w:name="_Toc343083591"/>
        <w:bookmarkStart w:id="4371" w:name="_Toc343083805"/>
        <w:bookmarkStart w:id="4372" w:name="_Toc343084016"/>
        <w:bookmarkStart w:id="4373" w:name="_Toc343220775"/>
        <w:bookmarkStart w:id="4374" w:name="_Toc343232279"/>
        <w:bookmarkStart w:id="4375" w:name="_Toc343232692"/>
        <w:bookmarkStart w:id="4376" w:name="_Toc343232977"/>
        <w:bookmarkStart w:id="4377" w:name="_Toc343415482"/>
        <w:bookmarkEnd w:id="4370"/>
        <w:bookmarkEnd w:id="4371"/>
        <w:bookmarkEnd w:id="4372"/>
        <w:bookmarkEnd w:id="4373"/>
        <w:bookmarkEnd w:id="4374"/>
        <w:bookmarkEnd w:id="4375"/>
        <w:bookmarkEnd w:id="4376"/>
        <w:bookmarkEnd w:id="4377"/>
      </w:del>
    </w:p>
    <w:p w14:paraId="7ACC7F0B" w14:textId="77777777" w:rsidR="006A21F7" w:rsidRPr="0049233F" w:rsidDel="00677FF8" w:rsidRDefault="006A21F7" w:rsidP="006A21F7">
      <w:pPr>
        <w:ind w:firstLine="540"/>
        <w:rPr>
          <w:del w:id="4378" w:author="The Si Tran" w:date="2012-12-10T20:40:00Z"/>
          <w:b/>
          <w:szCs w:val="26"/>
          <w:lang w:val="pt-BR"/>
          <w:rPrChange w:id="4379" w:author="The Si Tran" w:date="2012-12-05T23:02:00Z">
            <w:rPr>
              <w:del w:id="4380" w:author="The Si Tran" w:date="2012-12-10T20:40:00Z"/>
              <w:b/>
              <w:sz w:val="28"/>
              <w:szCs w:val="28"/>
              <w:lang w:val="pt-BR"/>
            </w:rPr>
          </w:rPrChange>
        </w:rPr>
      </w:pPr>
      <w:del w:id="4381" w:author="The Si Tran" w:date="2012-12-10T20:40:00Z">
        <w:r w:rsidRPr="0049233F" w:rsidDel="00677FF8">
          <w:rPr>
            <w:b/>
            <w:szCs w:val="26"/>
            <w:lang w:val="pt-BR"/>
            <w:rPrChange w:id="4382" w:author="The Si Tran" w:date="2012-12-05T23:02:00Z">
              <w:rPr>
                <w:b/>
                <w:sz w:val="28"/>
                <w:szCs w:val="28"/>
                <w:lang w:val="pt-BR"/>
              </w:rPr>
            </w:rPrChange>
          </w:rPr>
          <w:delText>Bước 3: Kiểm tra mô hình</w:delText>
        </w:r>
        <w:bookmarkStart w:id="4383" w:name="_Toc343083592"/>
        <w:bookmarkStart w:id="4384" w:name="_Toc343083806"/>
        <w:bookmarkStart w:id="4385" w:name="_Toc343084017"/>
        <w:bookmarkStart w:id="4386" w:name="_Toc343220776"/>
        <w:bookmarkStart w:id="4387" w:name="_Toc343232280"/>
        <w:bookmarkStart w:id="4388" w:name="_Toc343232693"/>
        <w:bookmarkStart w:id="4389" w:name="_Toc343232978"/>
        <w:bookmarkStart w:id="4390" w:name="_Toc343415483"/>
        <w:bookmarkEnd w:id="4383"/>
        <w:bookmarkEnd w:id="4384"/>
        <w:bookmarkEnd w:id="4385"/>
        <w:bookmarkEnd w:id="4386"/>
        <w:bookmarkEnd w:id="4387"/>
        <w:bookmarkEnd w:id="4388"/>
        <w:bookmarkEnd w:id="4389"/>
        <w:bookmarkEnd w:id="4390"/>
      </w:del>
    </w:p>
    <w:p w14:paraId="1232B3EC" w14:textId="77777777" w:rsidR="006A21F7" w:rsidRPr="0049233F" w:rsidDel="00677FF8" w:rsidRDefault="006A21F7" w:rsidP="006A21F7">
      <w:pPr>
        <w:ind w:firstLine="540"/>
        <w:rPr>
          <w:del w:id="4391" w:author="The Si Tran" w:date="2012-12-10T20:40:00Z"/>
          <w:szCs w:val="26"/>
          <w:lang w:val="pt-BR"/>
          <w:rPrChange w:id="4392" w:author="The Si Tran" w:date="2012-12-05T23:02:00Z">
            <w:rPr>
              <w:del w:id="4393" w:author="The Si Tran" w:date="2012-12-10T20:40:00Z"/>
              <w:sz w:val="28"/>
              <w:szCs w:val="28"/>
              <w:lang w:val="pt-BR"/>
            </w:rPr>
          </w:rPrChange>
        </w:rPr>
      </w:pPr>
      <w:del w:id="4394" w:author="The Si Tran" w:date="2012-12-10T20:40:00Z">
        <w:r w:rsidRPr="0049233F" w:rsidDel="00677FF8">
          <w:rPr>
            <w:szCs w:val="26"/>
            <w:lang w:val="pt-BR"/>
            <w:rPrChange w:id="4395"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6" type="#_x0000_t75" style="width:42.7pt;height:17.6pt" o:ole="">
              <v:imagedata r:id="rId106" o:title=""/>
            </v:shape>
            <o:OLEObject Type="Embed" ProgID="Equation.DSMT4" ShapeID="_x0000_i1096" DrawAspect="Content" ObjectID="_1417159094" r:id="rId160"/>
          </w:object>
        </w:r>
        <w:r w:rsidRPr="0049233F" w:rsidDel="00677FF8">
          <w:rPr>
            <w:szCs w:val="26"/>
            <w:lang w:val="pt-BR"/>
            <w:rPrChange w:id="4396" w:author="The Si Tran" w:date="2012-12-05T23:02:00Z">
              <w:rPr>
                <w:sz w:val="28"/>
                <w:szCs w:val="28"/>
                <w:lang w:val="pt-BR"/>
              </w:rPr>
            </w:rPrChange>
          </w:rPr>
          <w:delText xml:space="preserve"> (N là kích thước chuỗi thặng dư) thì chuỗi thặng dư là ngẫu nhiên.</w:delText>
        </w:r>
        <w:bookmarkStart w:id="4397" w:name="_Toc343083593"/>
        <w:bookmarkStart w:id="4398" w:name="_Toc343083807"/>
        <w:bookmarkStart w:id="4399" w:name="_Toc343084018"/>
        <w:bookmarkStart w:id="4400" w:name="_Toc343220777"/>
        <w:bookmarkStart w:id="4401" w:name="_Toc343232281"/>
        <w:bookmarkStart w:id="4402" w:name="_Toc343232694"/>
        <w:bookmarkStart w:id="4403" w:name="_Toc343232979"/>
        <w:bookmarkStart w:id="4404" w:name="_Toc343415484"/>
        <w:bookmarkEnd w:id="4397"/>
        <w:bookmarkEnd w:id="4398"/>
        <w:bookmarkEnd w:id="4399"/>
        <w:bookmarkEnd w:id="4400"/>
        <w:bookmarkEnd w:id="4401"/>
        <w:bookmarkEnd w:id="4402"/>
        <w:bookmarkEnd w:id="4403"/>
        <w:bookmarkEnd w:id="4404"/>
      </w:del>
    </w:p>
    <w:p w14:paraId="3E2D2001" w14:textId="77777777" w:rsidR="006A21F7" w:rsidRPr="0049233F" w:rsidDel="00677FF8" w:rsidRDefault="006A21F7" w:rsidP="006A21F7">
      <w:pPr>
        <w:ind w:firstLine="540"/>
        <w:rPr>
          <w:del w:id="4405" w:author="The Si Tran" w:date="2012-12-10T20:40:00Z"/>
          <w:szCs w:val="26"/>
          <w:lang w:val="pt-BR"/>
          <w:rPrChange w:id="4406" w:author="The Si Tran" w:date="2012-12-05T23:02:00Z">
            <w:rPr>
              <w:del w:id="4407" w:author="The Si Tran" w:date="2012-12-10T20:40:00Z"/>
              <w:sz w:val="28"/>
              <w:szCs w:val="28"/>
              <w:lang w:val="pt-BR"/>
            </w:rPr>
          </w:rPrChange>
        </w:rPr>
      </w:pPr>
      <w:del w:id="4408" w:author="The Si Tran" w:date="2012-12-10T20:40:00Z">
        <w:r w:rsidRPr="0049233F" w:rsidDel="00677FF8">
          <w:rPr>
            <w:szCs w:val="26"/>
            <w:lang w:val="pt-BR"/>
            <w:rPrChange w:id="4409"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410" w:name="_Toc343083594"/>
        <w:bookmarkStart w:id="4411" w:name="_Toc343083808"/>
        <w:bookmarkStart w:id="4412" w:name="_Toc343084019"/>
        <w:bookmarkStart w:id="4413" w:name="_Toc343220778"/>
        <w:bookmarkStart w:id="4414" w:name="_Toc343232282"/>
        <w:bookmarkStart w:id="4415" w:name="_Toc343232695"/>
        <w:bookmarkStart w:id="4416" w:name="_Toc343232980"/>
        <w:bookmarkStart w:id="4417" w:name="_Toc343415485"/>
        <w:bookmarkEnd w:id="4410"/>
        <w:bookmarkEnd w:id="4411"/>
        <w:bookmarkEnd w:id="4412"/>
        <w:bookmarkEnd w:id="4413"/>
        <w:bookmarkEnd w:id="4414"/>
        <w:bookmarkEnd w:id="4415"/>
        <w:bookmarkEnd w:id="4416"/>
        <w:bookmarkEnd w:id="4417"/>
      </w:del>
    </w:p>
    <w:p w14:paraId="643193D6" w14:textId="77777777" w:rsidR="007850C8" w:rsidRPr="000D001B" w:rsidDel="000B65E4" w:rsidRDefault="006A21F7">
      <w:pPr>
        <w:ind w:left="1440" w:firstLine="720"/>
        <w:rPr>
          <w:del w:id="4418" w:author="The Si Tran" w:date="2012-12-06T01:54:00Z"/>
          <w:szCs w:val="26"/>
          <w:lang w:val="fr-FR"/>
          <w:rPrChange w:id="4419" w:author="The Si Tran" w:date="2012-12-06T01:53:00Z">
            <w:rPr>
              <w:del w:id="4420" w:author="The Si Tran" w:date="2012-12-06T01:54:00Z"/>
              <w:sz w:val="28"/>
              <w:szCs w:val="28"/>
              <w:lang w:val="fr-FR"/>
            </w:rPr>
          </w:rPrChange>
        </w:rPr>
        <w:pPrChange w:id="4421" w:author="The Si Tran" w:date="2012-12-06T01:53:00Z">
          <w:pPr>
            <w:ind w:firstLine="540"/>
          </w:pPr>
        </w:pPrChange>
      </w:pPr>
      <w:del w:id="4422" w:author="The Si Tran" w:date="2012-12-10T20:40:00Z">
        <w:r w:rsidRPr="00AF1345" w:rsidDel="00677FF8">
          <w:rPr>
            <w:position w:val="-4"/>
            <w:szCs w:val="26"/>
            <w:lang w:val="pt-BR"/>
          </w:rPr>
          <w:object w:dxaOrig="180" w:dyaOrig="279" w14:anchorId="4F983E8D">
            <v:shape id="_x0000_i1097" type="#_x0000_t75" style="width:9.2pt;height:14.25pt" o:ole="">
              <v:imagedata r:id="rId20" o:title=""/>
            </v:shape>
            <o:OLEObject Type="Embed" ProgID="Equation.DSMT4" ShapeID="_x0000_i1097" DrawAspect="Content" ObjectID="_1417159095" r:id="rId161"/>
          </w:object>
        </w:r>
        <w:r w:rsidRPr="0049233F" w:rsidDel="00677FF8">
          <w:rPr>
            <w:szCs w:val="26"/>
            <w:lang w:val="fr-FR"/>
            <w:rPrChange w:id="4423" w:author="The Si Tran" w:date="2012-12-05T23:02:00Z">
              <w:rPr>
                <w:sz w:val="28"/>
                <w:szCs w:val="28"/>
                <w:lang w:val="fr-FR"/>
              </w:rPr>
            </w:rPrChange>
          </w:rPr>
          <w:delText>Phép thử Q là:</w:delText>
        </w:r>
      </w:del>
      <w:bookmarkStart w:id="4424" w:name="_Toc343083595"/>
      <w:bookmarkStart w:id="4425" w:name="_Toc343083809"/>
      <w:bookmarkStart w:id="4426" w:name="_Toc343084020"/>
      <w:bookmarkStart w:id="4427" w:name="_Toc343220779"/>
      <w:bookmarkStart w:id="4428" w:name="_Toc343232283"/>
      <w:bookmarkStart w:id="4429" w:name="_Toc343232696"/>
      <w:bookmarkStart w:id="4430" w:name="_Toc343232981"/>
      <w:bookmarkStart w:id="4431" w:name="_Toc343415486"/>
      <w:bookmarkEnd w:id="4424"/>
      <w:bookmarkEnd w:id="4425"/>
      <w:bookmarkEnd w:id="4426"/>
      <w:bookmarkEnd w:id="4427"/>
      <w:bookmarkEnd w:id="4428"/>
      <w:bookmarkEnd w:id="4429"/>
      <w:bookmarkEnd w:id="4430"/>
      <w:bookmarkEnd w:id="4431"/>
    </w:p>
    <w:p w14:paraId="5D0171E6" w14:textId="77777777" w:rsidR="006A21F7" w:rsidRPr="0049233F" w:rsidDel="00677FF8" w:rsidRDefault="006A21F7">
      <w:pPr>
        <w:ind w:left="1440" w:firstLine="720"/>
        <w:rPr>
          <w:del w:id="4432" w:author="The Si Tran" w:date="2012-12-10T20:40:00Z"/>
          <w:szCs w:val="26"/>
          <w:lang w:val="pt-BR"/>
          <w:rPrChange w:id="4433" w:author="The Si Tran" w:date="2012-12-05T23:02:00Z">
            <w:rPr>
              <w:del w:id="4434" w:author="The Si Tran" w:date="2012-12-10T20:40:00Z"/>
              <w:sz w:val="28"/>
              <w:szCs w:val="28"/>
              <w:lang w:val="pt-BR"/>
            </w:rPr>
          </w:rPrChange>
        </w:rPr>
        <w:pPrChange w:id="4435" w:author="The Si Tran" w:date="2012-12-06T01:54:00Z">
          <w:pPr>
            <w:ind w:firstLine="540"/>
          </w:pPr>
        </w:pPrChange>
      </w:pPr>
      <w:del w:id="4436" w:author="The Si Tran" w:date="2012-12-06T01:54:00Z">
        <w:r w:rsidRPr="0049233F" w:rsidDel="000B65E4">
          <w:rPr>
            <w:szCs w:val="26"/>
            <w:lang w:val="fr-FR"/>
            <w:rPrChange w:id="4437"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8" type="#_x0000_t75" style="width:149pt;height:46.9pt" o:ole="">
              <v:imagedata r:id="rId162" o:title=""/>
            </v:shape>
            <o:OLEObject Type="Embed" ProgID="Equation.DSMT4" ShapeID="_x0000_i1098" DrawAspect="Content" ObjectID="_1417159096" r:id="rId163"/>
          </w:object>
        </w:r>
      </w:del>
      <w:del w:id="4438" w:author="The Si Tran" w:date="2012-12-10T20:40:00Z">
        <w:r w:rsidRPr="00E078AF" w:rsidDel="00677FF8">
          <w:rPr>
            <w:position w:val="-4"/>
            <w:szCs w:val="26"/>
            <w:lang w:val="pt-BR"/>
          </w:rPr>
          <w:object w:dxaOrig="180" w:dyaOrig="279" w14:anchorId="28D84A66">
            <v:shape id="_x0000_i1099" type="#_x0000_t75" style="width:9.2pt;height:14.25pt" o:ole="">
              <v:imagedata r:id="rId20" o:title=""/>
            </v:shape>
            <o:OLEObject Type="Embed" ProgID="Equation.DSMT4" ShapeID="_x0000_i1099" DrawAspect="Content" ObjectID="_1417159097" r:id="rId164"/>
          </w:object>
        </w:r>
        <w:bookmarkStart w:id="4439" w:name="_Toc343083596"/>
        <w:bookmarkStart w:id="4440" w:name="_Toc343083810"/>
        <w:bookmarkStart w:id="4441" w:name="_Toc343084021"/>
        <w:bookmarkStart w:id="4442" w:name="_Toc343220780"/>
        <w:bookmarkStart w:id="4443" w:name="_Toc343232284"/>
        <w:bookmarkStart w:id="4444" w:name="_Toc343232697"/>
        <w:bookmarkStart w:id="4445" w:name="_Toc343232982"/>
        <w:bookmarkStart w:id="4446" w:name="_Toc343415487"/>
        <w:bookmarkEnd w:id="4439"/>
        <w:bookmarkEnd w:id="4440"/>
        <w:bookmarkEnd w:id="4441"/>
        <w:bookmarkEnd w:id="4442"/>
        <w:bookmarkEnd w:id="4443"/>
        <w:bookmarkEnd w:id="4444"/>
        <w:bookmarkEnd w:id="4445"/>
        <w:bookmarkEnd w:id="4446"/>
      </w:del>
    </w:p>
    <w:p w14:paraId="1B7B79BF" w14:textId="77777777" w:rsidR="006A21F7" w:rsidRPr="0049233F" w:rsidDel="00677FF8" w:rsidRDefault="006A21F7" w:rsidP="006A21F7">
      <w:pPr>
        <w:ind w:firstLine="540"/>
        <w:rPr>
          <w:del w:id="4447" w:author="The Si Tran" w:date="2012-12-10T20:40:00Z"/>
          <w:szCs w:val="26"/>
          <w:lang w:val="pt-BR"/>
          <w:rPrChange w:id="4448" w:author="The Si Tran" w:date="2012-12-05T23:02:00Z">
            <w:rPr>
              <w:del w:id="4449" w:author="The Si Tran" w:date="2012-12-10T20:40:00Z"/>
              <w:sz w:val="28"/>
              <w:szCs w:val="28"/>
              <w:lang w:val="pt-BR"/>
            </w:rPr>
          </w:rPrChange>
        </w:rPr>
      </w:pPr>
      <w:del w:id="4450" w:author="The Si Tran" w:date="2012-12-10T20:40:00Z">
        <w:r w:rsidRPr="0049233F" w:rsidDel="00677FF8">
          <w:rPr>
            <w:szCs w:val="26"/>
            <w:lang w:val="pt-BR"/>
            <w:rPrChange w:id="4451" w:author="The Si Tran" w:date="2012-12-05T23:02:00Z">
              <w:rPr>
                <w:sz w:val="28"/>
                <w:szCs w:val="28"/>
                <w:lang w:val="pt-BR"/>
              </w:rPr>
            </w:rPrChange>
          </w:rPr>
          <w:delText xml:space="preserve">Với </w:delText>
        </w:r>
        <w:bookmarkStart w:id="4452" w:name="_Toc343083597"/>
        <w:bookmarkStart w:id="4453" w:name="_Toc343083811"/>
        <w:bookmarkStart w:id="4454" w:name="_Toc343084022"/>
        <w:bookmarkStart w:id="4455" w:name="_Toc343220781"/>
        <w:bookmarkStart w:id="4456" w:name="_Toc343232285"/>
        <w:bookmarkStart w:id="4457" w:name="_Toc343232698"/>
        <w:bookmarkStart w:id="4458" w:name="_Toc343232983"/>
        <w:bookmarkStart w:id="4459" w:name="_Toc343415488"/>
        <w:bookmarkEnd w:id="4452"/>
        <w:bookmarkEnd w:id="4453"/>
        <w:bookmarkEnd w:id="4454"/>
        <w:bookmarkEnd w:id="4455"/>
        <w:bookmarkEnd w:id="4456"/>
        <w:bookmarkEnd w:id="4457"/>
        <w:bookmarkEnd w:id="4458"/>
        <w:bookmarkEnd w:id="4459"/>
      </w:del>
    </w:p>
    <w:p w14:paraId="6AFA4B28" w14:textId="77777777" w:rsidR="006A21F7" w:rsidRPr="0049233F" w:rsidDel="00677FF8" w:rsidRDefault="006A21F7" w:rsidP="006A21F7">
      <w:pPr>
        <w:ind w:firstLine="540"/>
        <w:rPr>
          <w:del w:id="4460" w:author="The Si Tran" w:date="2012-12-10T20:40:00Z"/>
          <w:szCs w:val="26"/>
          <w:lang w:val="pt-BR"/>
          <w:rPrChange w:id="4461" w:author="The Si Tran" w:date="2012-12-05T23:02:00Z">
            <w:rPr>
              <w:del w:id="4462" w:author="The Si Tran" w:date="2012-12-10T20:40:00Z"/>
              <w:sz w:val="28"/>
              <w:szCs w:val="28"/>
              <w:lang w:val="pt-BR"/>
            </w:rPr>
          </w:rPrChange>
        </w:rPr>
      </w:pPr>
      <w:del w:id="4463" w:author="The Si Tran" w:date="2012-12-06T20:22:00Z">
        <w:r w:rsidRPr="00AF1345" w:rsidDel="00A96CBA">
          <w:rPr>
            <w:position w:val="-12"/>
            <w:szCs w:val="26"/>
            <w:lang w:val="pt-BR"/>
          </w:rPr>
          <w:object w:dxaOrig="520" w:dyaOrig="360" w14:anchorId="0CAAF5E9">
            <v:shape id="_x0000_i1100" type="#_x0000_t75" style="width:29.3pt;height:20.95pt" o:ole="">
              <v:imagedata r:id="rId165" o:title=""/>
            </v:shape>
            <o:OLEObject Type="Embed" ProgID="Equation.DSMT4" ShapeID="_x0000_i1100" DrawAspect="Content" ObjectID="_1417159098" r:id="rId166"/>
          </w:object>
        </w:r>
      </w:del>
      <w:del w:id="4464" w:author="The Si Tran" w:date="2012-12-10T20:40:00Z">
        <w:r w:rsidRPr="0049233F" w:rsidDel="00677FF8">
          <w:rPr>
            <w:szCs w:val="26"/>
            <w:lang w:val="pt-BR"/>
            <w:rPrChange w:id="4465" w:author="The Si Tran" w:date="2012-12-05T23:02:00Z">
              <w:rPr>
                <w:sz w:val="28"/>
                <w:szCs w:val="28"/>
                <w:lang w:val="pt-BR"/>
              </w:rPr>
            </w:rPrChange>
          </w:rPr>
          <w:delText xml:space="preserve"> là hệ số tự tương quan của thặng dư ở độ trễ </w:delText>
        </w:r>
      </w:del>
      <w:del w:id="4466" w:author="The Si Tran" w:date="2012-12-06T20:22:00Z">
        <w:r w:rsidRPr="0049233F" w:rsidDel="00A96CBA">
          <w:rPr>
            <w:szCs w:val="26"/>
            <w:lang w:val="pt-BR"/>
            <w:rPrChange w:id="4467" w:author="The Si Tran" w:date="2012-12-05T23:02:00Z">
              <w:rPr>
                <w:sz w:val="28"/>
                <w:szCs w:val="28"/>
                <w:lang w:val="pt-BR"/>
              </w:rPr>
            </w:rPrChange>
          </w:rPr>
          <w:delText>k</w:delText>
        </w:r>
      </w:del>
      <w:del w:id="4468" w:author="The Si Tran" w:date="2012-12-10T20:40:00Z">
        <w:r w:rsidRPr="0049233F" w:rsidDel="00677FF8">
          <w:rPr>
            <w:szCs w:val="26"/>
            <w:lang w:val="pt-BR"/>
            <w:rPrChange w:id="4469" w:author="The Si Tran" w:date="2012-12-05T23:02:00Z">
              <w:rPr>
                <w:sz w:val="28"/>
                <w:szCs w:val="28"/>
                <w:lang w:val="pt-BR"/>
              </w:rPr>
            </w:rPrChange>
          </w:rPr>
          <w:delText>.</w:delText>
        </w:r>
        <w:bookmarkStart w:id="4470" w:name="_Toc343083598"/>
        <w:bookmarkStart w:id="4471" w:name="_Toc343083812"/>
        <w:bookmarkStart w:id="4472" w:name="_Toc343084023"/>
        <w:bookmarkStart w:id="4473" w:name="_Toc343220782"/>
        <w:bookmarkStart w:id="4474" w:name="_Toc343232286"/>
        <w:bookmarkStart w:id="4475" w:name="_Toc343232699"/>
        <w:bookmarkStart w:id="4476" w:name="_Toc343232984"/>
        <w:bookmarkStart w:id="4477" w:name="_Toc343415489"/>
        <w:bookmarkEnd w:id="4470"/>
        <w:bookmarkEnd w:id="4471"/>
        <w:bookmarkEnd w:id="4472"/>
        <w:bookmarkEnd w:id="4473"/>
        <w:bookmarkEnd w:id="4474"/>
        <w:bookmarkEnd w:id="4475"/>
        <w:bookmarkEnd w:id="4476"/>
        <w:bookmarkEnd w:id="4477"/>
      </w:del>
    </w:p>
    <w:p w14:paraId="1F223545" w14:textId="77777777" w:rsidR="006A21F7" w:rsidRPr="0049233F" w:rsidDel="00677FF8" w:rsidRDefault="006A21F7" w:rsidP="006A21F7">
      <w:pPr>
        <w:ind w:firstLine="540"/>
        <w:rPr>
          <w:del w:id="4478" w:author="The Si Tran" w:date="2012-12-10T20:40:00Z"/>
          <w:szCs w:val="26"/>
          <w:lang w:val="pt-BR"/>
          <w:rPrChange w:id="4479" w:author="The Si Tran" w:date="2012-12-05T23:02:00Z">
            <w:rPr>
              <w:del w:id="4480" w:author="The Si Tran" w:date="2012-12-10T20:40:00Z"/>
              <w:sz w:val="28"/>
              <w:szCs w:val="28"/>
              <w:lang w:val="pt-BR"/>
            </w:rPr>
          </w:rPrChange>
        </w:rPr>
      </w:pPr>
      <w:del w:id="4481" w:author="The Si Tran" w:date="2012-12-06T20:22:00Z">
        <w:r w:rsidRPr="0049233F" w:rsidDel="00A96CBA">
          <w:rPr>
            <w:szCs w:val="26"/>
            <w:lang w:val="pt-BR"/>
            <w:rPrChange w:id="4482" w:author="The Si Tran" w:date="2012-12-05T23:02:00Z">
              <w:rPr>
                <w:sz w:val="28"/>
                <w:szCs w:val="28"/>
                <w:lang w:val="pt-BR"/>
              </w:rPr>
            </w:rPrChange>
          </w:rPr>
          <w:delText xml:space="preserve">n </w:delText>
        </w:r>
      </w:del>
      <w:del w:id="4483" w:author="The Si Tran" w:date="2012-12-10T20:40:00Z">
        <w:r w:rsidRPr="0049233F" w:rsidDel="00677FF8">
          <w:rPr>
            <w:szCs w:val="26"/>
            <w:lang w:val="pt-BR"/>
            <w:rPrChange w:id="4484" w:author="The Si Tran" w:date="2012-12-05T23:02:00Z">
              <w:rPr>
                <w:sz w:val="28"/>
                <w:szCs w:val="28"/>
                <w:lang w:val="pt-BR"/>
              </w:rPr>
            </w:rPrChange>
          </w:rPr>
          <w:delText>là kích thước của chuỗi thặng dư.</w:delText>
        </w:r>
        <w:bookmarkStart w:id="4485" w:name="_Toc343083599"/>
        <w:bookmarkStart w:id="4486" w:name="_Toc343083813"/>
        <w:bookmarkStart w:id="4487" w:name="_Toc343084024"/>
        <w:bookmarkStart w:id="4488" w:name="_Toc343220783"/>
        <w:bookmarkStart w:id="4489" w:name="_Toc343232287"/>
        <w:bookmarkStart w:id="4490" w:name="_Toc343232700"/>
        <w:bookmarkStart w:id="4491" w:name="_Toc343232985"/>
        <w:bookmarkStart w:id="4492" w:name="_Toc343415490"/>
        <w:bookmarkEnd w:id="4485"/>
        <w:bookmarkEnd w:id="4486"/>
        <w:bookmarkEnd w:id="4487"/>
        <w:bookmarkEnd w:id="4488"/>
        <w:bookmarkEnd w:id="4489"/>
        <w:bookmarkEnd w:id="4490"/>
        <w:bookmarkEnd w:id="4491"/>
        <w:bookmarkEnd w:id="4492"/>
      </w:del>
    </w:p>
    <w:p w14:paraId="7E6255BB" w14:textId="77777777" w:rsidR="006A21F7" w:rsidRPr="0049233F" w:rsidDel="00677FF8" w:rsidRDefault="006A21F7" w:rsidP="006A21F7">
      <w:pPr>
        <w:ind w:firstLine="540"/>
        <w:rPr>
          <w:del w:id="4493" w:author="The Si Tran" w:date="2012-12-10T20:40:00Z"/>
          <w:szCs w:val="26"/>
          <w:lang w:val="fr-FR"/>
          <w:rPrChange w:id="4494" w:author="The Si Tran" w:date="2012-12-05T23:02:00Z">
            <w:rPr>
              <w:del w:id="4495" w:author="The Si Tran" w:date="2012-12-10T20:40:00Z"/>
              <w:sz w:val="28"/>
              <w:szCs w:val="28"/>
              <w:lang w:val="fr-FR"/>
            </w:rPr>
          </w:rPrChange>
        </w:rPr>
      </w:pPr>
      <w:del w:id="4496" w:author="The Si Tran" w:date="2012-12-06T20:22:00Z">
        <w:r w:rsidRPr="0049233F" w:rsidDel="00A96CBA">
          <w:rPr>
            <w:szCs w:val="26"/>
            <w:lang w:val="fr-FR"/>
            <w:rPrChange w:id="4497" w:author="The Si Tran" w:date="2012-12-05T23:02:00Z">
              <w:rPr>
                <w:sz w:val="28"/>
                <w:szCs w:val="28"/>
                <w:lang w:val="fr-FR"/>
              </w:rPr>
            </w:rPrChange>
          </w:rPr>
          <w:delText>k</w:delText>
        </w:r>
      </w:del>
      <w:del w:id="4498" w:author="The Si Tran" w:date="2012-12-10T20:40:00Z">
        <w:r w:rsidRPr="0049233F" w:rsidDel="00677FF8">
          <w:rPr>
            <w:szCs w:val="26"/>
            <w:lang w:val="fr-FR"/>
            <w:rPrChange w:id="4499" w:author="The Si Tran" w:date="2012-12-05T23:02:00Z">
              <w:rPr>
                <w:sz w:val="28"/>
                <w:szCs w:val="28"/>
                <w:lang w:val="fr-FR"/>
              </w:rPr>
            </w:rPrChange>
          </w:rPr>
          <w:delText xml:space="preserve"> là độ trễ</w:delText>
        </w:r>
        <w:bookmarkStart w:id="4500" w:name="_Toc343083600"/>
        <w:bookmarkStart w:id="4501" w:name="_Toc343083814"/>
        <w:bookmarkStart w:id="4502" w:name="_Toc343084025"/>
        <w:bookmarkStart w:id="4503" w:name="_Toc343220784"/>
        <w:bookmarkStart w:id="4504" w:name="_Toc343232288"/>
        <w:bookmarkStart w:id="4505" w:name="_Toc343232701"/>
        <w:bookmarkStart w:id="4506" w:name="_Toc343232986"/>
        <w:bookmarkStart w:id="4507" w:name="_Toc343415491"/>
        <w:bookmarkEnd w:id="4500"/>
        <w:bookmarkEnd w:id="4501"/>
        <w:bookmarkEnd w:id="4502"/>
        <w:bookmarkEnd w:id="4503"/>
        <w:bookmarkEnd w:id="4504"/>
        <w:bookmarkEnd w:id="4505"/>
        <w:bookmarkEnd w:id="4506"/>
        <w:bookmarkEnd w:id="4507"/>
      </w:del>
    </w:p>
    <w:p w14:paraId="1D7FD395" w14:textId="77777777" w:rsidR="006A21F7" w:rsidRPr="0049233F" w:rsidDel="00677FF8" w:rsidRDefault="006A21F7" w:rsidP="006A21F7">
      <w:pPr>
        <w:ind w:firstLine="540"/>
        <w:rPr>
          <w:del w:id="4508" w:author="The Si Tran" w:date="2012-12-10T20:40:00Z"/>
          <w:szCs w:val="26"/>
          <w:lang w:val="fr-FR"/>
          <w:rPrChange w:id="4509" w:author="The Si Tran" w:date="2012-12-05T23:02:00Z">
            <w:rPr>
              <w:del w:id="4510" w:author="The Si Tran" w:date="2012-12-10T20:40:00Z"/>
              <w:sz w:val="28"/>
              <w:szCs w:val="28"/>
              <w:lang w:val="fr-FR"/>
            </w:rPr>
          </w:rPrChange>
        </w:rPr>
      </w:pPr>
      <w:del w:id="4511" w:author="The Si Tran" w:date="2012-12-06T20:22:00Z">
        <w:r w:rsidRPr="0049233F" w:rsidDel="00A96CBA">
          <w:rPr>
            <w:szCs w:val="26"/>
            <w:lang w:val="fr-FR"/>
            <w:rPrChange w:id="4512" w:author="The Si Tran" w:date="2012-12-05T23:02:00Z">
              <w:rPr>
                <w:sz w:val="28"/>
                <w:szCs w:val="28"/>
                <w:lang w:val="fr-FR"/>
              </w:rPr>
            </w:rPrChange>
          </w:rPr>
          <w:delText>m</w:delText>
        </w:r>
      </w:del>
      <w:del w:id="4513" w:author="The Si Tran" w:date="2012-12-10T20:40:00Z">
        <w:r w:rsidRPr="0049233F" w:rsidDel="00677FF8">
          <w:rPr>
            <w:szCs w:val="26"/>
            <w:lang w:val="fr-FR"/>
            <w:rPrChange w:id="4514" w:author="The Si Tran" w:date="2012-12-05T23:02:00Z">
              <w:rPr>
                <w:sz w:val="28"/>
                <w:szCs w:val="28"/>
                <w:lang w:val="fr-FR"/>
              </w:rPr>
            </w:rPrChange>
          </w:rPr>
          <w:delText xml:space="preserve"> là tổng số độ trễ được kiểm tra.</w:delText>
        </w:r>
        <w:bookmarkStart w:id="4515" w:name="_Toc343083601"/>
        <w:bookmarkStart w:id="4516" w:name="_Toc343083815"/>
        <w:bookmarkStart w:id="4517" w:name="_Toc343084026"/>
        <w:bookmarkStart w:id="4518" w:name="_Toc343220785"/>
        <w:bookmarkStart w:id="4519" w:name="_Toc343232289"/>
        <w:bookmarkStart w:id="4520" w:name="_Toc343232702"/>
        <w:bookmarkStart w:id="4521" w:name="_Toc343232987"/>
        <w:bookmarkStart w:id="4522" w:name="_Toc343415492"/>
        <w:bookmarkEnd w:id="4515"/>
        <w:bookmarkEnd w:id="4516"/>
        <w:bookmarkEnd w:id="4517"/>
        <w:bookmarkEnd w:id="4518"/>
        <w:bookmarkEnd w:id="4519"/>
        <w:bookmarkEnd w:id="4520"/>
        <w:bookmarkEnd w:id="4521"/>
        <w:bookmarkEnd w:id="4522"/>
      </w:del>
    </w:p>
    <w:p w14:paraId="4BE4BD4A" w14:textId="77777777" w:rsidR="006A21F7" w:rsidRPr="0049233F" w:rsidDel="00677FF8" w:rsidRDefault="006A21F7" w:rsidP="006A21F7">
      <w:pPr>
        <w:ind w:firstLine="540"/>
        <w:rPr>
          <w:del w:id="4523" w:author="The Si Tran" w:date="2012-12-10T20:40:00Z"/>
          <w:szCs w:val="26"/>
          <w:lang w:val="fr-FR"/>
          <w:rPrChange w:id="4524" w:author="The Si Tran" w:date="2012-12-05T23:02:00Z">
            <w:rPr>
              <w:del w:id="4525" w:author="The Si Tran" w:date="2012-12-10T20:40:00Z"/>
              <w:sz w:val="28"/>
              <w:szCs w:val="28"/>
              <w:lang w:val="fr-FR"/>
            </w:rPr>
          </w:rPrChange>
        </w:rPr>
      </w:pPr>
      <w:bookmarkStart w:id="4526" w:name="_Toc343083602"/>
      <w:bookmarkStart w:id="4527" w:name="_Toc343083816"/>
      <w:bookmarkStart w:id="4528" w:name="_Toc343084027"/>
      <w:bookmarkStart w:id="4529" w:name="_Toc343220786"/>
      <w:bookmarkStart w:id="4530" w:name="_Toc343232290"/>
      <w:bookmarkStart w:id="4531" w:name="_Toc343232703"/>
      <w:bookmarkStart w:id="4532" w:name="_Toc343232988"/>
      <w:bookmarkStart w:id="4533" w:name="_Toc343415493"/>
      <w:bookmarkEnd w:id="4526"/>
      <w:bookmarkEnd w:id="4527"/>
      <w:bookmarkEnd w:id="4528"/>
      <w:bookmarkEnd w:id="4529"/>
      <w:bookmarkEnd w:id="4530"/>
      <w:bookmarkEnd w:id="4531"/>
      <w:bookmarkEnd w:id="4532"/>
      <w:bookmarkEnd w:id="4533"/>
    </w:p>
    <w:p w14:paraId="213EA8A3" w14:textId="77777777" w:rsidR="006A21F7" w:rsidRPr="0049233F" w:rsidDel="00677FF8" w:rsidRDefault="006A21F7" w:rsidP="006A21F7">
      <w:pPr>
        <w:ind w:firstLine="540"/>
        <w:rPr>
          <w:del w:id="4534" w:author="The Si Tran" w:date="2012-12-10T20:40:00Z"/>
          <w:szCs w:val="26"/>
          <w:lang w:val="fr-FR"/>
          <w:rPrChange w:id="4535" w:author="The Si Tran" w:date="2012-12-05T23:02:00Z">
            <w:rPr>
              <w:del w:id="4536" w:author="The Si Tran" w:date="2012-12-10T20:40:00Z"/>
              <w:sz w:val="28"/>
              <w:szCs w:val="28"/>
              <w:lang w:val="fr-FR"/>
            </w:rPr>
          </w:rPrChange>
        </w:rPr>
      </w:pPr>
      <w:del w:id="4537" w:author="The Si Tran" w:date="2012-12-10T20:40:00Z">
        <w:r w:rsidRPr="0049233F" w:rsidDel="00677FF8">
          <w:rPr>
            <w:szCs w:val="26"/>
            <w:lang w:val="fr-FR"/>
            <w:rPrChange w:id="4538"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1" type="#_x0000_t75" style="width:17.6pt;height:21.75pt" o:ole="">
              <v:imagedata r:id="rId167" o:title=""/>
            </v:shape>
            <o:OLEObject Type="Embed" ProgID="Equation.DSMT4" ShapeID="_x0000_i1101" DrawAspect="Content" ObjectID="_1417159099" r:id="rId168"/>
          </w:object>
        </w:r>
        <w:r w:rsidRPr="0049233F" w:rsidDel="00677FF8">
          <w:rPr>
            <w:szCs w:val="26"/>
            <w:lang w:val="fr-FR"/>
            <w:rPrChange w:id="4539"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540" w:name="_Toc343083603"/>
        <w:bookmarkStart w:id="4541" w:name="_Toc343083817"/>
        <w:bookmarkStart w:id="4542" w:name="_Toc343084028"/>
        <w:bookmarkStart w:id="4543" w:name="_Toc343220787"/>
        <w:bookmarkStart w:id="4544" w:name="_Toc343232291"/>
        <w:bookmarkStart w:id="4545" w:name="_Toc343232704"/>
        <w:bookmarkStart w:id="4546" w:name="_Toc343232989"/>
        <w:bookmarkStart w:id="4547" w:name="_Toc343415494"/>
        <w:bookmarkEnd w:id="4540"/>
        <w:bookmarkEnd w:id="4541"/>
        <w:bookmarkEnd w:id="4542"/>
        <w:bookmarkEnd w:id="4543"/>
        <w:bookmarkEnd w:id="4544"/>
        <w:bookmarkEnd w:id="4545"/>
        <w:bookmarkEnd w:id="4546"/>
        <w:bookmarkEnd w:id="4547"/>
      </w:del>
    </w:p>
    <w:p w14:paraId="7BD82624" w14:textId="77777777" w:rsidR="006A21F7" w:rsidRPr="0049233F" w:rsidDel="00677FF8" w:rsidRDefault="006A21F7" w:rsidP="006A21F7">
      <w:pPr>
        <w:ind w:firstLine="540"/>
        <w:rPr>
          <w:del w:id="4548" w:author="The Si Tran" w:date="2012-12-10T20:40:00Z"/>
          <w:szCs w:val="26"/>
          <w:lang w:val="fr-FR"/>
          <w:rPrChange w:id="4549" w:author="The Si Tran" w:date="2012-12-05T23:02:00Z">
            <w:rPr>
              <w:del w:id="4550" w:author="The Si Tran" w:date="2012-12-10T20:40:00Z"/>
              <w:sz w:val="28"/>
              <w:szCs w:val="28"/>
              <w:lang w:val="fr-FR"/>
            </w:rPr>
          </w:rPrChange>
        </w:rPr>
      </w:pPr>
      <w:del w:id="4551" w:author="The Si Tran" w:date="2012-12-10T20:40:00Z">
        <w:r w:rsidRPr="0049233F" w:rsidDel="00677FF8">
          <w:rPr>
            <w:b/>
            <w:szCs w:val="26"/>
            <w:lang w:val="fr-FR"/>
            <w:rPrChange w:id="4552" w:author="The Si Tran" w:date="2012-12-05T23:02:00Z">
              <w:rPr>
                <w:b/>
                <w:sz w:val="28"/>
                <w:szCs w:val="28"/>
                <w:lang w:val="fr-FR"/>
              </w:rPr>
            </w:rPrChange>
          </w:rPr>
          <w:delText>Bước 4 : Dùng mô hình để đưa ra dự báo</w:delText>
        </w:r>
        <w:bookmarkStart w:id="4553" w:name="_Toc343083604"/>
        <w:bookmarkStart w:id="4554" w:name="_Toc343083818"/>
        <w:bookmarkStart w:id="4555" w:name="_Toc343084029"/>
        <w:bookmarkStart w:id="4556" w:name="_Toc343220788"/>
        <w:bookmarkStart w:id="4557" w:name="_Toc343232292"/>
        <w:bookmarkStart w:id="4558" w:name="_Toc343232705"/>
        <w:bookmarkStart w:id="4559" w:name="_Toc343232990"/>
        <w:bookmarkStart w:id="4560" w:name="_Toc343415495"/>
        <w:bookmarkEnd w:id="4553"/>
        <w:bookmarkEnd w:id="4554"/>
        <w:bookmarkEnd w:id="4555"/>
        <w:bookmarkEnd w:id="4556"/>
        <w:bookmarkEnd w:id="4557"/>
        <w:bookmarkEnd w:id="4558"/>
        <w:bookmarkEnd w:id="4559"/>
        <w:bookmarkEnd w:id="4560"/>
      </w:del>
    </w:p>
    <w:p w14:paraId="2E3C245F" w14:textId="77777777" w:rsidR="006A21F7" w:rsidRPr="0049233F" w:rsidDel="00677FF8" w:rsidRDefault="006A21F7" w:rsidP="006A21F7">
      <w:pPr>
        <w:ind w:firstLine="540"/>
        <w:rPr>
          <w:del w:id="4561" w:author="The Si Tran" w:date="2012-12-10T20:40:00Z"/>
          <w:szCs w:val="26"/>
          <w:lang w:val="fr-FR"/>
          <w:rPrChange w:id="4562" w:author="The Si Tran" w:date="2012-12-05T23:02:00Z">
            <w:rPr>
              <w:del w:id="4563" w:author="The Si Tran" w:date="2012-12-10T20:40:00Z"/>
              <w:sz w:val="28"/>
              <w:szCs w:val="28"/>
              <w:lang w:val="fr-FR"/>
            </w:rPr>
          </w:rPrChange>
        </w:rPr>
      </w:pPr>
      <w:del w:id="4564" w:author="The Si Tran" w:date="2012-12-10T20:40:00Z">
        <w:r w:rsidRPr="0049233F" w:rsidDel="00677FF8">
          <w:rPr>
            <w:szCs w:val="26"/>
            <w:lang w:val="fr-FR"/>
            <w:rPrChange w:id="4565"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566" w:author="The Si Tran" w:date="2012-12-05T23:02:00Z">
              <w:rPr>
                <w:i/>
                <w:sz w:val="28"/>
                <w:szCs w:val="28"/>
                <w:lang w:val="fr-FR"/>
              </w:rPr>
            </w:rPrChange>
          </w:rPr>
          <w:delText>predict()</w:delText>
        </w:r>
        <w:r w:rsidRPr="0049233F" w:rsidDel="00677FF8">
          <w:rPr>
            <w:szCs w:val="26"/>
            <w:lang w:val="fr-FR"/>
            <w:rPrChange w:id="4567" w:author="The Si Tran" w:date="2012-12-05T23:02:00Z">
              <w:rPr>
                <w:sz w:val="28"/>
                <w:szCs w:val="28"/>
                <w:lang w:val="fr-FR"/>
              </w:rPr>
            </w:rPrChange>
          </w:rPr>
          <w:delText xml:space="preserve"> để sinh ra các giá trị dự đoán.</w:delText>
        </w:r>
        <w:bookmarkStart w:id="4568" w:name="_Toc343083605"/>
        <w:bookmarkStart w:id="4569" w:name="_Toc343083819"/>
        <w:bookmarkStart w:id="4570" w:name="_Toc343084030"/>
        <w:bookmarkStart w:id="4571" w:name="_Toc343220789"/>
        <w:bookmarkStart w:id="4572" w:name="_Toc343232293"/>
        <w:bookmarkStart w:id="4573" w:name="_Toc343232706"/>
        <w:bookmarkStart w:id="4574" w:name="_Toc343232991"/>
        <w:bookmarkStart w:id="4575" w:name="_Toc343415496"/>
        <w:bookmarkEnd w:id="4568"/>
        <w:bookmarkEnd w:id="4569"/>
        <w:bookmarkEnd w:id="4570"/>
        <w:bookmarkEnd w:id="4571"/>
        <w:bookmarkEnd w:id="4572"/>
        <w:bookmarkEnd w:id="4573"/>
        <w:bookmarkEnd w:id="4574"/>
        <w:bookmarkEnd w:id="4575"/>
      </w:del>
    </w:p>
    <w:p w14:paraId="544C1C90" w14:textId="77777777" w:rsidR="006A21F7" w:rsidRPr="0049233F" w:rsidDel="00677FF8" w:rsidRDefault="006A21F7" w:rsidP="006A21F7">
      <w:pPr>
        <w:ind w:firstLine="540"/>
        <w:rPr>
          <w:del w:id="4576" w:author="The Si Tran" w:date="2012-12-10T20:40:00Z"/>
          <w:b/>
          <w:szCs w:val="26"/>
          <w:lang w:val="fr-FR"/>
          <w:rPrChange w:id="4577" w:author="The Si Tran" w:date="2012-12-05T23:02:00Z">
            <w:rPr>
              <w:del w:id="4578" w:author="The Si Tran" w:date="2012-12-10T20:40:00Z"/>
              <w:b/>
              <w:sz w:val="28"/>
              <w:szCs w:val="28"/>
              <w:lang w:val="fr-FR"/>
            </w:rPr>
          </w:rPrChange>
        </w:rPr>
      </w:pPr>
      <w:del w:id="4579" w:author="The Si Tran" w:date="2012-12-10T20:40:00Z">
        <w:r w:rsidRPr="0049233F" w:rsidDel="00677FF8">
          <w:rPr>
            <w:b/>
            <w:szCs w:val="26"/>
            <w:lang w:val="fr-FR"/>
            <w:rPrChange w:id="4580" w:author="The Si Tran" w:date="2012-12-05T23:02:00Z">
              <w:rPr>
                <w:b/>
                <w:sz w:val="28"/>
                <w:szCs w:val="28"/>
                <w:lang w:val="fr-FR"/>
              </w:rPr>
            </w:rPrChange>
          </w:rPr>
          <w:delText>Tiêu chuẩn lựa chọn mô hình</w:delText>
        </w:r>
        <w:bookmarkStart w:id="4581" w:name="_Toc343083606"/>
        <w:bookmarkStart w:id="4582" w:name="_Toc343083820"/>
        <w:bookmarkStart w:id="4583" w:name="_Toc343084031"/>
        <w:bookmarkStart w:id="4584" w:name="_Toc343220790"/>
        <w:bookmarkStart w:id="4585" w:name="_Toc343232294"/>
        <w:bookmarkStart w:id="4586" w:name="_Toc343232707"/>
        <w:bookmarkStart w:id="4587" w:name="_Toc343232992"/>
        <w:bookmarkStart w:id="4588" w:name="_Toc343415497"/>
        <w:bookmarkEnd w:id="4581"/>
        <w:bookmarkEnd w:id="4582"/>
        <w:bookmarkEnd w:id="4583"/>
        <w:bookmarkEnd w:id="4584"/>
        <w:bookmarkEnd w:id="4585"/>
        <w:bookmarkEnd w:id="4586"/>
        <w:bookmarkEnd w:id="4587"/>
        <w:bookmarkEnd w:id="4588"/>
      </w:del>
    </w:p>
    <w:p w14:paraId="06F0A82B" w14:textId="77777777" w:rsidR="006A21F7" w:rsidRPr="0049233F" w:rsidDel="00677FF8" w:rsidRDefault="006A21F7" w:rsidP="006A21F7">
      <w:pPr>
        <w:ind w:firstLine="540"/>
        <w:rPr>
          <w:del w:id="4589" w:author="The Si Tran" w:date="2012-12-10T20:40:00Z"/>
          <w:szCs w:val="26"/>
          <w:lang w:val="fr-FR"/>
          <w:rPrChange w:id="4590" w:author="The Si Tran" w:date="2012-12-05T23:02:00Z">
            <w:rPr>
              <w:del w:id="4591" w:author="The Si Tran" w:date="2012-12-10T20:40:00Z"/>
              <w:sz w:val="28"/>
              <w:szCs w:val="28"/>
              <w:lang w:val="fr-FR"/>
            </w:rPr>
          </w:rPrChange>
        </w:rPr>
      </w:pPr>
      <w:del w:id="4592" w:author="The Si Tran" w:date="2012-12-10T20:40:00Z">
        <w:r w:rsidRPr="0049233F" w:rsidDel="00677FF8">
          <w:rPr>
            <w:szCs w:val="26"/>
            <w:lang w:val="fr-FR"/>
            <w:rPrChange w:id="4593"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594" w:name="_Toc343083607"/>
        <w:bookmarkStart w:id="4595" w:name="_Toc343083821"/>
        <w:bookmarkStart w:id="4596" w:name="_Toc343084032"/>
        <w:bookmarkStart w:id="4597" w:name="_Toc343220791"/>
        <w:bookmarkStart w:id="4598" w:name="_Toc343232295"/>
        <w:bookmarkStart w:id="4599" w:name="_Toc343232708"/>
        <w:bookmarkStart w:id="4600" w:name="_Toc343232993"/>
        <w:bookmarkStart w:id="4601" w:name="_Toc343415498"/>
        <w:bookmarkEnd w:id="4594"/>
        <w:bookmarkEnd w:id="4595"/>
        <w:bookmarkEnd w:id="4596"/>
        <w:bookmarkEnd w:id="4597"/>
        <w:bookmarkEnd w:id="4598"/>
        <w:bookmarkEnd w:id="4599"/>
        <w:bookmarkEnd w:id="4600"/>
        <w:bookmarkEnd w:id="4601"/>
      </w:del>
    </w:p>
    <w:p w14:paraId="597023A8" w14:textId="77777777" w:rsidR="006A21F7" w:rsidRPr="0049233F" w:rsidDel="00677FF8" w:rsidRDefault="006A21F7" w:rsidP="006A21F7">
      <w:pPr>
        <w:ind w:firstLine="540"/>
        <w:rPr>
          <w:del w:id="4602" w:author="The Si Tran" w:date="2012-12-10T20:40:00Z"/>
          <w:szCs w:val="26"/>
          <w:lang w:val="fr-FR"/>
          <w:rPrChange w:id="4603" w:author="The Si Tran" w:date="2012-12-05T23:02:00Z">
            <w:rPr>
              <w:del w:id="4604" w:author="The Si Tran" w:date="2012-12-10T20:40:00Z"/>
              <w:sz w:val="28"/>
              <w:szCs w:val="28"/>
              <w:lang w:val="fr-FR"/>
            </w:rPr>
          </w:rPrChange>
        </w:rPr>
      </w:pPr>
      <w:del w:id="4605" w:author="The Si Tran" w:date="2012-12-10T20:40:00Z">
        <w:r w:rsidRPr="0049233F" w:rsidDel="00677FF8">
          <w:rPr>
            <w:szCs w:val="26"/>
            <w:lang w:val="fr-FR"/>
            <w:rPrChange w:id="4606"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2" type="#_x0000_t75" style="width:133.1pt;height:87.05pt" o:ole="">
              <v:imagedata r:id="rId169" o:title=""/>
            </v:shape>
            <o:OLEObject Type="Embed" ProgID="Equation.DSMT4" ShapeID="_x0000_i1102" DrawAspect="Content" ObjectID="_1417159100" r:id="rId170"/>
          </w:object>
        </w:r>
        <w:bookmarkStart w:id="4607" w:name="_Toc343083608"/>
        <w:bookmarkStart w:id="4608" w:name="_Toc343083822"/>
        <w:bookmarkStart w:id="4609" w:name="_Toc343084033"/>
        <w:bookmarkStart w:id="4610" w:name="_Toc343220792"/>
        <w:bookmarkStart w:id="4611" w:name="_Toc343232296"/>
        <w:bookmarkStart w:id="4612" w:name="_Toc343232709"/>
        <w:bookmarkStart w:id="4613" w:name="_Toc343232994"/>
        <w:bookmarkStart w:id="4614" w:name="_Toc343415499"/>
        <w:bookmarkEnd w:id="4607"/>
        <w:bookmarkEnd w:id="4608"/>
        <w:bookmarkEnd w:id="4609"/>
        <w:bookmarkEnd w:id="4610"/>
        <w:bookmarkEnd w:id="4611"/>
        <w:bookmarkEnd w:id="4612"/>
        <w:bookmarkEnd w:id="4613"/>
        <w:bookmarkEnd w:id="4614"/>
      </w:del>
    </w:p>
    <w:p w14:paraId="3E14BA0D" w14:textId="77777777" w:rsidR="006A21F7" w:rsidRPr="0049233F" w:rsidDel="00677FF8" w:rsidRDefault="006A21F7" w:rsidP="006A21F7">
      <w:pPr>
        <w:ind w:firstLine="540"/>
        <w:rPr>
          <w:del w:id="4615" w:author="The Si Tran" w:date="2012-12-10T20:40:00Z"/>
          <w:szCs w:val="26"/>
          <w:lang w:val="fr-FR"/>
          <w:rPrChange w:id="4616" w:author="The Si Tran" w:date="2012-12-05T23:02:00Z">
            <w:rPr>
              <w:del w:id="4617" w:author="The Si Tran" w:date="2012-12-10T20:40:00Z"/>
              <w:sz w:val="28"/>
              <w:szCs w:val="28"/>
              <w:lang w:val="fr-FR"/>
            </w:rPr>
          </w:rPrChange>
        </w:rPr>
      </w:pPr>
      <w:del w:id="4618" w:author="The Si Tran" w:date="2012-12-10T20:40:00Z">
        <w:r w:rsidRPr="0049233F" w:rsidDel="00677FF8">
          <w:rPr>
            <w:szCs w:val="26"/>
            <w:lang w:val="fr-FR"/>
            <w:rPrChange w:id="4619" w:author="The Si Tran" w:date="2012-12-05T23:02:00Z">
              <w:rPr>
                <w:sz w:val="28"/>
                <w:szCs w:val="28"/>
                <w:lang w:val="fr-FR"/>
              </w:rPr>
            </w:rPrChange>
          </w:rPr>
          <w:delText>Với</w:delText>
        </w:r>
        <w:bookmarkStart w:id="4620" w:name="_Toc343083609"/>
        <w:bookmarkStart w:id="4621" w:name="_Toc343083823"/>
        <w:bookmarkStart w:id="4622" w:name="_Toc343084034"/>
        <w:bookmarkStart w:id="4623" w:name="_Toc343220793"/>
        <w:bookmarkStart w:id="4624" w:name="_Toc343232297"/>
        <w:bookmarkStart w:id="4625" w:name="_Toc343232710"/>
        <w:bookmarkStart w:id="4626" w:name="_Toc343232995"/>
        <w:bookmarkStart w:id="4627" w:name="_Toc343415500"/>
        <w:bookmarkEnd w:id="4620"/>
        <w:bookmarkEnd w:id="4621"/>
        <w:bookmarkEnd w:id="4622"/>
        <w:bookmarkEnd w:id="4623"/>
        <w:bookmarkEnd w:id="4624"/>
        <w:bookmarkEnd w:id="4625"/>
        <w:bookmarkEnd w:id="4626"/>
        <w:bookmarkEnd w:id="4627"/>
      </w:del>
    </w:p>
    <w:p w14:paraId="3C324C48" w14:textId="77777777" w:rsidR="006A21F7" w:rsidRPr="0049233F" w:rsidDel="00677FF8" w:rsidRDefault="006A21F7" w:rsidP="006A21F7">
      <w:pPr>
        <w:ind w:firstLine="540"/>
        <w:rPr>
          <w:del w:id="4628" w:author="The Si Tran" w:date="2012-12-10T20:40:00Z"/>
          <w:szCs w:val="26"/>
          <w:lang w:val="fr-FR"/>
          <w:rPrChange w:id="4629" w:author="The Si Tran" w:date="2012-12-05T23:02:00Z">
            <w:rPr>
              <w:del w:id="4630" w:author="The Si Tran" w:date="2012-12-10T20:40:00Z"/>
              <w:sz w:val="28"/>
              <w:szCs w:val="28"/>
              <w:lang w:val="fr-FR"/>
            </w:rPr>
          </w:rPrChange>
        </w:rPr>
      </w:pPr>
      <w:del w:id="4631" w:author="The Si Tran" w:date="2012-12-10T20:40:00Z">
        <w:r w:rsidRPr="0049233F" w:rsidDel="00677FF8">
          <w:rPr>
            <w:szCs w:val="26"/>
            <w:lang w:val="fr-FR"/>
            <w:rPrChange w:id="4632" w:author="The Si Tran" w:date="2012-12-05T23:02:00Z">
              <w:rPr>
                <w:sz w:val="28"/>
                <w:szCs w:val="28"/>
                <w:lang w:val="fr-FR"/>
              </w:rPr>
            </w:rPrChange>
          </w:rPr>
          <w:delText>ln = logarit tự nhiên</w:delText>
        </w:r>
        <w:bookmarkStart w:id="4633" w:name="_Toc343083610"/>
        <w:bookmarkStart w:id="4634" w:name="_Toc343083824"/>
        <w:bookmarkStart w:id="4635" w:name="_Toc343084035"/>
        <w:bookmarkStart w:id="4636" w:name="_Toc343220794"/>
        <w:bookmarkStart w:id="4637" w:name="_Toc343232298"/>
        <w:bookmarkStart w:id="4638" w:name="_Toc343232711"/>
        <w:bookmarkStart w:id="4639" w:name="_Toc343232996"/>
        <w:bookmarkStart w:id="4640" w:name="_Toc343415501"/>
        <w:bookmarkEnd w:id="4633"/>
        <w:bookmarkEnd w:id="4634"/>
        <w:bookmarkEnd w:id="4635"/>
        <w:bookmarkEnd w:id="4636"/>
        <w:bookmarkEnd w:id="4637"/>
        <w:bookmarkEnd w:id="4638"/>
        <w:bookmarkEnd w:id="4639"/>
        <w:bookmarkEnd w:id="4640"/>
      </w:del>
    </w:p>
    <w:p w14:paraId="70A52B8A" w14:textId="77777777" w:rsidR="006A21F7" w:rsidRPr="0049233F" w:rsidDel="00677FF8" w:rsidRDefault="006A21F7" w:rsidP="006A21F7">
      <w:pPr>
        <w:ind w:firstLine="540"/>
        <w:rPr>
          <w:del w:id="4641" w:author="The Si Tran" w:date="2012-12-10T20:40:00Z"/>
          <w:szCs w:val="26"/>
          <w:lang w:val="fr-FR"/>
          <w:rPrChange w:id="4642" w:author="The Si Tran" w:date="2012-12-05T23:02:00Z">
            <w:rPr>
              <w:del w:id="4643" w:author="The Si Tran" w:date="2012-12-10T20:40:00Z"/>
              <w:sz w:val="28"/>
              <w:szCs w:val="28"/>
              <w:lang w:val="fr-FR"/>
            </w:rPr>
          </w:rPrChange>
        </w:rPr>
      </w:pPr>
      <w:del w:id="4644" w:author="The Si Tran" w:date="2012-12-10T20:40:00Z">
        <w:r w:rsidRPr="00AF1345" w:rsidDel="00677FF8">
          <w:rPr>
            <w:position w:val="-6"/>
            <w:szCs w:val="26"/>
            <w:lang w:val="fr-FR"/>
          </w:rPr>
          <w:object w:dxaOrig="320" w:dyaOrig="320" w14:anchorId="62779385">
            <v:shape id="_x0000_i1103" type="#_x0000_t75" style="width:25.95pt;height:25.95pt" o:ole="">
              <v:imagedata r:id="rId171" o:title=""/>
            </v:shape>
            <o:OLEObject Type="Embed" ProgID="Equation.DSMT4" ShapeID="_x0000_i1103" DrawAspect="Content" ObjectID="_1417159101" r:id="rId172"/>
          </w:object>
        </w:r>
        <w:r w:rsidRPr="0049233F" w:rsidDel="00677FF8">
          <w:rPr>
            <w:szCs w:val="26"/>
            <w:lang w:val="fr-FR"/>
            <w:rPrChange w:id="4645" w:author="The Si Tran" w:date="2012-12-05T23:02:00Z">
              <w:rPr>
                <w:sz w:val="28"/>
                <w:szCs w:val="28"/>
                <w:lang w:val="fr-FR"/>
              </w:rPr>
            </w:rPrChange>
          </w:rPr>
          <w:delText>= tổng bình phương sai số chia cho tổng số quan sát</w:delText>
        </w:r>
        <w:bookmarkStart w:id="4646" w:name="_Toc343083611"/>
        <w:bookmarkStart w:id="4647" w:name="_Toc343083825"/>
        <w:bookmarkStart w:id="4648" w:name="_Toc343084036"/>
        <w:bookmarkStart w:id="4649" w:name="_Toc343220795"/>
        <w:bookmarkStart w:id="4650" w:name="_Toc343232299"/>
        <w:bookmarkStart w:id="4651" w:name="_Toc343232712"/>
        <w:bookmarkStart w:id="4652" w:name="_Toc343232997"/>
        <w:bookmarkStart w:id="4653" w:name="_Toc343415502"/>
        <w:bookmarkEnd w:id="4646"/>
        <w:bookmarkEnd w:id="4647"/>
        <w:bookmarkEnd w:id="4648"/>
        <w:bookmarkEnd w:id="4649"/>
        <w:bookmarkEnd w:id="4650"/>
        <w:bookmarkEnd w:id="4651"/>
        <w:bookmarkEnd w:id="4652"/>
        <w:bookmarkEnd w:id="4653"/>
      </w:del>
    </w:p>
    <w:p w14:paraId="0B842E9E" w14:textId="77777777" w:rsidR="006A21F7" w:rsidRPr="0049233F" w:rsidDel="00677FF8" w:rsidRDefault="006A21F7" w:rsidP="006A21F7">
      <w:pPr>
        <w:ind w:firstLine="540"/>
        <w:rPr>
          <w:del w:id="4654" w:author="The Si Tran" w:date="2012-12-10T20:40:00Z"/>
          <w:szCs w:val="26"/>
          <w:lang w:val="fr-FR"/>
          <w:rPrChange w:id="4655" w:author="The Si Tran" w:date="2012-12-05T23:02:00Z">
            <w:rPr>
              <w:del w:id="4656" w:author="The Si Tran" w:date="2012-12-10T20:40:00Z"/>
              <w:sz w:val="28"/>
              <w:szCs w:val="28"/>
              <w:lang w:val="fr-FR"/>
            </w:rPr>
          </w:rPrChange>
        </w:rPr>
      </w:pPr>
      <w:del w:id="4657" w:author="The Si Tran" w:date="2012-12-10T20:40:00Z">
        <w:r w:rsidRPr="0049233F" w:rsidDel="00677FF8">
          <w:rPr>
            <w:szCs w:val="26"/>
            <w:lang w:val="fr-FR"/>
            <w:rPrChange w:id="4658" w:author="The Si Tran" w:date="2012-12-05T23:02:00Z">
              <w:rPr>
                <w:sz w:val="28"/>
                <w:szCs w:val="28"/>
                <w:lang w:val="fr-FR"/>
              </w:rPr>
            </w:rPrChange>
          </w:rPr>
          <w:delText>n = Tổng số quan sát (của chuỗi thặng dư)</w:delText>
        </w:r>
        <w:bookmarkStart w:id="4659" w:name="_Toc343083612"/>
        <w:bookmarkStart w:id="4660" w:name="_Toc343083826"/>
        <w:bookmarkStart w:id="4661" w:name="_Toc343084037"/>
        <w:bookmarkStart w:id="4662" w:name="_Toc343220796"/>
        <w:bookmarkStart w:id="4663" w:name="_Toc343232300"/>
        <w:bookmarkStart w:id="4664" w:name="_Toc343232713"/>
        <w:bookmarkStart w:id="4665" w:name="_Toc343232998"/>
        <w:bookmarkStart w:id="4666" w:name="_Toc343415503"/>
        <w:bookmarkEnd w:id="4659"/>
        <w:bookmarkEnd w:id="4660"/>
        <w:bookmarkEnd w:id="4661"/>
        <w:bookmarkEnd w:id="4662"/>
        <w:bookmarkEnd w:id="4663"/>
        <w:bookmarkEnd w:id="4664"/>
        <w:bookmarkEnd w:id="4665"/>
        <w:bookmarkEnd w:id="4666"/>
      </w:del>
    </w:p>
    <w:p w14:paraId="68FD2303" w14:textId="77777777" w:rsidR="006A21F7" w:rsidRPr="0049233F" w:rsidDel="00677FF8" w:rsidRDefault="006A21F7" w:rsidP="006A21F7">
      <w:pPr>
        <w:ind w:firstLine="540"/>
        <w:rPr>
          <w:del w:id="4667" w:author="The Si Tran" w:date="2012-12-10T20:40:00Z"/>
          <w:szCs w:val="26"/>
          <w:lang w:val="fr-FR"/>
          <w:rPrChange w:id="4668" w:author="The Si Tran" w:date="2012-12-05T23:02:00Z">
            <w:rPr>
              <w:del w:id="4669" w:author="The Si Tran" w:date="2012-12-10T20:40:00Z"/>
              <w:sz w:val="28"/>
              <w:szCs w:val="28"/>
              <w:lang w:val="fr-FR"/>
            </w:rPr>
          </w:rPrChange>
        </w:rPr>
      </w:pPr>
      <w:del w:id="4670" w:author="The Si Tran" w:date="2012-12-10T20:40:00Z">
        <w:r w:rsidRPr="0049233F" w:rsidDel="00677FF8">
          <w:rPr>
            <w:szCs w:val="26"/>
            <w:lang w:val="fr-FR"/>
            <w:rPrChange w:id="4671" w:author="The Si Tran" w:date="2012-12-05T23:02:00Z">
              <w:rPr>
                <w:sz w:val="28"/>
                <w:szCs w:val="28"/>
                <w:lang w:val="fr-FR"/>
              </w:rPr>
            </w:rPrChange>
          </w:rPr>
          <w:delText>r = tổng số tham số được ước lượng của mô hình ARIMA.</w:delText>
        </w:r>
        <w:bookmarkStart w:id="4672" w:name="_Toc343083613"/>
        <w:bookmarkStart w:id="4673" w:name="_Toc343083827"/>
        <w:bookmarkStart w:id="4674" w:name="_Toc343084038"/>
        <w:bookmarkStart w:id="4675" w:name="_Toc343220797"/>
        <w:bookmarkStart w:id="4676" w:name="_Toc343232301"/>
        <w:bookmarkStart w:id="4677" w:name="_Toc343232714"/>
        <w:bookmarkStart w:id="4678" w:name="_Toc343232999"/>
        <w:bookmarkStart w:id="4679" w:name="_Toc343415504"/>
        <w:bookmarkEnd w:id="4672"/>
        <w:bookmarkEnd w:id="4673"/>
        <w:bookmarkEnd w:id="4674"/>
        <w:bookmarkEnd w:id="4675"/>
        <w:bookmarkEnd w:id="4676"/>
        <w:bookmarkEnd w:id="4677"/>
        <w:bookmarkEnd w:id="4678"/>
        <w:bookmarkEnd w:id="4679"/>
      </w:del>
    </w:p>
    <w:p w14:paraId="52350C18" w14:textId="77777777" w:rsidR="006A21F7" w:rsidRPr="0049233F" w:rsidDel="00677FF8" w:rsidRDefault="006A21F7" w:rsidP="006A21F7">
      <w:pPr>
        <w:ind w:firstLine="540"/>
        <w:rPr>
          <w:del w:id="4680" w:author="The Si Tran" w:date="2012-12-10T20:40:00Z"/>
          <w:szCs w:val="26"/>
          <w:lang w:val="fr-FR"/>
          <w:rPrChange w:id="4681" w:author="The Si Tran" w:date="2012-12-05T23:02:00Z">
            <w:rPr>
              <w:del w:id="4682" w:author="The Si Tran" w:date="2012-12-10T20:40:00Z"/>
              <w:sz w:val="28"/>
              <w:szCs w:val="28"/>
              <w:lang w:val="fr-FR"/>
            </w:rPr>
          </w:rPrChange>
        </w:rPr>
      </w:pPr>
      <w:bookmarkStart w:id="4683" w:name="_Toc343083614"/>
      <w:bookmarkStart w:id="4684" w:name="_Toc343083828"/>
      <w:bookmarkStart w:id="4685" w:name="_Toc343084039"/>
      <w:bookmarkStart w:id="4686" w:name="_Toc343220798"/>
      <w:bookmarkStart w:id="4687" w:name="_Toc343232302"/>
      <w:bookmarkStart w:id="4688" w:name="_Toc343232715"/>
      <w:bookmarkStart w:id="4689" w:name="_Toc343233000"/>
      <w:bookmarkStart w:id="4690" w:name="_Toc343415505"/>
      <w:bookmarkEnd w:id="4683"/>
      <w:bookmarkEnd w:id="4684"/>
      <w:bookmarkEnd w:id="4685"/>
      <w:bookmarkEnd w:id="4686"/>
      <w:bookmarkEnd w:id="4687"/>
      <w:bookmarkEnd w:id="4688"/>
      <w:bookmarkEnd w:id="4689"/>
      <w:bookmarkEnd w:id="4690"/>
    </w:p>
    <w:p w14:paraId="581DE509" w14:textId="77777777" w:rsidR="006A21F7" w:rsidRPr="0049233F" w:rsidDel="00677FF8" w:rsidRDefault="006A21F7" w:rsidP="006A21F7">
      <w:pPr>
        <w:ind w:firstLine="540"/>
        <w:rPr>
          <w:del w:id="4691" w:author="The Si Tran" w:date="2012-12-10T20:40:00Z"/>
          <w:szCs w:val="26"/>
          <w:lang w:val="fr-FR"/>
          <w:rPrChange w:id="4692" w:author="The Si Tran" w:date="2012-12-05T23:02:00Z">
            <w:rPr>
              <w:del w:id="4693" w:author="The Si Tran" w:date="2012-12-10T20:40:00Z"/>
              <w:sz w:val="28"/>
              <w:szCs w:val="28"/>
              <w:lang w:val="fr-FR"/>
            </w:rPr>
          </w:rPrChange>
        </w:rPr>
      </w:pPr>
      <w:del w:id="4694" w:author="The Si Tran" w:date="2012-12-10T20:40:00Z">
        <w:r w:rsidRPr="0049233F" w:rsidDel="00677FF8">
          <w:rPr>
            <w:szCs w:val="26"/>
            <w:lang w:val="fr-FR"/>
            <w:rPrChange w:id="4695" w:author="The Si Tran" w:date="2012-12-05T23:02:00Z">
              <w:rPr>
                <w:sz w:val="28"/>
                <w:szCs w:val="28"/>
                <w:lang w:val="fr-FR"/>
              </w:rPr>
            </w:rPrChange>
          </w:rPr>
          <w:delText>Mô hình được lựa chọn là mô hình có AIC, BIC bé nhất.</w:delText>
        </w:r>
        <w:bookmarkStart w:id="4696" w:name="_Toc343083615"/>
        <w:bookmarkStart w:id="4697" w:name="_Toc343083829"/>
        <w:bookmarkStart w:id="4698" w:name="_Toc343084040"/>
        <w:bookmarkStart w:id="4699" w:name="_Toc343220799"/>
        <w:bookmarkStart w:id="4700" w:name="_Toc343232303"/>
        <w:bookmarkStart w:id="4701" w:name="_Toc343232716"/>
        <w:bookmarkStart w:id="4702" w:name="_Toc343233001"/>
        <w:bookmarkStart w:id="4703" w:name="_Toc343415506"/>
        <w:bookmarkEnd w:id="4696"/>
        <w:bookmarkEnd w:id="4697"/>
        <w:bookmarkEnd w:id="4698"/>
        <w:bookmarkEnd w:id="4699"/>
        <w:bookmarkEnd w:id="4700"/>
        <w:bookmarkEnd w:id="4701"/>
        <w:bookmarkEnd w:id="4702"/>
        <w:bookmarkEnd w:id="4703"/>
      </w:del>
    </w:p>
    <w:p w14:paraId="0DE86ED4" w14:textId="77777777" w:rsidR="006A21F7" w:rsidRPr="0049233F" w:rsidDel="000C119A" w:rsidRDefault="006A21F7" w:rsidP="006A21F7">
      <w:pPr>
        <w:pStyle w:val="Heading2"/>
        <w:rPr>
          <w:del w:id="4704" w:author="The Si Tran" w:date="2012-12-06T22:00:00Z"/>
          <w:sz w:val="26"/>
          <w:szCs w:val="26"/>
          <w:lang w:val="fr-FR"/>
          <w:rPrChange w:id="4705" w:author="The Si Tran" w:date="2012-12-05T23:02:00Z">
            <w:rPr>
              <w:del w:id="4706" w:author="The Si Tran" w:date="2012-12-06T22:00:00Z"/>
              <w:lang w:val="fr-FR"/>
            </w:rPr>
          </w:rPrChange>
        </w:rPr>
      </w:pPr>
      <w:bookmarkStart w:id="4707" w:name="_Toc312142556"/>
      <w:del w:id="4708"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4709" w:name="_Toc343083616"/>
        <w:bookmarkStart w:id="4710" w:name="_Toc343083830"/>
        <w:bookmarkStart w:id="4711" w:name="_Toc343084041"/>
        <w:bookmarkStart w:id="4712" w:name="_Toc343220800"/>
        <w:bookmarkStart w:id="4713" w:name="_Toc343232304"/>
        <w:bookmarkStart w:id="4714" w:name="_Toc343232717"/>
        <w:bookmarkStart w:id="4715" w:name="_Toc343233002"/>
        <w:bookmarkStart w:id="4716" w:name="_Toc343415507"/>
        <w:bookmarkEnd w:id="4707"/>
        <w:bookmarkEnd w:id="4709"/>
        <w:bookmarkEnd w:id="4710"/>
        <w:bookmarkEnd w:id="4711"/>
        <w:bookmarkEnd w:id="4712"/>
        <w:bookmarkEnd w:id="4713"/>
        <w:bookmarkEnd w:id="4714"/>
        <w:bookmarkEnd w:id="4715"/>
        <w:bookmarkEnd w:id="4716"/>
      </w:del>
    </w:p>
    <w:p w14:paraId="28F0655A" w14:textId="77777777" w:rsidR="006A21F7" w:rsidRPr="0049233F" w:rsidDel="000C119A" w:rsidRDefault="006A21F7" w:rsidP="006A21F7">
      <w:pPr>
        <w:ind w:firstLine="540"/>
        <w:rPr>
          <w:del w:id="4717" w:author="The Si Tran" w:date="2012-12-06T22:00:00Z"/>
          <w:szCs w:val="26"/>
          <w:lang w:val="pt-BR"/>
          <w:rPrChange w:id="4718" w:author="The Si Tran" w:date="2012-12-05T23:02:00Z">
            <w:rPr>
              <w:del w:id="4719" w:author="The Si Tran" w:date="2012-12-06T22:00:00Z"/>
              <w:sz w:val="28"/>
              <w:szCs w:val="28"/>
              <w:lang w:val="pt-BR"/>
            </w:rPr>
          </w:rPrChange>
        </w:rPr>
      </w:pPr>
      <w:del w:id="4720" w:author="The Si Tran" w:date="2012-12-06T22:00:00Z">
        <w:r w:rsidRPr="0049233F" w:rsidDel="000C119A">
          <w:rPr>
            <w:szCs w:val="26"/>
            <w:lang w:val="pt-BR"/>
            <w:rPrChange w:id="4721"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4722" w:name="_Toc343083617"/>
        <w:bookmarkStart w:id="4723" w:name="_Toc343083831"/>
        <w:bookmarkStart w:id="4724" w:name="_Toc343084042"/>
        <w:bookmarkStart w:id="4725" w:name="_Toc343220801"/>
        <w:bookmarkStart w:id="4726" w:name="_Toc343232305"/>
        <w:bookmarkStart w:id="4727" w:name="_Toc343232718"/>
        <w:bookmarkStart w:id="4728" w:name="_Toc343233003"/>
        <w:bookmarkStart w:id="4729" w:name="_Toc343415508"/>
        <w:bookmarkEnd w:id="4722"/>
        <w:bookmarkEnd w:id="4723"/>
        <w:bookmarkEnd w:id="4724"/>
        <w:bookmarkEnd w:id="4725"/>
        <w:bookmarkEnd w:id="4726"/>
        <w:bookmarkEnd w:id="4727"/>
        <w:bookmarkEnd w:id="4728"/>
        <w:bookmarkEnd w:id="4729"/>
      </w:del>
    </w:p>
    <w:p w14:paraId="296CF93A" w14:textId="77777777" w:rsidR="006A21F7" w:rsidRPr="0049233F" w:rsidDel="000C119A" w:rsidRDefault="006A21F7" w:rsidP="006A21F7">
      <w:pPr>
        <w:ind w:firstLine="540"/>
        <w:rPr>
          <w:del w:id="4730" w:author="The Si Tran" w:date="2012-12-06T22:00:00Z"/>
          <w:szCs w:val="26"/>
          <w:lang w:val="pt-BR"/>
          <w:rPrChange w:id="4731" w:author="The Si Tran" w:date="2012-12-05T23:02:00Z">
            <w:rPr>
              <w:del w:id="4732" w:author="The Si Tran" w:date="2012-12-06T22:00:00Z"/>
              <w:sz w:val="28"/>
              <w:szCs w:val="28"/>
              <w:lang w:val="pt-BR"/>
            </w:rPr>
          </w:rPrChange>
        </w:rPr>
      </w:pPr>
      <w:del w:id="4733" w:author="The Si Tran" w:date="2012-12-06T22:00:00Z">
        <w:r w:rsidRPr="0049233F" w:rsidDel="000C119A">
          <w:rPr>
            <w:szCs w:val="26"/>
            <w:lang w:val="pt-BR"/>
            <w:rPrChange w:id="4734"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4735" w:name="_Toc343083618"/>
        <w:bookmarkStart w:id="4736" w:name="_Toc343083832"/>
        <w:bookmarkStart w:id="4737" w:name="_Toc343084043"/>
        <w:bookmarkStart w:id="4738" w:name="_Toc343220802"/>
        <w:bookmarkStart w:id="4739" w:name="_Toc343232306"/>
        <w:bookmarkStart w:id="4740" w:name="_Toc343232719"/>
        <w:bookmarkStart w:id="4741" w:name="_Toc343233004"/>
        <w:bookmarkStart w:id="4742" w:name="_Toc343415509"/>
        <w:bookmarkEnd w:id="4735"/>
        <w:bookmarkEnd w:id="4736"/>
        <w:bookmarkEnd w:id="4737"/>
        <w:bookmarkEnd w:id="4738"/>
        <w:bookmarkEnd w:id="4739"/>
        <w:bookmarkEnd w:id="4740"/>
        <w:bookmarkEnd w:id="4741"/>
        <w:bookmarkEnd w:id="4742"/>
      </w:del>
    </w:p>
    <w:p w14:paraId="54A1DD24" w14:textId="77777777" w:rsidR="006A21F7" w:rsidRPr="0049233F" w:rsidDel="000C119A" w:rsidRDefault="006A21F7" w:rsidP="006A21F7">
      <w:pPr>
        <w:ind w:firstLine="540"/>
        <w:rPr>
          <w:del w:id="4743" w:author="The Si Tran" w:date="2012-12-06T22:00:00Z"/>
          <w:szCs w:val="26"/>
          <w:lang w:val="pt-BR"/>
          <w:rPrChange w:id="4744" w:author="The Si Tran" w:date="2012-12-05T23:02:00Z">
            <w:rPr>
              <w:del w:id="4745" w:author="The Si Tran" w:date="2012-12-06T22:00:00Z"/>
              <w:sz w:val="28"/>
              <w:szCs w:val="28"/>
              <w:lang w:val="pt-BR"/>
            </w:rPr>
          </w:rPrChange>
        </w:rPr>
      </w:pPr>
      <w:del w:id="4746" w:author="The Si Tran" w:date="2012-12-06T22:00:00Z">
        <w:r w:rsidRPr="0049233F" w:rsidDel="000C119A">
          <w:rPr>
            <w:szCs w:val="26"/>
            <w:lang w:val="pt-BR"/>
            <w:rPrChange w:id="4747"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4748" w:name="_Toc343083619"/>
        <w:bookmarkStart w:id="4749" w:name="_Toc343083833"/>
        <w:bookmarkStart w:id="4750" w:name="_Toc343084044"/>
        <w:bookmarkStart w:id="4751" w:name="_Toc343220803"/>
        <w:bookmarkStart w:id="4752" w:name="_Toc343232307"/>
        <w:bookmarkStart w:id="4753" w:name="_Toc343232720"/>
        <w:bookmarkStart w:id="4754" w:name="_Toc343233005"/>
        <w:bookmarkStart w:id="4755" w:name="_Toc343415510"/>
        <w:bookmarkEnd w:id="4748"/>
        <w:bookmarkEnd w:id="4749"/>
        <w:bookmarkEnd w:id="4750"/>
        <w:bookmarkEnd w:id="4751"/>
        <w:bookmarkEnd w:id="4752"/>
        <w:bookmarkEnd w:id="4753"/>
        <w:bookmarkEnd w:id="4754"/>
        <w:bookmarkEnd w:id="4755"/>
      </w:del>
    </w:p>
    <w:p w14:paraId="60AD9B52" w14:textId="77777777" w:rsidR="006A21F7" w:rsidRPr="0049233F" w:rsidDel="000C119A" w:rsidRDefault="006A21F7" w:rsidP="006A21F7">
      <w:pPr>
        <w:ind w:firstLine="540"/>
        <w:rPr>
          <w:del w:id="4756" w:author="The Si Tran" w:date="2012-12-06T22:00:00Z"/>
          <w:szCs w:val="26"/>
          <w:lang w:val="pt-BR"/>
          <w:rPrChange w:id="4757" w:author="The Si Tran" w:date="2012-12-05T23:02:00Z">
            <w:rPr>
              <w:del w:id="4758" w:author="The Si Tran" w:date="2012-12-06T22:00:00Z"/>
              <w:sz w:val="28"/>
              <w:szCs w:val="28"/>
              <w:lang w:val="pt-BR"/>
            </w:rPr>
          </w:rPrChange>
        </w:rPr>
      </w:pPr>
      <w:del w:id="4759" w:author="The Si Tran" w:date="2012-12-06T22:00:00Z">
        <w:r w:rsidRPr="0049233F" w:rsidDel="000C119A">
          <w:rPr>
            <w:szCs w:val="26"/>
            <w:lang w:val="pt-BR"/>
            <w:rPrChange w:id="4760" w:author="The Si Tran" w:date="2012-12-05T23:02:00Z">
              <w:rPr>
                <w:sz w:val="28"/>
                <w:szCs w:val="28"/>
                <w:lang w:val="pt-BR"/>
              </w:rPr>
            </w:rPrChange>
          </w:rPr>
          <w:delText>Đối với mô hình ARMA(p,q), hàm tự tương quan và hàm tự tương quan riêng phần đều giảm dần.</w:delText>
        </w:r>
        <w:bookmarkStart w:id="4761" w:name="_Toc343083620"/>
        <w:bookmarkStart w:id="4762" w:name="_Toc343083834"/>
        <w:bookmarkStart w:id="4763" w:name="_Toc343084045"/>
        <w:bookmarkStart w:id="4764" w:name="_Toc343220804"/>
        <w:bookmarkStart w:id="4765" w:name="_Toc343232308"/>
        <w:bookmarkStart w:id="4766" w:name="_Toc343232721"/>
        <w:bookmarkStart w:id="4767" w:name="_Toc343233006"/>
        <w:bookmarkStart w:id="4768" w:name="_Toc343415511"/>
        <w:bookmarkEnd w:id="4761"/>
        <w:bookmarkEnd w:id="4762"/>
        <w:bookmarkEnd w:id="4763"/>
        <w:bookmarkEnd w:id="4764"/>
        <w:bookmarkEnd w:id="4765"/>
        <w:bookmarkEnd w:id="4766"/>
        <w:bookmarkEnd w:id="4767"/>
        <w:bookmarkEnd w:id="4768"/>
      </w:del>
    </w:p>
    <w:p w14:paraId="7F2C928B" w14:textId="77777777" w:rsidR="006A21F7" w:rsidRPr="0049233F" w:rsidDel="000C119A" w:rsidRDefault="006A21F7" w:rsidP="006A21F7">
      <w:pPr>
        <w:ind w:firstLine="540"/>
        <w:rPr>
          <w:del w:id="4769" w:author="The Si Tran" w:date="2012-12-06T22:00:00Z"/>
          <w:szCs w:val="26"/>
          <w:lang w:val="pt-BR"/>
          <w:rPrChange w:id="4770" w:author="The Si Tran" w:date="2012-12-05T23:02:00Z">
            <w:rPr>
              <w:del w:id="4771" w:author="The Si Tran" w:date="2012-12-06T22:00:00Z"/>
              <w:sz w:val="28"/>
              <w:szCs w:val="28"/>
              <w:lang w:val="pt-BR"/>
            </w:rPr>
          </w:rPrChange>
        </w:rPr>
      </w:pPr>
      <w:del w:id="4772" w:author="The Si Tran" w:date="2012-12-06T22:00:00Z">
        <w:r w:rsidRPr="0049233F" w:rsidDel="000C119A">
          <w:rPr>
            <w:szCs w:val="26"/>
            <w:lang w:val="pt-BR"/>
            <w:rPrChange w:id="4773"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4774" w:name="_Toc343083621"/>
        <w:bookmarkStart w:id="4775" w:name="_Toc343083835"/>
        <w:bookmarkStart w:id="4776" w:name="_Toc343084046"/>
        <w:bookmarkStart w:id="4777" w:name="_Toc343220805"/>
        <w:bookmarkStart w:id="4778" w:name="_Toc343232309"/>
        <w:bookmarkStart w:id="4779" w:name="_Toc343232722"/>
        <w:bookmarkStart w:id="4780" w:name="_Toc343233007"/>
        <w:bookmarkStart w:id="4781" w:name="_Toc343415512"/>
        <w:bookmarkEnd w:id="4774"/>
        <w:bookmarkEnd w:id="4775"/>
        <w:bookmarkEnd w:id="4776"/>
        <w:bookmarkEnd w:id="4777"/>
        <w:bookmarkEnd w:id="4778"/>
        <w:bookmarkEnd w:id="4779"/>
        <w:bookmarkEnd w:id="4780"/>
        <w:bookmarkEnd w:id="4781"/>
      </w:del>
    </w:p>
    <w:p w14:paraId="6BFEE511" w14:textId="77777777" w:rsidR="006A21F7" w:rsidRPr="0049233F" w:rsidDel="000C119A" w:rsidRDefault="006A21F7" w:rsidP="006A21F7">
      <w:pPr>
        <w:ind w:firstLine="540"/>
        <w:rPr>
          <w:del w:id="4782" w:author="The Si Tran" w:date="2012-12-06T22:00:00Z"/>
          <w:szCs w:val="26"/>
          <w:lang w:val="pt-BR"/>
          <w:rPrChange w:id="4783" w:author="The Si Tran" w:date="2012-12-05T23:02:00Z">
            <w:rPr>
              <w:del w:id="4784" w:author="The Si Tran" w:date="2012-12-06T22:00:00Z"/>
              <w:sz w:val="28"/>
              <w:szCs w:val="28"/>
              <w:lang w:val="pt-BR"/>
            </w:rPr>
          </w:rPrChange>
        </w:rPr>
      </w:pPr>
      <w:del w:id="4785" w:author="The Si Tran" w:date="2012-12-06T22:00:00Z">
        <w:r w:rsidRPr="0049233F" w:rsidDel="000C119A">
          <w:rPr>
            <w:szCs w:val="26"/>
            <w:lang w:val="pt-BR"/>
            <w:rPrChange w:id="4786"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4787" w:name="_Toc343083622"/>
        <w:bookmarkStart w:id="4788" w:name="_Toc343083836"/>
        <w:bookmarkStart w:id="4789" w:name="_Toc343084047"/>
        <w:bookmarkStart w:id="4790" w:name="_Toc343220806"/>
        <w:bookmarkStart w:id="4791" w:name="_Toc343232310"/>
        <w:bookmarkStart w:id="4792" w:name="_Toc343232723"/>
        <w:bookmarkStart w:id="4793" w:name="_Toc343233008"/>
        <w:bookmarkStart w:id="4794" w:name="_Toc343415513"/>
        <w:bookmarkEnd w:id="4787"/>
        <w:bookmarkEnd w:id="4788"/>
        <w:bookmarkEnd w:id="4789"/>
        <w:bookmarkEnd w:id="4790"/>
        <w:bookmarkEnd w:id="4791"/>
        <w:bookmarkEnd w:id="4792"/>
        <w:bookmarkEnd w:id="4793"/>
        <w:bookmarkEnd w:id="4794"/>
      </w:del>
    </w:p>
    <w:p w14:paraId="2CA69FB5" w14:textId="77777777" w:rsidR="006A21F7" w:rsidRDefault="00DA1F81">
      <w:pPr>
        <w:pStyle w:val="Heading2"/>
        <w:rPr>
          <w:ins w:id="4795" w:author="The Si Tran" w:date="2012-12-06T22:00:00Z"/>
        </w:rPr>
        <w:pPrChange w:id="4796" w:author="The Si Tran" w:date="2012-12-06T22:00:00Z">
          <w:pPr/>
        </w:pPrChange>
      </w:pPr>
      <w:bookmarkStart w:id="4797" w:name="_Toc343415514"/>
      <w:ins w:id="4798" w:author="The Si Tran" w:date="2012-12-06T22:00:00Z">
        <w:r>
          <w:t>Xây dựng mô hình SARIMA</w:t>
        </w:r>
        <w:bookmarkEnd w:id="4797"/>
      </w:ins>
    </w:p>
    <w:p w14:paraId="0F49B734" w14:textId="77777777" w:rsidR="00DA1F81" w:rsidRDefault="00DA1F81">
      <w:pPr>
        <w:rPr>
          <w:ins w:id="4799" w:author="The Si Tran" w:date="2012-12-06T22:01:00Z"/>
        </w:rPr>
      </w:pPr>
      <w:ins w:id="4800" w:author="The Si Tran" w:date="2012-12-06T22:01:00Z">
        <w:r>
          <w:t xml:space="preserve">Cấu trúc của mô hình dự đoán </w:t>
        </w:r>
      </w:ins>
      <w:ins w:id="4801" w:author="The Si Tran" w:date="2012-12-10T19:55:00Z">
        <w:r w:rsidR="001611FB">
          <w:t>S</w:t>
        </w:r>
      </w:ins>
      <w:ins w:id="4802" w:author="The Si Tran" w:date="2012-12-06T22:01:00Z">
        <w:r>
          <w:t>ARIMA gồm 4 thành phần chính:</w:t>
        </w:r>
      </w:ins>
    </w:p>
    <w:p w14:paraId="1A05EE34" w14:textId="77777777" w:rsidR="00DA1F81" w:rsidRPr="00AC1C82" w:rsidRDefault="00DA1F81">
      <w:pPr>
        <w:pStyle w:val="ListParagraph"/>
        <w:numPr>
          <w:ilvl w:val="0"/>
          <w:numId w:val="16"/>
        </w:numPr>
        <w:spacing w:before="240" w:after="0" w:line="360" w:lineRule="auto"/>
        <w:rPr>
          <w:ins w:id="4803" w:author="The Si Tran" w:date="2012-12-06T22:01:00Z"/>
          <w:szCs w:val="26"/>
        </w:rPr>
        <w:pPrChange w:id="4804" w:author="The Si Tran" w:date="2012-12-15T08:17:00Z">
          <w:pPr/>
        </w:pPrChange>
      </w:pPr>
      <w:ins w:id="4805" w:author="The Si Tran" w:date="2012-12-06T22:01:00Z">
        <w:r w:rsidRPr="00DA1F81">
          <w:rPr>
            <w:rFonts w:ascii="Times New Roman" w:hAnsi="Times New Roman"/>
            <w:sz w:val="26"/>
            <w:szCs w:val="26"/>
            <w:rPrChange w:id="4806" w:author="The Si Tran" w:date="2012-12-06T22:02:00Z">
              <w:rPr/>
            </w:rPrChange>
          </w:rPr>
          <w:t xml:space="preserve">Thành phần nhận dạng mô hình (Model identification): ước lượng và xấp xỉ cấu trúc cho </w:t>
        </w:r>
      </w:ins>
      <w:ins w:id="4807" w:author="The Si Tran" w:date="2012-12-10T19:58:00Z">
        <w:r w:rsidR="00E54E7E">
          <w:rPr>
            <w:rFonts w:ascii="Times New Roman" w:hAnsi="Times New Roman"/>
            <w:sz w:val="26"/>
            <w:szCs w:val="26"/>
          </w:rPr>
          <w:t xml:space="preserve">các </w:t>
        </w:r>
      </w:ins>
      <w:ins w:id="4808" w:author="The Si Tran" w:date="2012-12-06T22:01:00Z">
        <w:r w:rsidRPr="00DA1F81">
          <w:rPr>
            <w:rFonts w:ascii="Times New Roman" w:hAnsi="Times New Roman"/>
            <w:sz w:val="26"/>
            <w:szCs w:val="26"/>
            <w:rPrChange w:id="4809" w:author="The Si Tran" w:date="2012-12-06T22:02:00Z">
              <w:rPr/>
            </w:rPrChange>
          </w:rPr>
          <w:t>mố</w:t>
        </w:r>
        <w:r w:rsidR="00E54E7E">
          <w:rPr>
            <w:rFonts w:ascii="Times New Roman" w:hAnsi="Times New Roman"/>
            <w:sz w:val="26"/>
            <w:szCs w:val="26"/>
            <w:rPrChange w:id="4810" w:author="The Si Tran" w:date="2012-12-06T22:02:00Z">
              <w:rPr>
                <w:szCs w:val="26"/>
              </w:rPr>
            </w:rPrChange>
          </w:rPr>
          <w:t>i tương quan tồn tại</w:t>
        </w:r>
        <w:r w:rsidRPr="00DA1F81">
          <w:rPr>
            <w:rFonts w:ascii="Times New Roman" w:hAnsi="Times New Roman"/>
            <w:sz w:val="26"/>
            <w:szCs w:val="26"/>
            <w:rPrChange w:id="4811" w:author="The Si Tran" w:date="2012-12-06T22:02:00Z">
              <w:rPr/>
            </w:rPrChange>
          </w:rPr>
          <w:t xml:space="preserve"> trong dữ liệu đã thu thập được. Thành phần </w:t>
        </w:r>
        <w:r w:rsidRPr="00DA1F81">
          <w:rPr>
            <w:rFonts w:ascii="Times New Roman" w:hAnsi="Times New Roman"/>
            <w:sz w:val="26"/>
            <w:szCs w:val="26"/>
            <w:rPrChange w:id="4812" w:author="The Si Tran" w:date="2012-12-06T22:02:00Z">
              <w:rPr/>
            </w:rPrChange>
          </w:rPr>
          <w:lastRenderedPageBreak/>
          <w:t>này nhận dạng đượ</w:t>
        </w:r>
        <w:r w:rsidR="00AF035F">
          <w:rPr>
            <w:rFonts w:ascii="Times New Roman" w:hAnsi="Times New Roman"/>
            <w:sz w:val="26"/>
            <w:szCs w:val="26"/>
            <w:rPrChange w:id="4813" w:author="The Si Tran" w:date="2012-12-06T22:02:00Z">
              <w:rPr>
                <w:szCs w:val="26"/>
              </w:rPr>
            </w:rPrChange>
          </w:rPr>
          <w:t>c mô hình</w:t>
        </w:r>
        <w:r w:rsidRPr="00DA1F81">
          <w:rPr>
            <w:rFonts w:ascii="Times New Roman" w:hAnsi="Times New Roman"/>
            <w:sz w:val="26"/>
            <w:szCs w:val="26"/>
            <w:rPrChange w:id="4814"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4815" w:author="The Si Tran" w:date="2012-12-06T22:02:00Z">
              <w:rPr>
                <w:szCs w:val="26"/>
              </w:rPr>
            </w:rPrChange>
          </w:rPr>
          <w:t xml:space="preserve"> tương quan riêng</w:t>
        </w:r>
        <w:r w:rsidRPr="00DA1F81">
          <w:rPr>
            <w:rFonts w:ascii="Times New Roman" w:hAnsi="Times New Roman"/>
            <w:sz w:val="26"/>
            <w:szCs w:val="26"/>
            <w:rPrChange w:id="4816"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ListParagraph"/>
        <w:numPr>
          <w:ilvl w:val="0"/>
          <w:numId w:val="16"/>
        </w:numPr>
        <w:spacing w:before="240" w:after="0" w:line="360" w:lineRule="auto"/>
        <w:rPr>
          <w:ins w:id="4817" w:author="The Si Tran" w:date="2012-12-06T22:01:00Z"/>
          <w:szCs w:val="26"/>
        </w:rPr>
        <w:pPrChange w:id="4818" w:author="The Si Tran" w:date="2012-12-15T08:17:00Z">
          <w:pPr/>
        </w:pPrChange>
      </w:pPr>
      <w:ins w:id="4819" w:author="The Si Tran" w:date="2012-12-06T22:01:00Z">
        <w:r w:rsidRPr="00DA1F81">
          <w:rPr>
            <w:rFonts w:ascii="Times New Roman" w:hAnsi="Times New Roman"/>
            <w:sz w:val="26"/>
            <w:szCs w:val="26"/>
            <w:rPrChange w:id="4820" w:author="The Si Tran" w:date="2012-12-06T22:02:00Z">
              <w:rPr/>
            </w:rPrChange>
          </w:rPr>
          <w:t xml:space="preserve">Thành phần </w:t>
        </w:r>
      </w:ins>
      <w:ins w:id="4821"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4822" w:author="The Si Tran" w:date="2012-12-06T22:01:00Z">
        <w:r w:rsidRPr="00DA1F81">
          <w:rPr>
            <w:rFonts w:ascii="Times New Roman" w:hAnsi="Times New Roman"/>
            <w:sz w:val="26"/>
            <w:szCs w:val="26"/>
            <w:rPrChange w:id="4823"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4824" w:author="The Si Tran" w:date="2012-12-06T22:02:00Z">
              <w:rPr>
                <w:szCs w:val="26"/>
              </w:rPr>
            </w:rPrChange>
          </w:rPr>
          <w:t>ĩnh</w:t>
        </w:r>
        <w:r w:rsidRPr="00DA1F81">
          <w:rPr>
            <w:rFonts w:ascii="Times New Roman" w:hAnsi="Times New Roman"/>
            <w:sz w:val="26"/>
            <w:szCs w:val="26"/>
            <w:rPrChange w:id="4825" w:author="The Si Tran" w:date="2012-12-06T22:02:00Z">
              <w:rPr/>
            </w:rPrChange>
          </w:rPr>
          <w:t xml:space="preserve"> trước khi áp dụng các giải thuật để ước lượng các tham số cho mô hình. Bởi vì mô hình ARIMA chỉ </w:t>
        </w:r>
      </w:ins>
      <w:ins w:id="4826" w:author="The Si Tran" w:date="2012-12-10T20:05:00Z">
        <w:r w:rsidR="00E47C73">
          <w:rPr>
            <w:rFonts w:ascii="Times New Roman" w:hAnsi="Times New Roman"/>
            <w:sz w:val="26"/>
            <w:szCs w:val="26"/>
          </w:rPr>
          <w:t>phù hợp</w:t>
        </w:r>
      </w:ins>
      <w:ins w:id="4827" w:author="The Si Tran" w:date="2012-12-06T22:01:00Z">
        <w:r w:rsidRPr="00DA1F81">
          <w:rPr>
            <w:rFonts w:ascii="Times New Roman" w:hAnsi="Times New Roman"/>
            <w:sz w:val="26"/>
            <w:szCs w:val="26"/>
            <w:rPrChange w:id="4828"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ListParagraph"/>
        <w:numPr>
          <w:ilvl w:val="0"/>
          <w:numId w:val="17"/>
        </w:numPr>
        <w:spacing w:before="240" w:after="0" w:line="360" w:lineRule="auto"/>
        <w:rPr>
          <w:ins w:id="4829" w:author="The Si Tran" w:date="2012-12-06T22:01:00Z"/>
          <w:szCs w:val="26"/>
        </w:rPr>
        <w:pPrChange w:id="4830" w:author="The Si Tran" w:date="2012-12-15T08:17:00Z">
          <w:pPr/>
        </w:pPrChange>
      </w:pPr>
      <w:ins w:id="4831" w:author="The Si Tran" w:date="2012-12-06T22:01:00Z">
        <w:r w:rsidRPr="00DA1F81">
          <w:rPr>
            <w:rFonts w:ascii="Times New Roman" w:hAnsi="Times New Roman"/>
            <w:sz w:val="26"/>
            <w:szCs w:val="26"/>
            <w:rPrChange w:id="4832"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4833" w:author="The Si Tran" w:date="2012-12-06T22:02:00Z">
              <w:rPr>
                <w:szCs w:val="26"/>
              </w:rPr>
            </w:rPrChange>
          </w:rPr>
          <w:t xml:space="preserve"> vi</w:t>
        </w:r>
        <w:r w:rsidRPr="00DA1F81">
          <w:rPr>
            <w:rFonts w:ascii="Times New Roman" w:hAnsi="Times New Roman"/>
            <w:sz w:val="26"/>
            <w:szCs w:val="26"/>
            <w:rPrChange w:id="4834" w:author="The Si Tran" w:date="2012-12-06T22:02:00Z">
              <w:rPr/>
            </w:rPrChange>
          </w:rPr>
          <w:t xml:space="preserve"> phạm thì mô hình ước lượng sẽ không chính xác.</w:t>
        </w:r>
      </w:ins>
    </w:p>
    <w:p w14:paraId="082BDC3A" w14:textId="77777777" w:rsidR="00DA1F81" w:rsidRDefault="00DA1F81">
      <w:pPr>
        <w:pStyle w:val="ListParagraph"/>
        <w:numPr>
          <w:ilvl w:val="0"/>
          <w:numId w:val="18"/>
        </w:numPr>
        <w:spacing w:before="240" w:after="0" w:line="360" w:lineRule="auto"/>
        <w:rPr>
          <w:ins w:id="4835" w:author="The Si Tran" w:date="2012-12-06T22:08:00Z"/>
          <w:szCs w:val="26"/>
        </w:rPr>
        <w:pPrChange w:id="4836" w:author="The Si Tran" w:date="2012-12-15T08:18:00Z">
          <w:pPr/>
        </w:pPrChange>
      </w:pPr>
      <w:ins w:id="4837" w:author="The Si Tran" w:date="2012-12-06T22:01:00Z">
        <w:r w:rsidRPr="00DA1F81">
          <w:rPr>
            <w:rFonts w:ascii="Times New Roman" w:hAnsi="Times New Roman"/>
            <w:sz w:val="26"/>
            <w:szCs w:val="26"/>
            <w:rPrChange w:id="4838" w:author="The Si Tran" w:date="2012-12-06T22:03:00Z">
              <w:rPr/>
            </w:rPrChange>
          </w:rPr>
          <w:t>Thành phần dự đoán (N-step ahead predictor): tạo giá trị dự đoán cho các giai đoạn tiếp theo dựa vào mô hình đã ước lượng được.</w:t>
        </w:r>
      </w:ins>
    </w:p>
    <w:p w14:paraId="15AC5C76" w14:textId="77777777" w:rsidR="00363B91" w:rsidRDefault="00363B91" w:rsidP="00E231FB">
      <w:pPr>
        <w:ind w:firstLine="0"/>
        <w:rPr>
          <w:ins w:id="4839" w:author="The Si Tran" w:date="2012-12-06T22:14:00Z"/>
          <w:szCs w:val="26"/>
        </w:rPr>
      </w:pPr>
      <w:ins w:id="4840" w:author="The Si Tran" w:date="2012-12-06T22:08:00Z">
        <w:r>
          <w:rPr>
            <w:noProof/>
          </w:rPr>
          <w:lastRenderedPageBreak/>
          <mc:AlternateContent>
            <mc:Choice Requires="wpc">
              <w:drawing>
                <wp:inline distT="0" distB="0" distL="0" distR="0" wp14:anchorId="20632EDC" wp14:editId="03694649">
                  <wp:extent cx="5805377" cy="5972175"/>
                  <wp:effectExtent l="0" t="0" r="24130" b="2857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776181"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537CF3" w:rsidRDefault="00537CF3" w:rsidP="00097101">
                                <w:pPr>
                                  <w:spacing w:line="240" w:lineRule="auto"/>
                                  <w:jc w:val="center"/>
                                </w:pPr>
                                <w:r w:rsidRPr="00363B91">
                                  <w:rPr>
                                    <w:sz w:val="22"/>
                                    <w:rPrChange w:id="4841"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61877"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537CF3" w:rsidRDefault="00537CF3"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326970"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537CF3" w:rsidRDefault="00537CF3"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525642"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537CF3" w:rsidRDefault="00537CF3"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501160"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815303"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813563"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3006983"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569083"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447990"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537CF3" w:rsidRDefault="00537CF3" w:rsidP="00363B91">
                                <w:r w:rsidRPr="00363B91">
                                  <w:rPr>
                                    <w:sz w:val="22"/>
                                    <w:rPrChange w:id="4842"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565832"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537CF3" w:rsidRDefault="00537CF3" w:rsidP="00363B91">
                                <w:pPr>
                                  <w:jc w:val="center"/>
                                </w:pPr>
                                <w:r w:rsidRPr="00363B91">
                                  <w:rPr>
                                    <w:sz w:val="22"/>
                                    <w:rPrChange w:id="4843"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925181"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537CF3" w:rsidRPr="00363B91" w:rsidRDefault="00537CF3" w:rsidP="00097101">
                                <w:pPr>
                                  <w:spacing w:before="0" w:line="240" w:lineRule="auto"/>
                                  <w:jc w:val="center"/>
                                  <w:rPr>
                                    <w:sz w:val="22"/>
                                    <w:rPrChange w:id="4844" w:author="The Si Tran" w:date="2012-12-06T22:09:00Z">
                                      <w:rPr/>
                                    </w:rPrChange>
                                  </w:rPr>
                                </w:pPr>
                                <w:r w:rsidRPr="00363B91">
                                  <w:rPr>
                                    <w:sz w:val="22"/>
                                    <w:rPrChange w:id="4845"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072896"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537CF3" w:rsidRDefault="00537CF3" w:rsidP="00363B91">
                                <w:pPr>
                                  <w:jc w:val="center"/>
                                </w:pPr>
                                <w:r w:rsidRPr="00363B91">
                                  <w:rPr>
                                    <w:sz w:val="22"/>
                                    <w:rPrChange w:id="4846"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906454"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537CF3" w:rsidRDefault="00537CF3"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96149"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537CF3" w:rsidRDefault="00537CF3"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815303"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500940"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187075"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189784"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188579"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587885"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537CF3" w:rsidRDefault="00537CF3"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887599"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537CF3" w:rsidRDefault="00537CF3"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191654"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629228"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537CF3" w:rsidRDefault="00537CF3">
                                <w:pPr>
                                  <w:pStyle w:val="EquationIndex"/>
                                  <w:pPrChange w:id="4847" w:author="The Si Tran" w:date="2012-12-15T08:20:00Z">
                                    <w:pPr/>
                                  </w:pPrChange>
                                </w:pPr>
                                <w:del w:id="4848" w:author="The Si Tran" w:date="2012-12-10T20:08:00Z">
                                  <w:r w:rsidDel="00A213DB">
                                    <w:delText>y(t)</w:delText>
                                  </w:r>
                                </w:del>
                                <w:ins w:id="4849"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225598"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537CF3" w:rsidRDefault="00537CF3">
                                <w:pPr>
                                  <w:pStyle w:val="EquationIndex"/>
                                  <w:rPr>
                                    <w:szCs w:val="24"/>
                                  </w:rPr>
                                  <w:pPrChange w:id="4850" w:author="The Si Tran" w:date="2012-12-15T08:20:00Z">
                                    <w:pPr>
                                      <w:pStyle w:val="NormalWeb"/>
                                      <w:spacing w:before="120" w:beforeAutospacing="0" w:after="0" w:afterAutospacing="0" w:line="360" w:lineRule="auto"/>
                                      <w:jc w:val="both"/>
                                    </w:pPr>
                                  </w:pPrChange>
                                </w:pPr>
                                <w:ins w:id="4851"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4852" w:author="The Si Tran" w:date="2012-12-10T20:11:00Z">
                                  <m:oMath>
                                    <m:r>
                                      <m:rPr>
                                        <m:sty m:val="p"/>
                                      </m:rPr>
                                      <w:rPr>
                                        <w:rFonts w:ascii="Cambria Math" w:hAnsi="Cambria Math"/>
                                      </w:rPr>
                                      <m:t>)</m:t>
                                    </m:r>
                                  </m:oMath>
                                </w:ins>
                                <w:del w:id="4853"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174683"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537CF3" w:rsidRPr="00B0605D" w:rsidRDefault="00537CF3">
                                <w:pPr>
                                  <w:pStyle w:val="EquationIndex"/>
                                  <w:rPr>
                                    <w:rFonts w:asciiTheme="majorHAnsi" w:hAnsiTheme="majorHAnsi"/>
                                    <w:rPrChange w:id="4854" w:author="The Si Tran" w:date="2012-12-16T08:10:00Z">
                                      <w:rPr/>
                                    </w:rPrChange>
                                  </w:rPr>
                                  <w:pPrChange w:id="4855" w:author="The Si Tran" w:date="2012-12-15T08:20:00Z">
                                    <w:pPr/>
                                  </w:pPrChange>
                                </w:pPr>
                                <w:del w:id="4856" w:author="The Si Tran" w:date="2012-12-10T20:08:00Z">
                                  <w:r w:rsidRPr="00090AB7" w:rsidDel="00A213DB">
                                    <w:rPr>
                                      <w:rStyle w:val="EquationIndexChar"/>
                                      <w:rPrChange w:id="4857" w:author="The Si Tran" w:date="2012-12-15T08:20:00Z">
                                        <w:rPr/>
                                      </w:rPrChange>
                                    </w:rPr>
                                    <w:delText>y(t)</w:delText>
                                  </w:r>
                                </w:del>
                                <m:oMath>
                                  <m:acc>
                                    <m:accPr>
                                      <m:ctrlPr>
                                        <w:ins w:id="4858" w:author="The Si Tran" w:date="2012-12-10T20:12:00Z">
                                          <w:rPr>
                                            <w:rStyle w:val="EquationIndexChar"/>
                                            <w:rFonts w:ascii="Cambria Math" w:hAnsi="Cambria Math"/>
                                            <w:i/>
                                          </w:rPr>
                                        </w:ins>
                                      </m:ctrlPr>
                                    </m:accPr>
                                    <m:e>
                                      <w:ins w:id="4859" w:author="The Si Tran" w:date="2012-12-10T20:12:00Z">
                                        <m:r>
                                          <w:rPr>
                                            <w:rStyle w:val="EquationIndexChar"/>
                                            <w:rPrChange w:id="4860" w:author="The Si Tran" w:date="2012-12-16T08:10:00Z">
                                              <w:rPr>
                                                <w:rFonts w:ascii="Cambria Math" w:hAnsi="Cambria Math"/>
                                              </w:rPr>
                                            </w:rPrChange>
                                          </w:rPr>
                                          <m:t>y</m:t>
                                        </m:r>
                                      </w:ins>
                                    </m:e>
                                  </m:acc>
                                  <w:ins w:id="4861" w:author="The Si Tran" w:date="2012-12-10T20:08:00Z">
                                    <m:r>
                                      <w:rPr>
                                        <w:rStyle w:val="EquationIndexChar"/>
                                        <w:rPrChange w:id="4862" w:author="The Si Tran" w:date="2012-12-16T08:10:00Z">
                                          <w:rPr>
                                            <w:rFonts w:ascii="Cambria Math" w:hAnsi="Cambria Math"/>
                                          </w:rPr>
                                        </w:rPrChange>
                                      </w:rPr>
                                      <m:t>(t</m:t>
                                    </m:r>
                                  </w:ins>
                                  <w:ins w:id="4863" w:author="The Si Tran" w:date="2012-12-10T20:13:00Z">
                                    <m:r>
                                      <w:rPr>
                                        <w:rStyle w:val="EquationIndexChar"/>
                                        <w:rPrChange w:id="4864" w:author="The Si Tran" w:date="2012-12-16T08:10:00Z">
                                          <w:rPr>
                                            <w:rFonts w:ascii="Cambria Math" w:hAnsi="Cambria Math"/>
                                          </w:rPr>
                                        </w:rPrChange>
                                      </w:rPr>
                                      <m:t>+</m:t>
                                    </m:r>
                                    <m:r>
                                      <w:rPr>
                                        <w:rFonts w:ascii="Cambria Math" w:hAnsi="Cambria Math"/>
                                      </w:rPr>
                                      <m:t>n</m:t>
                                    </m:r>
                                  </w:ins>
                                  <w:ins w:id="4865" w:author="The Si Tran" w:date="2012-12-10T20:08:00Z">
                                    <m:r>
                                      <m:rPr>
                                        <m:sty m:val="p"/>
                                      </m:rPr>
                                      <w:rPr>
                                        <w:rFonts w:ascii="Cambria Math" w:hAnsi="Cambria Math"/>
                                        <w:rPrChange w:id="4866" w:author="The Si Tran" w:date="2012-12-16T08:10:00Z">
                                          <w:rPr>
                                            <w:rFonts w:ascii="Cambria Math" w:hAnsi="Cambria Math"/>
                                          </w:rPr>
                                        </w:rPrChange>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71098"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537CF3" w:rsidRDefault="00537CF3">
                                <w:pPr>
                                  <w:pStyle w:val="EquationIndex"/>
                                  <w:pPrChange w:id="4867" w:author="The Si Tran" w:date="2012-12-15T08:20:00Z">
                                    <w:pPr/>
                                  </w:pPrChange>
                                </w:pPr>
                                <w:del w:id="4868" w:author="The Si Tran" w:date="2012-12-10T20:08:00Z">
                                  <w:r w:rsidDel="00A213DB">
                                    <w:delText>y(t)</w:delText>
                                  </w:r>
                                </w:del>
                                <m:oMath>
                                  <m:acc>
                                    <m:accPr>
                                      <m:ctrlPr>
                                        <w:ins w:id="4869" w:author="The Si Tran" w:date="2012-12-10T20:12:00Z">
                                          <w:rPr>
                                            <w:rFonts w:ascii="Cambria Math" w:hAnsi="Cambria Math"/>
                                          </w:rPr>
                                        </w:ins>
                                      </m:ctrlPr>
                                    </m:accPr>
                                    <m:e>
                                      <w:ins w:id="4870" w:author="The Si Tran" w:date="2012-12-10T20:12:00Z">
                                        <m:r>
                                          <w:rPr>
                                            <w:rFonts w:ascii="Cambria Math" w:hAnsi="Cambria Math"/>
                                          </w:rPr>
                                          <m:t>y</m:t>
                                        </m:r>
                                      </w:ins>
                                    </m:e>
                                  </m:acc>
                                  <w:ins w:id="4871" w:author="The Si Tran" w:date="2012-12-10T20:08:00Z">
                                    <m:r>
                                      <m:rPr>
                                        <m:sty m:val="p"/>
                                      </m:rPr>
                                      <w:rPr>
                                        <w:rFonts w:ascii="Cambria Math" w:hAnsi="Cambria Math"/>
                                      </w:rPr>
                                      <m:t>(</m:t>
                                    </m:r>
                                    <m:r>
                                      <w:rPr>
                                        <w:rFonts w:ascii="Cambria Math" w:hAnsi="Cambria Math"/>
                                      </w:rPr>
                                      <m:t>t</m:t>
                                    </m:r>
                                  </w:ins>
                                  <w:ins w:id="4872" w:author="The Si Tran" w:date="2012-12-10T20:13:00Z">
                                    <m:r>
                                      <m:rPr>
                                        <m:sty m:val="p"/>
                                      </m:rPr>
                                      <w:rPr>
                                        <w:rFonts w:ascii="Cambria Math" w:hAnsi="Cambria Math"/>
                                      </w:rPr>
                                      <m:t>+</m:t>
                                    </m:r>
                                    <m:r>
                                      <w:rPr>
                                        <w:rFonts w:ascii="Cambria Math" w:hAnsi="Cambria Math"/>
                                      </w:rPr>
                                      <m:t>n</m:t>
                                    </m:r>
                                  </w:ins>
                                  <w:ins w:id="4873"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32EDC" id="Canvas 93" o:spid="_x0000_s1037" editas="canvas" style="width:457.1pt;height:470.25pt;mso-position-horizontal-relative:char;mso-position-vertical-relative:line" coordsize="5805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">
                  <v:shape id="_x0000_s1038" type="#_x0000_t75" style="position:absolute;width:58051;height:59721;visibility:visible;mso-wrap-style:square" stroked="t" strokecolor="black [3213]">
                    <v:fill o:detectmouseclick="t"/>
                    <v:path o:connecttype="none"/>
                  </v:shape>
                  <v:roundrect id="Rounded Rectangle 66" o:spid="_x0000_s1039" style="position:absolute;left:17761;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537CF3" w:rsidRDefault="00537CF3" w:rsidP="00097101">
                          <w:pPr>
                            <w:spacing w:line="240" w:lineRule="auto"/>
                            <w:jc w:val="center"/>
                          </w:pPr>
                          <w:r w:rsidRPr="00363B91">
                            <w:rPr>
                              <w:sz w:val="22"/>
                              <w:rPrChange w:id="4874" w:author="The Si Tran" w:date="2012-12-06T22:10:00Z">
                                <w:rPr/>
                              </w:rPrChange>
                            </w:rPr>
                            <w:t>MODEL STRUCTURE</w:t>
                          </w:r>
                          <w:r>
                            <w:t xml:space="preserve"> IDENTIFIER</w:t>
                          </w:r>
                        </w:p>
                      </w:txbxContent>
                    </v:textbox>
                  </v:roundrect>
                  <v:roundrect id="Rounded Rectangle 67" o:spid="_x0000_s1040" style="position:absolute;left:30618;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537CF3" w:rsidRDefault="00537CF3"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1" style="position:absolute;left:3269;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537CF3" w:rsidRDefault="00537CF3"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2" style="position:absolute;left:5256;top:44317;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537CF3" w:rsidRDefault="00537CF3"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3" type="#_x0000_t32" style="position:absolute;left:25011;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4" type="#_x0000_t32" style="position:absolute;left:38153;top:27496;width:1;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5" type="#_x0000_t32" style="position:absolute;left:38135;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6" type="#_x0000_t35" style="position:absolute;left:30070;top:32061;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7" type="#_x0000_t32" style="position:absolute;left:45690;top:19149;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8" type="#_x0000_t202" style="position:absolute;left:4479;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537CF3" w:rsidRDefault="00537CF3" w:rsidP="00363B91">
                          <w:r w:rsidRPr="00363B91">
                            <w:rPr>
                              <w:sz w:val="22"/>
                              <w:rPrChange w:id="4875" w:author="The Si Tran" w:date="2012-12-06T22:08:00Z">
                                <w:rPr/>
                              </w:rPrChange>
                            </w:rPr>
                            <w:t xml:space="preserve">Stationary </w:t>
                          </w:r>
                          <w:r>
                            <w:t>Series</w:t>
                          </w:r>
                        </w:p>
                      </w:txbxContent>
                    </v:textbox>
                  </v:shape>
                  <v:shape id="Text Box 76" o:spid="_x0000_s1049" type="#_x0000_t202" style="position:absolute;left:35658;top:6603;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537CF3" w:rsidRDefault="00537CF3" w:rsidP="00363B91">
                          <w:pPr>
                            <w:jc w:val="center"/>
                          </w:pPr>
                          <w:r w:rsidRPr="00363B91">
                            <w:rPr>
                              <w:sz w:val="22"/>
                              <w:rPrChange w:id="4876" w:author="The Si Tran" w:date="2012-12-06T22:09:00Z">
                                <w:rPr/>
                              </w:rPrChange>
                            </w:rPr>
                            <w:t>Non-stationary and/or Seasonal</w:t>
                          </w:r>
                          <w:r>
                            <w:t xml:space="preserve"> series</w:t>
                          </w:r>
                        </w:p>
                      </w:txbxContent>
                    </v:textbox>
                  </v:shape>
                  <v:shape id="Text Box 77" o:spid="_x0000_s1050" type="#_x0000_t202" style="position:absolute;left:49251;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537CF3" w:rsidRPr="00363B91" w:rsidRDefault="00537CF3" w:rsidP="00097101">
                          <w:pPr>
                            <w:spacing w:before="0" w:line="240" w:lineRule="auto"/>
                            <w:jc w:val="center"/>
                            <w:rPr>
                              <w:sz w:val="22"/>
                              <w:rPrChange w:id="4877" w:author="The Si Tran" w:date="2012-12-06T22:09:00Z">
                                <w:rPr/>
                              </w:rPrChange>
                            </w:rPr>
                          </w:pPr>
                          <w:r w:rsidRPr="00363B91">
                            <w:rPr>
                              <w:sz w:val="22"/>
                              <w:rPrChange w:id="4878" w:author="The Si Tran" w:date="2012-12-06T22:09:00Z">
                                <w:rPr/>
                              </w:rPrChange>
                            </w:rPr>
                            <w:t>Forecasts for Original Series</w:t>
                          </w:r>
                        </w:p>
                      </w:txbxContent>
                    </v:textbox>
                  </v:shape>
                  <v:shape id="Text Box 78" o:spid="_x0000_s1051" type="#_x0000_t202" style="position:absolute;left:40728;top:28584;width:9317;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537CF3" w:rsidRDefault="00537CF3" w:rsidP="00363B91">
                          <w:pPr>
                            <w:jc w:val="center"/>
                          </w:pPr>
                          <w:r w:rsidRPr="00363B91">
                            <w:rPr>
                              <w:sz w:val="22"/>
                              <w:rPrChange w:id="4879" w:author="The Si Tran" w:date="2012-12-06T22:10:00Z">
                                <w:rPr/>
                              </w:rPrChange>
                            </w:rPr>
                            <w:t>Difference</w:t>
                          </w:r>
                          <w:r>
                            <w:t>d Series</w:t>
                          </w:r>
                        </w:p>
                      </w:txbxContent>
                    </v:textbox>
                  </v:shape>
                  <v:shape id="Text Box 18" o:spid="_x0000_s1052" type="#_x0000_t202" style="position:absolute;left:39064;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537CF3" w:rsidRDefault="00537CF3"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3" type="#_x0000_t202" style="position:absolute;left:1961;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537CF3" w:rsidRDefault="00537CF3"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4" type="#_x0000_t32" style="position:absolute;left:38153;top:13974;width:1;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5" style="position:absolute;visibility:visible;mso-wrap-style:square" from="25009,11212" to="3815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6" style="position:absolute;flip:y;visibility:visible;mso-wrap-style:square" from="11870,11213" to="2500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7" type="#_x0000_t32" style="position:absolute;left:11897;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8" type="#_x0000_t32" style="position:absolute;left:11885;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9" type="#_x0000_t202" style="position:absolute;left:5878;top:53043;width:1390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537CF3" w:rsidRDefault="00537CF3"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0" type="#_x0000_t202" style="position:absolute;left:38875;top:52087;width:13901;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537CF3" w:rsidRDefault="00537CF3"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1" type="#_x0000_t32" style="position:absolute;left:11916;top:47678;width:1;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2" type="#_x0000_t202" style="position:absolute;left:6292;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537CF3" w:rsidRDefault="00537CF3">
                          <w:pPr>
                            <w:pStyle w:val="EquationIndex"/>
                            <w:pPrChange w:id="4880" w:author="The Si Tran" w:date="2012-12-15T08:20:00Z">
                              <w:pPr/>
                            </w:pPrChange>
                          </w:pPr>
                          <w:del w:id="4881" w:author="The Si Tran" w:date="2012-12-10T20:08:00Z">
                            <w:r w:rsidDel="00A213DB">
                              <w:delText>y(t)</w:delText>
                            </w:r>
                          </w:del>
                          <w:ins w:id="4882"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3" type="#_x0000_t202" style="position:absolute;left:32255;top:15170;width:568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537CF3" w:rsidRDefault="00537CF3">
                          <w:pPr>
                            <w:pStyle w:val="EquationIndex"/>
                            <w:rPr>
                              <w:szCs w:val="24"/>
                            </w:rPr>
                            <w:pPrChange w:id="4883" w:author="The Si Tran" w:date="2012-12-15T08:20:00Z">
                              <w:pPr>
                                <w:pStyle w:val="NormalWeb"/>
                                <w:spacing w:before="120" w:beforeAutospacing="0" w:after="0" w:afterAutospacing="0" w:line="360" w:lineRule="auto"/>
                                <w:jc w:val="both"/>
                              </w:pPr>
                            </w:pPrChange>
                          </w:pPr>
                          <w:ins w:id="4884"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4885" w:author="The Si Tran" w:date="2012-12-10T20:11:00Z">
                            <m:oMath>
                              <m:r>
                                <m:rPr>
                                  <m:sty m:val="p"/>
                                </m:rPr>
                                <w:rPr>
                                  <w:rFonts w:ascii="Cambria Math" w:hAnsi="Cambria Math"/>
                                </w:rPr>
                                <m:t>)</m:t>
                              </m:r>
                            </m:oMath>
                          </w:ins>
                          <w:del w:id="4886"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4" type="#_x0000_t202" style="position:absolute;left:41746;top:15156;width:923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537CF3" w:rsidRPr="00B0605D" w:rsidRDefault="00537CF3">
                          <w:pPr>
                            <w:pStyle w:val="EquationIndex"/>
                            <w:rPr>
                              <w:rFonts w:asciiTheme="majorHAnsi" w:hAnsiTheme="majorHAnsi"/>
                              <w:rPrChange w:id="4887" w:author="The Si Tran" w:date="2012-12-16T08:10:00Z">
                                <w:rPr/>
                              </w:rPrChange>
                            </w:rPr>
                            <w:pPrChange w:id="4888" w:author="The Si Tran" w:date="2012-12-15T08:20:00Z">
                              <w:pPr/>
                            </w:pPrChange>
                          </w:pPr>
                          <w:del w:id="4889" w:author="The Si Tran" w:date="2012-12-10T20:08:00Z">
                            <w:r w:rsidRPr="00090AB7" w:rsidDel="00A213DB">
                              <w:rPr>
                                <w:rStyle w:val="EquationIndexChar"/>
                                <w:rPrChange w:id="4890" w:author="The Si Tran" w:date="2012-12-15T08:20:00Z">
                                  <w:rPr/>
                                </w:rPrChange>
                              </w:rPr>
                              <w:delText>y(t)</w:delText>
                            </w:r>
                          </w:del>
                          <m:oMath>
                            <m:acc>
                              <m:accPr>
                                <m:ctrlPr>
                                  <w:ins w:id="4891" w:author="The Si Tran" w:date="2012-12-10T20:12:00Z">
                                    <w:rPr>
                                      <w:rStyle w:val="EquationIndexChar"/>
                                      <w:rFonts w:ascii="Cambria Math" w:hAnsi="Cambria Math"/>
                                      <w:i/>
                                    </w:rPr>
                                  </w:ins>
                                </m:ctrlPr>
                              </m:accPr>
                              <m:e>
                                <w:ins w:id="4892" w:author="The Si Tran" w:date="2012-12-10T20:12:00Z">
                                  <m:r>
                                    <w:rPr>
                                      <w:rStyle w:val="EquationIndexChar"/>
                                      <w:rPrChange w:id="4893" w:author="The Si Tran" w:date="2012-12-16T08:10:00Z">
                                        <w:rPr>
                                          <w:rFonts w:ascii="Cambria Math" w:hAnsi="Cambria Math"/>
                                        </w:rPr>
                                      </w:rPrChange>
                                    </w:rPr>
                                    <m:t>y</m:t>
                                  </m:r>
                                </w:ins>
                              </m:e>
                            </m:acc>
                            <w:ins w:id="4894" w:author="The Si Tran" w:date="2012-12-10T20:08:00Z">
                              <m:r>
                                <w:rPr>
                                  <w:rStyle w:val="EquationIndexChar"/>
                                  <w:rPrChange w:id="4895" w:author="The Si Tran" w:date="2012-12-16T08:10:00Z">
                                    <w:rPr>
                                      <w:rFonts w:ascii="Cambria Math" w:hAnsi="Cambria Math"/>
                                    </w:rPr>
                                  </w:rPrChange>
                                </w:rPr>
                                <m:t>(t</m:t>
                              </m:r>
                            </w:ins>
                            <w:ins w:id="4896" w:author="The Si Tran" w:date="2012-12-10T20:13:00Z">
                              <m:r>
                                <w:rPr>
                                  <w:rStyle w:val="EquationIndexChar"/>
                                  <w:rPrChange w:id="4897" w:author="The Si Tran" w:date="2012-12-16T08:10:00Z">
                                    <w:rPr>
                                      <w:rFonts w:ascii="Cambria Math" w:hAnsi="Cambria Math"/>
                                    </w:rPr>
                                  </w:rPrChange>
                                </w:rPr>
                                <m:t>+</m:t>
                              </m:r>
                              <m:r>
                                <w:rPr>
                                  <w:rFonts w:ascii="Cambria Math" w:hAnsi="Cambria Math"/>
                                </w:rPr>
                                <m:t>n</m:t>
                              </m:r>
                            </w:ins>
                            <w:ins w:id="4898" w:author="The Si Tran" w:date="2012-12-10T20:08:00Z">
                              <m:r>
                                <m:rPr>
                                  <m:sty m:val="p"/>
                                </m:rPr>
                                <w:rPr>
                                  <w:rFonts w:ascii="Cambria Math" w:hAnsi="Cambria Math"/>
                                  <w:rPrChange w:id="4899" w:author="The Si Tran" w:date="2012-12-16T08:10:00Z">
                                    <w:rPr>
                                      <w:rFonts w:ascii="Cambria Math" w:hAnsi="Cambria Math"/>
                                    </w:rPr>
                                  </w:rPrChange>
                                </w:rPr>
                                <m:t>)</m:t>
                              </m:r>
                            </w:ins>
                          </m:oMath>
                        </w:p>
                      </w:txbxContent>
                    </v:textbox>
                  </v:shape>
                  <v:shape id="Text Box 126" o:spid="_x0000_s1065" type="#_x0000_t202" style="position:absolute;left:13710;top:48292;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537CF3" w:rsidRDefault="00537CF3">
                          <w:pPr>
                            <w:pStyle w:val="EquationIndex"/>
                            <w:pPrChange w:id="4900" w:author="The Si Tran" w:date="2012-12-15T08:20:00Z">
                              <w:pPr/>
                            </w:pPrChange>
                          </w:pPr>
                          <w:del w:id="4901" w:author="The Si Tran" w:date="2012-12-10T20:08:00Z">
                            <w:r w:rsidDel="00A213DB">
                              <w:delText>y(t)</w:delText>
                            </w:r>
                          </w:del>
                          <m:oMath>
                            <m:acc>
                              <m:accPr>
                                <m:ctrlPr>
                                  <w:ins w:id="4902" w:author="The Si Tran" w:date="2012-12-10T20:12:00Z">
                                    <w:rPr>
                                      <w:rFonts w:ascii="Cambria Math" w:hAnsi="Cambria Math"/>
                                    </w:rPr>
                                  </w:ins>
                                </m:ctrlPr>
                              </m:accPr>
                              <m:e>
                                <w:ins w:id="4903" w:author="The Si Tran" w:date="2012-12-10T20:12:00Z">
                                  <m:r>
                                    <w:rPr>
                                      <w:rFonts w:ascii="Cambria Math" w:hAnsi="Cambria Math"/>
                                    </w:rPr>
                                    <m:t>y</m:t>
                                  </m:r>
                                </w:ins>
                              </m:e>
                            </m:acc>
                            <w:ins w:id="4904" w:author="The Si Tran" w:date="2012-12-10T20:08:00Z">
                              <m:r>
                                <m:rPr>
                                  <m:sty m:val="p"/>
                                </m:rPr>
                                <w:rPr>
                                  <w:rFonts w:ascii="Cambria Math" w:hAnsi="Cambria Math"/>
                                </w:rPr>
                                <m:t>(</m:t>
                              </m:r>
                              <m:r>
                                <w:rPr>
                                  <w:rFonts w:ascii="Cambria Math" w:hAnsi="Cambria Math"/>
                                </w:rPr>
                                <m:t>t</m:t>
                              </m:r>
                            </w:ins>
                            <w:ins w:id="4905" w:author="The Si Tran" w:date="2012-12-10T20:13:00Z">
                              <m:r>
                                <m:rPr>
                                  <m:sty m:val="p"/>
                                </m:rPr>
                                <w:rPr>
                                  <w:rFonts w:ascii="Cambria Math" w:hAnsi="Cambria Math"/>
                                </w:rPr>
                                <m:t>+</m:t>
                              </m:r>
                              <m:r>
                                <w:rPr>
                                  <w:rFonts w:ascii="Cambria Math" w:hAnsi="Cambria Math"/>
                                </w:rPr>
                                <m:t>n</m:t>
                              </m:r>
                            </w:ins>
                            <w:ins w:id="4906"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pPr>
        <w:pStyle w:val="Hinh"/>
        <w:jc w:val="center"/>
        <w:rPr>
          <w:ins w:id="4907" w:author="The Si Tran" w:date="2012-12-15T08:19:00Z"/>
          <w:lang w:val="pt-BR"/>
        </w:rPr>
        <w:pPrChange w:id="4908" w:author="The Si Tran" w:date="2012-12-11T23:26:00Z">
          <w:pPr>
            <w:pStyle w:val="Heading3"/>
          </w:pPr>
        </w:pPrChange>
      </w:pPr>
    </w:p>
    <w:p w14:paraId="1063E7F9" w14:textId="2FF763A3" w:rsidR="000D0624" w:rsidRPr="00AB5A1A" w:rsidRDefault="000D0624">
      <w:pPr>
        <w:pStyle w:val="Hinh"/>
        <w:jc w:val="center"/>
        <w:rPr>
          <w:ins w:id="4909" w:author="The Si Tran" w:date="2012-12-11T23:25:00Z"/>
          <w:lang w:val="pt-BR"/>
          <w:rPrChange w:id="4910" w:author="The Si Tran" w:date="2012-12-11T23:26:00Z">
            <w:rPr>
              <w:ins w:id="4911" w:author="The Si Tran" w:date="2012-12-11T23:25:00Z"/>
            </w:rPr>
          </w:rPrChange>
        </w:rPr>
        <w:pPrChange w:id="4912" w:author="The Si Tran" w:date="2012-12-11T23:26:00Z">
          <w:pPr>
            <w:pStyle w:val="Heading3"/>
          </w:pPr>
        </w:pPrChange>
      </w:pPr>
      <w:bookmarkStart w:id="4913" w:name="_Toc343415601"/>
      <w:ins w:id="4914"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4913"/>
      </w:ins>
    </w:p>
    <w:p w14:paraId="63C6EB69" w14:textId="41F9FD05" w:rsidR="00155591" w:rsidRDefault="00155591" w:rsidP="00155591">
      <w:pPr>
        <w:pStyle w:val="Heading3"/>
        <w:rPr>
          <w:ins w:id="4915" w:author="The Si Tran" w:date="2012-12-06T22:17:00Z"/>
        </w:rPr>
      </w:pPr>
      <w:bookmarkStart w:id="4916" w:name="_Toc343415515"/>
      <w:ins w:id="4917" w:author="The Si Tran" w:date="2012-12-06T22:15:00Z">
        <w:r>
          <w:t>T</w:t>
        </w:r>
        <w:r w:rsidRPr="00155591">
          <w:t>hành phần nhận dạng mô hình</w:t>
        </w:r>
      </w:ins>
      <w:bookmarkEnd w:id="4916"/>
    </w:p>
    <w:p w14:paraId="6141FE93" w14:textId="77777777" w:rsidR="00A96FA3" w:rsidRDefault="00A96FA3">
      <w:pPr>
        <w:pStyle w:val="ListParagraph"/>
        <w:numPr>
          <w:ilvl w:val="0"/>
          <w:numId w:val="18"/>
        </w:numPr>
        <w:spacing w:line="360" w:lineRule="auto"/>
        <w:rPr>
          <w:ins w:id="4918" w:author="The Si Tran" w:date="2012-12-06T22:18:00Z"/>
          <w:rFonts w:ascii="Times New Roman" w:hAnsi="Times New Roman"/>
          <w:sz w:val="26"/>
          <w:szCs w:val="26"/>
        </w:rPr>
        <w:pPrChange w:id="4919" w:author="The Si Tran" w:date="2012-12-14T05:24:00Z">
          <w:pPr>
            <w:pStyle w:val="ListParagraph"/>
            <w:ind w:left="360"/>
          </w:pPr>
        </w:pPrChange>
      </w:pPr>
      <w:ins w:id="4920" w:author="The Si Tran" w:date="2012-12-06T22:18:00Z">
        <w:r>
          <w:rPr>
            <w:rFonts w:ascii="Times New Roman" w:hAnsi="Times New Roman"/>
            <w:sz w:val="26"/>
            <w:szCs w:val="26"/>
          </w:rPr>
          <w:t xml:space="preserve">Nhận dạng mô hình là khâu đầu tiên trong quá trình mô hình hóa </w:t>
        </w:r>
      </w:ins>
      <w:ins w:id="4921" w:author="The Si Tran" w:date="2012-12-10T20:15:00Z">
        <w:r w:rsidR="00B46514">
          <w:rPr>
            <w:rFonts w:ascii="Times New Roman" w:hAnsi="Times New Roman"/>
            <w:sz w:val="26"/>
            <w:szCs w:val="26"/>
          </w:rPr>
          <w:t>S</w:t>
        </w:r>
      </w:ins>
      <w:ins w:id="4922" w:author="The Si Tran" w:date="2012-12-06T22:18:00Z">
        <w:r>
          <w:rPr>
            <w:rFonts w:ascii="Times New Roman" w:hAnsi="Times New Roman"/>
            <w:sz w:val="26"/>
            <w:szCs w:val="26"/>
          </w:rPr>
          <w:t xml:space="preserve">ARIMA. Chúng ta cần phải xác định các tham số p, d, q và P, Q, D, S của mô hình </w:t>
        </w:r>
      </w:ins>
      <w:ins w:id="4923" w:author="The Si Tran" w:date="2012-12-10T20:15:00Z">
        <w:r w:rsidR="00B46514">
          <w:rPr>
            <w:rFonts w:ascii="Times New Roman" w:hAnsi="Times New Roman"/>
            <w:sz w:val="26"/>
            <w:szCs w:val="26"/>
          </w:rPr>
          <w:t>S</w:t>
        </w:r>
      </w:ins>
      <w:ins w:id="4924"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4925" w:author="The Si Tran" w:date="2012-12-06T22:19:00Z">
        <w:r>
          <w:rPr>
            <w:rFonts w:ascii="Times New Roman" w:hAnsi="Times New Roman"/>
            <w:sz w:val="26"/>
            <w:szCs w:val="26"/>
          </w:rPr>
          <w:t xml:space="preserve"> </w:t>
        </w:r>
      </w:ins>
      <w:ins w:id="4926"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 xml:space="preserve">t </w:t>
        </w:r>
        <w:r w:rsidR="00B46514">
          <w:rPr>
            <w:rFonts w:ascii="Times New Roman" w:hAnsi="Times New Roman"/>
            <w:sz w:val="26"/>
            <w:szCs w:val="26"/>
          </w:rPr>
          <w:lastRenderedPageBreak/>
          <w:t>và khả năng phân tích đồ thị của người dự đoán</w:t>
        </w:r>
        <w:r>
          <w:rPr>
            <w:rFonts w:ascii="Times New Roman" w:hAnsi="Times New Roman"/>
            <w:sz w:val="26"/>
            <w:szCs w:val="26"/>
          </w:rPr>
          <w:t xml:space="preserve">. Do đó cần phải tìm ra </w:t>
        </w:r>
      </w:ins>
      <w:ins w:id="4927" w:author="The Si Tran" w:date="2012-12-10T20:17:00Z">
        <w:r w:rsidR="00D30044">
          <w:rPr>
            <w:rFonts w:ascii="Times New Roman" w:hAnsi="Times New Roman"/>
            <w:sz w:val="26"/>
            <w:szCs w:val="26"/>
          </w:rPr>
          <w:t xml:space="preserve">một </w:t>
        </w:r>
      </w:ins>
      <w:ins w:id="4928" w:author="The Si Tran" w:date="2012-12-06T22:18:00Z">
        <w:r>
          <w:rPr>
            <w:rFonts w:ascii="Times New Roman" w:hAnsi="Times New Roman"/>
            <w:sz w:val="26"/>
            <w:szCs w:val="26"/>
          </w:rPr>
          <w:t xml:space="preserve">phương pháp </w:t>
        </w:r>
      </w:ins>
      <w:ins w:id="4929" w:author="The Si Tran" w:date="2012-12-10T20:17:00Z">
        <w:r w:rsidR="00D30044">
          <w:rPr>
            <w:rFonts w:ascii="Times New Roman" w:hAnsi="Times New Roman"/>
            <w:sz w:val="26"/>
            <w:szCs w:val="26"/>
          </w:rPr>
          <w:t>tự động</w:t>
        </w:r>
      </w:ins>
      <w:ins w:id="4930" w:author="The Si Tran" w:date="2012-12-06T22:18:00Z">
        <w:r>
          <w:rPr>
            <w:rFonts w:ascii="Times New Roman" w:hAnsi="Times New Roman"/>
            <w:sz w:val="26"/>
            <w:szCs w:val="26"/>
          </w:rPr>
          <w:t>, sử dụng các công thức toán học để trích rút ra các hệ số.</w:t>
        </w:r>
      </w:ins>
    </w:p>
    <w:p w14:paraId="3BD028AA" w14:textId="0FC9CC83" w:rsidR="00A96FA3" w:rsidRPr="00A96FA3" w:rsidRDefault="00A96FA3">
      <w:pPr>
        <w:pStyle w:val="ListParagraph"/>
        <w:numPr>
          <w:ilvl w:val="0"/>
          <w:numId w:val="18"/>
        </w:numPr>
        <w:spacing w:line="360" w:lineRule="auto"/>
        <w:rPr>
          <w:ins w:id="4931" w:author="The Si Tran" w:date="2012-12-06T22:21:00Z"/>
          <w:rFonts w:ascii="Times New Roman" w:hAnsi="Times New Roman"/>
          <w:sz w:val="26"/>
          <w:szCs w:val="26"/>
          <w:rPrChange w:id="4932" w:author="The Si Tran" w:date="2012-12-06T22:21:00Z">
            <w:rPr>
              <w:ins w:id="4933" w:author="The Si Tran" w:date="2012-12-06T22:21:00Z"/>
            </w:rPr>
          </w:rPrChange>
        </w:rPr>
        <w:pPrChange w:id="4934" w:author="The Si Tran" w:date="2012-12-14T05:24:00Z">
          <w:pPr>
            <w:pStyle w:val="ListParagraph"/>
            <w:numPr>
              <w:numId w:val="18"/>
            </w:numPr>
            <w:ind w:hanging="360"/>
          </w:pPr>
        </w:pPrChange>
      </w:pPr>
      <w:ins w:id="4935" w:author="The Si Tran" w:date="2012-12-06T22:21:00Z">
        <w:r w:rsidRPr="00A96FA3">
          <w:rPr>
            <w:rFonts w:ascii="Times New Roman" w:hAnsi="Times New Roman"/>
            <w:sz w:val="26"/>
            <w:szCs w:val="26"/>
            <w:rPrChange w:id="4936" w:author="The Si Tran" w:date="2012-12-06T22:21:00Z">
              <w:rPr/>
            </w:rPrChange>
          </w:rPr>
          <w:t xml:space="preserve">Mô hình </w:t>
        </w:r>
      </w:ins>
      <w:ins w:id="4937" w:author="The Si Tran" w:date="2012-12-10T20:25:00Z">
        <w:r w:rsidR="00300B75">
          <w:rPr>
            <w:rFonts w:ascii="Times New Roman" w:hAnsi="Times New Roman"/>
            <w:sz w:val="26"/>
            <w:szCs w:val="26"/>
          </w:rPr>
          <w:t>S</w:t>
        </w:r>
      </w:ins>
      <w:ins w:id="4938" w:author="The Si Tran" w:date="2012-12-06T22:21:00Z">
        <w:r w:rsidRPr="00A96FA3">
          <w:rPr>
            <w:rFonts w:ascii="Times New Roman" w:hAnsi="Times New Roman"/>
            <w:sz w:val="26"/>
            <w:szCs w:val="26"/>
            <w:rPrChange w:id="4939"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4940" w:author="The Si Tran" w:date="2012-12-06T22:21:00Z">
              <w:rPr/>
            </w:rPrChange>
          </w:rPr>
          <w:t xml:space="preserve"> một chuỗi dữ liệu với một mô hình thích hợp: mô hình tự hồi quy AR(p), mô hình trung bình di động MA(q), mô hình kết hợp tự hồi quy và tru</w:t>
        </w:r>
      </w:ins>
      <w:ins w:id="4941" w:author="The Si Tran" w:date="2012-12-10T20:21:00Z">
        <w:r w:rsidR="00B405CA">
          <w:rPr>
            <w:rFonts w:ascii="Times New Roman" w:hAnsi="Times New Roman"/>
            <w:sz w:val="26"/>
            <w:szCs w:val="26"/>
          </w:rPr>
          <w:t>n</w:t>
        </w:r>
      </w:ins>
      <w:ins w:id="4942" w:author="The Si Tran" w:date="2012-12-06T22:21:00Z">
        <w:r w:rsidRPr="00A96FA3">
          <w:rPr>
            <w:rFonts w:ascii="Times New Roman" w:hAnsi="Times New Roman"/>
            <w:sz w:val="26"/>
            <w:szCs w:val="26"/>
            <w:rPrChange w:id="4943" w:author="The Si Tran" w:date="2012-12-06T22:21:00Z">
              <w:rPr/>
            </w:rPrChange>
          </w:rPr>
          <w:t xml:space="preserve">g bình di động ARMA(p,q). </w:t>
        </w:r>
      </w:ins>
      <w:ins w:id="4944" w:author="The Si Tran" w:date="2012-12-10T20:22:00Z">
        <w:r w:rsidR="00595FCB">
          <w:rPr>
            <w:rFonts w:ascii="Times New Roman" w:hAnsi="Times New Roman"/>
            <w:sz w:val="26"/>
            <w:szCs w:val="26"/>
          </w:rPr>
          <w:t>Tính chất của</w:t>
        </w:r>
      </w:ins>
      <w:ins w:id="4945" w:author="The Si Tran" w:date="2012-12-06T22:21:00Z">
        <w:r w:rsidRPr="00A96FA3">
          <w:rPr>
            <w:rFonts w:ascii="Times New Roman" w:hAnsi="Times New Roman"/>
            <w:sz w:val="26"/>
            <w:szCs w:val="26"/>
            <w:rPrChange w:id="4946" w:author="The Si Tran" w:date="2012-12-06T22:21:00Z">
              <w:rPr/>
            </w:rPrChange>
          </w:rPr>
          <w:t xml:space="preserve"> các hàm tương quan được chia ra làm 3 loại: giảm gián đoạn (abrupt decay), giảm theo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4947" w:author="The Si Tran" w:date="2012-12-06T22:21:00Z">
              <w:rPr/>
            </w:rPrChange>
          </w:rPr>
          <w:t>chậm. Tùy theo tính chất của ACFs và PACFs mà chuỗi dữ liệu được kết hợp với 1 mô hình khác nhau</w:t>
        </w:r>
      </w:ins>
      <w:ins w:id="4948" w:author="The Si Tran" w:date="2012-12-14T05:25:00Z">
        <w:r w:rsidR="00647C91">
          <w:rPr>
            <w:rFonts w:ascii="Times New Roman" w:hAnsi="Times New Roman"/>
            <w:sz w:val="26"/>
            <w:szCs w:val="26"/>
          </w:rPr>
          <w:t>:</w:t>
        </w:r>
      </w:ins>
    </w:p>
    <w:p w14:paraId="3BB4E4BD" w14:textId="77777777" w:rsidR="00A96FA3" w:rsidRPr="00A96FA3" w:rsidRDefault="00A96FA3">
      <w:pPr>
        <w:pStyle w:val="ListParagraph"/>
        <w:numPr>
          <w:ilvl w:val="0"/>
          <w:numId w:val="20"/>
        </w:numPr>
        <w:spacing w:line="360" w:lineRule="auto"/>
        <w:rPr>
          <w:ins w:id="4949" w:author="The Si Tran" w:date="2012-12-06T22:21:00Z"/>
          <w:rFonts w:ascii="Times New Roman" w:hAnsi="Times New Roman"/>
          <w:sz w:val="26"/>
          <w:szCs w:val="26"/>
          <w:rPrChange w:id="4950" w:author="The Si Tran" w:date="2012-12-06T22:21:00Z">
            <w:rPr>
              <w:ins w:id="4951" w:author="The Si Tran" w:date="2012-12-06T22:21:00Z"/>
            </w:rPr>
          </w:rPrChange>
        </w:rPr>
        <w:pPrChange w:id="4952" w:author="The Si Tran" w:date="2012-12-14T05:24:00Z">
          <w:pPr>
            <w:pStyle w:val="ListParagraph"/>
            <w:numPr>
              <w:numId w:val="18"/>
            </w:numPr>
            <w:ind w:hanging="360"/>
          </w:pPr>
        </w:pPrChange>
      </w:pPr>
      <w:ins w:id="4953" w:author="The Si Tran" w:date="2012-12-06T22:21:00Z">
        <w:r w:rsidRPr="00A96FA3">
          <w:rPr>
            <w:rFonts w:ascii="Times New Roman" w:hAnsi="Times New Roman"/>
            <w:sz w:val="26"/>
            <w:szCs w:val="26"/>
            <w:rPrChange w:id="4954"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rPr>
          <w:ins w:id="4955" w:author="The Si Tran" w:date="2012-12-06T22:21:00Z"/>
          <w:rFonts w:ascii="Times New Roman" w:hAnsi="Times New Roman"/>
          <w:sz w:val="26"/>
          <w:szCs w:val="26"/>
          <w:rPrChange w:id="4956" w:author="The Si Tran" w:date="2012-12-06T22:21:00Z">
            <w:rPr>
              <w:ins w:id="4957" w:author="The Si Tran" w:date="2012-12-06T22:21:00Z"/>
            </w:rPr>
          </w:rPrChange>
        </w:rPr>
        <w:pPrChange w:id="4958" w:author="The Si Tran" w:date="2012-12-14T05:24:00Z">
          <w:pPr>
            <w:pStyle w:val="ListParagraph"/>
            <w:numPr>
              <w:numId w:val="18"/>
            </w:numPr>
            <w:ind w:hanging="360"/>
          </w:pPr>
        </w:pPrChange>
      </w:pPr>
      <w:ins w:id="4959" w:author="The Si Tran" w:date="2012-12-06T22:21:00Z">
        <w:r w:rsidRPr="00A96FA3">
          <w:rPr>
            <w:rFonts w:ascii="Times New Roman" w:hAnsi="Times New Roman"/>
            <w:sz w:val="26"/>
            <w:szCs w:val="26"/>
            <w:rPrChange w:id="4960"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rPr>
          <w:ins w:id="4961" w:author="The Si Tran" w:date="2012-12-06T22:21:00Z"/>
          <w:rFonts w:ascii="Times New Roman" w:hAnsi="Times New Roman"/>
          <w:sz w:val="26"/>
          <w:szCs w:val="26"/>
          <w:rPrChange w:id="4962" w:author="The Si Tran" w:date="2012-12-06T22:21:00Z">
            <w:rPr>
              <w:ins w:id="4963" w:author="The Si Tran" w:date="2012-12-06T22:21:00Z"/>
            </w:rPr>
          </w:rPrChange>
        </w:rPr>
        <w:pPrChange w:id="4964" w:author="The Si Tran" w:date="2012-12-14T05:24:00Z">
          <w:pPr>
            <w:pStyle w:val="ListParagraph"/>
            <w:numPr>
              <w:numId w:val="18"/>
            </w:numPr>
            <w:ind w:hanging="360"/>
          </w:pPr>
        </w:pPrChange>
      </w:pPr>
      <w:ins w:id="4965" w:author="The Si Tran" w:date="2012-12-06T22:21:00Z">
        <w:r w:rsidRPr="00A96FA3">
          <w:rPr>
            <w:rFonts w:ascii="Times New Roman" w:hAnsi="Times New Roman"/>
            <w:sz w:val="26"/>
            <w:szCs w:val="26"/>
            <w:rPrChange w:id="4966"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pPr>
        <w:pStyle w:val="ListParagraph"/>
        <w:spacing w:line="360" w:lineRule="auto"/>
        <w:ind w:firstLine="0"/>
        <w:rPr>
          <w:ins w:id="4967" w:author="The Si Tran" w:date="2012-12-14T05:25:00Z"/>
          <w:rFonts w:ascii="Times New Roman" w:hAnsi="Times New Roman"/>
          <w:sz w:val="26"/>
          <w:szCs w:val="26"/>
        </w:rPr>
        <w:pPrChange w:id="4968" w:author="The Si Tran" w:date="2012-12-14T05:24:00Z">
          <w:pPr>
            <w:pStyle w:val="ListParagraph"/>
            <w:numPr>
              <w:numId w:val="18"/>
            </w:numPr>
            <w:ind w:hanging="360"/>
          </w:pPr>
        </w:pPrChange>
      </w:pPr>
      <w:ins w:id="4969" w:author="The Si Tran" w:date="2012-12-06T22:21:00Z">
        <w:r w:rsidRPr="00A96FA3">
          <w:rPr>
            <w:rFonts w:ascii="Times New Roman" w:hAnsi="Times New Roman"/>
            <w:sz w:val="26"/>
            <w:szCs w:val="26"/>
            <w:rPrChange w:id="4970"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647C91" w:rsidRDefault="00647C91">
      <w:pPr>
        <w:pStyle w:val="Bang"/>
        <w:rPr>
          <w:ins w:id="4971" w:author="The Si Tran" w:date="2012-12-06T22:22:00Z"/>
          <w:rPrChange w:id="4972" w:author="The Si Tran" w:date="2012-12-14T05:26:00Z">
            <w:rPr>
              <w:ins w:id="4973" w:author="The Si Tran" w:date="2012-12-06T22:22:00Z"/>
            </w:rPr>
          </w:rPrChange>
        </w:rPr>
        <w:pPrChange w:id="4974" w:author="The Si Tran" w:date="2012-12-14T05:26:00Z">
          <w:pPr>
            <w:pStyle w:val="ListParagraph"/>
            <w:numPr>
              <w:numId w:val="18"/>
            </w:numPr>
            <w:ind w:hanging="360"/>
          </w:pPr>
        </w:pPrChange>
      </w:pPr>
      <w:bookmarkStart w:id="4975" w:name="_Toc343415625"/>
      <w:ins w:id="4976" w:author="The Si Tran" w:date="2012-12-14T05:25:00Z">
        <w:r w:rsidRPr="00647C91">
          <w:rPr>
            <w:b/>
            <w:rPrChange w:id="4977" w:author="The Si Tran" w:date="2012-12-14T05:26:00Z">
              <w:rPr/>
            </w:rPrChange>
          </w:rPr>
          <w:t>Bảng 3.1:</w:t>
        </w:r>
        <w:r w:rsidRPr="00097101">
          <w:t xml:space="preserve"> Tính ch</w:t>
        </w:r>
        <w:r w:rsidRPr="00E231FB">
          <w:t>ấ</w:t>
        </w:r>
        <w:r w:rsidRPr="00647C91">
          <w:rPr>
            <w:rPrChange w:id="4978" w:author="The Si Tran" w:date="2012-12-14T05:26:00Z">
              <w:rPr/>
            </w:rPrChange>
          </w:rPr>
          <w:t>t của ACFs và PACFs</w:t>
        </w:r>
      </w:ins>
      <w:bookmarkEnd w:id="4975"/>
    </w:p>
    <w:tbl>
      <w:tblPr>
        <w:tblStyle w:val="TableGrid"/>
        <w:tblW w:w="8522" w:type="dxa"/>
        <w:tblInd w:w="828" w:type="dxa"/>
        <w:tblLayout w:type="fixed"/>
        <w:tblLook w:val="04A0" w:firstRow="1" w:lastRow="0" w:firstColumn="1" w:lastColumn="0" w:noHBand="0" w:noVBand="1"/>
        <w:tblPrChange w:id="4979"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4980">
          <w:tblGrid>
            <w:gridCol w:w="1495"/>
            <w:gridCol w:w="3155"/>
            <w:gridCol w:w="3476"/>
          </w:tblGrid>
        </w:tblGridChange>
      </w:tblGrid>
      <w:tr w:rsidR="00A96FA3" w14:paraId="2282D094" w14:textId="77777777" w:rsidTr="00B0605D">
        <w:trPr>
          <w:ins w:id="4981" w:author="The Si Tran" w:date="2012-12-06T22:22:00Z"/>
        </w:trPr>
        <w:tc>
          <w:tcPr>
            <w:tcW w:w="1980" w:type="dxa"/>
            <w:tcPrChange w:id="4982" w:author="The Si Tran" w:date="2012-12-16T08:10:00Z">
              <w:tcPr>
                <w:tcW w:w="1495" w:type="dxa"/>
              </w:tcPr>
            </w:tcPrChange>
          </w:tcPr>
          <w:p w14:paraId="639CC8A0" w14:textId="77777777" w:rsidR="00A96FA3" w:rsidRPr="00B0605D" w:rsidRDefault="00A96FA3" w:rsidP="00AC1C82">
            <w:pPr>
              <w:rPr>
                <w:ins w:id="4983" w:author="The Si Tran" w:date="2012-12-06T22:22:00Z"/>
                <w:szCs w:val="26"/>
              </w:rPr>
            </w:pPr>
            <w:ins w:id="4984" w:author="The Si Tran" w:date="2012-12-06T22:22:00Z">
              <w:r w:rsidRPr="00B0605D">
                <w:rPr>
                  <w:szCs w:val="26"/>
                </w:rPr>
                <w:t>Process</w:t>
              </w:r>
            </w:ins>
          </w:p>
        </w:tc>
        <w:tc>
          <w:tcPr>
            <w:tcW w:w="3066" w:type="dxa"/>
            <w:tcPrChange w:id="4985" w:author="The Si Tran" w:date="2012-12-16T08:10:00Z">
              <w:tcPr>
                <w:tcW w:w="3258" w:type="dxa"/>
              </w:tcPr>
            </w:tcPrChange>
          </w:tcPr>
          <w:p w14:paraId="10C9803D" w14:textId="77777777" w:rsidR="00A96FA3" w:rsidRPr="00B0605D" w:rsidRDefault="00A96FA3" w:rsidP="00AC1C82">
            <w:pPr>
              <w:jc w:val="center"/>
              <w:rPr>
                <w:ins w:id="4986" w:author="The Si Tran" w:date="2012-12-06T22:22:00Z"/>
                <w:szCs w:val="26"/>
              </w:rPr>
            </w:pPr>
            <w:ins w:id="4987" w:author="The Si Tran" w:date="2012-12-06T22:22:00Z">
              <w:r w:rsidRPr="00B0605D">
                <w:rPr>
                  <w:szCs w:val="26"/>
                </w:rPr>
                <w:t>ACF</w:t>
              </w:r>
            </w:ins>
          </w:p>
        </w:tc>
        <w:tc>
          <w:tcPr>
            <w:tcW w:w="3476" w:type="dxa"/>
            <w:tcPrChange w:id="4988" w:author="The Si Tran" w:date="2012-12-16T08:10:00Z">
              <w:tcPr>
                <w:tcW w:w="3599" w:type="dxa"/>
              </w:tcPr>
            </w:tcPrChange>
          </w:tcPr>
          <w:p w14:paraId="1D495D08" w14:textId="77777777" w:rsidR="00A96FA3" w:rsidRPr="00B0605D" w:rsidRDefault="00A96FA3" w:rsidP="00AC1C82">
            <w:pPr>
              <w:jc w:val="center"/>
              <w:rPr>
                <w:ins w:id="4989" w:author="The Si Tran" w:date="2012-12-06T22:22:00Z"/>
                <w:szCs w:val="26"/>
              </w:rPr>
            </w:pPr>
            <w:ins w:id="4990" w:author="The Si Tran" w:date="2012-12-06T22:22:00Z">
              <w:r w:rsidRPr="00B0605D">
                <w:rPr>
                  <w:szCs w:val="26"/>
                </w:rPr>
                <w:t>PACF</w:t>
              </w:r>
            </w:ins>
          </w:p>
        </w:tc>
      </w:tr>
      <w:tr w:rsidR="00A96FA3" w14:paraId="272A9C2D" w14:textId="77777777" w:rsidTr="00B0605D">
        <w:trPr>
          <w:ins w:id="4991" w:author="The Si Tran" w:date="2012-12-06T22:22:00Z"/>
        </w:trPr>
        <w:tc>
          <w:tcPr>
            <w:tcW w:w="1980" w:type="dxa"/>
            <w:tcPrChange w:id="4992" w:author="The Si Tran" w:date="2012-12-16T08:10:00Z">
              <w:tcPr>
                <w:tcW w:w="1495" w:type="dxa"/>
              </w:tcPr>
            </w:tcPrChange>
          </w:tcPr>
          <w:p w14:paraId="0F887AFC" w14:textId="77777777" w:rsidR="00A96FA3" w:rsidRPr="00B0605D" w:rsidRDefault="00A96FA3" w:rsidP="00097101">
            <w:pPr>
              <w:jc w:val="left"/>
              <w:rPr>
                <w:ins w:id="4993" w:author="The Si Tran" w:date="2012-12-06T22:22:00Z"/>
                <w:szCs w:val="26"/>
              </w:rPr>
            </w:pPr>
            <w:ins w:id="4994" w:author="The Si Tran" w:date="2012-12-06T22:22:00Z">
              <w:r w:rsidRPr="00B0605D">
                <w:rPr>
                  <w:szCs w:val="26"/>
                </w:rPr>
                <w:t>AR(p)</w:t>
              </w:r>
            </w:ins>
          </w:p>
        </w:tc>
        <w:tc>
          <w:tcPr>
            <w:tcW w:w="3066" w:type="dxa"/>
            <w:tcPrChange w:id="4995" w:author="The Si Tran" w:date="2012-12-16T08:10:00Z">
              <w:tcPr>
                <w:tcW w:w="3258" w:type="dxa"/>
              </w:tcPr>
            </w:tcPrChange>
          </w:tcPr>
          <w:p w14:paraId="01E2D863" w14:textId="77777777" w:rsidR="00A96FA3" w:rsidRPr="00B0605D" w:rsidRDefault="00A96FA3" w:rsidP="00E231FB">
            <w:pPr>
              <w:spacing w:line="240" w:lineRule="auto"/>
              <w:jc w:val="left"/>
              <w:rPr>
                <w:ins w:id="4996" w:author="The Si Tran" w:date="2012-12-06T22:22:00Z"/>
                <w:szCs w:val="26"/>
              </w:rPr>
            </w:pPr>
            <w:ins w:id="4997" w:author="The Si Tran" w:date="2012-12-06T22:22:00Z">
              <w:r w:rsidRPr="00B0605D">
                <w:rPr>
                  <w:szCs w:val="26"/>
                </w:rPr>
                <w:t>Exponential or sinusoidal decay to zero</w:t>
              </w:r>
            </w:ins>
          </w:p>
        </w:tc>
        <w:tc>
          <w:tcPr>
            <w:tcW w:w="3476" w:type="dxa"/>
            <w:tcPrChange w:id="4998" w:author="The Si Tran" w:date="2012-12-16T08:10:00Z">
              <w:tcPr>
                <w:tcW w:w="3599" w:type="dxa"/>
              </w:tcPr>
            </w:tcPrChange>
          </w:tcPr>
          <w:p w14:paraId="76940256" w14:textId="77777777" w:rsidR="00A96FA3" w:rsidRPr="00B0605D" w:rsidRDefault="00A96FA3">
            <w:pPr>
              <w:spacing w:line="240" w:lineRule="auto"/>
              <w:jc w:val="left"/>
              <w:rPr>
                <w:ins w:id="4999" w:author="The Si Tran" w:date="2012-12-06T22:22:00Z"/>
                <w:szCs w:val="26"/>
              </w:rPr>
              <w:pPrChange w:id="5000" w:author="The Si Tran" w:date="2012-12-10T20:25:00Z">
                <w:pPr/>
              </w:pPrChange>
            </w:pPr>
            <w:ins w:id="5001" w:author="The Si Tran" w:date="2012-12-06T22:22:00Z">
              <w:r w:rsidRPr="00B0605D">
                <w:rPr>
                  <w:szCs w:val="26"/>
                </w:rPr>
                <w:t>Spikes cut off to zero after lag p</w:t>
              </w:r>
            </w:ins>
          </w:p>
        </w:tc>
      </w:tr>
      <w:tr w:rsidR="00A96FA3" w14:paraId="5DD9E805" w14:textId="77777777" w:rsidTr="00B0605D">
        <w:trPr>
          <w:ins w:id="5002" w:author="The Si Tran" w:date="2012-12-06T22:22:00Z"/>
        </w:trPr>
        <w:tc>
          <w:tcPr>
            <w:tcW w:w="1980" w:type="dxa"/>
            <w:tcPrChange w:id="5003" w:author="The Si Tran" w:date="2012-12-16T08:10:00Z">
              <w:tcPr>
                <w:tcW w:w="1495" w:type="dxa"/>
              </w:tcPr>
            </w:tcPrChange>
          </w:tcPr>
          <w:p w14:paraId="28B6295D" w14:textId="77777777" w:rsidR="00A96FA3" w:rsidRPr="00B0605D" w:rsidRDefault="00A96FA3" w:rsidP="00AC1C82">
            <w:pPr>
              <w:rPr>
                <w:ins w:id="5004" w:author="The Si Tran" w:date="2012-12-06T22:22:00Z"/>
                <w:szCs w:val="26"/>
              </w:rPr>
            </w:pPr>
            <w:ins w:id="5005" w:author="The Si Tran" w:date="2012-12-06T22:22:00Z">
              <w:r w:rsidRPr="00B0605D">
                <w:rPr>
                  <w:szCs w:val="26"/>
                </w:rPr>
                <w:t>MA(q)</w:t>
              </w:r>
            </w:ins>
          </w:p>
        </w:tc>
        <w:tc>
          <w:tcPr>
            <w:tcW w:w="3066" w:type="dxa"/>
            <w:tcPrChange w:id="5006" w:author="The Si Tran" w:date="2012-12-16T08:10:00Z">
              <w:tcPr>
                <w:tcW w:w="3258" w:type="dxa"/>
              </w:tcPr>
            </w:tcPrChange>
          </w:tcPr>
          <w:p w14:paraId="6F5DA568" w14:textId="77777777" w:rsidR="00A96FA3" w:rsidRPr="00B0605D" w:rsidRDefault="00A96FA3" w:rsidP="00097101">
            <w:pPr>
              <w:spacing w:line="240" w:lineRule="auto"/>
              <w:jc w:val="left"/>
              <w:rPr>
                <w:ins w:id="5007" w:author="The Si Tran" w:date="2012-12-06T22:22:00Z"/>
                <w:szCs w:val="26"/>
              </w:rPr>
            </w:pPr>
            <w:ins w:id="5008" w:author="The Si Tran" w:date="2012-12-06T22:22:00Z">
              <w:r w:rsidRPr="00B0605D">
                <w:rPr>
                  <w:szCs w:val="26"/>
                </w:rPr>
                <w:t>Spikes cut off to zero after lag q</w:t>
              </w:r>
            </w:ins>
          </w:p>
        </w:tc>
        <w:tc>
          <w:tcPr>
            <w:tcW w:w="3476" w:type="dxa"/>
            <w:tcPrChange w:id="5009" w:author="The Si Tran" w:date="2012-12-16T08:10:00Z">
              <w:tcPr>
                <w:tcW w:w="3599" w:type="dxa"/>
              </w:tcPr>
            </w:tcPrChange>
          </w:tcPr>
          <w:p w14:paraId="769F71B3" w14:textId="77777777" w:rsidR="00A96FA3" w:rsidRPr="00B0605D" w:rsidRDefault="00A96FA3" w:rsidP="00E231FB">
            <w:pPr>
              <w:spacing w:line="240" w:lineRule="auto"/>
              <w:jc w:val="left"/>
              <w:rPr>
                <w:ins w:id="5010" w:author="The Si Tran" w:date="2012-12-06T22:22:00Z"/>
                <w:szCs w:val="26"/>
              </w:rPr>
            </w:pPr>
            <w:ins w:id="5011" w:author="The Si Tran" w:date="2012-12-06T22:22:00Z">
              <w:r w:rsidRPr="00B0605D">
                <w:rPr>
                  <w:szCs w:val="26"/>
                </w:rPr>
                <w:t>Exponential or sinusoidal decay to zero</w:t>
              </w:r>
            </w:ins>
          </w:p>
        </w:tc>
      </w:tr>
      <w:tr w:rsidR="00A96FA3" w14:paraId="49EFEA72" w14:textId="77777777" w:rsidTr="00B0605D">
        <w:trPr>
          <w:ins w:id="5012" w:author="The Si Tran" w:date="2012-12-06T22:22:00Z"/>
        </w:trPr>
        <w:tc>
          <w:tcPr>
            <w:tcW w:w="1980" w:type="dxa"/>
            <w:tcPrChange w:id="5013" w:author="The Si Tran" w:date="2012-12-16T08:10:00Z">
              <w:tcPr>
                <w:tcW w:w="1495" w:type="dxa"/>
              </w:tcPr>
            </w:tcPrChange>
          </w:tcPr>
          <w:p w14:paraId="0BA6FBBC" w14:textId="77777777" w:rsidR="00A96FA3" w:rsidRPr="00B0605D" w:rsidRDefault="00A96FA3" w:rsidP="00AC1C82">
            <w:pPr>
              <w:rPr>
                <w:ins w:id="5014" w:author="The Si Tran" w:date="2012-12-06T22:22:00Z"/>
                <w:szCs w:val="26"/>
              </w:rPr>
            </w:pPr>
            <w:ins w:id="5015" w:author="The Si Tran" w:date="2012-12-06T22:22:00Z">
              <w:r w:rsidRPr="00B0605D">
                <w:rPr>
                  <w:szCs w:val="26"/>
                </w:rPr>
                <w:t>ARMA(p,q)</w:t>
              </w:r>
            </w:ins>
          </w:p>
        </w:tc>
        <w:tc>
          <w:tcPr>
            <w:tcW w:w="3066" w:type="dxa"/>
            <w:tcPrChange w:id="5016" w:author="The Si Tran" w:date="2012-12-16T08:10:00Z">
              <w:tcPr>
                <w:tcW w:w="3258" w:type="dxa"/>
              </w:tcPr>
            </w:tcPrChange>
          </w:tcPr>
          <w:p w14:paraId="20140EB3" w14:textId="77777777" w:rsidR="00A96FA3" w:rsidRPr="00B0605D" w:rsidRDefault="00A96FA3" w:rsidP="00097101">
            <w:pPr>
              <w:spacing w:line="240" w:lineRule="auto"/>
              <w:jc w:val="left"/>
              <w:rPr>
                <w:ins w:id="5017" w:author="The Si Tran" w:date="2012-12-06T22:22:00Z"/>
                <w:szCs w:val="26"/>
              </w:rPr>
            </w:pPr>
            <w:ins w:id="5018" w:author="The Si Tran" w:date="2012-12-06T22:22:00Z">
              <w:r w:rsidRPr="00B0605D">
                <w:rPr>
                  <w:szCs w:val="26"/>
                </w:rPr>
                <w:t>Exponential or sinusoidal decay to zero</w:t>
              </w:r>
            </w:ins>
          </w:p>
        </w:tc>
        <w:tc>
          <w:tcPr>
            <w:tcW w:w="3476" w:type="dxa"/>
            <w:tcPrChange w:id="5019" w:author="The Si Tran" w:date="2012-12-16T08:10:00Z">
              <w:tcPr>
                <w:tcW w:w="3599" w:type="dxa"/>
              </w:tcPr>
            </w:tcPrChange>
          </w:tcPr>
          <w:p w14:paraId="3C84B3BB" w14:textId="77777777" w:rsidR="00A96FA3" w:rsidRPr="00B0605D" w:rsidRDefault="00A96FA3" w:rsidP="00E231FB">
            <w:pPr>
              <w:spacing w:line="240" w:lineRule="auto"/>
              <w:jc w:val="left"/>
              <w:rPr>
                <w:ins w:id="5020" w:author="The Si Tran" w:date="2012-12-06T22:22:00Z"/>
                <w:szCs w:val="26"/>
              </w:rPr>
            </w:pPr>
            <w:ins w:id="5021" w:author="The Si Tran" w:date="2012-12-06T22:22:00Z">
              <w:r w:rsidRPr="00B0605D">
                <w:rPr>
                  <w:szCs w:val="26"/>
                </w:rPr>
                <w:t>Exponential or sinusoidal decay to zero</w:t>
              </w:r>
            </w:ins>
          </w:p>
        </w:tc>
      </w:tr>
    </w:tbl>
    <w:p w14:paraId="1401E544" w14:textId="77777777" w:rsidR="00677EB9" w:rsidRDefault="00677EB9">
      <w:pPr>
        <w:pStyle w:val="ListParagraph"/>
        <w:ind w:left="1944"/>
        <w:rPr>
          <w:ins w:id="5022" w:author="The Si Tran" w:date="2012-12-07T19:19:00Z"/>
          <w:rFonts w:ascii="Times New Roman" w:hAnsi="Times New Roman"/>
          <w:sz w:val="26"/>
          <w:szCs w:val="26"/>
        </w:rPr>
        <w:pPrChange w:id="5023" w:author="The Si Tran" w:date="2012-12-07T19:19:00Z">
          <w:pPr>
            <w:pStyle w:val="ListParagraph"/>
            <w:ind w:left="1224"/>
          </w:pPr>
        </w:pPrChange>
      </w:pPr>
    </w:p>
    <w:p w14:paraId="27C530FB" w14:textId="77777777" w:rsidR="00677EB9" w:rsidRDefault="00677EB9">
      <w:pPr>
        <w:pStyle w:val="ListParagraph"/>
        <w:numPr>
          <w:ilvl w:val="0"/>
          <w:numId w:val="23"/>
        </w:numPr>
        <w:spacing w:line="360" w:lineRule="auto"/>
        <w:ind w:left="720"/>
        <w:rPr>
          <w:ins w:id="5024" w:author="The Si Tran" w:date="2012-12-07T19:19:00Z"/>
          <w:rFonts w:ascii="Times New Roman" w:hAnsi="Times New Roman"/>
          <w:sz w:val="26"/>
          <w:szCs w:val="26"/>
        </w:rPr>
        <w:pPrChange w:id="5025" w:author="The Si Tran" w:date="2012-12-14T05:24:00Z">
          <w:pPr>
            <w:pStyle w:val="ListParagraph"/>
            <w:ind w:left="1224"/>
          </w:pPr>
        </w:pPrChange>
      </w:pPr>
      <w:ins w:id="5026" w:author="The Si Tran" w:date="2012-12-07T19:19:00Z">
        <w:r>
          <w:rPr>
            <w:rFonts w:ascii="Times New Roman" w:hAnsi="Times New Roman"/>
            <w:sz w:val="26"/>
            <w:szCs w:val="26"/>
          </w:rPr>
          <w:t xml:space="preserve">Quá trình nhận dạng mô hình </w:t>
        </w:r>
      </w:ins>
      <w:ins w:id="5027" w:author="The Si Tran" w:date="2012-12-10T20:25:00Z">
        <w:r w:rsidR="00300B75">
          <w:rPr>
            <w:rFonts w:ascii="Times New Roman" w:hAnsi="Times New Roman"/>
            <w:sz w:val="26"/>
            <w:szCs w:val="26"/>
          </w:rPr>
          <w:t>S</w:t>
        </w:r>
      </w:ins>
      <w:ins w:id="5028" w:author="The Si Tran" w:date="2012-12-07T19:19:00Z">
        <w:r>
          <w:rPr>
            <w:rFonts w:ascii="Times New Roman" w:hAnsi="Times New Roman"/>
            <w:sz w:val="26"/>
            <w:szCs w:val="26"/>
          </w:rPr>
          <w:t>ARIMA bao gồm 4 giai đoạn chính</w:t>
        </w:r>
      </w:ins>
      <w:ins w:id="5029" w:author="The Si Tran" w:date="2012-12-10T20:25:00Z">
        <w:r w:rsidR="00206943">
          <w:rPr>
            <w:rFonts w:ascii="Times New Roman" w:hAnsi="Times New Roman"/>
            <w:sz w:val="26"/>
            <w:szCs w:val="26"/>
          </w:rPr>
          <w:t>:</w:t>
        </w:r>
      </w:ins>
    </w:p>
    <w:p w14:paraId="52F4C767" w14:textId="77777777" w:rsidR="00677EB9" w:rsidRDefault="00677EB9">
      <w:pPr>
        <w:pStyle w:val="ListParagraph"/>
        <w:spacing w:line="360" w:lineRule="auto"/>
        <w:ind w:left="1224"/>
        <w:rPr>
          <w:ins w:id="5030" w:author="The Si Tran" w:date="2012-12-07T19:19:00Z"/>
          <w:rFonts w:ascii="Times New Roman" w:hAnsi="Times New Roman"/>
          <w:sz w:val="26"/>
          <w:szCs w:val="26"/>
        </w:rPr>
        <w:pPrChange w:id="5031" w:author="The Si Tran" w:date="2012-12-14T05:24:00Z">
          <w:pPr>
            <w:pStyle w:val="ListParagraph"/>
            <w:ind w:left="1224"/>
          </w:pPr>
        </w:pPrChange>
      </w:pPr>
    </w:p>
    <w:p w14:paraId="1392996E" w14:textId="77777777" w:rsidR="00677EB9" w:rsidRDefault="00677EB9">
      <w:pPr>
        <w:pStyle w:val="ListParagraph"/>
        <w:numPr>
          <w:ilvl w:val="0"/>
          <w:numId w:val="24"/>
        </w:numPr>
        <w:spacing w:line="360" w:lineRule="auto"/>
        <w:rPr>
          <w:ins w:id="5032" w:author="The Si Tran" w:date="2012-12-07T19:19:00Z"/>
          <w:rFonts w:ascii="Times New Roman" w:hAnsi="Times New Roman"/>
          <w:sz w:val="26"/>
          <w:szCs w:val="26"/>
        </w:rPr>
        <w:pPrChange w:id="5033" w:author="The Si Tran" w:date="2012-12-14T05:24:00Z">
          <w:pPr>
            <w:pStyle w:val="ListParagraph"/>
            <w:numPr>
              <w:numId w:val="18"/>
            </w:numPr>
            <w:ind w:hanging="360"/>
          </w:pPr>
        </w:pPrChange>
      </w:pPr>
      <w:ins w:id="5034" w:author="The Si Tran" w:date="2012-12-07T19:19:00Z">
        <w:r>
          <w:rPr>
            <w:rFonts w:ascii="Times New Roman" w:hAnsi="Times New Roman"/>
            <w:sz w:val="26"/>
            <w:szCs w:val="26"/>
          </w:rPr>
          <w:lastRenderedPageBreak/>
          <w:t>Xác định bậc lấy hiệu d để loại bỏ tính xu hướng trong chuỗi dữ liệu. Nếu ACF</w:t>
        </w:r>
      </w:ins>
      <w:ins w:id="5035" w:author="The Si Tran" w:date="2012-12-10T20:26:00Z">
        <w:r w:rsidR="008F4A34">
          <w:rPr>
            <w:rFonts w:ascii="Times New Roman" w:hAnsi="Times New Roman"/>
            <w:sz w:val="26"/>
            <w:szCs w:val="26"/>
          </w:rPr>
          <w:t>s</w:t>
        </w:r>
      </w:ins>
      <w:ins w:id="5036"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037" w:author="The Si Tran" w:date="2012-12-10T20:26:00Z">
        <w:r w:rsidR="00087FFE">
          <w:rPr>
            <w:rFonts w:ascii="Times New Roman" w:hAnsi="Times New Roman"/>
            <w:sz w:val="26"/>
            <w:szCs w:val="26"/>
          </w:rPr>
          <w:t>s</w:t>
        </w:r>
      </w:ins>
      <w:ins w:id="5038"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5039" w:author="The Si Tran" w:date="2012-12-10T20:26:00Z">
        <w:r w:rsidR="00087FFE">
          <w:rPr>
            <w:rFonts w:ascii="Times New Roman" w:hAnsi="Times New Roman"/>
            <w:sz w:val="26"/>
            <w:szCs w:val="26"/>
          </w:rPr>
          <w:t>s</w:t>
        </w:r>
      </w:ins>
      <w:ins w:id="5040"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041" w:author="The Si Tran" w:date="2012-12-07T19:22:00Z"/>
          <w:rFonts w:ascii="Times New Roman" w:hAnsi="Times New Roman"/>
          <w:sz w:val="26"/>
          <w:szCs w:val="26"/>
        </w:rPr>
        <w:pPrChange w:id="5042" w:author="The Si Tran" w:date="2012-12-14T05:24:00Z">
          <w:pPr>
            <w:pStyle w:val="ListParagraph"/>
            <w:numPr>
              <w:numId w:val="18"/>
            </w:numPr>
            <w:ind w:hanging="360"/>
          </w:pPr>
        </w:pPrChange>
      </w:pPr>
      <w:ins w:id="5043"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5044" w:author="The Si Tran" w:date="2012-12-10T20:27:00Z">
        <w:r w:rsidR="00087FFE">
          <w:rPr>
            <w:rFonts w:ascii="Times New Roman" w:hAnsi="Times New Roman"/>
            <w:sz w:val="26"/>
            <w:szCs w:val="26"/>
          </w:rPr>
          <w:t xml:space="preserve"> Với các chuỗi dữ liệu thường gặp chỉ qua 1 lần lấy hiệu </w:t>
        </w:r>
      </w:ins>
      <w:ins w:id="5045"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046" w:author="The Si Tran" w:date="2012-12-07T19:22:00Z"/>
          <w:rFonts w:ascii="Times New Roman" w:hAnsi="Times New Roman"/>
          <w:sz w:val="26"/>
          <w:szCs w:val="26"/>
        </w:rPr>
        <w:pPrChange w:id="5047" w:author="The Si Tran" w:date="2012-12-14T05:24:00Z">
          <w:pPr>
            <w:pStyle w:val="ListParagraph"/>
            <w:ind w:left="1728"/>
          </w:pPr>
        </w:pPrChange>
      </w:pPr>
      <w:ins w:id="5048"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049" w:author="The Si Tran" w:date="2012-12-07T19:22:00Z"/>
          <w:rFonts w:ascii="Times New Roman" w:hAnsi="Times New Roman"/>
          <w:sz w:val="26"/>
          <w:szCs w:val="26"/>
        </w:rPr>
        <w:pPrChange w:id="5050" w:author="The Si Tran" w:date="2012-12-14T05:24:00Z">
          <w:pPr>
            <w:pStyle w:val="ListParagraph"/>
            <w:numPr>
              <w:numId w:val="25"/>
            </w:numPr>
            <w:ind w:left="2448" w:hanging="360"/>
          </w:pPr>
        </w:pPrChange>
      </w:pPr>
      <w:ins w:id="5051"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052" w:author="The Si Tran" w:date="2012-12-07T19:22:00Z"/>
          <w:rFonts w:ascii="Times New Roman" w:hAnsi="Times New Roman"/>
          <w:sz w:val="26"/>
          <w:szCs w:val="26"/>
        </w:rPr>
        <w:pPrChange w:id="5053" w:author="The Si Tran" w:date="2012-12-14T05:24:00Z">
          <w:pPr>
            <w:pStyle w:val="ListParagraph"/>
            <w:numPr>
              <w:numId w:val="25"/>
            </w:numPr>
            <w:ind w:left="2448" w:hanging="360"/>
          </w:pPr>
        </w:pPrChange>
      </w:pPr>
      <w:ins w:id="5054"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055"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056" w:author="The Si Tran" w:date="2012-12-07T19:19:00Z"/>
          <w:rFonts w:ascii="Times New Roman" w:hAnsi="Times New Roman"/>
          <w:sz w:val="26"/>
          <w:szCs w:val="26"/>
        </w:rPr>
        <w:pPrChange w:id="5057" w:author="The Si Tran" w:date="2012-12-14T05:24:00Z">
          <w:pPr>
            <w:pStyle w:val="ListParagraph"/>
            <w:numPr>
              <w:numId w:val="18"/>
            </w:numPr>
            <w:ind w:hanging="360"/>
          </w:pPr>
        </w:pPrChange>
      </w:pPr>
      <w:ins w:id="5058"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pPr>
        <w:pStyle w:val="ListParagraph"/>
        <w:numPr>
          <w:ilvl w:val="0"/>
          <w:numId w:val="24"/>
        </w:numPr>
        <w:spacing w:line="360" w:lineRule="auto"/>
        <w:rPr>
          <w:ins w:id="5059" w:author="The Si Tran" w:date="2012-12-07T21:34:00Z"/>
          <w:rFonts w:ascii="Times New Roman" w:hAnsi="Times New Roman"/>
          <w:sz w:val="26"/>
          <w:szCs w:val="26"/>
        </w:rPr>
        <w:pPrChange w:id="5060" w:author="The Si Tran" w:date="2012-12-14T05:24:00Z">
          <w:pPr>
            <w:pStyle w:val="ListParagraph"/>
            <w:ind w:left="792"/>
          </w:pPr>
        </w:pPrChange>
      </w:pPr>
      <w:ins w:id="5061" w:author="The Si Tran" w:date="2012-12-07T19:19:00Z">
        <w:r>
          <w:rPr>
            <w:rFonts w:ascii="Times New Roman" w:hAnsi="Times New Roman"/>
            <w:sz w:val="26"/>
            <w:szCs w:val="26"/>
          </w:rPr>
          <w:t>Xác định mô hình cho thành phần thường: trong chuỗi dữ liệu được biến đổi, ta phân tích ACF</w:t>
        </w:r>
      </w:ins>
      <w:ins w:id="5062" w:author="The Si Tran" w:date="2012-12-07T21:27:00Z">
        <w:r w:rsidR="00F90733">
          <w:rPr>
            <w:rFonts w:ascii="Times New Roman" w:hAnsi="Times New Roman"/>
            <w:sz w:val="26"/>
            <w:szCs w:val="26"/>
          </w:rPr>
          <w:t>s</w:t>
        </w:r>
      </w:ins>
      <w:ins w:id="5063" w:author="The Si Tran" w:date="2012-12-07T19:19:00Z">
        <w:r>
          <w:rPr>
            <w:rFonts w:ascii="Times New Roman" w:hAnsi="Times New Roman"/>
            <w:sz w:val="26"/>
            <w:szCs w:val="26"/>
          </w:rPr>
          <w:t xml:space="preserve"> và PACF</w:t>
        </w:r>
      </w:ins>
      <w:ins w:id="5064" w:author="The Si Tran" w:date="2012-12-07T21:28:00Z">
        <w:r w:rsidR="00F90733">
          <w:rPr>
            <w:rFonts w:ascii="Times New Roman" w:hAnsi="Times New Roman"/>
            <w:sz w:val="26"/>
            <w:szCs w:val="26"/>
          </w:rPr>
          <w:t>s</w:t>
        </w:r>
      </w:ins>
      <w:ins w:id="5065"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066" w:author="The Si Tran" w:date="2012-12-07T21:28:00Z"/>
          <w:rFonts w:ascii="Times New Roman" w:hAnsi="Times New Roman"/>
          <w:sz w:val="26"/>
          <w:szCs w:val="26"/>
        </w:rPr>
        <w:pPrChange w:id="5067" w:author="The Si Tran" w:date="2012-12-14T05:24:00Z">
          <w:pPr>
            <w:pStyle w:val="ListParagraph"/>
            <w:ind w:left="792"/>
          </w:pPr>
        </w:pPrChange>
      </w:pPr>
      <w:ins w:id="5068" w:author="The Si Tran" w:date="2012-12-10T20:30:00Z">
        <w:r>
          <w:rPr>
            <w:rFonts w:ascii="Times New Roman" w:hAnsi="Times New Roman"/>
            <w:sz w:val="26"/>
            <w:szCs w:val="26"/>
          </w:rPr>
          <w:t>Như đề cập ở trên,</w:t>
        </w:r>
      </w:ins>
      <w:ins w:id="5069"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070" w:author="The Si Tran" w:date="2012-12-07T21:28:00Z"/>
          <w:rFonts w:ascii="Times New Roman" w:hAnsi="Times New Roman"/>
          <w:sz w:val="26"/>
          <w:szCs w:val="26"/>
        </w:rPr>
        <w:pPrChange w:id="5071" w:author="The Si Tran" w:date="2012-12-14T05:24:00Z">
          <w:pPr>
            <w:pStyle w:val="ListParagraph"/>
            <w:numPr>
              <w:numId w:val="26"/>
            </w:numPr>
            <w:ind w:left="1512" w:hanging="360"/>
          </w:pPr>
        </w:pPrChange>
      </w:pPr>
      <w:ins w:id="5072" w:author="The Si Tran" w:date="2012-12-07T21:28:00Z">
        <w:r>
          <w:rPr>
            <w:rFonts w:ascii="Times New Roman" w:hAnsi="Times New Roman"/>
            <w:sz w:val="26"/>
            <w:szCs w:val="26"/>
          </w:rPr>
          <w:t xml:space="preserve">Giảm </w:t>
        </w:r>
      </w:ins>
      <w:ins w:id="5073" w:author="The Si Tran" w:date="2012-12-10T20:31:00Z">
        <w:r w:rsidR="00B261FB">
          <w:rPr>
            <w:rFonts w:ascii="Times New Roman" w:hAnsi="Times New Roman"/>
            <w:sz w:val="26"/>
            <w:szCs w:val="26"/>
          </w:rPr>
          <w:t>chậm</w:t>
        </w:r>
      </w:ins>
      <w:ins w:id="5074"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075" w:author="The Si Tran" w:date="2012-12-07T21:28:00Z"/>
          <w:rFonts w:ascii="Times New Roman" w:hAnsi="Times New Roman"/>
          <w:sz w:val="26"/>
          <w:szCs w:val="26"/>
        </w:rPr>
        <w:pPrChange w:id="5076" w:author="The Si Tran" w:date="2012-12-14T05:24:00Z">
          <w:pPr>
            <w:pStyle w:val="ListParagraph"/>
            <w:numPr>
              <w:numId w:val="26"/>
            </w:numPr>
            <w:ind w:left="1512" w:hanging="360"/>
          </w:pPr>
        </w:pPrChange>
      </w:pPr>
      <w:ins w:id="5077"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078" w:author="The Si Tran" w:date="2012-12-07T21:28:00Z"/>
          <w:rFonts w:ascii="Times New Roman" w:hAnsi="Times New Roman"/>
          <w:sz w:val="26"/>
          <w:szCs w:val="26"/>
        </w:rPr>
        <w:pPrChange w:id="5079" w:author="The Si Tran" w:date="2012-12-14T05:24:00Z">
          <w:pPr>
            <w:pStyle w:val="ListParagraph"/>
            <w:numPr>
              <w:numId w:val="26"/>
            </w:numPr>
            <w:ind w:left="1512" w:hanging="360"/>
          </w:pPr>
        </w:pPrChange>
      </w:pPr>
      <w:ins w:id="5080" w:author="The Si Tran" w:date="2012-12-07T21:28:00Z">
        <w:r>
          <w:rPr>
            <w:rFonts w:ascii="Times New Roman" w:hAnsi="Times New Roman"/>
            <w:sz w:val="26"/>
            <w:szCs w:val="26"/>
          </w:rPr>
          <w:t xml:space="preserve">Giảm </w:t>
        </w:r>
      </w:ins>
      <w:ins w:id="5081" w:author="The Si Tran" w:date="2012-12-10T20:31:00Z">
        <w:r w:rsidR="003A6C45">
          <w:rPr>
            <w:rFonts w:ascii="Times New Roman" w:hAnsi="Times New Roman"/>
            <w:sz w:val="26"/>
            <w:szCs w:val="26"/>
          </w:rPr>
          <w:t>gián đoạn</w:t>
        </w:r>
      </w:ins>
      <w:ins w:id="5082"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083" w:author="The Si Tran" w:date="2012-12-07T21:29:00Z"/>
          <w:rFonts w:ascii="Times New Roman" w:hAnsi="Times New Roman"/>
          <w:sz w:val="26"/>
          <w:szCs w:val="26"/>
        </w:rPr>
        <w:pPrChange w:id="5084" w:author="The Si Tran" w:date="2012-12-14T05:24:00Z">
          <w:pPr>
            <w:pStyle w:val="ListParagraph"/>
            <w:numPr>
              <w:numId w:val="18"/>
            </w:numPr>
            <w:ind w:hanging="360"/>
          </w:pPr>
        </w:pPrChange>
      </w:pPr>
      <w:ins w:id="5085" w:author="The Si Tran" w:date="2012-12-07T21:28:00Z">
        <w:r>
          <w:rPr>
            <w:rFonts w:ascii="Times New Roman" w:hAnsi="Times New Roman"/>
            <w:sz w:val="26"/>
            <w:szCs w:val="26"/>
          </w:rPr>
          <w:t>Bằng cách tính</w:t>
        </w:r>
      </w:ins>
      <w:ins w:id="5086"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087" w:author="The Si Tran" w:date="2012-12-10T20:31:00Z">
        <w:r w:rsidR="00223994">
          <w:rPr>
            <w:rFonts w:ascii="Times New Roman" w:hAnsi="Times New Roman"/>
            <w:sz w:val="26"/>
            <w:szCs w:val="26"/>
          </w:rPr>
          <w:t>ính</w:t>
        </w:r>
      </w:ins>
      <w:ins w:id="5088"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089" w:author="The Si Tran" w:date="2012-12-07T21:30:00Z"/>
          <w:rFonts w:ascii="Times New Roman" w:hAnsi="Times New Roman"/>
          <w:sz w:val="26"/>
          <w:szCs w:val="26"/>
        </w:rPr>
        <w:pPrChange w:id="5090" w:author="The Si Tran" w:date="2012-12-14T05:25:00Z">
          <w:pPr>
            <w:pStyle w:val="ListParagraph"/>
            <w:ind w:left="1224" w:firstLine="216"/>
          </w:pPr>
        </w:pPrChange>
      </w:pPr>
      <w:ins w:id="5091"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092" w:author="The Si Tran" w:date="2012-12-07T21:30:00Z"/>
          <w:rFonts w:ascii="Times New Roman" w:hAnsi="Times New Roman"/>
          <w:sz w:val="26"/>
          <w:szCs w:val="26"/>
        </w:rPr>
        <w:pPrChange w:id="5093" w:author="The Si Tran" w:date="2012-12-14T05:25:00Z">
          <w:pPr>
            <w:pStyle w:val="ListParagraph"/>
            <w:ind w:left="1224"/>
          </w:pPr>
        </w:pPrChange>
      </w:pPr>
      <w:ins w:id="5094" w:author="The Si Tran" w:date="2012-12-07T21:30:00Z">
        <w:r>
          <w:rPr>
            <w:rFonts w:ascii="Times New Roman" w:hAnsi="Times New Roman"/>
            <w:sz w:val="26"/>
            <w:szCs w:val="26"/>
          </w:rPr>
          <w:t>với M là số hệ số tương quan có ý nghĩa</w:t>
        </w:r>
      </w:ins>
      <w:ins w:id="5095"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096" w:author="The Si Tran" w:date="2012-12-07T21:30:00Z"/>
          <w:rFonts w:ascii="Times New Roman" w:hAnsi="Times New Roman"/>
          <w:sz w:val="26"/>
          <w:szCs w:val="26"/>
        </w:rPr>
        <w:pPrChange w:id="5097" w:author="The Si Tran" w:date="2012-12-14T05:25:00Z">
          <w:pPr>
            <w:pStyle w:val="ListParagraph"/>
            <w:ind w:left="1224"/>
          </w:pPr>
        </w:pPrChange>
      </w:pPr>
      <w:ins w:id="5098" w:author="The Si Tran" w:date="2012-12-07T21:30:00Z">
        <w:r>
          <w:rPr>
            <w:rFonts w:ascii="Times New Roman" w:hAnsi="Times New Roman"/>
            <w:sz w:val="26"/>
            <w:szCs w:val="26"/>
          </w:rPr>
          <w:t>Phương pháp xác định mô hình trong hệ số tương quan:</w:t>
        </w:r>
      </w:ins>
    </w:p>
    <w:p w14:paraId="43F13FFE" w14:textId="77777777" w:rsidR="00FC6FFD" w:rsidRDefault="00DB3CD0">
      <w:pPr>
        <w:pStyle w:val="ListParagraph"/>
        <w:ind w:left="1440" w:firstLine="0"/>
        <w:rPr>
          <w:ins w:id="5099" w:author="The Si Tran" w:date="2012-12-07T21:34:00Z"/>
          <w:rFonts w:ascii="Times New Roman" w:hAnsi="Times New Roman"/>
          <w:sz w:val="26"/>
          <w:szCs w:val="26"/>
        </w:rPr>
        <w:pPrChange w:id="5100" w:author="The Si Tran" w:date="2012-12-07T21:33:00Z">
          <w:pPr>
            <w:pStyle w:val="ListParagraph"/>
            <w:numPr>
              <w:numId w:val="18"/>
            </w:numPr>
            <w:ind w:hanging="360"/>
          </w:pPr>
        </w:pPrChange>
      </w:pPr>
      <w:ins w:id="5101" w:author="The Si Tran" w:date="2012-12-07T21:32:00Z">
        <w:r>
          <w:rPr>
            <w:rFonts w:ascii="Times New Roman" w:hAnsi="Times New Roman"/>
            <w:noProof/>
            <w:sz w:val="26"/>
            <w:szCs w:val="26"/>
            <w:rPrChange w:id="5102" w:author="Unknown">
              <w:rPr>
                <w:noProof/>
              </w:rPr>
            </w:rPrChange>
          </w:rPr>
          <w:lastRenderedPageBreak/>
          <mc:AlternateContent>
            <mc:Choice Requires="wpc">
              <w:drawing>
                <wp:inline distT="0" distB="0" distL="0" distR="0" wp14:anchorId="3B4373B8" wp14:editId="78BA0721">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6D615" w14:textId="77777777" w:rsidR="00537CF3" w:rsidRDefault="00537CF3" w:rsidP="00097101">
                                <w:pPr>
                                  <w:spacing w:line="240" w:lineRule="auto"/>
                                  <w:rPr>
                                    <w:szCs w:val="26"/>
                                  </w:rPr>
                                </w:pPr>
                                <w:ins w:id="5103" w:author="The Si Tran" w:date="2012-12-07T21:32:00Z">
                                  <w:r>
                                    <w:rPr>
                                      <w:szCs w:val="26"/>
                                    </w:rPr>
                                    <w:t>i</w:t>
                                  </w:r>
                                </w:ins>
                                <w:del w:id="5104"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10.05pt;height:13.4pt" o:ole="">
                                      <v:imagedata r:id="rId173" o:title=""/>
                                    </v:shape>
                                    <o:OLEObject Type="Embed" ProgID="Equation.DSMT4" ShapeID="_x0000_i1195" DrawAspect="Content" ObjectID="_1417159192" r:id="rId174"/>
                                  </w:object>
                                </w:r>
                                <w:r>
                                  <w:rPr>
                                    <w:szCs w:val="26"/>
                                  </w:rPr>
                                  <w:t xml:space="preserve"> &gt; 65%) </w:t>
                                </w:r>
                                <w:r>
                                  <w:rPr>
                                    <w:szCs w:val="26"/>
                                  </w:rPr>
                                  <w:tab/>
                                </w:r>
                                <w:r>
                                  <w:rPr>
                                    <w:szCs w:val="26"/>
                                  </w:rPr>
                                  <w:tab/>
                                  <w:t>then  pattern = abrupt cutoff</w:t>
                                </w:r>
                              </w:p>
                              <w:p w14:paraId="7A8FA14B" w14:textId="77777777" w:rsidR="00537CF3" w:rsidRDefault="00537CF3" w:rsidP="00E231FB">
                                <w:pPr>
                                  <w:spacing w:line="240" w:lineRule="auto"/>
                                  <w:rPr>
                                    <w:szCs w:val="26"/>
                                  </w:rPr>
                                </w:pPr>
                                <w:ins w:id="5105" w:author="The Si Tran" w:date="2012-12-07T21:32:00Z">
                                  <w:r>
                                    <w:rPr>
                                      <w:szCs w:val="26"/>
                                    </w:rPr>
                                    <w:t>e</w:t>
                                  </w:r>
                                </w:ins>
                                <w:del w:id="5106"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10.05pt;height:13.4pt" o:ole="">
                                      <v:imagedata r:id="rId175" o:title=""/>
                                    </v:shape>
                                    <o:OLEObject Type="Embed" ProgID="Equation.DSMT4" ShapeID="_x0000_i1196" DrawAspect="Content" ObjectID="_1417159193" r:id="rId176"/>
                                  </w:object>
                                </w:r>
                                <w:r>
                                  <w:rPr>
                                    <w:szCs w:val="26"/>
                                  </w:rPr>
                                  <w:t xml:space="preserve"> &lt; 10%)</w:t>
                                </w:r>
                                <w:r>
                                  <w:rPr>
                                    <w:szCs w:val="26"/>
                                  </w:rPr>
                                  <w:tab/>
                                  <w:t>then  pattern =</w:t>
                                </w:r>
                                <w:ins w:id="5107" w:author="The Si Tran" w:date="2012-12-07T21:32:00Z">
                                  <w:r>
                                    <w:rPr>
                                      <w:szCs w:val="26"/>
                                    </w:rPr>
                                    <w:t xml:space="preserve"> </w:t>
                                  </w:r>
                                </w:ins>
                                <w:r>
                                  <w:rPr>
                                    <w:szCs w:val="26"/>
                                  </w:rPr>
                                  <w:t>slow decay</w:t>
                                </w:r>
                              </w:p>
                              <w:p w14:paraId="732BA6E4" w14:textId="77777777" w:rsidR="00537CF3" w:rsidRPr="00B108D6" w:rsidRDefault="00537CF3">
                                <w:pPr>
                                  <w:spacing w:line="240" w:lineRule="auto"/>
                                  <w:rPr>
                                    <w:szCs w:val="26"/>
                                  </w:rPr>
                                  <w:pPrChange w:id="5108" w:author="The Si Tran" w:date="2012-12-07T21:32:00Z">
                                    <w:pPr/>
                                  </w:pPrChange>
                                </w:pPr>
                                <w:ins w:id="5109" w:author="The Si Tran" w:date="2012-12-07T21:32:00Z">
                                  <w:r>
                                    <w:rPr>
                                      <w:szCs w:val="26"/>
                                    </w:rPr>
                                    <w:t>e</w:t>
                                  </w:r>
                                </w:ins>
                                <w:del w:id="511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4373B8" id="Canvas 95" o:spid="_x0000_s1066"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M0e&#10;slDAAgAAOAYAAA4AAAAAAAAAAAAAAAAALgIAAGRycy9lMm9Eb2MueG1sUEsBAi0AFAAGAAgAAAAh&#10;AE0jbg7bAAAABQEAAA8AAAAAAAAAAAAAAAAAGgUAAGRycy9kb3ducmV2LnhtbFBLBQYAAAAABAAE&#10;APMAAAAiBgAAAAA=&#10;">
                  <v:shape id="_x0000_s1067" type="#_x0000_t75" style="position:absolute;width:41719;height:10972;visibility:visible;mso-wrap-style:square">
                    <v:fill o:detectmouseclick="t"/>
                    <v:path o:connecttype="none"/>
                  </v:shape>
                  <v:shape id="Text Box 94" o:spid="_x0000_s1068"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2A46D615" w14:textId="77777777" w:rsidR="00537CF3" w:rsidRDefault="00537CF3" w:rsidP="00097101">
                          <w:pPr>
                            <w:spacing w:line="240" w:lineRule="auto"/>
                            <w:rPr>
                              <w:szCs w:val="26"/>
                            </w:rPr>
                          </w:pPr>
                          <w:ins w:id="5111" w:author="The Si Tran" w:date="2012-12-07T21:32:00Z">
                            <w:r>
                              <w:rPr>
                                <w:szCs w:val="26"/>
                              </w:rPr>
                              <w:t>i</w:t>
                            </w:r>
                          </w:ins>
                          <w:del w:id="5112"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10.05pt;height:13.4pt" o:ole="">
                                <v:imagedata r:id="rId173" o:title=""/>
                              </v:shape>
                              <o:OLEObject Type="Embed" ProgID="Equation.DSMT4" ShapeID="_x0000_i1195" DrawAspect="Content" ObjectID="_1417159192" r:id="rId177"/>
                            </w:object>
                          </w:r>
                          <w:r>
                            <w:rPr>
                              <w:szCs w:val="26"/>
                            </w:rPr>
                            <w:t xml:space="preserve"> &gt; 65%) </w:t>
                          </w:r>
                          <w:r>
                            <w:rPr>
                              <w:szCs w:val="26"/>
                            </w:rPr>
                            <w:tab/>
                          </w:r>
                          <w:r>
                            <w:rPr>
                              <w:szCs w:val="26"/>
                            </w:rPr>
                            <w:tab/>
                            <w:t>then  pattern = abrupt cutoff</w:t>
                          </w:r>
                        </w:p>
                        <w:p w14:paraId="7A8FA14B" w14:textId="77777777" w:rsidR="00537CF3" w:rsidRDefault="00537CF3" w:rsidP="00E231FB">
                          <w:pPr>
                            <w:spacing w:line="240" w:lineRule="auto"/>
                            <w:rPr>
                              <w:szCs w:val="26"/>
                            </w:rPr>
                          </w:pPr>
                          <w:ins w:id="5113" w:author="The Si Tran" w:date="2012-12-07T21:32:00Z">
                            <w:r>
                              <w:rPr>
                                <w:szCs w:val="26"/>
                              </w:rPr>
                              <w:t>e</w:t>
                            </w:r>
                          </w:ins>
                          <w:del w:id="5114"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10.05pt;height:13.4pt" o:ole="">
                                <v:imagedata r:id="rId175" o:title=""/>
                              </v:shape>
                              <o:OLEObject Type="Embed" ProgID="Equation.DSMT4" ShapeID="_x0000_i1196" DrawAspect="Content" ObjectID="_1417159193" r:id="rId178"/>
                            </w:object>
                          </w:r>
                          <w:r>
                            <w:rPr>
                              <w:szCs w:val="26"/>
                            </w:rPr>
                            <w:t xml:space="preserve"> &lt; 10%)</w:t>
                          </w:r>
                          <w:r>
                            <w:rPr>
                              <w:szCs w:val="26"/>
                            </w:rPr>
                            <w:tab/>
                            <w:t>then  pattern =</w:t>
                          </w:r>
                          <w:ins w:id="5115" w:author="The Si Tran" w:date="2012-12-07T21:32:00Z">
                            <w:r>
                              <w:rPr>
                                <w:szCs w:val="26"/>
                              </w:rPr>
                              <w:t xml:space="preserve"> </w:t>
                            </w:r>
                          </w:ins>
                          <w:r>
                            <w:rPr>
                              <w:szCs w:val="26"/>
                            </w:rPr>
                            <w:t>slow decay</w:t>
                          </w:r>
                        </w:p>
                        <w:p w14:paraId="732BA6E4" w14:textId="77777777" w:rsidR="00537CF3" w:rsidRPr="00B108D6" w:rsidRDefault="00537CF3">
                          <w:pPr>
                            <w:spacing w:line="240" w:lineRule="auto"/>
                            <w:rPr>
                              <w:szCs w:val="26"/>
                            </w:rPr>
                            <w:pPrChange w:id="5116" w:author="The Si Tran" w:date="2012-12-07T21:32:00Z">
                              <w:pPr/>
                            </w:pPrChange>
                          </w:pPr>
                          <w:ins w:id="5117" w:author="The Si Tran" w:date="2012-12-07T21:32:00Z">
                            <w:r>
                              <w:rPr>
                                <w:szCs w:val="26"/>
                              </w:rPr>
                              <w:t>e</w:t>
                            </w:r>
                          </w:ins>
                          <w:del w:id="511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119" w:author="The Si Tran" w:date="2012-12-07T21:54:00Z"/>
          <w:rFonts w:ascii="Times New Roman" w:hAnsi="Times New Roman"/>
          <w:sz w:val="26"/>
          <w:szCs w:val="26"/>
        </w:rPr>
        <w:pPrChange w:id="5120" w:author="The Si Tran" w:date="2012-12-07T21:54:00Z">
          <w:pPr>
            <w:pStyle w:val="ListParagraph"/>
            <w:ind w:left="1224"/>
          </w:pPr>
        </w:pPrChange>
      </w:pPr>
      <w:ins w:id="5121"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122" w:author="The Si Tran" w:date="2012-12-07T19:19:00Z"/>
          <w:rFonts w:ascii="Times New Roman" w:hAnsi="Times New Roman"/>
          <w:sz w:val="26"/>
          <w:szCs w:val="26"/>
        </w:rPr>
        <w:pPrChange w:id="5123" w:author="The Si Tran" w:date="2012-12-07T21:34:00Z">
          <w:pPr>
            <w:pStyle w:val="ListParagraph"/>
            <w:numPr>
              <w:numId w:val="18"/>
            </w:numPr>
            <w:ind w:hanging="360"/>
          </w:pPr>
        </w:pPrChange>
      </w:pPr>
      <w:ins w:id="5124" w:author="The Si Tran" w:date="2012-12-07T21:54:00Z">
        <w:r>
          <w:rPr>
            <w:rFonts w:ascii="Times New Roman" w:hAnsi="Times New Roman"/>
            <w:noProof/>
            <w:sz w:val="26"/>
            <w:szCs w:val="26"/>
            <w:rPrChange w:id="5125" w:author="Unknown">
              <w:rPr>
                <w:noProof/>
              </w:rPr>
            </w:rPrChange>
          </w:rPr>
          <mc:AlternateContent>
            <mc:Choice Requires="wpc">
              <w:drawing>
                <wp:inline distT="0" distB="0" distL="0" distR="0" wp14:anchorId="17C388E2" wp14:editId="13B06810">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537CF3" w:rsidDel="00EC5752" w:rsidRDefault="00537CF3" w:rsidP="00097101">
                                <w:pPr>
                                  <w:spacing w:line="240" w:lineRule="auto"/>
                                  <w:jc w:val="left"/>
                                  <w:rPr>
                                    <w:del w:id="5126" w:author="The Si Tran" w:date="2012-12-07T21:54:00Z"/>
                                    <w:szCs w:val="26"/>
                                  </w:rPr>
                                </w:pPr>
                                <w:ins w:id="5127" w:author="The Si Tran" w:date="2012-12-07T21:55:00Z">
                                  <w:r>
                                    <w:rPr>
                                      <w:szCs w:val="26"/>
                                    </w:rPr>
                                    <w:t>i</w:t>
                                  </w:r>
                                </w:ins>
                                <w:del w:id="5128" w:author="The Si Tran" w:date="2012-12-07T21:55:00Z">
                                  <w:r w:rsidDel="00EC5752">
                                    <w:rPr>
                                      <w:szCs w:val="26"/>
                                    </w:rPr>
                                    <w:delText>I</w:delText>
                                  </w:r>
                                </w:del>
                                <w:r>
                                  <w:rPr>
                                    <w:szCs w:val="26"/>
                                  </w:rPr>
                                  <w:t>f (high frequencies exist in ACF or PACF)</w:t>
                                </w:r>
                                <w:ins w:id="5129" w:author="The Si Tran" w:date="2012-12-07T21:55:00Z">
                                  <w:r>
                                    <w:rPr>
                                      <w:szCs w:val="26"/>
                                    </w:rPr>
                                    <w:t xml:space="preserve"> {</w:t>
                                  </w:r>
                                </w:ins>
                              </w:p>
                              <w:p w14:paraId="503CA6A7" w14:textId="77777777" w:rsidR="00537CF3" w:rsidRDefault="00537CF3" w:rsidP="00E231FB">
                                <w:pPr>
                                  <w:spacing w:line="240" w:lineRule="auto"/>
                                  <w:jc w:val="left"/>
                                  <w:rPr>
                                    <w:szCs w:val="26"/>
                                  </w:rPr>
                                </w:pPr>
                                <w:del w:id="5130" w:author="The Si Tran" w:date="2012-12-07T21:54:00Z">
                                  <w:r w:rsidDel="00EC5752">
                                    <w:rPr>
                                      <w:szCs w:val="26"/>
                                    </w:rPr>
                                    <w:delText>{</w:delText>
                                  </w:r>
                                </w:del>
                              </w:p>
                              <w:p w14:paraId="41D22285" w14:textId="77777777" w:rsidR="00537CF3" w:rsidRDefault="00537CF3">
                                <w:pPr>
                                  <w:spacing w:line="240" w:lineRule="auto"/>
                                  <w:jc w:val="left"/>
                                  <w:rPr>
                                    <w:szCs w:val="26"/>
                                  </w:rPr>
                                  <w:pPrChange w:id="5131" w:author="The Si Tran" w:date="2012-12-07T21:55:00Z">
                                    <w:pPr/>
                                  </w:pPrChange>
                                </w:pPr>
                                <w:r>
                                  <w:rPr>
                                    <w:szCs w:val="26"/>
                                  </w:rPr>
                                  <w:tab/>
                                </w:r>
                                <w:ins w:id="5132" w:author="The Si Tran" w:date="2012-12-08T15:47:00Z">
                                  <w:r>
                                    <w:rPr>
                                      <w:szCs w:val="26"/>
                                    </w:rPr>
                                    <w:t>i</w:t>
                                  </w:r>
                                </w:ins>
                                <w:del w:id="513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537CF3" w:rsidRDefault="00537CF3">
                                <w:pPr>
                                  <w:spacing w:line="240" w:lineRule="auto"/>
                                  <w:jc w:val="left"/>
                                  <w:rPr>
                                    <w:szCs w:val="26"/>
                                  </w:rPr>
                                  <w:pPrChange w:id="5134" w:author="The Si Tran" w:date="2012-12-07T21:55:00Z">
                                    <w:pPr/>
                                  </w:pPrChange>
                                </w:pPr>
                                <w:r>
                                  <w:rPr>
                                    <w:szCs w:val="26"/>
                                  </w:rPr>
                                  <w:tab/>
                                </w:r>
                                <w:r>
                                  <w:rPr>
                                    <w:szCs w:val="26"/>
                                  </w:rPr>
                                  <w:tab/>
                                  <w:t>Model = pure MA(q)</w:t>
                                </w:r>
                                <w:r>
                                  <w:rPr>
                                    <w:szCs w:val="26"/>
                                  </w:rPr>
                                  <w:tab/>
                                </w:r>
                              </w:p>
                              <w:p w14:paraId="012CDC71" w14:textId="77777777" w:rsidR="00537CF3" w:rsidRDefault="00537CF3">
                                <w:pPr>
                                  <w:spacing w:line="240" w:lineRule="auto"/>
                                  <w:jc w:val="left"/>
                                  <w:rPr>
                                    <w:szCs w:val="26"/>
                                  </w:rPr>
                                  <w:pPrChange w:id="5135" w:author="The Si Tran" w:date="2012-12-07T21:55:00Z">
                                    <w:pPr/>
                                  </w:pPrChange>
                                </w:pPr>
                                <w:r>
                                  <w:rPr>
                                    <w:szCs w:val="26"/>
                                  </w:rPr>
                                  <w:tab/>
                                </w:r>
                                <w:ins w:id="5136" w:author="The Si Tran" w:date="2012-12-08T15:47:00Z">
                                  <w:r>
                                    <w:rPr>
                                      <w:szCs w:val="26"/>
                                    </w:rPr>
                                    <w:t>e</w:t>
                                  </w:r>
                                </w:ins>
                                <w:del w:id="513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537CF3" w:rsidRDefault="00537CF3">
                                <w:pPr>
                                  <w:spacing w:line="240" w:lineRule="auto"/>
                                  <w:jc w:val="left"/>
                                  <w:rPr>
                                    <w:szCs w:val="26"/>
                                  </w:rPr>
                                  <w:pPrChange w:id="5138" w:author="The Si Tran" w:date="2012-12-07T21:55:00Z">
                                    <w:pPr/>
                                  </w:pPrChange>
                                </w:pPr>
                                <w:r>
                                  <w:rPr>
                                    <w:szCs w:val="26"/>
                                  </w:rPr>
                                  <w:tab/>
                                </w:r>
                                <w:r>
                                  <w:rPr>
                                    <w:szCs w:val="26"/>
                                  </w:rPr>
                                  <w:tab/>
                                  <w:t>Model = pure AR(p)</w:t>
                                </w:r>
                              </w:p>
                              <w:p w14:paraId="0A5BF9CC" w14:textId="77777777" w:rsidR="00537CF3" w:rsidRDefault="00537CF3">
                                <w:pPr>
                                  <w:spacing w:line="240" w:lineRule="auto"/>
                                  <w:jc w:val="left"/>
                                  <w:rPr>
                                    <w:szCs w:val="26"/>
                                  </w:rPr>
                                  <w:pPrChange w:id="5139" w:author="The Si Tran" w:date="2012-12-07T21:55:00Z">
                                    <w:pPr/>
                                  </w:pPrChange>
                                </w:pPr>
                                <w:r>
                                  <w:rPr>
                                    <w:szCs w:val="26"/>
                                  </w:rPr>
                                  <w:tab/>
                                </w:r>
                                <w:ins w:id="5140" w:author="The Si Tran" w:date="2012-12-08T15:47:00Z">
                                  <w:r>
                                    <w:rPr>
                                      <w:szCs w:val="26"/>
                                    </w:rPr>
                                    <w:t>e</w:t>
                                  </w:r>
                                </w:ins>
                                <w:del w:id="5141"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537CF3" w:rsidDel="00EC5752" w:rsidRDefault="00537CF3">
                                <w:pPr>
                                  <w:spacing w:line="240" w:lineRule="auto"/>
                                  <w:jc w:val="left"/>
                                  <w:rPr>
                                    <w:del w:id="5142" w:author="The Si Tran" w:date="2012-12-07T21:54:00Z"/>
                                    <w:szCs w:val="26"/>
                                  </w:rPr>
                                  <w:pPrChange w:id="5143" w:author="The Si Tran" w:date="2012-12-07T21:55:00Z">
                                    <w:pPr/>
                                  </w:pPrChange>
                                </w:pPr>
                                <w:r>
                                  <w:rPr>
                                    <w:szCs w:val="26"/>
                                  </w:rPr>
                                  <w:tab/>
                                </w:r>
                                <w:r>
                                  <w:rPr>
                                    <w:szCs w:val="26"/>
                                  </w:rPr>
                                  <w:tab/>
                                  <w:t>Model = ARMA(p,q)</w:t>
                                </w:r>
                              </w:p>
                              <w:p w14:paraId="356E5661" w14:textId="77777777" w:rsidR="00537CF3" w:rsidRDefault="00537CF3">
                                <w:pPr>
                                  <w:spacing w:line="240" w:lineRule="auto"/>
                                  <w:jc w:val="left"/>
                                  <w:rPr>
                                    <w:ins w:id="5144" w:author="The Si Tran" w:date="2012-12-07T21:55:00Z"/>
                                    <w:szCs w:val="26"/>
                                  </w:rPr>
                                  <w:pPrChange w:id="5145" w:author="The Si Tran" w:date="2012-12-07T21:55:00Z">
                                    <w:pPr/>
                                  </w:pPrChange>
                                </w:pPr>
                              </w:p>
                              <w:p w14:paraId="64F48697" w14:textId="77777777" w:rsidR="00537CF3" w:rsidRDefault="00537CF3">
                                <w:pPr>
                                  <w:spacing w:line="240" w:lineRule="auto"/>
                                  <w:jc w:val="left"/>
                                  <w:rPr>
                                    <w:szCs w:val="26"/>
                                  </w:rPr>
                                  <w:pPrChange w:id="5146" w:author="The Si Tran" w:date="2012-12-07T21:55:00Z">
                                    <w:pPr/>
                                  </w:pPrChange>
                                </w:pPr>
                                <w:ins w:id="5147" w:author="The Si Tran" w:date="2012-12-07T21:55:00Z">
                                  <w:r>
                                    <w:rPr>
                                      <w:szCs w:val="26"/>
                                    </w:rPr>
                                    <w:t>}</w:t>
                                  </w:r>
                                </w:ins>
                                <w:del w:id="5148" w:author="The Si Tran" w:date="2012-12-07T21:54:00Z">
                                  <w:r w:rsidDel="00EC5752">
                                    <w:rPr>
                                      <w:szCs w:val="26"/>
                                    </w:rPr>
                                    <w:delText>}</w:delText>
                                  </w:r>
                                </w:del>
                              </w:p>
                              <w:p w14:paraId="13DC2B9F" w14:textId="77777777" w:rsidR="00537CF3" w:rsidDel="00EC5752" w:rsidRDefault="00537CF3">
                                <w:pPr>
                                  <w:spacing w:before="0" w:line="240" w:lineRule="auto"/>
                                  <w:jc w:val="left"/>
                                  <w:rPr>
                                    <w:del w:id="5149" w:author="The Si Tran" w:date="2012-12-07T21:55:00Z"/>
                                    <w:szCs w:val="26"/>
                                  </w:rPr>
                                  <w:pPrChange w:id="5150" w:author="The Si Tran" w:date="2012-12-07T21:55:00Z">
                                    <w:pPr/>
                                  </w:pPrChange>
                                </w:pPr>
                                <w:ins w:id="5151" w:author="The Si Tran" w:date="2012-12-07T21:55:00Z">
                                  <w:r>
                                    <w:rPr>
                                      <w:szCs w:val="26"/>
                                    </w:rPr>
                                    <w:t>e</w:t>
                                  </w:r>
                                </w:ins>
                                <w:del w:id="5152" w:author="The Si Tran" w:date="2012-12-07T21:55:00Z">
                                  <w:r w:rsidDel="00EC5752">
                                    <w:rPr>
                                      <w:szCs w:val="26"/>
                                    </w:rPr>
                                    <w:delText>E</w:delText>
                                  </w:r>
                                </w:del>
                                <w:r>
                                  <w:rPr>
                                    <w:szCs w:val="26"/>
                                  </w:rPr>
                                  <w:t>lse</w:t>
                                </w:r>
                              </w:p>
                              <w:p w14:paraId="0082214C" w14:textId="77777777" w:rsidR="00537CF3" w:rsidRDefault="00537CF3">
                                <w:pPr>
                                  <w:spacing w:before="0" w:line="240" w:lineRule="auto"/>
                                  <w:jc w:val="left"/>
                                  <w:rPr>
                                    <w:szCs w:val="26"/>
                                  </w:rPr>
                                  <w:pPrChange w:id="5153" w:author="The Si Tran" w:date="2012-12-07T21:55:00Z">
                                    <w:pPr/>
                                  </w:pPrChange>
                                </w:pPr>
                                <w:ins w:id="5154" w:author="The Si Tran" w:date="2012-12-07T21:55:00Z">
                                  <w:r>
                                    <w:rPr>
                                      <w:szCs w:val="26"/>
                                    </w:rPr>
                                    <w:t xml:space="preserve"> </w:t>
                                  </w:r>
                                </w:ins>
                                <w:r>
                                  <w:rPr>
                                    <w:szCs w:val="26"/>
                                  </w:rPr>
                                  <w:t>{</w:t>
                                </w:r>
                              </w:p>
                              <w:p w14:paraId="1B440C5F" w14:textId="77777777" w:rsidR="00537CF3" w:rsidRDefault="00537CF3">
                                <w:pPr>
                                  <w:spacing w:before="0" w:line="240" w:lineRule="auto"/>
                                  <w:ind w:firstLine="720"/>
                                  <w:jc w:val="left"/>
                                  <w:rPr>
                                    <w:ins w:id="5155" w:author="The Si Tran" w:date="2012-12-10T20:34:00Z"/>
                                    <w:szCs w:val="26"/>
                                  </w:rPr>
                                  <w:pPrChange w:id="5156" w:author="The Si Tran" w:date="2012-12-07T21:55:00Z">
                                    <w:pPr>
                                      <w:ind w:firstLine="720"/>
                                    </w:pPr>
                                  </w:pPrChange>
                                </w:pPr>
                                <w:r>
                                  <w:rPr>
                                    <w:szCs w:val="26"/>
                                  </w:rPr>
                                  <w:t>p = q =0;</w:t>
                                </w:r>
                              </w:p>
                              <w:p w14:paraId="1C9B4EFD" w14:textId="77777777" w:rsidR="00537CF3" w:rsidRPr="00E15D38" w:rsidRDefault="00537CF3">
                                <w:pPr>
                                  <w:spacing w:before="0" w:line="240" w:lineRule="auto"/>
                                  <w:ind w:firstLine="720"/>
                                  <w:jc w:val="left"/>
                                  <w:rPr>
                                    <w:szCs w:val="26"/>
                                  </w:rPr>
                                  <w:pPrChange w:id="5157" w:author="The Si Tran" w:date="2012-12-07T21:55:00Z">
                                    <w:pPr>
                                      <w:ind w:firstLine="720"/>
                                    </w:pPr>
                                  </w:pPrChange>
                                </w:pPr>
                                <w:ins w:id="5158"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69"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">
                  <v:shape id="_x0000_s1070" type="#_x0000_t75" style="position:absolute;width:54864;height:31654;visibility:visible;mso-wrap-style:square">
                    <v:fill o:detectmouseclick="t"/>
                    <v:path o:connecttype="none"/>
                  </v:shape>
                  <v:shape id="Text Box 96" o:spid="_x0000_s1071"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537CF3" w:rsidDel="00EC5752" w:rsidRDefault="00537CF3" w:rsidP="00097101">
                          <w:pPr>
                            <w:spacing w:line="240" w:lineRule="auto"/>
                            <w:jc w:val="left"/>
                            <w:rPr>
                              <w:del w:id="5159" w:author="The Si Tran" w:date="2012-12-07T21:54:00Z"/>
                              <w:szCs w:val="26"/>
                            </w:rPr>
                          </w:pPr>
                          <w:ins w:id="5160" w:author="The Si Tran" w:date="2012-12-07T21:55:00Z">
                            <w:r>
                              <w:rPr>
                                <w:szCs w:val="26"/>
                              </w:rPr>
                              <w:t>i</w:t>
                            </w:r>
                          </w:ins>
                          <w:del w:id="5161" w:author="The Si Tran" w:date="2012-12-07T21:55:00Z">
                            <w:r w:rsidDel="00EC5752">
                              <w:rPr>
                                <w:szCs w:val="26"/>
                              </w:rPr>
                              <w:delText>I</w:delText>
                            </w:r>
                          </w:del>
                          <w:r>
                            <w:rPr>
                              <w:szCs w:val="26"/>
                            </w:rPr>
                            <w:t>f (high frequencies exist in ACF or PACF)</w:t>
                          </w:r>
                          <w:ins w:id="5162" w:author="The Si Tran" w:date="2012-12-07T21:55:00Z">
                            <w:r>
                              <w:rPr>
                                <w:szCs w:val="26"/>
                              </w:rPr>
                              <w:t xml:space="preserve"> {</w:t>
                            </w:r>
                          </w:ins>
                        </w:p>
                        <w:p w14:paraId="503CA6A7" w14:textId="77777777" w:rsidR="00537CF3" w:rsidRDefault="00537CF3" w:rsidP="00E231FB">
                          <w:pPr>
                            <w:spacing w:line="240" w:lineRule="auto"/>
                            <w:jc w:val="left"/>
                            <w:rPr>
                              <w:szCs w:val="26"/>
                            </w:rPr>
                          </w:pPr>
                          <w:del w:id="5163" w:author="The Si Tran" w:date="2012-12-07T21:54:00Z">
                            <w:r w:rsidDel="00EC5752">
                              <w:rPr>
                                <w:szCs w:val="26"/>
                              </w:rPr>
                              <w:delText>{</w:delText>
                            </w:r>
                          </w:del>
                        </w:p>
                        <w:p w14:paraId="41D22285" w14:textId="77777777" w:rsidR="00537CF3" w:rsidRDefault="00537CF3">
                          <w:pPr>
                            <w:spacing w:line="240" w:lineRule="auto"/>
                            <w:jc w:val="left"/>
                            <w:rPr>
                              <w:szCs w:val="26"/>
                            </w:rPr>
                            <w:pPrChange w:id="5164" w:author="The Si Tran" w:date="2012-12-07T21:55:00Z">
                              <w:pPr/>
                            </w:pPrChange>
                          </w:pPr>
                          <w:r>
                            <w:rPr>
                              <w:szCs w:val="26"/>
                            </w:rPr>
                            <w:tab/>
                          </w:r>
                          <w:ins w:id="5165" w:author="The Si Tran" w:date="2012-12-08T15:47:00Z">
                            <w:r>
                              <w:rPr>
                                <w:szCs w:val="26"/>
                              </w:rPr>
                              <w:t>i</w:t>
                            </w:r>
                          </w:ins>
                          <w:del w:id="516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537CF3" w:rsidRDefault="00537CF3">
                          <w:pPr>
                            <w:spacing w:line="240" w:lineRule="auto"/>
                            <w:jc w:val="left"/>
                            <w:rPr>
                              <w:szCs w:val="26"/>
                            </w:rPr>
                            <w:pPrChange w:id="5167" w:author="The Si Tran" w:date="2012-12-07T21:55:00Z">
                              <w:pPr/>
                            </w:pPrChange>
                          </w:pPr>
                          <w:r>
                            <w:rPr>
                              <w:szCs w:val="26"/>
                            </w:rPr>
                            <w:tab/>
                          </w:r>
                          <w:r>
                            <w:rPr>
                              <w:szCs w:val="26"/>
                            </w:rPr>
                            <w:tab/>
                            <w:t>Model = pure MA(q)</w:t>
                          </w:r>
                          <w:r>
                            <w:rPr>
                              <w:szCs w:val="26"/>
                            </w:rPr>
                            <w:tab/>
                          </w:r>
                        </w:p>
                        <w:p w14:paraId="012CDC71" w14:textId="77777777" w:rsidR="00537CF3" w:rsidRDefault="00537CF3">
                          <w:pPr>
                            <w:spacing w:line="240" w:lineRule="auto"/>
                            <w:jc w:val="left"/>
                            <w:rPr>
                              <w:szCs w:val="26"/>
                            </w:rPr>
                            <w:pPrChange w:id="5168" w:author="The Si Tran" w:date="2012-12-07T21:55:00Z">
                              <w:pPr/>
                            </w:pPrChange>
                          </w:pPr>
                          <w:r>
                            <w:rPr>
                              <w:szCs w:val="26"/>
                            </w:rPr>
                            <w:tab/>
                          </w:r>
                          <w:ins w:id="5169" w:author="The Si Tran" w:date="2012-12-08T15:47:00Z">
                            <w:r>
                              <w:rPr>
                                <w:szCs w:val="26"/>
                              </w:rPr>
                              <w:t>e</w:t>
                            </w:r>
                          </w:ins>
                          <w:del w:id="517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537CF3" w:rsidRDefault="00537CF3">
                          <w:pPr>
                            <w:spacing w:line="240" w:lineRule="auto"/>
                            <w:jc w:val="left"/>
                            <w:rPr>
                              <w:szCs w:val="26"/>
                            </w:rPr>
                            <w:pPrChange w:id="5171" w:author="The Si Tran" w:date="2012-12-07T21:55:00Z">
                              <w:pPr/>
                            </w:pPrChange>
                          </w:pPr>
                          <w:r>
                            <w:rPr>
                              <w:szCs w:val="26"/>
                            </w:rPr>
                            <w:tab/>
                          </w:r>
                          <w:r>
                            <w:rPr>
                              <w:szCs w:val="26"/>
                            </w:rPr>
                            <w:tab/>
                            <w:t>Model = pure AR(p)</w:t>
                          </w:r>
                        </w:p>
                        <w:p w14:paraId="0A5BF9CC" w14:textId="77777777" w:rsidR="00537CF3" w:rsidRDefault="00537CF3">
                          <w:pPr>
                            <w:spacing w:line="240" w:lineRule="auto"/>
                            <w:jc w:val="left"/>
                            <w:rPr>
                              <w:szCs w:val="26"/>
                            </w:rPr>
                            <w:pPrChange w:id="5172" w:author="The Si Tran" w:date="2012-12-07T21:55:00Z">
                              <w:pPr/>
                            </w:pPrChange>
                          </w:pPr>
                          <w:r>
                            <w:rPr>
                              <w:szCs w:val="26"/>
                            </w:rPr>
                            <w:tab/>
                          </w:r>
                          <w:ins w:id="5173" w:author="The Si Tran" w:date="2012-12-08T15:47:00Z">
                            <w:r>
                              <w:rPr>
                                <w:szCs w:val="26"/>
                              </w:rPr>
                              <w:t>e</w:t>
                            </w:r>
                          </w:ins>
                          <w:del w:id="517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537CF3" w:rsidDel="00EC5752" w:rsidRDefault="00537CF3">
                          <w:pPr>
                            <w:spacing w:line="240" w:lineRule="auto"/>
                            <w:jc w:val="left"/>
                            <w:rPr>
                              <w:del w:id="5175" w:author="The Si Tran" w:date="2012-12-07T21:54:00Z"/>
                              <w:szCs w:val="26"/>
                            </w:rPr>
                            <w:pPrChange w:id="5176" w:author="The Si Tran" w:date="2012-12-07T21:55:00Z">
                              <w:pPr/>
                            </w:pPrChange>
                          </w:pPr>
                          <w:r>
                            <w:rPr>
                              <w:szCs w:val="26"/>
                            </w:rPr>
                            <w:tab/>
                          </w:r>
                          <w:r>
                            <w:rPr>
                              <w:szCs w:val="26"/>
                            </w:rPr>
                            <w:tab/>
                            <w:t>Model = ARMA(p,q)</w:t>
                          </w:r>
                        </w:p>
                        <w:p w14:paraId="356E5661" w14:textId="77777777" w:rsidR="00537CF3" w:rsidRDefault="00537CF3">
                          <w:pPr>
                            <w:spacing w:line="240" w:lineRule="auto"/>
                            <w:jc w:val="left"/>
                            <w:rPr>
                              <w:ins w:id="5177" w:author="The Si Tran" w:date="2012-12-07T21:55:00Z"/>
                              <w:szCs w:val="26"/>
                            </w:rPr>
                            <w:pPrChange w:id="5178" w:author="The Si Tran" w:date="2012-12-07T21:55:00Z">
                              <w:pPr/>
                            </w:pPrChange>
                          </w:pPr>
                        </w:p>
                        <w:p w14:paraId="64F48697" w14:textId="77777777" w:rsidR="00537CF3" w:rsidRDefault="00537CF3">
                          <w:pPr>
                            <w:spacing w:line="240" w:lineRule="auto"/>
                            <w:jc w:val="left"/>
                            <w:rPr>
                              <w:szCs w:val="26"/>
                            </w:rPr>
                            <w:pPrChange w:id="5179" w:author="The Si Tran" w:date="2012-12-07T21:55:00Z">
                              <w:pPr/>
                            </w:pPrChange>
                          </w:pPr>
                          <w:ins w:id="5180" w:author="The Si Tran" w:date="2012-12-07T21:55:00Z">
                            <w:r>
                              <w:rPr>
                                <w:szCs w:val="26"/>
                              </w:rPr>
                              <w:t>}</w:t>
                            </w:r>
                          </w:ins>
                          <w:del w:id="5181" w:author="The Si Tran" w:date="2012-12-07T21:54:00Z">
                            <w:r w:rsidDel="00EC5752">
                              <w:rPr>
                                <w:szCs w:val="26"/>
                              </w:rPr>
                              <w:delText>}</w:delText>
                            </w:r>
                          </w:del>
                        </w:p>
                        <w:p w14:paraId="13DC2B9F" w14:textId="77777777" w:rsidR="00537CF3" w:rsidDel="00EC5752" w:rsidRDefault="00537CF3">
                          <w:pPr>
                            <w:spacing w:before="0" w:line="240" w:lineRule="auto"/>
                            <w:jc w:val="left"/>
                            <w:rPr>
                              <w:del w:id="5182" w:author="The Si Tran" w:date="2012-12-07T21:55:00Z"/>
                              <w:szCs w:val="26"/>
                            </w:rPr>
                            <w:pPrChange w:id="5183" w:author="The Si Tran" w:date="2012-12-07T21:55:00Z">
                              <w:pPr/>
                            </w:pPrChange>
                          </w:pPr>
                          <w:ins w:id="5184" w:author="The Si Tran" w:date="2012-12-07T21:55:00Z">
                            <w:r>
                              <w:rPr>
                                <w:szCs w:val="26"/>
                              </w:rPr>
                              <w:t>e</w:t>
                            </w:r>
                          </w:ins>
                          <w:del w:id="5185" w:author="The Si Tran" w:date="2012-12-07T21:55:00Z">
                            <w:r w:rsidDel="00EC5752">
                              <w:rPr>
                                <w:szCs w:val="26"/>
                              </w:rPr>
                              <w:delText>E</w:delText>
                            </w:r>
                          </w:del>
                          <w:r>
                            <w:rPr>
                              <w:szCs w:val="26"/>
                            </w:rPr>
                            <w:t>lse</w:t>
                          </w:r>
                        </w:p>
                        <w:p w14:paraId="0082214C" w14:textId="77777777" w:rsidR="00537CF3" w:rsidRDefault="00537CF3">
                          <w:pPr>
                            <w:spacing w:before="0" w:line="240" w:lineRule="auto"/>
                            <w:jc w:val="left"/>
                            <w:rPr>
                              <w:szCs w:val="26"/>
                            </w:rPr>
                            <w:pPrChange w:id="5186" w:author="The Si Tran" w:date="2012-12-07T21:55:00Z">
                              <w:pPr/>
                            </w:pPrChange>
                          </w:pPr>
                          <w:ins w:id="5187" w:author="The Si Tran" w:date="2012-12-07T21:55:00Z">
                            <w:r>
                              <w:rPr>
                                <w:szCs w:val="26"/>
                              </w:rPr>
                              <w:t xml:space="preserve"> </w:t>
                            </w:r>
                          </w:ins>
                          <w:r>
                            <w:rPr>
                              <w:szCs w:val="26"/>
                            </w:rPr>
                            <w:t>{</w:t>
                          </w:r>
                        </w:p>
                        <w:p w14:paraId="1B440C5F" w14:textId="77777777" w:rsidR="00537CF3" w:rsidRDefault="00537CF3">
                          <w:pPr>
                            <w:spacing w:before="0" w:line="240" w:lineRule="auto"/>
                            <w:ind w:firstLine="720"/>
                            <w:jc w:val="left"/>
                            <w:rPr>
                              <w:ins w:id="5188" w:author="The Si Tran" w:date="2012-12-10T20:34:00Z"/>
                              <w:szCs w:val="26"/>
                            </w:rPr>
                            <w:pPrChange w:id="5189" w:author="The Si Tran" w:date="2012-12-07T21:55:00Z">
                              <w:pPr>
                                <w:ind w:firstLine="720"/>
                              </w:pPr>
                            </w:pPrChange>
                          </w:pPr>
                          <w:r>
                            <w:rPr>
                              <w:szCs w:val="26"/>
                            </w:rPr>
                            <w:t>p = q =0;</w:t>
                          </w:r>
                        </w:p>
                        <w:p w14:paraId="1C9B4EFD" w14:textId="77777777" w:rsidR="00537CF3" w:rsidRPr="00E15D38" w:rsidRDefault="00537CF3">
                          <w:pPr>
                            <w:spacing w:before="0" w:line="240" w:lineRule="auto"/>
                            <w:ind w:firstLine="720"/>
                            <w:jc w:val="left"/>
                            <w:rPr>
                              <w:szCs w:val="26"/>
                            </w:rPr>
                            <w:pPrChange w:id="5190" w:author="The Si Tran" w:date="2012-12-07T21:55:00Z">
                              <w:pPr>
                                <w:ind w:firstLine="720"/>
                              </w:pPr>
                            </w:pPrChange>
                          </w:pPr>
                          <w:ins w:id="5191"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192" w:author="The Si Tran" w:date="2012-12-07T21:59:00Z"/>
        </w:rPr>
        <w:pPrChange w:id="5193" w:author="The Si Tran" w:date="2012-12-07T21:59:00Z">
          <w:pPr>
            <w:pStyle w:val="Heading3"/>
          </w:pPr>
        </w:pPrChange>
      </w:pPr>
      <w:ins w:id="5194" w:author="The Si Tran" w:date="2012-12-07T21:21:00Z">
        <w:r>
          <w:rPr>
            <w:rFonts w:ascii="Times New Roman" w:hAnsi="Times New Roman"/>
            <w:sz w:val="26"/>
            <w:szCs w:val="26"/>
          </w:rPr>
          <w:t xml:space="preserve">Xác định mô hình cho thành phần mùa: </w:t>
        </w:r>
      </w:ins>
      <w:ins w:id="5195" w:author="The Si Tran" w:date="2012-12-07T21:57:00Z">
        <w:r w:rsidR="00556D65">
          <w:rPr>
            <w:rFonts w:ascii="Times New Roman" w:hAnsi="Times New Roman"/>
            <w:sz w:val="26"/>
            <w:szCs w:val="26"/>
          </w:rPr>
          <w:t xml:space="preserve">tương tự như xây dựng mô hình </w:t>
        </w:r>
      </w:ins>
      <w:ins w:id="5196" w:author="The Si Tran" w:date="2012-12-07T21:58:00Z">
        <w:r w:rsidR="00556D65">
          <w:rPr>
            <w:rFonts w:ascii="Times New Roman" w:hAnsi="Times New Roman"/>
            <w:sz w:val="26"/>
            <w:szCs w:val="26"/>
          </w:rPr>
          <w:t>cho thành phần thường nhưng ta phân</w:t>
        </w:r>
      </w:ins>
      <w:ins w:id="5197" w:author="The Si Tran" w:date="2012-12-07T21:21:00Z">
        <w:r>
          <w:rPr>
            <w:rFonts w:ascii="Times New Roman" w:hAnsi="Times New Roman"/>
            <w:sz w:val="26"/>
            <w:szCs w:val="26"/>
          </w:rPr>
          <w:t xml:space="preserve"> tích ACF</w:t>
        </w:r>
      </w:ins>
      <w:ins w:id="5198" w:author="The Si Tran" w:date="2012-12-07T21:59:00Z">
        <w:r w:rsidR="00556D65">
          <w:rPr>
            <w:rFonts w:ascii="Times New Roman" w:hAnsi="Times New Roman"/>
            <w:sz w:val="26"/>
            <w:szCs w:val="26"/>
          </w:rPr>
          <w:t>s</w:t>
        </w:r>
      </w:ins>
      <w:ins w:id="5199" w:author="The Si Tran" w:date="2012-12-07T21:21:00Z">
        <w:r>
          <w:rPr>
            <w:rFonts w:ascii="Times New Roman" w:hAnsi="Times New Roman"/>
            <w:sz w:val="26"/>
            <w:szCs w:val="26"/>
          </w:rPr>
          <w:t xml:space="preserve"> và PACF</w:t>
        </w:r>
      </w:ins>
      <w:ins w:id="5200" w:author="The Si Tran" w:date="2012-12-07T21:59:00Z">
        <w:r w:rsidR="00556D65">
          <w:rPr>
            <w:rFonts w:ascii="Times New Roman" w:hAnsi="Times New Roman"/>
            <w:sz w:val="26"/>
            <w:szCs w:val="26"/>
          </w:rPr>
          <w:t>s</w:t>
        </w:r>
      </w:ins>
      <w:ins w:id="5201"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202" w:author="The Si Tran" w:date="2012-12-07T22:07:00Z"/>
        </w:rPr>
      </w:pPr>
      <w:bookmarkStart w:id="5203" w:name="_Toc343415516"/>
      <w:ins w:id="5204" w:author="The Si Tran" w:date="2012-12-10T20:35:00Z">
        <w:r w:rsidRPr="00EB0E04">
          <w:rPr>
            <w:rFonts w:eastAsia="Calibri"/>
          </w:rPr>
          <w:t xml:space="preserve">Thành phần </w:t>
        </w:r>
        <w:r>
          <w:t>khử mùa và xu hướng</w:t>
        </w:r>
      </w:ins>
      <w:bookmarkEnd w:id="5203"/>
    </w:p>
    <w:p w14:paraId="7FACEC87" w14:textId="77777777" w:rsidR="00E12518" w:rsidRDefault="00E12518">
      <w:pPr>
        <w:rPr>
          <w:ins w:id="5205" w:author="The Si Tran" w:date="2012-12-07T22:07:00Z"/>
        </w:rPr>
        <w:pPrChange w:id="5206" w:author="The Si Tran" w:date="2012-12-16T08:13:00Z">
          <w:pPr>
            <w:pStyle w:val="ListParagraph"/>
          </w:pPr>
        </w:pPrChange>
      </w:pPr>
      <w:ins w:id="5207"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208" w:author="The Si Tran" w:date="2012-12-07T22:07:00Z"/>
        </w:rPr>
        <w:pPrChange w:id="5209" w:author="The Si Tran" w:date="2012-12-16T08:13:00Z">
          <w:pPr>
            <w:pStyle w:val="ListParagraph"/>
          </w:pPr>
        </w:pPrChange>
      </w:pPr>
      <w:ins w:id="5210"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Default="00E12518" w:rsidP="00E12518">
      <w:pPr>
        <w:pStyle w:val="ListParagraph"/>
        <w:rPr>
          <w:ins w:id="5211" w:author="The Si Tran" w:date="2012-12-11T23:26:00Z"/>
          <w:rFonts w:ascii="Times New Roman" w:hAnsi="Times New Roman"/>
          <w:sz w:val="26"/>
          <w:szCs w:val="26"/>
        </w:rPr>
      </w:pPr>
      <w:ins w:id="5212" w:author="The Si Tran" w:date="2012-12-07T22:07:00Z">
        <w:r>
          <w:rPr>
            <w:rFonts w:ascii="Times New Roman" w:hAnsi="Times New Roman"/>
            <w:noProof/>
            <w:sz w:val="26"/>
            <w:szCs w:val="26"/>
            <w:rPrChange w:id="5213" w:author="Unknown">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7194F704">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537CF3" w:rsidRPr="00BA0846" w:rsidRDefault="00537CF3"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537CF3" w:rsidRPr="00BA0846" w:rsidRDefault="00537CF3"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537CF3" w:rsidRPr="00CF76F8" w:rsidRDefault="00537CF3"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537CF3" w:rsidRPr="00CF76F8" w:rsidRDefault="00537CF3"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72"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">
                  <v:shape id="_x0000_s1073" type="#_x0000_t75" style="position:absolute;width:54864;height:23418;visibility:visible;mso-wrap-style:square">
                    <v:fill o:detectmouseclick="t"/>
                    <v:path o:connecttype="none"/>
                  </v:shape>
                  <v:shape id="Text Box 98" o:spid="_x0000_s1074"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537CF3" w:rsidRPr="00BA0846" w:rsidRDefault="00537CF3" w:rsidP="00E12518">
                          <w:pPr>
                            <w:rPr>
                              <w:szCs w:val="26"/>
                            </w:rPr>
                          </w:pPr>
                          <w:r>
                            <w:rPr>
                              <w:szCs w:val="26"/>
                            </w:rPr>
                            <w:t>Stationary Series</w:t>
                          </w:r>
                        </w:p>
                      </w:txbxContent>
                    </v:textbox>
                  </v:shape>
                  <v:shape id="Text Box 99" o:spid="_x0000_s1075"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537CF3" w:rsidRPr="00BA0846" w:rsidRDefault="00537CF3"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6"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7"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8"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537CF3" w:rsidRPr="00CF76F8" w:rsidRDefault="00537CF3" w:rsidP="00E12518">
                          <w:pPr>
                            <w:rPr>
                              <w:szCs w:val="26"/>
                            </w:rPr>
                          </w:pPr>
                          <w:r w:rsidRPr="00CF76F8">
                            <w:rPr>
                              <w:szCs w:val="26"/>
                            </w:rPr>
                            <w:t>differenced d+D times</w:t>
                          </w:r>
                        </w:p>
                      </w:txbxContent>
                    </v:textbox>
                  </v:shape>
                  <v:shape id="_x0000_s1079"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537CF3" w:rsidRPr="00CF76F8" w:rsidRDefault="00537CF3"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782B096A" w:rsidR="00AB5A1A" w:rsidRPr="006068E1" w:rsidRDefault="00AB5A1A" w:rsidP="00AB5A1A">
      <w:pPr>
        <w:pStyle w:val="Hinh"/>
        <w:rPr>
          <w:ins w:id="5214" w:author="The Si Tran" w:date="2012-12-11T23:26:00Z"/>
          <w:lang w:val="pt-BR"/>
        </w:rPr>
      </w:pPr>
      <w:bookmarkStart w:id="5215" w:name="_Toc343415602"/>
      <w:ins w:id="5216"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5215"/>
      </w:ins>
    </w:p>
    <w:p w14:paraId="6A22D229" w14:textId="77777777" w:rsidR="00AB5A1A" w:rsidRDefault="00AB5A1A" w:rsidP="00E12518">
      <w:pPr>
        <w:pStyle w:val="ListParagraph"/>
        <w:rPr>
          <w:ins w:id="5217" w:author="The Si Tran" w:date="2012-12-07T22:07:00Z"/>
          <w:rFonts w:ascii="Times New Roman" w:hAnsi="Times New Roman"/>
          <w:sz w:val="26"/>
          <w:szCs w:val="26"/>
        </w:rPr>
      </w:pPr>
    </w:p>
    <w:p w14:paraId="54E56D5F" w14:textId="77777777" w:rsidR="00E12518" w:rsidRPr="00805B17" w:rsidRDefault="00E12518">
      <w:pPr>
        <w:rPr>
          <w:ins w:id="5218" w:author="The Si Tran" w:date="2012-12-06T22:15:00Z"/>
        </w:rPr>
        <w:pPrChange w:id="5219" w:author="The Si Tran" w:date="2012-12-16T08:13:00Z">
          <w:pPr>
            <w:pStyle w:val="Heading3"/>
          </w:pPr>
        </w:pPrChange>
      </w:pPr>
      <w:ins w:id="5220"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221" w:author="The Si Tran" w:date="2012-12-08T10:03:00Z"/>
        </w:rPr>
      </w:pPr>
      <w:bookmarkStart w:id="5222" w:name="_Toc343415517"/>
      <w:ins w:id="5223" w:author="The Si Tran" w:date="2012-12-06T22:16:00Z">
        <w:r w:rsidRPr="00155591">
          <w:t>Thành phần ước lượng tham số</w:t>
        </w:r>
      </w:ins>
      <w:bookmarkEnd w:id="5222"/>
    </w:p>
    <w:p w14:paraId="5951B904" w14:textId="51696797" w:rsidR="00285630" w:rsidRDefault="00285630">
      <w:pPr>
        <w:rPr>
          <w:ins w:id="5224" w:author="The Si Tran" w:date="2012-12-08T10:18:00Z"/>
        </w:rPr>
        <w:pPrChange w:id="5225" w:author="The Si Tran" w:date="2012-12-16T08:13:00Z">
          <w:pPr>
            <w:pStyle w:val="ListParagraph"/>
            <w:ind w:left="1224"/>
          </w:pPr>
        </w:pPrChange>
      </w:pPr>
      <w:ins w:id="5226" w:author="The Si Tran" w:date="2012-12-08T10:18:00Z">
        <w:r>
          <w:t>Quá trình ước lượng tham số gồm 3 giai đoạn</w:t>
        </w:r>
      </w:ins>
      <w:ins w:id="5227" w:author="The Si Tran" w:date="2012-12-10T20:36:00Z">
        <w:r w:rsidR="00DE04C3">
          <w:t>:</w:t>
        </w:r>
      </w:ins>
      <w:ins w:id="5228" w:author="The Si Tran" w:date="2012-12-14T05:28:00Z">
        <w:r w:rsidR="0025143A">
          <w:t xml:space="preserve"> </w:t>
        </w:r>
      </w:ins>
    </w:p>
    <w:p w14:paraId="2F33BA6D" w14:textId="77777777" w:rsidR="00805B17" w:rsidRDefault="006D00FE">
      <w:pPr>
        <w:rPr>
          <w:ins w:id="5229" w:author="The Si Tran" w:date="2012-12-11T23:29:00Z"/>
        </w:rPr>
        <w:pPrChange w:id="5230" w:author="The Si Tran" w:date="2012-12-08T10:03:00Z">
          <w:pPr>
            <w:pStyle w:val="Heading3"/>
          </w:pPr>
        </w:pPrChange>
      </w:pPr>
      <w:ins w:id="5231" w:author="The Si Tran" w:date="2012-12-08T10:18:00Z">
        <w:r w:rsidRPr="00E231FB">
          <w:rPr>
            <w:noProof/>
            <w:szCs w:val="26"/>
          </w:rPr>
          <mc:AlternateContent>
            <mc:Choice Requires="wpc">
              <w:drawing>
                <wp:inline distT="0" distB="0" distL="0" distR="0" wp14:anchorId="57A99563" wp14:editId="7AD5400C">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537CF3" w:rsidRPr="00DA2298" w:rsidRDefault="00537CF3"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537CF3" w:rsidRDefault="00537CF3"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537CF3" w:rsidRDefault="00537CF3"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537CF3" w:rsidRDefault="00537CF3"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537CF3" w:rsidRDefault="00537CF3" w:rsidP="006D00FE">
                                <w:pPr>
                                  <w:rPr>
                                    <w:szCs w:val="26"/>
                                  </w:rPr>
                                </w:pPr>
                                <w:r>
                                  <w:rPr>
                                    <w:szCs w:val="26"/>
                                  </w:rPr>
                                  <w:t xml:space="preserve">Compute_AprioriPredictionError Compute_GainFactor </w:t>
                                </w:r>
                                <w:del w:id="5232" w:author="The Si Tran" w:date="2012-12-14T05:30:00Z">
                                  <w:r w:rsidRPr="00BA0846" w:rsidDel="0025143A">
                                    <w:rPr>
                                      <w:position w:val="-28"/>
                                      <w:szCs w:val="26"/>
                                    </w:rPr>
                                    <w:object w:dxaOrig="3660" w:dyaOrig="680" w14:anchorId="25802C55">
                                      <v:shape id="_x0000_i1197" type="#_x0000_t75" style="width:3in;height:48.55pt" o:ole="">
                                        <v:imagedata r:id="rId179" o:title=""/>
                                      </v:shape>
                                      <o:OLEObject Type="Embed" ProgID="Equation.DSMT4" ShapeID="_x0000_i1197" DrawAspect="Content" ObjectID="_1417159194" r:id="rId180"/>
                                    </w:object>
                                  </w:r>
                                </w:del>
                              </w:p>
                              <w:p w14:paraId="29BC80F1" w14:textId="77777777" w:rsidR="00537CF3" w:rsidRDefault="00537CF3" w:rsidP="0025143A">
                                <w:pPr>
                                  <w:pStyle w:val="ListParagraph"/>
                                  <w:ind w:left="-360"/>
                                  <w:rPr>
                                    <w:ins w:id="5233" w:author="The Si Tran" w:date="2012-12-14T05:30:00Z"/>
                                    <w:rFonts w:ascii="Times New Roman" w:hAnsi="Times New Roman"/>
                                    <w:sz w:val="26"/>
                                    <w:szCs w:val="26"/>
                                  </w:rPr>
                                </w:pPr>
                                <w:ins w:id="5234"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537CF3" w:rsidRPr="00DA2298" w:rsidRDefault="00537CF3"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537CF3" w:rsidRDefault="00537CF3" w:rsidP="006D00FE">
                                <w:pPr>
                                  <w:rPr>
                                    <w:szCs w:val="26"/>
                                  </w:rPr>
                                </w:pPr>
                                <w:r>
                                  <w:rPr>
                                    <w:szCs w:val="26"/>
                                  </w:rPr>
                                  <w:t>Set_DefaultInitialConditions</w:t>
                                </w:r>
                              </w:p>
                              <w:p w14:paraId="4D4BD93E" w14:textId="77777777" w:rsidR="00537CF3" w:rsidRPr="00DA2298" w:rsidRDefault="00537CF3"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537CF3" w:rsidRDefault="00537CF3" w:rsidP="006D00FE">
                                <w:pPr>
                                  <w:rPr>
                                    <w:szCs w:val="26"/>
                                  </w:rPr>
                                </w:pPr>
                                <w:r>
                                  <w:rPr>
                                    <w:szCs w:val="26"/>
                                  </w:rPr>
                                  <w:t>Compute_AposteriorPredictionError Update_ArpartOfObservationVector Update_MapartOfObservationVector Update_RinverseMatrix</w:t>
                                </w:r>
                              </w:p>
                              <w:p w14:paraId="1BA6080F" w14:textId="77777777" w:rsidR="00537CF3" w:rsidRPr="00DA2298" w:rsidRDefault="00537CF3"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99563" id="Canvas 114" o:spid="_x0000_s1080"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">
                  <v:shape id="_x0000_s1081" type="#_x0000_t75" style="position:absolute;width:55816;height:38163;visibility:visible;mso-wrap-style:square" stroked="t" strokecolor="gray [1629]" strokeweight=".5pt">
                    <v:fill o:detectmouseclick="t"/>
                    <v:path o:connecttype="none"/>
                  </v:shape>
                  <v:shape id="Text Box 105" o:spid="_x0000_s1082"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537CF3" w:rsidRPr="00DA2298" w:rsidRDefault="00537CF3" w:rsidP="006D00FE">
                          <w:pPr>
                            <w:jc w:val="center"/>
                            <w:rPr>
                              <w:szCs w:val="26"/>
                            </w:rPr>
                          </w:pPr>
                          <w:r>
                            <w:rPr>
                              <w:szCs w:val="26"/>
                            </w:rPr>
                            <w:t>SET                         INITIAL CONDITIONS</w:t>
                          </w:r>
                        </w:p>
                      </w:txbxContent>
                    </v:textbox>
                  </v:shape>
                  <v:shape id="Text Box 40" o:spid="_x0000_s1083"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537CF3" w:rsidRDefault="00537CF3"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537CF3" w:rsidRDefault="00537CF3"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4"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537CF3" w:rsidRDefault="00537CF3"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5"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6"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7"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537CF3" w:rsidRDefault="00537CF3" w:rsidP="006D00FE">
                          <w:pPr>
                            <w:rPr>
                              <w:szCs w:val="26"/>
                            </w:rPr>
                          </w:pPr>
                          <w:r>
                            <w:rPr>
                              <w:szCs w:val="26"/>
                            </w:rPr>
                            <w:t xml:space="preserve">Compute_AprioriPredictionError Compute_GainFactor </w:t>
                          </w:r>
                          <w:del w:id="5235" w:author="The Si Tran" w:date="2012-12-14T05:30:00Z">
                            <w:r w:rsidRPr="00BA0846" w:rsidDel="0025143A">
                              <w:rPr>
                                <w:position w:val="-28"/>
                                <w:szCs w:val="26"/>
                              </w:rPr>
                              <w:object w:dxaOrig="3660" w:dyaOrig="680" w14:anchorId="25802C55">
                                <v:shape id="_x0000_i1197" type="#_x0000_t75" style="width:3in;height:48.55pt" o:ole="">
                                  <v:imagedata r:id="rId179" o:title=""/>
                                </v:shape>
                                <o:OLEObject Type="Embed" ProgID="Equation.DSMT4" ShapeID="_x0000_i1197" DrawAspect="Content" ObjectID="_1417159194" r:id="rId181"/>
                              </w:object>
                            </w:r>
                          </w:del>
                        </w:p>
                        <w:p w14:paraId="29BC80F1" w14:textId="77777777" w:rsidR="00537CF3" w:rsidRDefault="00537CF3" w:rsidP="0025143A">
                          <w:pPr>
                            <w:pStyle w:val="ListParagraph"/>
                            <w:ind w:left="-360"/>
                            <w:rPr>
                              <w:ins w:id="5236" w:author="The Si Tran" w:date="2012-12-14T05:30:00Z"/>
                              <w:rFonts w:ascii="Times New Roman" w:hAnsi="Times New Roman"/>
                              <w:sz w:val="26"/>
                              <w:szCs w:val="26"/>
                            </w:rPr>
                          </w:pPr>
                          <w:ins w:id="5237"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537CF3" w:rsidRPr="00DA2298" w:rsidRDefault="00537CF3" w:rsidP="006D00FE">
                          <w:pPr>
                            <w:rPr>
                              <w:szCs w:val="26"/>
                            </w:rPr>
                          </w:pPr>
                        </w:p>
                      </w:txbxContent>
                    </v:textbox>
                  </v:shape>
                  <v:shape id="Text Box 111" o:spid="_x0000_s1088"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537CF3" w:rsidRDefault="00537CF3" w:rsidP="006D00FE">
                          <w:pPr>
                            <w:rPr>
                              <w:szCs w:val="26"/>
                            </w:rPr>
                          </w:pPr>
                          <w:r>
                            <w:rPr>
                              <w:szCs w:val="26"/>
                            </w:rPr>
                            <w:t>Set_DefaultInitialConditions</w:t>
                          </w:r>
                        </w:p>
                        <w:p w14:paraId="4D4BD93E" w14:textId="77777777" w:rsidR="00537CF3" w:rsidRPr="00DA2298" w:rsidRDefault="00537CF3" w:rsidP="006D00FE">
                          <w:pPr>
                            <w:rPr>
                              <w:szCs w:val="26"/>
                            </w:rPr>
                          </w:pPr>
                        </w:p>
                      </w:txbxContent>
                    </v:textbox>
                  </v:shape>
                  <v:shape id="Text Box 112" o:spid="_x0000_s1089"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537CF3" w:rsidRDefault="00537CF3" w:rsidP="006D00FE">
                          <w:pPr>
                            <w:rPr>
                              <w:szCs w:val="26"/>
                            </w:rPr>
                          </w:pPr>
                          <w:r>
                            <w:rPr>
                              <w:szCs w:val="26"/>
                            </w:rPr>
                            <w:t>Compute_AposteriorPredictionError Update_ArpartOfObservationVector Update_MapartOfObservationVector Update_RinverseMatrix</w:t>
                          </w:r>
                        </w:p>
                        <w:p w14:paraId="1BA6080F" w14:textId="77777777" w:rsidR="00537CF3" w:rsidRPr="00DA2298" w:rsidRDefault="00537CF3"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0"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0DCC8D8F" w:rsidR="009944BF" w:rsidRPr="006068E1" w:rsidRDefault="009944BF" w:rsidP="009944BF">
      <w:pPr>
        <w:pStyle w:val="Hinh"/>
        <w:rPr>
          <w:ins w:id="5238" w:author="The Si Tran" w:date="2012-12-11T23:29:00Z"/>
          <w:lang w:val="pt-BR"/>
        </w:rPr>
      </w:pPr>
      <w:bookmarkStart w:id="5239" w:name="_Toc343415603"/>
      <w:ins w:id="5240"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5239"/>
      </w:ins>
    </w:p>
    <w:p w14:paraId="4FDFF483" w14:textId="77777777" w:rsidR="009944BF" w:rsidRDefault="009944BF">
      <w:pPr>
        <w:rPr>
          <w:ins w:id="5241" w:author="The Si Tran" w:date="2012-12-08T10:19:00Z"/>
        </w:rPr>
        <w:pPrChange w:id="5242" w:author="The Si Tran" w:date="2012-12-08T10:03:00Z">
          <w:pPr>
            <w:pStyle w:val="Heading3"/>
          </w:pPr>
        </w:pPrChange>
      </w:pPr>
    </w:p>
    <w:p w14:paraId="5DB43768" w14:textId="77777777" w:rsidR="006D00FE" w:rsidRDefault="006D00FE">
      <w:pPr>
        <w:pStyle w:val="ListParagraph"/>
        <w:numPr>
          <w:ilvl w:val="0"/>
          <w:numId w:val="27"/>
        </w:numPr>
        <w:spacing w:line="360" w:lineRule="auto"/>
        <w:ind w:left="1080"/>
        <w:rPr>
          <w:ins w:id="5243" w:author="The Si Tran" w:date="2012-12-08T10:19:00Z"/>
          <w:rFonts w:ascii="Times New Roman" w:hAnsi="Times New Roman"/>
          <w:sz w:val="26"/>
          <w:szCs w:val="26"/>
        </w:rPr>
        <w:pPrChange w:id="5244" w:author="The Si Tran" w:date="2012-12-14T05:31:00Z">
          <w:pPr>
            <w:pStyle w:val="ListParagraph"/>
            <w:numPr>
              <w:numId w:val="27"/>
            </w:numPr>
            <w:ind w:left="1944" w:hanging="360"/>
          </w:pPr>
        </w:pPrChange>
      </w:pPr>
      <w:ins w:id="5245"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5246" w:author="The Si Tran" w:date="2012-12-08T14:46:00Z">
        <m:oMath>
          <m:r>
            <w:rPr>
              <w:rFonts w:ascii="Cambria Math" w:hAnsi="Cambria Math"/>
              <w:sz w:val="26"/>
              <w:szCs w:val="26"/>
            </w:rPr>
            <m:t>0</m:t>
          </m:r>
        </m:oMath>
      </w:ins>
      <w:ins w:id="5247"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14:paraId="65BE673F" w14:textId="77777777" w:rsidR="006D00FE" w:rsidRDefault="006D00FE">
      <w:pPr>
        <w:pStyle w:val="ListParagraph"/>
        <w:numPr>
          <w:ilvl w:val="0"/>
          <w:numId w:val="27"/>
        </w:numPr>
        <w:spacing w:line="360" w:lineRule="auto"/>
        <w:ind w:left="1080"/>
        <w:rPr>
          <w:ins w:id="5248" w:author="The Si Tran" w:date="2012-12-08T10:19:00Z"/>
          <w:rFonts w:ascii="Times New Roman" w:hAnsi="Times New Roman"/>
          <w:sz w:val="26"/>
          <w:szCs w:val="26"/>
        </w:rPr>
        <w:pPrChange w:id="5249" w:author="The Si Tran" w:date="2012-12-14T05:31:00Z">
          <w:pPr>
            <w:pStyle w:val="ListParagraph"/>
            <w:numPr>
              <w:numId w:val="27"/>
            </w:numPr>
            <w:ind w:left="1944" w:hanging="360"/>
          </w:pPr>
        </w:pPrChange>
      </w:pPr>
      <w:ins w:id="5250"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1080" w:hanging="360"/>
        <w:rPr>
          <w:ins w:id="5251" w:author="The Si Tran" w:date="2012-12-08T10:19:00Z"/>
          <w:rFonts w:ascii="Times New Roman" w:eastAsiaTheme="minorEastAsia" w:hAnsi="Times New Roman"/>
          <w:sz w:val="26"/>
          <w:szCs w:val="26"/>
        </w:rPr>
        <w:pPrChange w:id="5252" w:author="The Si Tran" w:date="2012-12-14T05:31:00Z">
          <w:pPr>
            <w:pStyle w:val="ListParagraph"/>
            <w:ind w:left="1944"/>
          </w:pPr>
        </w:pPrChange>
      </w:pPr>
      <w:ins w:id="5253" w:author="The Si Tran" w:date="2012-12-08T10:20:00Z">
        <w:r>
          <w:rPr>
            <w:rFonts w:ascii="Times New Roman" w:hAnsi="Times New Roman"/>
            <w:sz w:val="26"/>
            <w:szCs w:val="26"/>
          </w:rPr>
          <w:tab/>
        </w:r>
      </w:ins>
      <w:ins w:id="5254"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1080" w:hanging="360"/>
        <w:rPr>
          <w:ins w:id="5255" w:author="The Si Tran" w:date="2012-12-08T10:19:00Z"/>
          <w:rFonts w:ascii="Times New Roman" w:eastAsiaTheme="minorEastAsia" w:hAnsi="Times New Roman"/>
          <w:sz w:val="26"/>
          <w:szCs w:val="26"/>
        </w:rPr>
        <w:pPrChange w:id="5256" w:author="The Si Tran" w:date="2012-12-14T05:31:00Z">
          <w:pPr>
            <w:pStyle w:val="ListParagraph"/>
            <w:ind w:left="1944"/>
          </w:pPr>
        </w:pPrChange>
      </w:pPr>
      <w:ins w:id="5257" w:author="The Si Tran" w:date="2012-12-08T10:20:00Z">
        <w:r>
          <w:rPr>
            <w:rFonts w:ascii="Times New Roman" w:hAnsi="Times New Roman"/>
            <w:sz w:val="26"/>
            <w:szCs w:val="26"/>
          </w:rPr>
          <w:tab/>
        </w:r>
      </w:ins>
      <w:ins w:id="5258"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1080" w:hanging="360"/>
        <w:rPr>
          <w:ins w:id="5259" w:author="The Si Tran" w:date="2012-12-08T10:19:00Z"/>
          <w:rFonts w:ascii="Times New Roman" w:eastAsiaTheme="minorEastAsia" w:hAnsi="Times New Roman"/>
          <w:sz w:val="26"/>
          <w:szCs w:val="26"/>
        </w:rPr>
        <w:pPrChange w:id="5260" w:author="The Si Tran" w:date="2012-12-14T05:31:00Z">
          <w:pPr>
            <w:pStyle w:val="ListParagraph"/>
            <w:ind w:left="1944"/>
          </w:pPr>
        </w:pPrChange>
      </w:pPr>
      <w:ins w:id="5261"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262"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263" w:author="The Si Tran" w:date="2012-12-08T10:21:00Z">
        <m:oMath>
          <m:r>
            <w:rPr>
              <w:rFonts w:ascii="Cambria Math" w:eastAsiaTheme="minorEastAsia" w:hAnsi="Cambria Math"/>
              <w:sz w:val="26"/>
              <w:szCs w:val="26"/>
            </w:rPr>
            <m:t>)</m:t>
          </m:r>
        </m:oMath>
      </w:ins>
    </w:p>
    <w:p w14:paraId="2EC977E7" w14:textId="77777777" w:rsidR="006D00FE" w:rsidRDefault="006D00FE">
      <w:pPr>
        <w:pStyle w:val="ListParagraph"/>
        <w:numPr>
          <w:ilvl w:val="0"/>
          <w:numId w:val="27"/>
        </w:numPr>
        <w:spacing w:line="360" w:lineRule="auto"/>
        <w:ind w:left="1080"/>
        <w:rPr>
          <w:ins w:id="5264" w:author="The Si Tran" w:date="2012-12-08T10:19:00Z"/>
          <w:rFonts w:ascii="Times New Roman" w:hAnsi="Times New Roman"/>
          <w:sz w:val="26"/>
          <w:szCs w:val="26"/>
        </w:rPr>
        <w:pPrChange w:id="5265" w:author="The Si Tran" w:date="2012-12-14T05:31:00Z">
          <w:pPr>
            <w:pStyle w:val="ListParagraph"/>
            <w:numPr>
              <w:numId w:val="27"/>
            </w:numPr>
            <w:ind w:left="1944" w:hanging="360"/>
          </w:pPr>
        </w:pPrChange>
      </w:pPr>
      <w:ins w:id="5266" w:author="The Si Tran" w:date="2012-12-08T10:19:00Z">
        <w:r>
          <w:rPr>
            <w:rFonts w:ascii="Times New Roman" w:hAnsi="Times New Roman"/>
            <w:sz w:val="26"/>
            <w:szCs w:val="26"/>
          </w:rPr>
          <w:t>Giai đoạn 3: cập nhật giá trị cho các biến liên quan để chuẩn bị cho vòng tiếp theo.</w:t>
        </w:r>
      </w:ins>
    </w:p>
    <w:p w14:paraId="2B437753" w14:textId="77777777" w:rsidR="0025143A" w:rsidRDefault="006D00FE">
      <w:pPr>
        <w:pStyle w:val="ListParagraph"/>
        <w:spacing w:line="360" w:lineRule="auto"/>
        <w:ind w:left="1080" w:hanging="360"/>
        <w:rPr>
          <w:ins w:id="5267" w:author="The Si Tran" w:date="2012-12-14T05:31:00Z"/>
          <w:rFonts w:ascii="Times New Roman" w:hAnsi="Times New Roman"/>
          <w:sz w:val="26"/>
          <w:szCs w:val="26"/>
        </w:rPr>
        <w:pPrChange w:id="5268" w:author="The Si Tran" w:date="2012-12-14T05:31:00Z">
          <w:pPr>
            <w:pStyle w:val="ListParagraph"/>
            <w:ind w:left="1944"/>
          </w:pPr>
        </w:pPrChange>
      </w:pPr>
      <w:ins w:id="5269" w:author="The Si Tran" w:date="2012-12-08T10:21:00Z">
        <w:r>
          <w:rPr>
            <w:rFonts w:ascii="Times New Roman" w:hAnsi="Times New Roman"/>
            <w:sz w:val="26"/>
            <w:szCs w:val="26"/>
          </w:rPr>
          <w:tab/>
        </w:r>
      </w:ins>
      <w:ins w:id="5270"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1080" w:hanging="360"/>
        <w:rPr>
          <w:ins w:id="5271" w:author="The Si Tran" w:date="2012-12-08T10:19:00Z"/>
          <w:rFonts w:ascii="Times New Roman" w:eastAsiaTheme="minorEastAsia" w:hAnsi="Times New Roman"/>
          <w:sz w:val="26"/>
          <w:szCs w:val="26"/>
        </w:rPr>
        <w:pPrChange w:id="5272" w:author="The Si Tran" w:date="2012-12-14T05:31:00Z">
          <w:pPr>
            <w:pStyle w:val="ListParagraph"/>
            <w:ind w:left="1944"/>
          </w:pPr>
        </w:pPrChange>
      </w:pPr>
      <w:ins w:id="5273" w:author="The Si Tran" w:date="2012-12-08T10:19:00Z">
        <w:r>
          <w:rPr>
            <w:rFonts w:ascii="Times New Roman" w:hAnsi="Times New Roman"/>
            <w:sz w:val="26"/>
            <w:szCs w:val="26"/>
          </w:rPr>
          <w:t xml:space="preserve"> </w:t>
        </w:r>
      </w:ins>
      <w:ins w:id="5274"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275"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77777777" w:rsidR="006D00FE" w:rsidRDefault="006D00FE">
      <w:pPr>
        <w:pStyle w:val="ListParagraph"/>
        <w:spacing w:line="360" w:lineRule="auto"/>
        <w:ind w:left="1080" w:hanging="360"/>
        <w:rPr>
          <w:ins w:id="5276" w:author="The Si Tran" w:date="2012-12-08T10:19:00Z"/>
          <w:rFonts w:ascii="Times New Roman" w:hAnsi="Times New Roman"/>
          <w:sz w:val="26"/>
          <w:szCs w:val="26"/>
        </w:rPr>
        <w:pPrChange w:id="5277" w:author="The Si Tran" w:date="2012-12-14T05:31:00Z">
          <w:pPr>
            <w:pStyle w:val="ListParagraph"/>
            <w:ind w:left="1944"/>
          </w:pPr>
        </w:pPrChange>
      </w:pPr>
      <w:ins w:id="5278" w:author="The Si Tran" w:date="2012-12-08T10:21:00Z">
        <w:r>
          <w:rPr>
            <w:rFonts w:ascii="Times New Roman" w:hAnsi="Times New Roman"/>
            <w:sz w:val="26"/>
            <w:szCs w:val="26"/>
          </w:rPr>
          <w:tab/>
        </w:r>
      </w:ins>
      <w:ins w:id="5279"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1080" w:hanging="360"/>
        <w:rPr>
          <w:ins w:id="5280" w:author="The Si Tran" w:date="2012-12-08T10:19:00Z"/>
          <w:rFonts w:ascii="Times New Roman" w:eastAsiaTheme="minorEastAsia" w:hAnsi="Times New Roman"/>
          <w:sz w:val="26"/>
          <w:szCs w:val="26"/>
        </w:rPr>
        <w:pPrChange w:id="5281" w:author="The Si Tran" w:date="2012-12-14T05:31:00Z">
          <w:pPr>
            <w:pStyle w:val="ListParagraph"/>
            <w:ind w:left="1944"/>
          </w:pPr>
        </w:pPrChange>
      </w:pPr>
      <w:ins w:id="5282" w:author="The Si Tran" w:date="2012-12-08T10:21:00Z">
        <w:r>
          <w:rPr>
            <w:rFonts w:ascii="Times New Roman" w:hAnsi="Times New Roman"/>
            <w:sz w:val="26"/>
            <w:szCs w:val="26"/>
          </w:rPr>
          <w:tab/>
        </w:r>
        <w:r>
          <w:rPr>
            <w:rFonts w:ascii="Times New Roman" w:hAnsi="Times New Roman"/>
            <w:sz w:val="26"/>
            <w:szCs w:val="26"/>
          </w:rPr>
          <w:tab/>
        </w:r>
      </w:ins>
      <m:oMath>
        <m:sSup>
          <m:sSupPr>
            <m:ctrlPr>
              <w:ins w:id="5283" w:author="The Si Tran" w:date="2012-12-08T10:19:00Z">
                <w:rPr>
                  <w:rFonts w:ascii="Cambria Math" w:eastAsiaTheme="minorEastAsia" w:hAnsi="Cambria Math"/>
                  <w:i/>
                  <w:sz w:val="26"/>
                  <w:szCs w:val="26"/>
                </w:rPr>
              </w:ins>
            </m:ctrlPr>
          </m:sSupPr>
          <m:e>
            <w:ins w:id="5284" w:author="The Si Tran" w:date="2012-12-08T10:19:00Z">
              <m:r>
                <w:rPr>
                  <w:rFonts w:ascii="Cambria Math" w:eastAsiaTheme="minorEastAsia" w:hAnsi="Cambria Math"/>
                  <w:sz w:val="26"/>
                  <w:szCs w:val="26"/>
                </w:rPr>
                <m:t>R</m:t>
              </m:r>
            </w:ins>
          </m:e>
          <m:sup>
            <w:ins w:id="5285" w:author="The Si Tran" w:date="2012-12-08T10:19:00Z">
              <m:r>
                <w:rPr>
                  <w:rFonts w:ascii="Cambria Math" w:eastAsiaTheme="minorEastAsia" w:hAnsi="Cambria Math"/>
                  <w:sz w:val="26"/>
                  <w:szCs w:val="26"/>
                </w:rPr>
                <m:t>-1</m:t>
              </m:r>
            </w:ins>
          </m:sup>
        </m:sSup>
        <m:d>
          <m:dPr>
            <m:ctrlPr>
              <w:ins w:id="5286" w:author="The Si Tran" w:date="2012-12-08T10:19:00Z">
                <w:rPr>
                  <w:rFonts w:ascii="Cambria Math" w:eastAsiaTheme="minorEastAsia" w:hAnsi="Cambria Math"/>
                  <w:i/>
                  <w:sz w:val="26"/>
                  <w:szCs w:val="26"/>
                </w:rPr>
              </w:ins>
            </m:ctrlPr>
          </m:dPr>
          <m:e>
            <w:ins w:id="5287" w:author="The Si Tran" w:date="2012-12-08T10:19:00Z">
              <m:r>
                <w:rPr>
                  <w:rFonts w:ascii="Cambria Math" w:eastAsiaTheme="minorEastAsia" w:hAnsi="Cambria Math"/>
                  <w:sz w:val="26"/>
                  <w:szCs w:val="26"/>
                </w:rPr>
                <m:t>t-1</m:t>
              </m:r>
            </w:ins>
          </m:e>
        </m:d>
        <w:ins w:id="5288" w:author="The Si Tran" w:date="2012-12-08T10:19:00Z">
          <m:r>
            <w:rPr>
              <w:rFonts w:ascii="Cambria Math" w:eastAsiaTheme="minorEastAsia" w:hAnsi="Cambria Math"/>
              <w:sz w:val="26"/>
              <w:szCs w:val="26"/>
            </w:rPr>
            <m:t>=</m:t>
          </m:r>
        </w:ins>
        <m:sSup>
          <m:sSupPr>
            <m:ctrlPr>
              <w:ins w:id="5289" w:author="The Si Tran" w:date="2012-12-08T10:19:00Z">
                <w:rPr>
                  <w:rFonts w:ascii="Cambria Math" w:eastAsiaTheme="minorEastAsia" w:hAnsi="Cambria Math"/>
                  <w:i/>
                  <w:sz w:val="26"/>
                  <w:szCs w:val="26"/>
                </w:rPr>
              </w:ins>
            </m:ctrlPr>
          </m:sSupPr>
          <m:e>
            <w:ins w:id="5290" w:author="The Si Tran" w:date="2012-12-08T10:19:00Z">
              <m:r>
                <w:rPr>
                  <w:rFonts w:ascii="Cambria Math" w:eastAsiaTheme="minorEastAsia" w:hAnsi="Cambria Math"/>
                  <w:sz w:val="26"/>
                  <w:szCs w:val="26"/>
                </w:rPr>
                <m:t>R</m:t>
              </m:r>
            </w:ins>
          </m:e>
          <m:sup>
            <w:ins w:id="5291" w:author="The Si Tran" w:date="2012-12-08T10:19:00Z">
              <m:r>
                <w:rPr>
                  <w:rFonts w:ascii="Cambria Math" w:eastAsiaTheme="minorEastAsia" w:hAnsi="Cambria Math"/>
                  <w:sz w:val="26"/>
                  <w:szCs w:val="26"/>
                </w:rPr>
                <m:t>-1</m:t>
              </m:r>
            </w:ins>
          </m:sup>
        </m:sSup>
        <m:d>
          <m:dPr>
            <m:ctrlPr>
              <w:ins w:id="5292" w:author="The Si Tran" w:date="2012-12-08T10:19:00Z">
                <w:rPr>
                  <w:rFonts w:ascii="Cambria Math" w:eastAsiaTheme="minorEastAsia" w:hAnsi="Cambria Math"/>
                  <w:i/>
                  <w:sz w:val="26"/>
                  <w:szCs w:val="26"/>
                </w:rPr>
              </w:ins>
            </m:ctrlPr>
          </m:dPr>
          <m:e>
            <w:ins w:id="5293" w:author="The Si Tran" w:date="2012-12-08T10:19:00Z">
              <m:r>
                <w:rPr>
                  <w:rFonts w:ascii="Cambria Math" w:eastAsiaTheme="minorEastAsia" w:hAnsi="Cambria Math"/>
                  <w:sz w:val="26"/>
                  <w:szCs w:val="26"/>
                </w:rPr>
                <m:t>t-2</m:t>
              </m:r>
            </w:ins>
          </m:e>
        </m:d>
        <w:ins w:id="5294" w:author="The Si Tran" w:date="2012-12-08T10:19:00Z">
          <m:r>
            <w:rPr>
              <w:rFonts w:ascii="Cambria Math" w:eastAsiaTheme="minorEastAsia" w:hAnsi="Cambria Math"/>
              <w:sz w:val="26"/>
              <w:szCs w:val="26"/>
            </w:rPr>
            <m:t>-Gain factor×</m:t>
          </m:r>
        </w:ins>
        <m:sSup>
          <m:sSupPr>
            <m:ctrlPr>
              <w:ins w:id="5295" w:author="The Si Tran" w:date="2012-12-08T10:19:00Z">
                <w:rPr>
                  <w:rFonts w:ascii="Cambria Math" w:eastAsiaTheme="minorEastAsia" w:hAnsi="Cambria Math"/>
                  <w:i/>
                  <w:sz w:val="26"/>
                  <w:szCs w:val="26"/>
                </w:rPr>
              </w:ins>
            </m:ctrlPr>
          </m:sSupPr>
          <m:e>
            <w:ins w:id="5296" w:author="The Si Tran" w:date="2012-12-08T10:19:00Z">
              <m:r>
                <w:rPr>
                  <w:rFonts w:ascii="Cambria Math" w:eastAsiaTheme="minorEastAsia" w:hAnsi="Cambria Math"/>
                  <w:sz w:val="26"/>
                  <w:szCs w:val="26"/>
                </w:rPr>
                <m:t>φ</m:t>
              </m:r>
            </w:ins>
          </m:e>
          <m:sup>
            <w:ins w:id="5297" w:author="The Si Tran" w:date="2012-12-08T10:19:00Z">
              <m:r>
                <w:rPr>
                  <w:rFonts w:ascii="Cambria Math" w:eastAsiaTheme="minorEastAsia" w:hAnsi="Cambria Math"/>
                  <w:sz w:val="26"/>
                  <w:szCs w:val="26"/>
                </w:rPr>
                <m:t>T</m:t>
              </m:r>
            </w:ins>
          </m:sup>
        </m:sSup>
        <w:ins w:id="5298" w:author="The Si Tran" w:date="2012-12-08T10:19:00Z">
          <m:r>
            <w:rPr>
              <w:rFonts w:ascii="Cambria Math" w:eastAsiaTheme="minorEastAsia" w:hAnsi="Cambria Math"/>
              <w:sz w:val="26"/>
              <w:szCs w:val="26"/>
            </w:rPr>
            <m:t>(t-1)</m:t>
          </m:r>
        </w:ins>
        <m:sSup>
          <m:sSupPr>
            <m:ctrlPr>
              <w:ins w:id="5299" w:author="The Si Tran" w:date="2012-12-08T10:19:00Z">
                <w:rPr>
                  <w:rFonts w:ascii="Cambria Math" w:eastAsiaTheme="minorEastAsia" w:hAnsi="Cambria Math"/>
                  <w:i/>
                  <w:sz w:val="26"/>
                  <w:szCs w:val="26"/>
                </w:rPr>
              </w:ins>
            </m:ctrlPr>
          </m:sSupPr>
          <m:e>
            <w:ins w:id="5300" w:author="The Si Tran" w:date="2012-12-08T10:19:00Z">
              <m:r>
                <w:rPr>
                  <w:rFonts w:ascii="Cambria Math" w:eastAsiaTheme="minorEastAsia" w:hAnsi="Cambria Math"/>
                  <w:sz w:val="26"/>
                  <w:szCs w:val="26"/>
                </w:rPr>
                <m:t>R</m:t>
              </m:r>
            </w:ins>
          </m:e>
          <m:sup>
            <w:ins w:id="5301" w:author="The Si Tran" w:date="2012-12-08T10:19:00Z">
              <m:r>
                <w:rPr>
                  <w:rFonts w:ascii="Cambria Math" w:eastAsiaTheme="minorEastAsia" w:hAnsi="Cambria Math"/>
                  <w:sz w:val="26"/>
                  <w:szCs w:val="26"/>
                </w:rPr>
                <m:t>-1</m:t>
              </m:r>
            </w:ins>
          </m:sup>
        </m:sSup>
        <w:ins w:id="5302" w:author="The Si Tran" w:date="2012-12-08T10:19:00Z">
          <m:r>
            <w:rPr>
              <w:rFonts w:ascii="Cambria Math" w:eastAsiaTheme="minorEastAsia" w:hAnsi="Cambria Math"/>
              <w:sz w:val="26"/>
              <w:szCs w:val="26"/>
            </w:rPr>
            <m:t>(t-2)</m:t>
          </m:r>
        </w:ins>
      </m:oMath>
    </w:p>
    <w:p w14:paraId="1EB4AC86" w14:textId="77777777" w:rsidR="006D00FE" w:rsidRDefault="006D00FE">
      <w:pPr>
        <w:pStyle w:val="ListParagraph"/>
        <w:spacing w:line="360" w:lineRule="auto"/>
        <w:ind w:left="1080" w:hanging="360"/>
        <w:rPr>
          <w:ins w:id="5303" w:author="The Si Tran" w:date="2012-12-08T14:48:00Z"/>
        </w:rPr>
        <w:pPrChange w:id="5304" w:author="The Si Tran" w:date="2012-12-14T05:31:00Z">
          <w:pPr>
            <w:pStyle w:val="Heading3"/>
          </w:pPr>
        </w:pPrChange>
      </w:pPr>
      <w:ins w:id="5305" w:author="The Si Tran" w:date="2012-12-08T10:21:00Z">
        <w:r>
          <w:rPr>
            <w:rFonts w:ascii="Times New Roman" w:hAnsi="Times New Roman"/>
            <w:sz w:val="26"/>
            <w:szCs w:val="26"/>
          </w:rPr>
          <w:tab/>
        </w:r>
      </w:ins>
      <w:ins w:id="5306"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rPr>
          <w:ins w:id="5307" w:author="The Si Tran" w:date="2012-12-06T22:16:00Z"/>
        </w:rPr>
        <w:pPrChange w:id="5308" w:author="The Si Tran" w:date="2012-12-14T05:31:00Z">
          <w:pPr>
            <w:pStyle w:val="Heading3"/>
          </w:pPr>
        </w:pPrChange>
      </w:pPr>
      <w:ins w:id="5309" w:author="The Si Tran" w:date="2012-12-08T14:48:00Z">
        <w:r w:rsidRPr="003B5A9E">
          <w:rPr>
            <w:rFonts w:ascii="Times New Roman" w:hAnsi="Times New Roman"/>
            <w:sz w:val="26"/>
            <w:szCs w:val="26"/>
            <w:rPrChange w:id="5310" w:author="The Si Tran" w:date="2012-12-08T14:48:00Z">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311" w:author="The Si Tran" w:date="2012-12-07T22:07:00Z"/>
        </w:rPr>
        <w:pPrChange w:id="5312" w:author="The Si Tran" w:date="2012-12-06T22:16:00Z">
          <w:pPr/>
        </w:pPrChange>
      </w:pPr>
      <w:bookmarkStart w:id="5313" w:name="_Toc343415518"/>
      <w:ins w:id="5314" w:author="The Si Tran" w:date="2012-12-06T22:16:00Z">
        <w:r w:rsidRPr="00155591">
          <w:t>Thành phần dự đoán</w:t>
        </w:r>
      </w:ins>
      <w:bookmarkEnd w:id="5313"/>
    </w:p>
    <w:p w14:paraId="0D5FBC4F" w14:textId="77777777" w:rsidR="003F6E52" w:rsidRDefault="003F6E52">
      <w:pPr>
        <w:rPr>
          <w:ins w:id="5315" w:author="The Si Tran" w:date="2012-12-07T22:07:00Z"/>
        </w:rPr>
        <w:pPrChange w:id="5316" w:author="The Si Tran" w:date="2012-12-16T08:14:00Z">
          <w:pPr>
            <w:pStyle w:val="ListParagraph"/>
            <w:ind w:left="360"/>
          </w:pPr>
        </w:pPrChange>
      </w:pPr>
      <w:ins w:id="5317"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ListParagraph"/>
        <w:numPr>
          <w:ilvl w:val="0"/>
          <w:numId w:val="23"/>
        </w:numPr>
        <w:spacing w:line="360" w:lineRule="auto"/>
        <w:rPr>
          <w:ins w:id="5318" w:author="The Si Tran" w:date="2012-12-07T22:14:00Z"/>
          <w:rFonts w:ascii="Times New Roman" w:hAnsi="Times New Roman"/>
          <w:sz w:val="26"/>
          <w:szCs w:val="26"/>
        </w:rPr>
        <w:pPrChange w:id="5319" w:author="The Si Tran" w:date="2012-12-14T05:31:00Z">
          <w:pPr>
            <w:pStyle w:val="ListParagraph"/>
            <w:numPr>
              <w:numId w:val="23"/>
            </w:numPr>
            <w:ind w:left="1080" w:hanging="360"/>
          </w:pPr>
        </w:pPrChange>
      </w:pPr>
      <w:ins w:id="5320" w:author="The Si Tran" w:date="2012-12-07T22:08:00Z">
        <w:r w:rsidRPr="00A625DC">
          <w:rPr>
            <w:rFonts w:ascii="Times New Roman" w:hAnsi="Times New Roman"/>
            <w:sz w:val="26"/>
            <w:szCs w:val="26"/>
            <w:rPrChange w:id="5321" w:author="The Si Tran" w:date="2012-12-07T22:08:00Z">
              <w:rPr>
                <w:rFonts w:ascii="Times New Roman" w:eastAsiaTheme="minorHAnsi" w:hAnsi="Times New Roman"/>
                <w:sz w:val="26"/>
              </w:rPr>
            </w:rPrChange>
          </w:rPr>
          <w:t>Dự đoán 1 thời đoạn cho chuỗi dữ liệu tĩnh</w:t>
        </w:r>
      </w:ins>
    </w:p>
    <w:p w14:paraId="077C2487" w14:textId="77777777" w:rsidR="00B61FF6" w:rsidRDefault="00B61FF6">
      <w:pPr>
        <w:pStyle w:val="ListParagraph"/>
        <w:spacing w:line="360" w:lineRule="auto"/>
        <w:ind w:left="1080" w:firstLine="0"/>
        <w:rPr>
          <w:ins w:id="5322" w:author="The Si Tran" w:date="2012-12-07T22:14:00Z"/>
          <w:rFonts w:ascii="Times New Roman" w:hAnsi="Times New Roman"/>
          <w:sz w:val="26"/>
          <w:szCs w:val="26"/>
        </w:rPr>
        <w:pPrChange w:id="5323" w:author="The Si Tran" w:date="2012-12-14T05:31:00Z">
          <w:pPr>
            <w:pStyle w:val="ListParagraph"/>
            <w:numPr>
              <w:numId w:val="23"/>
            </w:numPr>
            <w:ind w:left="1080" w:hanging="360"/>
          </w:pPr>
        </w:pPrChange>
      </w:pPr>
      <w:ins w:id="5324"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1080" w:firstLine="0"/>
        <w:rPr>
          <w:ins w:id="5325" w:author="The Si Tran" w:date="2012-12-07T22:14:00Z"/>
          <w:rFonts w:ascii="Times New Roman" w:hAnsi="Times New Roman"/>
          <w:sz w:val="26"/>
          <w:szCs w:val="26"/>
        </w:rPr>
        <w:pPrChange w:id="5326" w:author="The Si Tran" w:date="2012-12-14T05:31:00Z">
          <w:pPr>
            <w:pStyle w:val="ListParagraph"/>
            <w:numPr>
              <w:numId w:val="23"/>
            </w:numPr>
            <w:ind w:left="1080" w:hanging="360"/>
          </w:pPr>
        </w:pPrChange>
      </w:pPr>
      <w:ins w:id="5327"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537CF3">
      <w:pPr>
        <w:pStyle w:val="ListParagraph"/>
        <w:spacing w:line="360" w:lineRule="auto"/>
        <w:ind w:left="1080" w:firstLine="0"/>
        <w:rPr>
          <w:ins w:id="5328" w:author="The Si Tran" w:date="2012-12-07T22:14:00Z"/>
          <w:rFonts w:ascii="Times New Roman" w:hAnsi="Times New Roman"/>
          <w:sz w:val="26"/>
          <w:szCs w:val="26"/>
        </w:rPr>
        <w:pPrChange w:id="5329" w:author="The Si Tran" w:date="2012-12-14T05:31:00Z">
          <w:pPr>
            <w:pStyle w:val="ListParagraph"/>
            <w:numPr>
              <w:numId w:val="23"/>
            </w:numPr>
            <w:ind w:left="1080" w:hanging="360"/>
          </w:pPr>
        </w:pPrChange>
      </w:pPr>
      <m:oMathPara>
        <m:oMathParaPr>
          <m:jc m:val="left"/>
        </m:oMathParaPr>
        <m:oMath>
          <m:acc>
            <m:accPr>
              <m:ctrlPr>
                <w:ins w:id="5330" w:author="The Si Tran" w:date="2012-12-07T22:14:00Z">
                  <w:rPr>
                    <w:rFonts w:ascii="Cambria Math" w:hAnsi="Cambria Math"/>
                    <w:i/>
                    <w:sz w:val="26"/>
                    <w:szCs w:val="26"/>
                  </w:rPr>
                </w:ins>
              </m:ctrlPr>
            </m:accPr>
            <m:e>
              <w:ins w:id="5331" w:author="The Si Tran" w:date="2012-12-07T22:14:00Z">
                <m:r>
                  <w:rPr>
                    <w:rFonts w:ascii="Cambria Math" w:hAnsi="Cambria Math"/>
                    <w:sz w:val="26"/>
                    <w:szCs w:val="26"/>
                  </w:rPr>
                  <m:t>y</m:t>
                </m:r>
              </w:ins>
            </m:e>
          </m:acc>
          <m:d>
            <m:dPr>
              <m:ctrlPr>
                <w:ins w:id="5332" w:author="The Si Tran" w:date="2012-12-07T22:14:00Z">
                  <w:rPr>
                    <w:rFonts w:ascii="Cambria Math" w:hAnsi="Cambria Math"/>
                    <w:i/>
                    <w:sz w:val="26"/>
                    <w:szCs w:val="26"/>
                  </w:rPr>
                </w:ins>
              </m:ctrlPr>
            </m:dPr>
            <m:e>
              <w:ins w:id="5333" w:author="The Si Tran" w:date="2012-12-07T22:14:00Z">
                <m:r>
                  <w:rPr>
                    <w:rFonts w:ascii="Cambria Math" w:hAnsi="Cambria Math"/>
                    <w:sz w:val="26"/>
                    <w:szCs w:val="26"/>
                  </w:rPr>
                  <m:t>t+1</m:t>
                </m:r>
              </w:ins>
            </m:e>
          </m:d>
          <w:ins w:id="5334" w:author="The Si Tran" w:date="2012-12-07T22:14:00Z">
            <m:r>
              <w:rPr>
                <w:rFonts w:ascii="Cambria Math" w:hAnsi="Cambria Math"/>
                <w:sz w:val="26"/>
                <w:szCs w:val="26"/>
              </w:rPr>
              <m:t>=E[y(t+1)|y</m:t>
            </m:r>
          </w:ins>
          <m:d>
            <m:dPr>
              <m:ctrlPr>
                <w:ins w:id="5335" w:author="The Si Tran" w:date="2012-12-07T22:14:00Z">
                  <w:rPr>
                    <w:rFonts w:ascii="Cambria Math" w:hAnsi="Cambria Math"/>
                    <w:i/>
                    <w:sz w:val="26"/>
                    <w:szCs w:val="26"/>
                  </w:rPr>
                </w:ins>
              </m:ctrlPr>
            </m:dPr>
            <m:e>
              <w:ins w:id="5336" w:author="The Si Tran" w:date="2012-12-07T22:14:00Z">
                <m:r>
                  <w:rPr>
                    <w:rFonts w:ascii="Cambria Math" w:hAnsi="Cambria Math"/>
                    <w:sz w:val="26"/>
                    <w:szCs w:val="26"/>
                  </w:rPr>
                  <m:t>t</m:t>
                </m:r>
              </w:ins>
            </m:e>
          </m:d>
          <w:ins w:id="5337" w:author="The Si Tran" w:date="2012-12-07T22:14:00Z">
            <m:r>
              <w:rPr>
                <w:rFonts w:ascii="Cambria Math" w:hAnsi="Cambria Math"/>
                <w:sz w:val="26"/>
                <w:szCs w:val="26"/>
              </w:rPr>
              <m:t>,y</m:t>
            </m:r>
          </w:ins>
          <m:d>
            <m:dPr>
              <m:ctrlPr>
                <w:ins w:id="5338" w:author="The Si Tran" w:date="2012-12-07T22:14:00Z">
                  <w:rPr>
                    <w:rFonts w:ascii="Cambria Math" w:hAnsi="Cambria Math"/>
                    <w:i/>
                    <w:sz w:val="26"/>
                    <w:szCs w:val="26"/>
                  </w:rPr>
                </w:ins>
              </m:ctrlPr>
            </m:dPr>
            <m:e>
              <w:ins w:id="5339" w:author="The Si Tran" w:date="2012-12-07T22:14:00Z">
                <m:r>
                  <w:rPr>
                    <w:rFonts w:ascii="Cambria Math" w:hAnsi="Cambria Math"/>
                    <w:sz w:val="26"/>
                    <w:szCs w:val="26"/>
                  </w:rPr>
                  <m:t>t-1</m:t>
                </m:r>
              </w:ins>
            </m:e>
          </m:d>
          <w:ins w:id="5340" w:author="The Si Tran" w:date="2012-12-07T22:14:00Z">
            <m:r>
              <w:rPr>
                <w:rFonts w:ascii="Cambria Math" w:hAnsi="Cambria Math"/>
                <w:sz w:val="26"/>
                <w:szCs w:val="26"/>
              </w:rPr>
              <m:t>,…]</m:t>
            </m:r>
          </w:ins>
        </m:oMath>
      </m:oMathPara>
    </w:p>
    <w:p w14:paraId="2973E23C" w14:textId="77777777" w:rsidR="00B61FF6" w:rsidRDefault="00B61FF6">
      <w:pPr>
        <w:pStyle w:val="ListParagraph"/>
        <w:spacing w:line="360" w:lineRule="auto"/>
        <w:ind w:left="1080" w:firstLine="0"/>
        <w:rPr>
          <w:ins w:id="5341" w:author="The Si Tran" w:date="2012-12-07T22:15:00Z"/>
          <w:rFonts w:ascii="Times New Roman" w:hAnsi="Times New Roman"/>
          <w:sz w:val="26"/>
          <w:szCs w:val="26"/>
        </w:rPr>
        <w:pPrChange w:id="5342" w:author="The Si Tran" w:date="2012-12-14T05:31:00Z">
          <w:pPr>
            <w:pStyle w:val="ListParagraph"/>
            <w:numPr>
              <w:numId w:val="23"/>
            </w:numPr>
            <w:ind w:left="1080" w:hanging="360"/>
          </w:pPr>
        </w:pPrChange>
      </w:pPr>
      <w:ins w:id="5343"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p>
    <w:p w14:paraId="5DBACEF1" w14:textId="77777777" w:rsidR="00CD1726" w:rsidRDefault="00B61FF6">
      <w:pPr>
        <w:pStyle w:val="ListParagraph"/>
        <w:spacing w:line="360" w:lineRule="auto"/>
        <w:ind w:left="1080"/>
        <w:rPr>
          <w:ins w:id="5344" w:author="The Si Tran" w:date="2012-12-07T22:17:00Z"/>
          <w:rFonts w:ascii="Times New Roman" w:hAnsi="Times New Roman"/>
          <w:sz w:val="26"/>
          <w:szCs w:val="26"/>
        </w:rPr>
        <w:pPrChange w:id="5345" w:author="The Si Tran" w:date="2012-12-14T05:31:00Z">
          <w:pPr>
            <w:pStyle w:val="ListParagraph"/>
            <w:ind w:left="1080"/>
          </w:pPr>
        </w:pPrChange>
      </w:pPr>
      <w:ins w:id="5346" w:author="The Si Tran" w:date="2012-12-07T22:16:00Z">
        <w:r w:rsidRPr="00B61FF6">
          <w:rPr>
            <w:rFonts w:ascii="Times New Roman" w:hAnsi="Times New Roman"/>
            <w:sz w:val="26"/>
            <w:szCs w:val="26"/>
            <w:rPrChange w:id="5347" w:author="The Si Tran" w:date="2012-12-07T22:17:00Z">
              <w:rPr>
                <w:szCs w:val="26"/>
              </w:rPr>
            </w:rPrChange>
          </w:rPr>
          <w:t>Do đó</w:t>
        </w:r>
      </w:ins>
      <w:ins w:id="5348"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537CF3">
      <w:pPr>
        <w:pStyle w:val="ListParagraph"/>
        <w:spacing w:line="360" w:lineRule="auto"/>
        <w:ind w:left="1080" w:firstLine="0"/>
        <w:rPr>
          <w:ins w:id="5349" w:author="The Si Tran" w:date="2012-12-07T22:08:00Z"/>
          <w:sz w:val="26"/>
          <w:szCs w:val="26"/>
          <w:rPrChange w:id="5350" w:author="The Si Tran" w:date="2012-12-07T22:18:00Z">
            <w:rPr>
              <w:ins w:id="5351" w:author="The Si Tran" w:date="2012-12-07T22:08:00Z"/>
            </w:rPr>
          </w:rPrChange>
        </w:rPr>
        <w:pPrChange w:id="5352" w:author="The Si Tran" w:date="2012-12-14T05:31:00Z">
          <w:pPr>
            <w:pStyle w:val="ListParagraph"/>
            <w:numPr>
              <w:numId w:val="23"/>
            </w:numPr>
            <w:ind w:left="1080" w:hanging="360"/>
          </w:pPr>
        </w:pPrChange>
      </w:pPr>
      <m:oMathPara>
        <m:oMath>
          <m:acc>
            <m:accPr>
              <m:ctrlPr>
                <w:ins w:id="5353" w:author="The Si Tran" w:date="2012-12-07T22:16:00Z">
                  <w:rPr>
                    <w:rFonts w:ascii="Cambria Math" w:hAnsi="Cambria Math"/>
                    <w:i/>
                    <w:sz w:val="26"/>
                    <w:szCs w:val="26"/>
                  </w:rPr>
                </w:ins>
              </m:ctrlPr>
            </m:accPr>
            <m:e>
              <w:ins w:id="5354" w:author="The Si Tran" w:date="2012-12-07T22:16:00Z">
                <m:r>
                  <w:rPr>
                    <w:rFonts w:ascii="Cambria Math" w:hAnsi="Cambria Math"/>
                    <w:sz w:val="26"/>
                    <w:szCs w:val="26"/>
                    <w:rPrChange w:id="5355" w:author="The Si Tran" w:date="2012-12-07T22:17:00Z">
                      <w:rPr>
                        <w:rFonts w:ascii="Cambria Math" w:hAnsi="Cambria Math"/>
                        <w:szCs w:val="26"/>
                      </w:rPr>
                    </w:rPrChange>
                  </w:rPr>
                  <m:t>y</m:t>
                </m:r>
              </w:ins>
            </m:e>
          </m:acc>
          <m:d>
            <m:dPr>
              <m:ctrlPr>
                <w:ins w:id="5356" w:author="The Si Tran" w:date="2012-12-07T22:16:00Z">
                  <w:rPr>
                    <w:rFonts w:ascii="Cambria Math" w:hAnsi="Cambria Math"/>
                    <w:i/>
                    <w:sz w:val="26"/>
                    <w:szCs w:val="26"/>
                  </w:rPr>
                </w:ins>
              </m:ctrlPr>
            </m:dPr>
            <m:e>
              <w:ins w:id="5357" w:author="The Si Tran" w:date="2012-12-07T22:16:00Z">
                <m:r>
                  <w:rPr>
                    <w:rFonts w:ascii="Cambria Math" w:hAnsi="Cambria Math"/>
                    <w:sz w:val="26"/>
                    <w:szCs w:val="26"/>
                    <w:rPrChange w:id="5358" w:author="The Si Tran" w:date="2012-12-07T22:17:00Z">
                      <w:rPr>
                        <w:rFonts w:ascii="Cambria Math" w:hAnsi="Cambria Math"/>
                        <w:szCs w:val="26"/>
                      </w:rPr>
                    </w:rPrChange>
                  </w:rPr>
                  <m:t>t+1</m:t>
                </m:r>
              </w:ins>
            </m:e>
          </m:d>
          <w:ins w:id="5359" w:author="The Si Tran" w:date="2012-12-07T22:16:00Z">
            <m:r>
              <w:rPr>
                <w:rFonts w:ascii="Cambria Math" w:hAnsi="Cambria Math"/>
                <w:sz w:val="26"/>
                <w:szCs w:val="26"/>
                <w:rPrChange w:id="5360" w:author="The Si Tran" w:date="2012-12-07T22:17:00Z">
                  <w:rPr>
                    <w:rFonts w:ascii="Cambria Math" w:hAnsi="Cambria Math"/>
                    <w:szCs w:val="26"/>
                  </w:rPr>
                </w:rPrChange>
              </w:rPr>
              <m:t>=</m:t>
            </m:r>
          </w:ins>
          <m:sSub>
            <m:sSubPr>
              <m:ctrlPr>
                <w:ins w:id="5361" w:author="The Si Tran" w:date="2012-12-07T22:16:00Z">
                  <w:rPr>
                    <w:rFonts w:ascii="Cambria Math" w:hAnsi="Cambria Math"/>
                    <w:i/>
                    <w:sz w:val="26"/>
                    <w:szCs w:val="26"/>
                  </w:rPr>
                </w:ins>
              </m:ctrlPr>
            </m:sSubPr>
            <m:e>
              <w:ins w:id="5362" w:author="The Si Tran" w:date="2012-12-07T22:16:00Z">
                <m:r>
                  <w:rPr>
                    <w:rFonts w:ascii="Cambria Math" w:hAnsi="Cambria Math"/>
                    <w:sz w:val="26"/>
                    <w:szCs w:val="26"/>
                    <w:rPrChange w:id="5363" w:author="The Si Tran" w:date="2012-12-07T22:17:00Z">
                      <w:rPr>
                        <w:rFonts w:ascii="Cambria Math" w:hAnsi="Cambria Math"/>
                        <w:szCs w:val="26"/>
                      </w:rPr>
                    </w:rPrChange>
                  </w:rPr>
                  <m:t>a</m:t>
                </m:r>
              </w:ins>
            </m:e>
            <m:sub>
              <w:ins w:id="5364" w:author="The Si Tran" w:date="2012-12-07T22:16:00Z">
                <m:r>
                  <w:rPr>
                    <w:rFonts w:ascii="Cambria Math" w:hAnsi="Cambria Math"/>
                    <w:sz w:val="26"/>
                    <w:szCs w:val="26"/>
                    <w:rPrChange w:id="5365" w:author="The Si Tran" w:date="2012-12-07T22:17:00Z">
                      <w:rPr>
                        <w:rFonts w:ascii="Cambria Math" w:hAnsi="Cambria Math"/>
                        <w:szCs w:val="26"/>
                      </w:rPr>
                    </w:rPrChange>
                  </w:rPr>
                  <m:t>0</m:t>
                </m:r>
              </w:ins>
            </m:sub>
          </m:sSub>
          <w:ins w:id="5366" w:author="The Si Tran" w:date="2012-12-07T22:16:00Z">
            <m:r>
              <w:rPr>
                <w:rFonts w:ascii="Cambria Math" w:hAnsi="Cambria Math"/>
                <w:sz w:val="26"/>
                <w:szCs w:val="26"/>
                <w:rPrChange w:id="5367" w:author="The Si Tran" w:date="2012-12-07T22:17:00Z">
                  <w:rPr>
                    <w:rFonts w:ascii="Cambria Math" w:hAnsi="Cambria Math"/>
                    <w:szCs w:val="26"/>
                  </w:rPr>
                </w:rPrChange>
              </w:rPr>
              <m:t>+</m:t>
            </m:r>
          </w:ins>
          <m:sSub>
            <m:sSubPr>
              <m:ctrlPr>
                <w:ins w:id="5368" w:author="The Si Tran" w:date="2012-12-07T22:16:00Z">
                  <w:rPr>
                    <w:rFonts w:ascii="Cambria Math" w:hAnsi="Cambria Math"/>
                    <w:i/>
                    <w:sz w:val="26"/>
                    <w:szCs w:val="26"/>
                  </w:rPr>
                </w:ins>
              </m:ctrlPr>
            </m:sSubPr>
            <m:e>
              <w:ins w:id="5369" w:author="The Si Tran" w:date="2012-12-07T22:16:00Z">
                <m:r>
                  <w:rPr>
                    <w:rFonts w:ascii="Cambria Math" w:hAnsi="Cambria Math"/>
                    <w:sz w:val="26"/>
                    <w:szCs w:val="26"/>
                    <w:rPrChange w:id="5370" w:author="The Si Tran" w:date="2012-12-07T22:17:00Z">
                      <w:rPr>
                        <w:rFonts w:ascii="Cambria Math" w:hAnsi="Cambria Math"/>
                        <w:szCs w:val="26"/>
                      </w:rPr>
                    </w:rPrChange>
                  </w:rPr>
                  <m:t>a</m:t>
                </m:r>
              </w:ins>
            </m:e>
            <m:sub>
              <w:ins w:id="5371" w:author="The Si Tran" w:date="2012-12-07T22:16:00Z">
                <m:r>
                  <w:rPr>
                    <w:rFonts w:ascii="Cambria Math" w:hAnsi="Cambria Math"/>
                    <w:sz w:val="26"/>
                    <w:szCs w:val="26"/>
                    <w:rPrChange w:id="5372" w:author="The Si Tran" w:date="2012-12-07T22:17:00Z">
                      <w:rPr>
                        <w:rFonts w:ascii="Cambria Math" w:hAnsi="Cambria Math"/>
                        <w:szCs w:val="26"/>
                      </w:rPr>
                    </w:rPrChange>
                  </w:rPr>
                  <m:t>1</m:t>
                </m:r>
              </w:ins>
            </m:sub>
          </m:sSub>
          <w:ins w:id="5373" w:author="The Si Tran" w:date="2012-12-07T22:16:00Z">
            <m:r>
              <w:rPr>
                <w:rFonts w:ascii="Cambria Math" w:hAnsi="Cambria Math"/>
                <w:sz w:val="26"/>
                <w:szCs w:val="26"/>
                <w:rPrChange w:id="5374" w:author="The Si Tran" w:date="2012-12-07T22:17:00Z">
                  <w:rPr>
                    <w:rFonts w:ascii="Cambria Math" w:hAnsi="Cambria Math"/>
                    <w:szCs w:val="26"/>
                  </w:rPr>
                </w:rPrChange>
              </w:rPr>
              <m:t>y</m:t>
            </m:r>
          </w:ins>
          <m:d>
            <m:dPr>
              <m:ctrlPr>
                <w:ins w:id="5375" w:author="The Si Tran" w:date="2012-12-07T22:16:00Z">
                  <w:rPr>
                    <w:rFonts w:ascii="Cambria Math" w:hAnsi="Cambria Math"/>
                    <w:i/>
                    <w:sz w:val="26"/>
                    <w:szCs w:val="26"/>
                  </w:rPr>
                </w:ins>
              </m:ctrlPr>
            </m:dPr>
            <m:e>
              <w:ins w:id="5376" w:author="The Si Tran" w:date="2012-12-07T22:16:00Z">
                <m:r>
                  <w:rPr>
                    <w:rFonts w:ascii="Cambria Math" w:hAnsi="Cambria Math"/>
                    <w:sz w:val="26"/>
                    <w:szCs w:val="26"/>
                    <w:rPrChange w:id="5377" w:author="The Si Tran" w:date="2012-12-07T22:17:00Z">
                      <w:rPr>
                        <w:rFonts w:ascii="Cambria Math" w:hAnsi="Cambria Math"/>
                        <w:szCs w:val="26"/>
                      </w:rPr>
                    </w:rPrChange>
                  </w:rPr>
                  <m:t>t</m:t>
                </m:r>
              </w:ins>
            </m:e>
          </m:d>
          <w:ins w:id="5378" w:author="The Si Tran" w:date="2012-12-07T22:16:00Z">
            <m:r>
              <w:rPr>
                <w:rFonts w:ascii="Cambria Math" w:hAnsi="Cambria Math"/>
                <w:sz w:val="26"/>
                <w:szCs w:val="26"/>
                <w:rPrChange w:id="5379" w:author="The Si Tran" w:date="2012-12-07T22:17:00Z">
                  <w:rPr>
                    <w:rFonts w:ascii="Cambria Math" w:hAnsi="Cambria Math"/>
                    <w:szCs w:val="26"/>
                  </w:rPr>
                </w:rPrChange>
              </w:rPr>
              <m:t>+</m:t>
            </m:r>
            <m:r>
              <w:rPr>
                <w:rFonts w:ascii="Cambria Math" w:hAnsi="Cambria Math" w:hint="eastAsia"/>
                <w:sz w:val="26"/>
                <w:szCs w:val="26"/>
                <w:rPrChange w:id="5380" w:author="The Si Tran" w:date="2012-12-07T22:17:00Z">
                  <w:rPr>
                    <w:rFonts w:ascii="Cambria Math" w:hAnsi="Cambria Math" w:hint="eastAsia"/>
                    <w:szCs w:val="26"/>
                  </w:rPr>
                </w:rPrChange>
              </w:rPr>
              <m:t>…</m:t>
            </m:r>
            <m:r>
              <w:rPr>
                <w:rFonts w:ascii="Cambria Math" w:hAnsi="Cambria Math"/>
                <w:sz w:val="26"/>
                <w:szCs w:val="26"/>
                <w:rPrChange w:id="5381" w:author="The Si Tran" w:date="2012-12-07T22:17:00Z">
                  <w:rPr>
                    <w:rFonts w:ascii="Cambria Math" w:hAnsi="Cambria Math"/>
                    <w:szCs w:val="26"/>
                  </w:rPr>
                </w:rPrChange>
              </w:rPr>
              <m:t>+</m:t>
            </m:r>
          </w:ins>
          <m:sSub>
            <m:sSubPr>
              <m:ctrlPr>
                <w:ins w:id="5382" w:author="The Si Tran" w:date="2012-12-07T22:16:00Z">
                  <w:rPr>
                    <w:rFonts w:ascii="Cambria Math" w:hAnsi="Cambria Math"/>
                    <w:i/>
                    <w:sz w:val="26"/>
                    <w:szCs w:val="26"/>
                  </w:rPr>
                </w:ins>
              </m:ctrlPr>
            </m:sSubPr>
            <m:e>
              <w:ins w:id="5383" w:author="The Si Tran" w:date="2012-12-07T22:16:00Z">
                <m:r>
                  <w:rPr>
                    <w:rFonts w:ascii="Cambria Math" w:hAnsi="Cambria Math"/>
                    <w:sz w:val="26"/>
                    <w:szCs w:val="26"/>
                    <w:rPrChange w:id="5384" w:author="The Si Tran" w:date="2012-12-07T22:17:00Z">
                      <w:rPr>
                        <w:rFonts w:ascii="Cambria Math" w:hAnsi="Cambria Math"/>
                        <w:szCs w:val="26"/>
                      </w:rPr>
                    </w:rPrChange>
                  </w:rPr>
                  <m:t>a</m:t>
                </m:r>
              </w:ins>
            </m:e>
            <m:sub>
              <w:ins w:id="5385" w:author="The Si Tran" w:date="2012-12-07T22:16:00Z">
                <m:r>
                  <w:rPr>
                    <w:rFonts w:ascii="Cambria Math" w:hAnsi="Cambria Math"/>
                    <w:sz w:val="26"/>
                    <w:szCs w:val="26"/>
                    <w:rPrChange w:id="5386" w:author="The Si Tran" w:date="2012-12-07T22:17:00Z">
                      <w:rPr>
                        <w:rFonts w:ascii="Cambria Math" w:hAnsi="Cambria Math"/>
                        <w:szCs w:val="26"/>
                      </w:rPr>
                    </w:rPrChange>
                  </w:rPr>
                  <m:t>p</m:t>
                </m:r>
              </w:ins>
            </m:sub>
          </m:sSub>
          <w:ins w:id="5387" w:author="The Si Tran" w:date="2012-12-07T22:16:00Z">
            <m:r>
              <w:rPr>
                <w:rFonts w:ascii="Cambria Math" w:hAnsi="Cambria Math"/>
                <w:sz w:val="26"/>
                <w:szCs w:val="26"/>
                <w:rPrChange w:id="5388" w:author="The Si Tran" w:date="2012-12-07T22:17:00Z">
                  <w:rPr>
                    <w:rFonts w:ascii="Cambria Math" w:hAnsi="Cambria Math"/>
                    <w:szCs w:val="26"/>
                  </w:rPr>
                </w:rPrChange>
              </w:rPr>
              <m:t>y</m:t>
            </m:r>
          </w:ins>
          <m:d>
            <m:dPr>
              <m:ctrlPr>
                <w:ins w:id="5389" w:author="The Si Tran" w:date="2012-12-07T22:16:00Z">
                  <w:rPr>
                    <w:rFonts w:ascii="Cambria Math" w:hAnsi="Cambria Math"/>
                    <w:i/>
                    <w:sz w:val="26"/>
                    <w:szCs w:val="26"/>
                  </w:rPr>
                </w:ins>
              </m:ctrlPr>
            </m:dPr>
            <m:e>
              <w:ins w:id="5390" w:author="The Si Tran" w:date="2012-12-07T22:16:00Z">
                <m:r>
                  <w:rPr>
                    <w:rFonts w:ascii="Cambria Math" w:hAnsi="Cambria Math"/>
                    <w:sz w:val="26"/>
                    <w:szCs w:val="26"/>
                    <w:rPrChange w:id="5391" w:author="The Si Tran" w:date="2012-12-07T22:17:00Z">
                      <w:rPr>
                        <w:rFonts w:ascii="Cambria Math" w:hAnsi="Cambria Math"/>
                        <w:szCs w:val="26"/>
                      </w:rPr>
                    </w:rPrChange>
                  </w:rPr>
                  <m:t>t-p+1</m:t>
                </m:r>
              </w:ins>
            </m:e>
          </m:d>
          <w:ins w:id="5392" w:author="The Si Tran" w:date="2012-12-07T22:16:00Z">
            <m:r>
              <w:rPr>
                <w:rFonts w:ascii="Cambria Math" w:hAnsi="Cambria Math"/>
                <w:sz w:val="26"/>
                <w:szCs w:val="26"/>
                <w:rPrChange w:id="5393" w:author="The Si Tran" w:date="2012-12-07T22:17:00Z">
                  <w:rPr>
                    <w:rFonts w:ascii="Cambria Math" w:hAnsi="Cambria Math"/>
                    <w:szCs w:val="26"/>
                  </w:rPr>
                </w:rPrChange>
              </w:rPr>
              <m:t>+</m:t>
            </m:r>
          </w:ins>
          <m:sSub>
            <m:sSubPr>
              <m:ctrlPr>
                <w:ins w:id="5394" w:author="The Si Tran" w:date="2012-12-07T22:16:00Z">
                  <w:rPr>
                    <w:rFonts w:ascii="Cambria Math" w:hAnsi="Cambria Math"/>
                    <w:i/>
                    <w:sz w:val="26"/>
                    <w:szCs w:val="26"/>
                  </w:rPr>
                </w:ins>
              </m:ctrlPr>
            </m:sSubPr>
            <m:e>
              <w:ins w:id="5395" w:author="The Si Tran" w:date="2012-12-07T22:16:00Z">
                <m:r>
                  <w:rPr>
                    <w:rFonts w:ascii="Cambria Math" w:hAnsi="Cambria Math"/>
                    <w:sz w:val="26"/>
                    <w:szCs w:val="26"/>
                    <w:rPrChange w:id="5396" w:author="The Si Tran" w:date="2012-12-07T22:17:00Z">
                      <w:rPr>
                        <w:rFonts w:ascii="Cambria Math" w:hAnsi="Cambria Math"/>
                        <w:szCs w:val="26"/>
                      </w:rPr>
                    </w:rPrChange>
                  </w:rPr>
                  <m:t>b</m:t>
                </m:r>
              </w:ins>
            </m:e>
            <m:sub>
              <w:ins w:id="5397" w:author="The Si Tran" w:date="2012-12-07T22:16:00Z">
                <m:r>
                  <w:rPr>
                    <w:rFonts w:ascii="Cambria Math" w:hAnsi="Cambria Math"/>
                    <w:sz w:val="26"/>
                    <w:szCs w:val="26"/>
                    <w:rPrChange w:id="5398" w:author="The Si Tran" w:date="2012-12-07T22:17:00Z">
                      <w:rPr>
                        <w:rFonts w:ascii="Cambria Math" w:hAnsi="Cambria Math"/>
                        <w:szCs w:val="26"/>
                      </w:rPr>
                    </w:rPrChange>
                  </w:rPr>
                  <m:t>1</m:t>
                </m:r>
              </w:ins>
            </m:sub>
          </m:sSub>
          <w:ins w:id="5399" w:author="The Si Tran" w:date="2012-12-07T22:16:00Z">
            <m:r>
              <w:rPr>
                <w:rFonts w:ascii="Cambria Math" w:hAnsi="Cambria Math"/>
                <w:sz w:val="26"/>
                <w:szCs w:val="26"/>
                <w:rPrChange w:id="5400" w:author="The Si Tran" w:date="2012-12-07T22:17:00Z">
                  <w:rPr>
                    <w:rFonts w:ascii="Cambria Math" w:hAnsi="Cambria Math"/>
                    <w:szCs w:val="26"/>
                  </w:rPr>
                </w:rPrChange>
              </w:rPr>
              <m:t>e</m:t>
            </m:r>
          </w:ins>
          <m:d>
            <m:dPr>
              <m:ctrlPr>
                <w:ins w:id="5401" w:author="The Si Tran" w:date="2012-12-07T22:16:00Z">
                  <w:rPr>
                    <w:rFonts w:ascii="Cambria Math" w:hAnsi="Cambria Math"/>
                    <w:i/>
                    <w:sz w:val="26"/>
                    <w:szCs w:val="26"/>
                  </w:rPr>
                </w:ins>
              </m:ctrlPr>
            </m:dPr>
            <m:e>
              <w:ins w:id="5402" w:author="The Si Tran" w:date="2012-12-07T22:16:00Z">
                <m:r>
                  <w:rPr>
                    <w:rFonts w:ascii="Cambria Math" w:hAnsi="Cambria Math"/>
                    <w:sz w:val="26"/>
                    <w:szCs w:val="26"/>
                    <w:rPrChange w:id="5403" w:author="The Si Tran" w:date="2012-12-07T22:17:00Z">
                      <w:rPr>
                        <w:rFonts w:ascii="Cambria Math" w:hAnsi="Cambria Math"/>
                        <w:szCs w:val="26"/>
                      </w:rPr>
                    </w:rPrChange>
                  </w:rPr>
                  <m:t>t</m:t>
                </m:r>
              </w:ins>
            </m:e>
          </m:d>
          <w:ins w:id="5404" w:author="The Si Tran" w:date="2012-12-07T22:16:00Z">
            <m:r>
              <w:rPr>
                <w:rFonts w:ascii="Cambria Math" w:hAnsi="Cambria Math"/>
                <w:sz w:val="26"/>
                <w:szCs w:val="26"/>
                <w:rPrChange w:id="5405" w:author="The Si Tran" w:date="2012-12-07T22:17:00Z">
                  <w:rPr>
                    <w:rFonts w:ascii="Cambria Math" w:hAnsi="Cambria Math"/>
                    <w:szCs w:val="26"/>
                  </w:rPr>
                </w:rPrChange>
              </w:rPr>
              <m:t>+</m:t>
            </m:r>
            <m:r>
              <w:rPr>
                <w:rFonts w:ascii="Cambria Math" w:hAnsi="Cambria Math" w:hint="eastAsia"/>
                <w:sz w:val="26"/>
                <w:szCs w:val="26"/>
                <w:rPrChange w:id="5406" w:author="The Si Tran" w:date="2012-12-07T22:17:00Z">
                  <w:rPr>
                    <w:rFonts w:ascii="Cambria Math" w:hAnsi="Cambria Math" w:hint="eastAsia"/>
                    <w:szCs w:val="26"/>
                  </w:rPr>
                </w:rPrChange>
              </w:rPr>
              <m:t>…</m:t>
            </m:r>
            <m:r>
              <w:rPr>
                <w:rFonts w:ascii="Cambria Math" w:hAnsi="Cambria Math"/>
                <w:sz w:val="26"/>
                <w:szCs w:val="26"/>
                <w:rPrChange w:id="5407" w:author="The Si Tran" w:date="2012-12-07T22:17:00Z">
                  <w:rPr>
                    <w:rFonts w:ascii="Cambria Math" w:hAnsi="Cambria Math"/>
                    <w:szCs w:val="26"/>
                  </w:rPr>
                </w:rPrChange>
              </w:rPr>
              <m:t>+</m:t>
            </m:r>
          </w:ins>
          <m:sSub>
            <m:sSubPr>
              <m:ctrlPr>
                <w:ins w:id="5408" w:author="The Si Tran" w:date="2012-12-07T22:16:00Z">
                  <w:rPr>
                    <w:rFonts w:ascii="Cambria Math" w:hAnsi="Cambria Math"/>
                    <w:i/>
                    <w:sz w:val="26"/>
                    <w:szCs w:val="26"/>
                  </w:rPr>
                </w:ins>
              </m:ctrlPr>
            </m:sSubPr>
            <m:e>
              <w:ins w:id="5409" w:author="The Si Tran" w:date="2012-12-07T22:16:00Z">
                <m:r>
                  <w:rPr>
                    <w:rFonts w:ascii="Cambria Math" w:hAnsi="Cambria Math"/>
                    <w:sz w:val="26"/>
                    <w:szCs w:val="26"/>
                    <w:rPrChange w:id="5410" w:author="The Si Tran" w:date="2012-12-07T22:17:00Z">
                      <w:rPr>
                        <w:rFonts w:ascii="Cambria Math" w:hAnsi="Cambria Math"/>
                        <w:szCs w:val="26"/>
                      </w:rPr>
                    </w:rPrChange>
                  </w:rPr>
                  <m:t>b</m:t>
                </m:r>
              </w:ins>
            </m:e>
            <m:sub>
              <w:ins w:id="5411" w:author="The Si Tran" w:date="2012-12-07T22:16:00Z">
                <m:r>
                  <w:rPr>
                    <w:rFonts w:ascii="Cambria Math" w:hAnsi="Cambria Math"/>
                    <w:sz w:val="26"/>
                    <w:szCs w:val="26"/>
                    <w:rPrChange w:id="5412" w:author="The Si Tran" w:date="2012-12-07T22:17:00Z">
                      <w:rPr>
                        <w:rFonts w:ascii="Cambria Math" w:hAnsi="Cambria Math"/>
                        <w:szCs w:val="26"/>
                      </w:rPr>
                    </w:rPrChange>
                  </w:rPr>
                  <m:t>q</m:t>
                </m:r>
              </w:ins>
            </m:sub>
          </m:sSub>
          <w:ins w:id="5413" w:author="The Si Tran" w:date="2012-12-07T22:16:00Z">
            <m:r>
              <w:rPr>
                <w:rFonts w:ascii="Cambria Math" w:hAnsi="Cambria Math"/>
                <w:sz w:val="26"/>
                <w:szCs w:val="26"/>
                <w:rPrChange w:id="5414" w:author="The Si Tran" w:date="2012-12-07T22:17:00Z">
                  <w:rPr>
                    <w:rFonts w:ascii="Cambria Math" w:hAnsi="Cambria Math"/>
                    <w:szCs w:val="26"/>
                  </w:rPr>
                </w:rPrChange>
              </w:rPr>
              <m:t>e(1-q+1)</m:t>
            </m:r>
          </w:ins>
        </m:oMath>
      </m:oMathPara>
    </w:p>
    <w:p w14:paraId="78451979" w14:textId="77777777" w:rsidR="003F6E52" w:rsidRDefault="00A625DC">
      <w:pPr>
        <w:pStyle w:val="ListParagraph"/>
        <w:numPr>
          <w:ilvl w:val="0"/>
          <w:numId w:val="23"/>
        </w:numPr>
        <w:spacing w:line="360" w:lineRule="auto"/>
        <w:rPr>
          <w:ins w:id="5415" w:author="The Si Tran" w:date="2012-12-07T22:18:00Z"/>
          <w:szCs w:val="26"/>
        </w:rPr>
        <w:pPrChange w:id="5416" w:author="The Si Tran" w:date="2012-12-14T05:31:00Z">
          <w:pPr/>
        </w:pPrChange>
      </w:pPr>
      <w:ins w:id="5417" w:author="The Si Tran" w:date="2012-12-07T22:12:00Z">
        <w:r w:rsidRPr="00A625DC">
          <w:rPr>
            <w:rFonts w:ascii="Times New Roman" w:hAnsi="Times New Roman"/>
            <w:sz w:val="26"/>
            <w:szCs w:val="26"/>
            <w:rPrChange w:id="5418" w:author="The Si Tran" w:date="2012-12-07T22:13:00Z">
              <w:rPr/>
            </w:rPrChange>
          </w:rPr>
          <w:t>Dự đoán nhiều thời đoạn cho chuỗi dữ liệu tĩnh</w:t>
        </w:r>
      </w:ins>
    </w:p>
    <w:p w14:paraId="0DEF3DE8" w14:textId="77777777" w:rsidR="00CD1726" w:rsidRDefault="00CD1726">
      <w:pPr>
        <w:pStyle w:val="ListParagraph"/>
        <w:spacing w:line="360" w:lineRule="auto"/>
        <w:ind w:left="1080" w:firstLine="0"/>
        <w:rPr>
          <w:ins w:id="5419" w:author="The Si Tran" w:date="2012-12-07T22:18:00Z"/>
          <w:rFonts w:ascii="Times New Roman" w:hAnsi="Times New Roman"/>
          <w:sz w:val="26"/>
          <w:szCs w:val="26"/>
        </w:rPr>
        <w:pPrChange w:id="5420" w:author="The Si Tran" w:date="2012-12-14T05:31:00Z">
          <w:pPr>
            <w:pStyle w:val="ListParagraph"/>
            <w:numPr>
              <w:numId w:val="23"/>
            </w:numPr>
            <w:ind w:left="1080" w:hanging="360"/>
          </w:pPr>
        </w:pPrChange>
      </w:pPr>
      <w:ins w:id="5421" w:author="The Si Tran" w:date="2012-12-07T22:18:00Z">
        <w:r>
          <w:rPr>
            <w:rFonts w:ascii="Times New Roman" w:hAnsi="Times New Roman"/>
            <w:sz w:val="26"/>
            <w:szCs w:val="26"/>
          </w:rPr>
          <w:t xml:space="preserve">Dựa vào dự đoán cho 1 giai đoạn, ta có thể </w:t>
        </w:r>
      </w:ins>
      <w:ins w:id="5422" w:author="The Si Tran" w:date="2012-12-07T22:19:00Z">
        <w:r>
          <w:rPr>
            <w:rFonts w:ascii="Times New Roman" w:hAnsi="Times New Roman"/>
            <w:sz w:val="26"/>
            <w:szCs w:val="26"/>
          </w:rPr>
          <w:t>mở rộng</w:t>
        </w:r>
      </w:ins>
      <w:ins w:id="5423" w:author="The Si Tran" w:date="2012-12-07T22:18:00Z">
        <w:r>
          <w:rPr>
            <w:rFonts w:ascii="Times New Roman" w:hAnsi="Times New Roman"/>
            <w:sz w:val="26"/>
            <w:szCs w:val="26"/>
          </w:rPr>
          <w:t xml:space="preserve"> quá trình dự đoán n giai đoạn dựa vào các giá trị đã tính toán được, các</w:t>
        </w:r>
      </w:ins>
      <w:ins w:id="5424"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537CF3">
      <w:pPr>
        <w:pStyle w:val="ListParagraph"/>
        <w:spacing w:line="360" w:lineRule="auto"/>
        <w:ind w:left="1080"/>
        <w:rPr>
          <w:ins w:id="5425" w:author="The Si Tran" w:date="2012-12-07T22:21:00Z"/>
          <w:rFonts w:ascii="Times New Roman" w:eastAsiaTheme="minorEastAsia" w:hAnsi="Times New Roman"/>
          <w:sz w:val="26"/>
          <w:szCs w:val="26"/>
        </w:rPr>
        <w:pPrChange w:id="5426" w:author="The Si Tran" w:date="2012-12-14T05:31:00Z">
          <w:pPr>
            <w:pStyle w:val="ListParagraph"/>
            <w:ind w:left="792"/>
          </w:pPr>
        </w:pPrChange>
      </w:pPr>
      <m:oMathPara>
        <m:oMathParaPr>
          <m:jc m:val="left"/>
        </m:oMathParaPr>
        <m:oMath>
          <m:acc>
            <m:accPr>
              <m:ctrlPr>
                <w:ins w:id="5427" w:author="The Si Tran" w:date="2012-12-07T22:21:00Z">
                  <w:rPr>
                    <w:rFonts w:ascii="Cambria Math" w:hAnsi="Cambria Math"/>
                    <w:i/>
                    <w:sz w:val="26"/>
                    <w:szCs w:val="26"/>
                  </w:rPr>
                </w:ins>
              </m:ctrlPr>
            </m:accPr>
            <m:e>
              <w:ins w:id="5428" w:author="The Si Tran" w:date="2012-12-07T22:21:00Z">
                <m:r>
                  <w:rPr>
                    <w:rFonts w:ascii="Cambria Math" w:hAnsi="Cambria Math"/>
                    <w:sz w:val="26"/>
                    <w:szCs w:val="26"/>
                  </w:rPr>
                  <m:t>y</m:t>
                </m:r>
              </w:ins>
            </m:e>
          </m:acc>
          <m:d>
            <m:dPr>
              <m:ctrlPr>
                <w:ins w:id="5429" w:author="The Si Tran" w:date="2012-12-07T22:21:00Z">
                  <w:rPr>
                    <w:rFonts w:ascii="Cambria Math" w:hAnsi="Cambria Math"/>
                    <w:i/>
                    <w:sz w:val="26"/>
                    <w:szCs w:val="26"/>
                  </w:rPr>
                </w:ins>
              </m:ctrlPr>
            </m:dPr>
            <m:e>
              <w:ins w:id="5430" w:author="The Si Tran" w:date="2012-12-07T22:21:00Z">
                <m:r>
                  <w:rPr>
                    <w:rFonts w:ascii="Cambria Math" w:hAnsi="Cambria Math"/>
                    <w:sz w:val="26"/>
                    <w:szCs w:val="26"/>
                  </w:rPr>
                  <m:t>t+1</m:t>
                </m:r>
              </w:ins>
            </m:e>
          </m:d>
          <w:ins w:id="5431" w:author="The Si Tran" w:date="2012-12-07T22:21:00Z">
            <m:r>
              <w:rPr>
                <w:rFonts w:ascii="Cambria Math" w:hAnsi="Cambria Math"/>
                <w:sz w:val="26"/>
                <w:szCs w:val="26"/>
              </w:rPr>
              <m:t>=</m:t>
            </m:r>
          </w:ins>
          <m:sSub>
            <m:sSubPr>
              <m:ctrlPr>
                <w:ins w:id="5432" w:author="The Si Tran" w:date="2012-12-07T22:21:00Z">
                  <w:rPr>
                    <w:rFonts w:ascii="Cambria Math" w:hAnsi="Cambria Math"/>
                    <w:i/>
                    <w:sz w:val="26"/>
                    <w:szCs w:val="26"/>
                  </w:rPr>
                </w:ins>
              </m:ctrlPr>
            </m:sSubPr>
            <m:e>
              <w:ins w:id="5433" w:author="The Si Tran" w:date="2012-12-07T22:21:00Z">
                <m:r>
                  <w:rPr>
                    <w:rFonts w:ascii="Cambria Math" w:hAnsi="Cambria Math"/>
                    <w:sz w:val="26"/>
                    <w:szCs w:val="26"/>
                  </w:rPr>
                  <m:t>a</m:t>
                </m:r>
              </w:ins>
            </m:e>
            <m:sub>
              <w:ins w:id="5434" w:author="The Si Tran" w:date="2012-12-07T22:21:00Z">
                <m:r>
                  <w:rPr>
                    <w:rFonts w:ascii="Cambria Math" w:hAnsi="Cambria Math"/>
                    <w:sz w:val="26"/>
                    <w:szCs w:val="26"/>
                  </w:rPr>
                  <m:t>0</m:t>
                </m:r>
              </w:ins>
            </m:sub>
          </m:sSub>
          <w:ins w:id="5435" w:author="The Si Tran" w:date="2012-12-07T22:21:00Z">
            <m:r>
              <w:rPr>
                <w:rFonts w:ascii="Cambria Math" w:hAnsi="Cambria Math"/>
                <w:sz w:val="26"/>
                <w:szCs w:val="26"/>
              </w:rPr>
              <m:t>+</m:t>
            </m:r>
          </w:ins>
          <m:sSub>
            <m:sSubPr>
              <m:ctrlPr>
                <w:ins w:id="5436" w:author="The Si Tran" w:date="2012-12-07T22:21:00Z">
                  <w:rPr>
                    <w:rFonts w:ascii="Cambria Math" w:hAnsi="Cambria Math"/>
                    <w:i/>
                    <w:sz w:val="26"/>
                    <w:szCs w:val="26"/>
                  </w:rPr>
                </w:ins>
              </m:ctrlPr>
            </m:sSubPr>
            <m:e>
              <w:ins w:id="5437" w:author="The Si Tran" w:date="2012-12-07T22:21:00Z">
                <m:r>
                  <w:rPr>
                    <w:rFonts w:ascii="Cambria Math" w:hAnsi="Cambria Math"/>
                    <w:sz w:val="26"/>
                    <w:szCs w:val="26"/>
                  </w:rPr>
                  <m:t>a</m:t>
                </m:r>
              </w:ins>
            </m:e>
            <m:sub>
              <w:ins w:id="5438" w:author="The Si Tran" w:date="2012-12-07T22:21:00Z">
                <m:r>
                  <w:rPr>
                    <w:rFonts w:ascii="Cambria Math" w:hAnsi="Cambria Math"/>
                    <w:sz w:val="26"/>
                    <w:szCs w:val="26"/>
                  </w:rPr>
                  <m:t>1</m:t>
                </m:r>
              </w:ins>
            </m:sub>
          </m:sSub>
          <w:ins w:id="5439" w:author="The Si Tran" w:date="2012-12-07T22:21:00Z">
            <m:r>
              <w:rPr>
                <w:rFonts w:ascii="Cambria Math" w:hAnsi="Cambria Math"/>
                <w:sz w:val="26"/>
                <w:szCs w:val="26"/>
              </w:rPr>
              <m:t>y</m:t>
            </m:r>
          </w:ins>
          <m:d>
            <m:dPr>
              <m:ctrlPr>
                <w:ins w:id="5440" w:author="The Si Tran" w:date="2012-12-07T22:21:00Z">
                  <w:rPr>
                    <w:rFonts w:ascii="Cambria Math" w:hAnsi="Cambria Math"/>
                    <w:i/>
                    <w:sz w:val="26"/>
                    <w:szCs w:val="26"/>
                  </w:rPr>
                </w:ins>
              </m:ctrlPr>
            </m:dPr>
            <m:e>
              <w:ins w:id="5441" w:author="The Si Tran" w:date="2012-12-07T22:21:00Z">
                <m:r>
                  <w:rPr>
                    <w:rFonts w:ascii="Cambria Math" w:hAnsi="Cambria Math"/>
                    <w:sz w:val="26"/>
                    <w:szCs w:val="26"/>
                  </w:rPr>
                  <m:t>t</m:t>
                </m:r>
              </w:ins>
            </m:e>
          </m:d>
          <w:ins w:id="5442" w:author="The Si Tran" w:date="2012-12-07T22:21:00Z">
            <m:r>
              <w:rPr>
                <w:rFonts w:ascii="Cambria Math" w:hAnsi="Cambria Math"/>
                <w:sz w:val="26"/>
                <w:szCs w:val="26"/>
              </w:rPr>
              <m:t>+…+</m:t>
            </m:r>
          </w:ins>
          <m:sSub>
            <m:sSubPr>
              <m:ctrlPr>
                <w:ins w:id="5443" w:author="The Si Tran" w:date="2012-12-07T22:21:00Z">
                  <w:rPr>
                    <w:rFonts w:ascii="Cambria Math" w:hAnsi="Cambria Math"/>
                    <w:i/>
                    <w:sz w:val="26"/>
                    <w:szCs w:val="26"/>
                  </w:rPr>
                </w:ins>
              </m:ctrlPr>
            </m:sSubPr>
            <m:e>
              <w:ins w:id="5444" w:author="The Si Tran" w:date="2012-12-07T22:21:00Z">
                <m:r>
                  <w:rPr>
                    <w:rFonts w:ascii="Cambria Math" w:hAnsi="Cambria Math"/>
                    <w:sz w:val="26"/>
                    <w:szCs w:val="26"/>
                  </w:rPr>
                  <m:t>a</m:t>
                </m:r>
              </w:ins>
            </m:e>
            <m:sub>
              <w:ins w:id="5445" w:author="The Si Tran" w:date="2012-12-07T22:21:00Z">
                <m:r>
                  <w:rPr>
                    <w:rFonts w:ascii="Cambria Math" w:hAnsi="Cambria Math"/>
                    <w:sz w:val="26"/>
                    <w:szCs w:val="26"/>
                  </w:rPr>
                  <m:t>p</m:t>
                </m:r>
              </w:ins>
            </m:sub>
          </m:sSub>
          <w:ins w:id="5446" w:author="The Si Tran" w:date="2012-12-07T22:21:00Z">
            <m:r>
              <w:rPr>
                <w:rFonts w:ascii="Cambria Math" w:hAnsi="Cambria Math"/>
                <w:sz w:val="26"/>
                <w:szCs w:val="26"/>
              </w:rPr>
              <m:t>y</m:t>
            </m:r>
          </w:ins>
          <m:d>
            <m:dPr>
              <m:ctrlPr>
                <w:ins w:id="5447" w:author="The Si Tran" w:date="2012-12-07T22:21:00Z">
                  <w:rPr>
                    <w:rFonts w:ascii="Cambria Math" w:hAnsi="Cambria Math"/>
                    <w:i/>
                    <w:sz w:val="26"/>
                    <w:szCs w:val="26"/>
                  </w:rPr>
                </w:ins>
              </m:ctrlPr>
            </m:dPr>
            <m:e>
              <w:ins w:id="5448" w:author="The Si Tran" w:date="2012-12-07T22:21:00Z">
                <m:r>
                  <w:rPr>
                    <w:rFonts w:ascii="Cambria Math" w:hAnsi="Cambria Math"/>
                    <w:sz w:val="26"/>
                    <w:szCs w:val="26"/>
                  </w:rPr>
                  <m:t>t-p+1</m:t>
                </m:r>
              </w:ins>
            </m:e>
          </m:d>
          <w:ins w:id="5449" w:author="The Si Tran" w:date="2012-12-07T22:21:00Z">
            <m:r>
              <w:rPr>
                <w:rFonts w:ascii="Cambria Math" w:hAnsi="Cambria Math"/>
                <w:sz w:val="26"/>
                <w:szCs w:val="26"/>
              </w:rPr>
              <m:t>+0+</m:t>
            </m:r>
          </w:ins>
          <m:sSub>
            <m:sSubPr>
              <m:ctrlPr>
                <w:ins w:id="5450" w:author="The Si Tran" w:date="2012-12-07T22:21:00Z">
                  <w:rPr>
                    <w:rFonts w:ascii="Cambria Math" w:hAnsi="Cambria Math"/>
                    <w:i/>
                    <w:sz w:val="26"/>
                    <w:szCs w:val="26"/>
                  </w:rPr>
                </w:ins>
              </m:ctrlPr>
            </m:sSubPr>
            <m:e>
              <w:ins w:id="5451" w:author="The Si Tran" w:date="2012-12-07T22:21:00Z">
                <m:r>
                  <w:rPr>
                    <w:rFonts w:ascii="Cambria Math" w:hAnsi="Cambria Math"/>
                    <w:sz w:val="26"/>
                    <w:szCs w:val="26"/>
                  </w:rPr>
                  <m:t>b</m:t>
                </m:r>
              </w:ins>
            </m:e>
            <m:sub>
              <w:ins w:id="5452" w:author="The Si Tran" w:date="2012-12-07T22:21:00Z">
                <m:r>
                  <w:rPr>
                    <w:rFonts w:ascii="Cambria Math" w:hAnsi="Cambria Math"/>
                    <w:sz w:val="26"/>
                    <w:szCs w:val="26"/>
                  </w:rPr>
                  <m:t>1</m:t>
                </m:r>
              </w:ins>
            </m:sub>
          </m:sSub>
          <w:ins w:id="5453" w:author="The Si Tran" w:date="2012-12-07T22:21:00Z">
            <m:r>
              <w:rPr>
                <w:rFonts w:ascii="Cambria Math" w:hAnsi="Cambria Math"/>
                <w:sz w:val="26"/>
                <w:szCs w:val="26"/>
              </w:rPr>
              <m:t>e</m:t>
            </m:r>
          </w:ins>
          <m:d>
            <m:dPr>
              <m:ctrlPr>
                <w:ins w:id="5454" w:author="The Si Tran" w:date="2012-12-07T22:21:00Z">
                  <w:rPr>
                    <w:rFonts w:ascii="Cambria Math" w:hAnsi="Cambria Math"/>
                    <w:i/>
                    <w:sz w:val="26"/>
                    <w:szCs w:val="26"/>
                  </w:rPr>
                </w:ins>
              </m:ctrlPr>
            </m:dPr>
            <m:e>
              <w:ins w:id="5455" w:author="The Si Tran" w:date="2012-12-07T22:21:00Z">
                <m:r>
                  <w:rPr>
                    <w:rFonts w:ascii="Cambria Math" w:hAnsi="Cambria Math"/>
                    <w:sz w:val="26"/>
                    <w:szCs w:val="26"/>
                  </w:rPr>
                  <m:t>t</m:t>
                </m:r>
              </w:ins>
            </m:e>
          </m:d>
          <w:ins w:id="5456" w:author="The Si Tran" w:date="2012-12-07T22:21:00Z">
            <m:r>
              <w:rPr>
                <w:rFonts w:ascii="Cambria Math" w:hAnsi="Cambria Math"/>
                <w:sz w:val="26"/>
                <w:szCs w:val="26"/>
              </w:rPr>
              <m:t>+…+</m:t>
            </m:r>
          </w:ins>
          <m:sSub>
            <m:sSubPr>
              <m:ctrlPr>
                <w:ins w:id="5457" w:author="The Si Tran" w:date="2012-12-07T22:21:00Z">
                  <w:rPr>
                    <w:rFonts w:ascii="Cambria Math" w:hAnsi="Cambria Math"/>
                    <w:i/>
                    <w:sz w:val="26"/>
                    <w:szCs w:val="26"/>
                  </w:rPr>
                </w:ins>
              </m:ctrlPr>
            </m:sSubPr>
            <m:e>
              <w:ins w:id="5458" w:author="The Si Tran" w:date="2012-12-07T22:21:00Z">
                <m:r>
                  <w:rPr>
                    <w:rFonts w:ascii="Cambria Math" w:hAnsi="Cambria Math"/>
                    <w:sz w:val="26"/>
                    <w:szCs w:val="26"/>
                  </w:rPr>
                  <m:t>b</m:t>
                </m:r>
              </w:ins>
            </m:e>
            <m:sub>
              <w:ins w:id="5459" w:author="The Si Tran" w:date="2012-12-07T22:21:00Z">
                <m:r>
                  <w:rPr>
                    <w:rFonts w:ascii="Cambria Math" w:hAnsi="Cambria Math"/>
                    <w:sz w:val="26"/>
                    <w:szCs w:val="26"/>
                  </w:rPr>
                  <m:t>q</m:t>
                </m:r>
              </w:ins>
            </m:sub>
          </m:sSub>
          <w:ins w:id="5460" w:author="The Si Tran" w:date="2012-12-07T22:21:00Z">
            <m:r>
              <w:rPr>
                <w:rFonts w:ascii="Cambria Math" w:hAnsi="Cambria Math"/>
                <w:sz w:val="26"/>
                <w:szCs w:val="26"/>
              </w:rPr>
              <m:t>e(1-q+1)</m:t>
            </m:r>
          </w:ins>
        </m:oMath>
      </m:oMathPara>
    </w:p>
    <w:p w14:paraId="1BBB3B19" w14:textId="77777777" w:rsidR="00C74575" w:rsidRPr="001C47AE" w:rsidRDefault="00537CF3">
      <w:pPr>
        <w:pStyle w:val="ListParagraph"/>
        <w:spacing w:line="360" w:lineRule="auto"/>
        <w:ind w:left="1080"/>
        <w:rPr>
          <w:ins w:id="5461" w:author="The Si Tran" w:date="2012-12-07T22:21:00Z"/>
          <w:rFonts w:ascii="Times New Roman" w:eastAsiaTheme="minorEastAsia" w:hAnsi="Times New Roman"/>
          <w:sz w:val="26"/>
          <w:szCs w:val="26"/>
        </w:rPr>
        <w:pPrChange w:id="5462" w:author="The Si Tran" w:date="2012-12-14T05:31:00Z">
          <w:pPr>
            <w:pStyle w:val="ListParagraph"/>
            <w:ind w:left="792"/>
          </w:pPr>
        </w:pPrChange>
      </w:pPr>
      <m:oMathPara>
        <m:oMathParaPr>
          <m:jc m:val="left"/>
        </m:oMathParaPr>
        <m:oMath>
          <m:acc>
            <m:accPr>
              <m:ctrlPr>
                <w:ins w:id="5463" w:author="The Si Tran" w:date="2012-12-07T22:21:00Z">
                  <w:rPr>
                    <w:rFonts w:ascii="Cambria Math" w:hAnsi="Cambria Math"/>
                    <w:i/>
                    <w:sz w:val="26"/>
                    <w:szCs w:val="26"/>
                  </w:rPr>
                </w:ins>
              </m:ctrlPr>
            </m:accPr>
            <m:e>
              <w:ins w:id="5464" w:author="The Si Tran" w:date="2012-12-07T22:21:00Z">
                <m:r>
                  <w:rPr>
                    <w:rFonts w:ascii="Cambria Math" w:hAnsi="Cambria Math"/>
                    <w:sz w:val="26"/>
                    <w:szCs w:val="26"/>
                  </w:rPr>
                  <m:t>y</m:t>
                </m:r>
              </w:ins>
            </m:e>
          </m:acc>
          <m:d>
            <m:dPr>
              <m:ctrlPr>
                <w:ins w:id="5465" w:author="The Si Tran" w:date="2012-12-07T22:21:00Z">
                  <w:rPr>
                    <w:rFonts w:ascii="Cambria Math" w:hAnsi="Cambria Math"/>
                    <w:i/>
                    <w:sz w:val="26"/>
                    <w:szCs w:val="26"/>
                  </w:rPr>
                </w:ins>
              </m:ctrlPr>
            </m:dPr>
            <m:e>
              <w:ins w:id="5466" w:author="The Si Tran" w:date="2012-12-07T22:21:00Z">
                <m:r>
                  <w:rPr>
                    <w:rFonts w:ascii="Cambria Math" w:hAnsi="Cambria Math"/>
                    <w:sz w:val="26"/>
                    <w:szCs w:val="26"/>
                  </w:rPr>
                  <m:t>t+2</m:t>
                </m:r>
              </w:ins>
            </m:e>
          </m:d>
          <w:ins w:id="5467" w:author="The Si Tran" w:date="2012-12-07T22:21:00Z">
            <m:r>
              <w:rPr>
                <w:rFonts w:ascii="Cambria Math" w:hAnsi="Cambria Math"/>
                <w:sz w:val="26"/>
                <w:szCs w:val="26"/>
              </w:rPr>
              <m:t>=</m:t>
            </m:r>
          </w:ins>
          <m:sSub>
            <m:sSubPr>
              <m:ctrlPr>
                <w:ins w:id="5468" w:author="The Si Tran" w:date="2012-12-07T22:21:00Z">
                  <w:rPr>
                    <w:rFonts w:ascii="Cambria Math" w:hAnsi="Cambria Math"/>
                    <w:i/>
                    <w:sz w:val="26"/>
                    <w:szCs w:val="26"/>
                  </w:rPr>
                </w:ins>
              </m:ctrlPr>
            </m:sSubPr>
            <m:e>
              <w:ins w:id="5469" w:author="The Si Tran" w:date="2012-12-07T22:21:00Z">
                <m:r>
                  <w:rPr>
                    <w:rFonts w:ascii="Cambria Math" w:hAnsi="Cambria Math"/>
                    <w:sz w:val="26"/>
                    <w:szCs w:val="26"/>
                  </w:rPr>
                  <m:t>a</m:t>
                </m:r>
              </w:ins>
            </m:e>
            <m:sub>
              <w:ins w:id="5470" w:author="The Si Tran" w:date="2012-12-07T22:21:00Z">
                <m:r>
                  <w:rPr>
                    <w:rFonts w:ascii="Cambria Math" w:hAnsi="Cambria Math"/>
                    <w:sz w:val="26"/>
                    <w:szCs w:val="26"/>
                  </w:rPr>
                  <m:t>0</m:t>
                </m:r>
              </w:ins>
            </m:sub>
          </m:sSub>
          <w:ins w:id="5471" w:author="The Si Tran" w:date="2012-12-07T22:21:00Z">
            <m:r>
              <w:rPr>
                <w:rFonts w:ascii="Cambria Math" w:hAnsi="Cambria Math"/>
                <w:sz w:val="26"/>
                <w:szCs w:val="26"/>
              </w:rPr>
              <m:t>+</m:t>
            </m:r>
          </w:ins>
          <m:sSub>
            <m:sSubPr>
              <m:ctrlPr>
                <w:ins w:id="5472" w:author="The Si Tran" w:date="2012-12-07T22:21:00Z">
                  <w:rPr>
                    <w:rFonts w:ascii="Cambria Math" w:hAnsi="Cambria Math"/>
                    <w:i/>
                    <w:sz w:val="26"/>
                    <w:szCs w:val="26"/>
                  </w:rPr>
                </w:ins>
              </m:ctrlPr>
            </m:sSubPr>
            <m:e>
              <w:ins w:id="5473" w:author="The Si Tran" w:date="2012-12-07T22:21:00Z">
                <m:r>
                  <w:rPr>
                    <w:rFonts w:ascii="Cambria Math" w:hAnsi="Cambria Math"/>
                    <w:sz w:val="26"/>
                    <w:szCs w:val="26"/>
                  </w:rPr>
                  <m:t>a</m:t>
                </m:r>
              </w:ins>
            </m:e>
            <m:sub>
              <w:ins w:id="5474" w:author="The Si Tran" w:date="2012-12-07T22:21:00Z">
                <m:r>
                  <w:rPr>
                    <w:rFonts w:ascii="Cambria Math" w:hAnsi="Cambria Math"/>
                    <w:sz w:val="26"/>
                    <w:szCs w:val="26"/>
                  </w:rPr>
                  <m:t>1</m:t>
                </m:r>
              </w:ins>
            </m:sub>
          </m:sSub>
          <w:ins w:id="5475" w:author="The Si Tran" w:date="2012-12-07T22:21:00Z">
            <m:r>
              <w:rPr>
                <w:rFonts w:ascii="Cambria Math" w:hAnsi="Cambria Math"/>
                <w:sz w:val="26"/>
                <w:szCs w:val="26"/>
              </w:rPr>
              <m:t>y</m:t>
            </m:r>
          </w:ins>
          <m:d>
            <m:dPr>
              <m:ctrlPr>
                <w:ins w:id="5476" w:author="The Si Tran" w:date="2012-12-07T22:21:00Z">
                  <w:rPr>
                    <w:rFonts w:ascii="Cambria Math" w:hAnsi="Cambria Math"/>
                    <w:i/>
                    <w:sz w:val="26"/>
                    <w:szCs w:val="26"/>
                  </w:rPr>
                </w:ins>
              </m:ctrlPr>
            </m:dPr>
            <m:e>
              <w:ins w:id="5477" w:author="The Si Tran" w:date="2012-12-07T22:21:00Z">
                <m:r>
                  <w:rPr>
                    <w:rFonts w:ascii="Cambria Math" w:hAnsi="Cambria Math"/>
                    <w:sz w:val="26"/>
                    <w:szCs w:val="26"/>
                  </w:rPr>
                  <m:t>t+1</m:t>
                </m:r>
              </w:ins>
            </m:e>
          </m:d>
          <w:ins w:id="5478" w:author="The Si Tran" w:date="2012-12-07T22:21:00Z">
            <m:r>
              <w:rPr>
                <w:rFonts w:ascii="Cambria Math" w:hAnsi="Cambria Math"/>
                <w:sz w:val="26"/>
                <w:szCs w:val="26"/>
              </w:rPr>
              <m:t>+…+</m:t>
            </m:r>
          </w:ins>
          <m:sSub>
            <m:sSubPr>
              <m:ctrlPr>
                <w:ins w:id="5479" w:author="The Si Tran" w:date="2012-12-07T22:21:00Z">
                  <w:rPr>
                    <w:rFonts w:ascii="Cambria Math" w:hAnsi="Cambria Math"/>
                    <w:i/>
                    <w:sz w:val="26"/>
                    <w:szCs w:val="26"/>
                  </w:rPr>
                </w:ins>
              </m:ctrlPr>
            </m:sSubPr>
            <m:e>
              <w:ins w:id="5480" w:author="The Si Tran" w:date="2012-12-07T22:21:00Z">
                <m:r>
                  <w:rPr>
                    <w:rFonts w:ascii="Cambria Math" w:hAnsi="Cambria Math"/>
                    <w:sz w:val="26"/>
                    <w:szCs w:val="26"/>
                  </w:rPr>
                  <m:t>a</m:t>
                </m:r>
              </w:ins>
            </m:e>
            <m:sub>
              <w:ins w:id="5481" w:author="The Si Tran" w:date="2012-12-07T22:21:00Z">
                <m:r>
                  <w:rPr>
                    <w:rFonts w:ascii="Cambria Math" w:hAnsi="Cambria Math"/>
                    <w:sz w:val="26"/>
                    <w:szCs w:val="26"/>
                  </w:rPr>
                  <m:t>p</m:t>
                </m:r>
              </w:ins>
            </m:sub>
          </m:sSub>
          <w:ins w:id="5482" w:author="The Si Tran" w:date="2012-12-07T22:21:00Z">
            <m:r>
              <w:rPr>
                <w:rFonts w:ascii="Cambria Math" w:hAnsi="Cambria Math"/>
                <w:sz w:val="26"/>
                <w:szCs w:val="26"/>
              </w:rPr>
              <m:t>y</m:t>
            </m:r>
          </w:ins>
          <m:d>
            <m:dPr>
              <m:ctrlPr>
                <w:ins w:id="5483" w:author="The Si Tran" w:date="2012-12-07T22:21:00Z">
                  <w:rPr>
                    <w:rFonts w:ascii="Cambria Math" w:hAnsi="Cambria Math"/>
                    <w:i/>
                    <w:sz w:val="26"/>
                    <w:szCs w:val="26"/>
                  </w:rPr>
                </w:ins>
              </m:ctrlPr>
            </m:dPr>
            <m:e>
              <w:ins w:id="5484" w:author="The Si Tran" w:date="2012-12-07T22:21:00Z">
                <m:r>
                  <w:rPr>
                    <w:rFonts w:ascii="Cambria Math" w:hAnsi="Cambria Math"/>
                    <w:sz w:val="26"/>
                    <w:szCs w:val="26"/>
                  </w:rPr>
                  <m:t>t-p+2</m:t>
                </m:r>
              </w:ins>
            </m:e>
          </m:d>
          <w:ins w:id="5485" w:author="The Si Tran" w:date="2012-12-07T22:21:00Z">
            <m:r>
              <w:rPr>
                <w:rFonts w:ascii="Cambria Math" w:hAnsi="Cambria Math"/>
                <w:sz w:val="26"/>
                <w:szCs w:val="26"/>
              </w:rPr>
              <m:t>+0+</m:t>
            </m:r>
          </w:ins>
          <m:sSub>
            <m:sSubPr>
              <m:ctrlPr>
                <w:ins w:id="5486" w:author="The Si Tran" w:date="2012-12-07T22:21:00Z">
                  <w:rPr>
                    <w:rFonts w:ascii="Cambria Math" w:hAnsi="Cambria Math"/>
                    <w:i/>
                    <w:sz w:val="26"/>
                    <w:szCs w:val="26"/>
                  </w:rPr>
                </w:ins>
              </m:ctrlPr>
            </m:sSubPr>
            <m:e>
              <w:ins w:id="5487" w:author="The Si Tran" w:date="2012-12-07T22:21:00Z">
                <m:r>
                  <w:rPr>
                    <w:rFonts w:ascii="Cambria Math" w:hAnsi="Cambria Math"/>
                    <w:sz w:val="26"/>
                    <w:szCs w:val="26"/>
                  </w:rPr>
                  <m:t>b</m:t>
                </m:r>
              </w:ins>
            </m:e>
            <m:sub>
              <w:ins w:id="5488" w:author="The Si Tran" w:date="2012-12-07T22:21:00Z">
                <m:r>
                  <w:rPr>
                    <w:rFonts w:ascii="Cambria Math" w:hAnsi="Cambria Math"/>
                    <w:sz w:val="26"/>
                    <w:szCs w:val="26"/>
                  </w:rPr>
                  <m:t>1</m:t>
                </m:r>
              </w:ins>
            </m:sub>
          </m:sSub>
          <w:ins w:id="5489" w:author="The Si Tran" w:date="2012-12-07T22:21:00Z">
            <m:r>
              <w:rPr>
                <w:rFonts w:ascii="Cambria Math" w:hAnsi="Cambria Math"/>
                <w:sz w:val="26"/>
                <w:szCs w:val="26"/>
              </w:rPr>
              <m:t>0+…+</m:t>
            </m:r>
          </w:ins>
          <m:sSub>
            <m:sSubPr>
              <m:ctrlPr>
                <w:ins w:id="5490" w:author="The Si Tran" w:date="2012-12-07T22:21:00Z">
                  <w:rPr>
                    <w:rFonts w:ascii="Cambria Math" w:hAnsi="Cambria Math"/>
                    <w:i/>
                    <w:sz w:val="26"/>
                    <w:szCs w:val="26"/>
                  </w:rPr>
                </w:ins>
              </m:ctrlPr>
            </m:sSubPr>
            <m:e>
              <w:ins w:id="5491" w:author="The Si Tran" w:date="2012-12-07T22:21:00Z">
                <m:r>
                  <w:rPr>
                    <w:rFonts w:ascii="Cambria Math" w:hAnsi="Cambria Math"/>
                    <w:sz w:val="26"/>
                    <w:szCs w:val="26"/>
                  </w:rPr>
                  <m:t>b</m:t>
                </m:r>
              </w:ins>
            </m:e>
            <m:sub>
              <w:ins w:id="5492" w:author="The Si Tran" w:date="2012-12-07T22:21:00Z">
                <m:r>
                  <w:rPr>
                    <w:rFonts w:ascii="Cambria Math" w:hAnsi="Cambria Math"/>
                    <w:sz w:val="26"/>
                    <w:szCs w:val="26"/>
                  </w:rPr>
                  <m:t>q</m:t>
                </m:r>
              </w:ins>
            </m:sub>
          </m:sSub>
          <w:ins w:id="5493" w:author="The Si Tran" w:date="2012-12-07T22:21:00Z">
            <m:r>
              <w:rPr>
                <w:rFonts w:ascii="Cambria Math" w:hAnsi="Cambria Math"/>
                <w:sz w:val="26"/>
                <w:szCs w:val="26"/>
              </w:rPr>
              <m:t>e(1-q+2)</m:t>
            </m:r>
          </w:ins>
        </m:oMath>
      </m:oMathPara>
    </w:p>
    <w:p w14:paraId="78D6F38A" w14:textId="77777777" w:rsidR="00C74575" w:rsidRPr="001C47AE" w:rsidRDefault="00537CF3">
      <w:pPr>
        <w:pStyle w:val="ListParagraph"/>
        <w:spacing w:line="360" w:lineRule="auto"/>
        <w:ind w:left="1080"/>
        <w:rPr>
          <w:ins w:id="5494" w:author="The Si Tran" w:date="2012-12-07T22:21:00Z"/>
          <w:rFonts w:ascii="Times New Roman" w:eastAsiaTheme="minorEastAsia" w:hAnsi="Times New Roman"/>
          <w:sz w:val="26"/>
          <w:szCs w:val="26"/>
        </w:rPr>
        <w:pPrChange w:id="5495" w:author="The Si Tran" w:date="2012-12-14T05:31:00Z">
          <w:pPr>
            <w:pStyle w:val="ListParagraph"/>
            <w:ind w:left="792"/>
          </w:pPr>
        </w:pPrChange>
      </w:pPr>
      <m:oMathPara>
        <m:oMathParaPr>
          <m:jc m:val="left"/>
        </m:oMathParaPr>
        <m:oMath>
          <m:acc>
            <m:accPr>
              <m:ctrlPr>
                <w:ins w:id="5496" w:author="The Si Tran" w:date="2012-12-07T22:21:00Z">
                  <w:rPr>
                    <w:rFonts w:ascii="Cambria Math" w:hAnsi="Cambria Math"/>
                    <w:i/>
                    <w:sz w:val="26"/>
                    <w:szCs w:val="26"/>
                  </w:rPr>
                </w:ins>
              </m:ctrlPr>
            </m:accPr>
            <m:e>
              <w:ins w:id="5497" w:author="The Si Tran" w:date="2012-12-07T22:21:00Z">
                <m:r>
                  <w:rPr>
                    <w:rFonts w:ascii="Cambria Math" w:hAnsi="Cambria Math"/>
                    <w:sz w:val="26"/>
                    <w:szCs w:val="26"/>
                  </w:rPr>
                  <m:t>y</m:t>
                </m:r>
              </w:ins>
            </m:e>
          </m:acc>
          <m:d>
            <m:dPr>
              <m:ctrlPr>
                <w:ins w:id="5498" w:author="The Si Tran" w:date="2012-12-07T22:21:00Z">
                  <w:rPr>
                    <w:rFonts w:ascii="Cambria Math" w:hAnsi="Cambria Math"/>
                    <w:i/>
                    <w:sz w:val="26"/>
                    <w:szCs w:val="26"/>
                  </w:rPr>
                </w:ins>
              </m:ctrlPr>
            </m:dPr>
            <m:e>
              <w:ins w:id="5499" w:author="The Si Tran" w:date="2012-12-07T22:21:00Z">
                <m:r>
                  <w:rPr>
                    <w:rFonts w:ascii="Cambria Math" w:hAnsi="Cambria Math"/>
                    <w:sz w:val="26"/>
                    <w:szCs w:val="26"/>
                  </w:rPr>
                  <m:t>t+3</m:t>
                </m:r>
              </w:ins>
            </m:e>
          </m:d>
          <w:ins w:id="5500" w:author="The Si Tran" w:date="2012-12-07T22:21:00Z">
            <m:r>
              <w:rPr>
                <w:rFonts w:ascii="Cambria Math" w:hAnsi="Cambria Math"/>
                <w:sz w:val="26"/>
                <w:szCs w:val="26"/>
              </w:rPr>
              <m:t>=</m:t>
            </m:r>
          </w:ins>
          <m:sSub>
            <m:sSubPr>
              <m:ctrlPr>
                <w:ins w:id="5501" w:author="The Si Tran" w:date="2012-12-07T22:21:00Z">
                  <w:rPr>
                    <w:rFonts w:ascii="Cambria Math" w:hAnsi="Cambria Math"/>
                    <w:i/>
                    <w:sz w:val="26"/>
                    <w:szCs w:val="26"/>
                  </w:rPr>
                </w:ins>
              </m:ctrlPr>
            </m:sSubPr>
            <m:e>
              <w:ins w:id="5502" w:author="The Si Tran" w:date="2012-12-07T22:21:00Z">
                <m:r>
                  <w:rPr>
                    <w:rFonts w:ascii="Cambria Math" w:hAnsi="Cambria Math"/>
                    <w:sz w:val="26"/>
                    <w:szCs w:val="26"/>
                  </w:rPr>
                  <m:t>a</m:t>
                </m:r>
              </w:ins>
            </m:e>
            <m:sub>
              <w:ins w:id="5503" w:author="The Si Tran" w:date="2012-12-07T22:21:00Z">
                <m:r>
                  <w:rPr>
                    <w:rFonts w:ascii="Cambria Math" w:hAnsi="Cambria Math"/>
                    <w:sz w:val="26"/>
                    <w:szCs w:val="26"/>
                  </w:rPr>
                  <m:t>0</m:t>
                </m:r>
              </w:ins>
            </m:sub>
          </m:sSub>
          <w:ins w:id="5504" w:author="The Si Tran" w:date="2012-12-07T22:21:00Z">
            <m:r>
              <w:rPr>
                <w:rFonts w:ascii="Cambria Math" w:hAnsi="Cambria Math"/>
                <w:sz w:val="26"/>
                <w:szCs w:val="26"/>
              </w:rPr>
              <m:t>+</m:t>
            </m:r>
          </w:ins>
          <m:sSub>
            <m:sSubPr>
              <m:ctrlPr>
                <w:ins w:id="5505" w:author="The Si Tran" w:date="2012-12-07T22:21:00Z">
                  <w:rPr>
                    <w:rFonts w:ascii="Cambria Math" w:hAnsi="Cambria Math"/>
                    <w:i/>
                    <w:sz w:val="26"/>
                    <w:szCs w:val="26"/>
                  </w:rPr>
                </w:ins>
              </m:ctrlPr>
            </m:sSubPr>
            <m:e>
              <w:ins w:id="5506" w:author="The Si Tran" w:date="2012-12-07T22:21:00Z">
                <m:r>
                  <w:rPr>
                    <w:rFonts w:ascii="Cambria Math" w:hAnsi="Cambria Math"/>
                    <w:sz w:val="26"/>
                    <w:szCs w:val="26"/>
                  </w:rPr>
                  <m:t>a</m:t>
                </m:r>
              </w:ins>
            </m:e>
            <m:sub>
              <w:ins w:id="5507" w:author="The Si Tran" w:date="2012-12-07T22:21:00Z">
                <m:r>
                  <w:rPr>
                    <w:rFonts w:ascii="Cambria Math" w:hAnsi="Cambria Math"/>
                    <w:sz w:val="26"/>
                    <w:szCs w:val="26"/>
                  </w:rPr>
                  <m:t>1</m:t>
                </m:r>
              </w:ins>
            </m:sub>
          </m:sSub>
          <w:ins w:id="5508" w:author="The Si Tran" w:date="2012-12-07T22:21:00Z">
            <m:r>
              <w:rPr>
                <w:rFonts w:ascii="Cambria Math" w:hAnsi="Cambria Math"/>
                <w:sz w:val="26"/>
                <w:szCs w:val="26"/>
              </w:rPr>
              <m:t>y</m:t>
            </m:r>
          </w:ins>
          <m:d>
            <m:dPr>
              <m:ctrlPr>
                <w:ins w:id="5509" w:author="The Si Tran" w:date="2012-12-07T22:21:00Z">
                  <w:rPr>
                    <w:rFonts w:ascii="Cambria Math" w:hAnsi="Cambria Math"/>
                    <w:i/>
                    <w:sz w:val="26"/>
                    <w:szCs w:val="26"/>
                  </w:rPr>
                </w:ins>
              </m:ctrlPr>
            </m:dPr>
            <m:e>
              <w:ins w:id="5510" w:author="The Si Tran" w:date="2012-12-07T22:21:00Z">
                <m:r>
                  <w:rPr>
                    <w:rFonts w:ascii="Cambria Math" w:hAnsi="Cambria Math"/>
                    <w:sz w:val="26"/>
                    <w:szCs w:val="26"/>
                  </w:rPr>
                  <m:t>t+2</m:t>
                </m:r>
              </w:ins>
            </m:e>
          </m:d>
          <w:ins w:id="5511" w:author="The Si Tran" w:date="2012-12-07T22:21:00Z">
            <m:r>
              <w:rPr>
                <w:rFonts w:ascii="Cambria Math" w:hAnsi="Cambria Math"/>
                <w:sz w:val="26"/>
                <w:szCs w:val="26"/>
              </w:rPr>
              <m:t>+…+</m:t>
            </m:r>
          </w:ins>
          <m:sSub>
            <m:sSubPr>
              <m:ctrlPr>
                <w:ins w:id="5512" w:author="The Si Tran" w:date="2012-12-07T22:21:00Z">
                  <w:rPr>
                    <w:rFonts w:ascii="Cambria Math" w:hAnsi="Cambria Math"/>
                    <w:i/>
                    <w:sz w:val="26"/>
                    <w:szCs w:val="26"/>
                  </w:rPr>
                </w:ins>
              </m:ctrlPr>
            </m:sSubPr>
            <m:e>
              <w:ins w:id="5513" w:author="The Si Tran" w:date="2012-12-07T22:21:00Z">
                <m:r>
                  <w:rPr>
                    <w:rFonts w:ascii="Cambria Math" w:hAnsi="Cambria Math"/>
                    <w:sz w:val="26"/>
                    <w:szCs w:val="26"/>
                  </w:rPr>
                  <m:t>a</m:t>
                </m:r>
              </w:ins>
            </m:e>
            <m:sub>
              <w:ins w:id="5514" w:author="The Si Tran" w:date="2012-12-07T22:21:00Z">
                <m:r>
                  <w:rPr>
                    <w:rFonts w:ascii="Cambria Math" w:hAnsi="Cambria Math"/>
                    <w:sz w:val="26"/>
                    <w:szCs w:val="26"/>
                  </w:rPr>
                  <m:t>p</m:t>
                </m:r>
              </w:ins>
            </m:sub>
          </m:sSub>
          <w:ins w:id="5515" w:author="The Si Tran" w:date="2012-12-07T22:21:00Z">
            <m:r>
              <w:rPr>
                <w:rFonts w:ascii="Cambria Math" w:hAnsi="Cambria Math"/>
                <w:sz w:val="26"/>
                <w:szCs w:val="26"/>
              </w:rPr>
              <m:t>y</m:t>
            </m:r>
          </w:ins>
          <m:d>
            <m:dPr>
              <m:ctrlPr>
                <w:ins w:id="5516" w:author="The Si Tran" w:date="2012-12-07T22:21:00Z">
                  <w:rPr>
                    <w:rFonts w:ascii="Cambria Math" w:hAnsi="Cambria Math"/>
                    <w:i/>
                    <w:sz w:val="26"/>
                    <w:szCs w:val="26"/>
                  </w:rPr>
                </w:ins>
              </m:ctrlPr>
            </m:dPr>
            <m:e>
              <w:ins w:id="5517" w:author="The Si Tran" w:date="2012-12-07T22:21:00Z">
                <m:r>
                  <w:rPr>
                    <w:rFonts w:ascii="Cambria Math" w:hAnsi="Cambria Math"/>
                    <w:sz w:val="26"/>
                    <w:szCs w:val="26"/>
                  </w:rPr>
                  <m:t>t-p+3</m:t>
                </m:r>
              </w:ins>
            </m:e>
          </m:d>
          <w:ins w:id="5518" w:author="The Si Tran" w:date="2012-12-07T22:21:00Z">
            <m:r>
              <w:rPr>
                <w:rFonts w:ascii="Cambria Math" w:hAnsi="Cambria Math"/>
                <w:sz w:val="26"/>
                <w:szCs w:val="26"/>
              </w:rPr>
              <m:t>+0+</m:t>
            </m:r>
          </w:ins>
          <m:sSub>
            <m:sSubPr>
              <m:ctrlPr>
                <w:ins w:id="5519" w:author="The Si Tran" w:date="2012-12-07T22:21:00Z">
                  <w:rPr>
                    <w:rFonts w:ascii="Cambria Math" w:hAnsi="Cambria Math"/>
                    <w:i/>
                    <w:sz w:val="26"/>
                    <w:szCs w:val="26"/>
                  </w:rPr>
                </w:ins>
              </m:ctrlPr>
            </m:sSubPr>
            <m:e>
              <w:ins w:id="5520" w:author="The Si Tran" w:date="2012-12-07T22:21:00Z">
                <m:r>
                  <w:rPr>
                    <w:rFonts w:ascii="Cambria Math" w:hAnsi="Cambria Math"/>
                    <w:sz w:val="26"/>
                    <w:szCs w:val="26"/>
                  </w:rPr>
                  <m:t>b</m:t>
                </m:r>
              </w:ins>
            </m:e>
            <m:sub>
              <w:ins w:id="5521" w:author="The Si Tran" w:date="2012-12-07T22:21:00Z">
                <m:r>
                  <w:rPr>
                    <w:rFonts w:ascii="Cambria Math" w:hAnsi="Cambria Math"/>
                    <w:sz w:val="26"/>
                    <w:szCs w:val="26"/>
                  </w:rPr>
                  <m:t>1</m:t>
                </m:r>
              </w:ins>
            </m:sub>
          </m:sSub>
          <w:ins w:id="5522" w:author="The Si Tran" w:date="2012-12-07T22:21:00Z">
            <m:r>
              <w:rPr>
                <w:rFonts w:ascii="Cambria Math" w:hAnsi="Cambria Math"/>
                <w:sz w:val="26"/>
                <w:szCs w:val="26"/>
              </w:rPr>
              <m:t>0+</m:t>
            </m:r>
          </w:ins>
          <m:sSub>
            <m:sSubPr>
              <m:ctrlPr>
                <w:ins w:id="5523" w:author="The Si Tran" w:date="2012-12-07T22:21:00Z">
                  <w:rPr>
                    <w:rFonts w:ascii="Cambria Math" w:hAnsi="Cambria Math"/>
                    <w:i/>
                    <w:sz w:val="26"/>
                    <w:szCs w:val="26"/>
                  </w:rPr>
                </w:ins>
              </m:ctrlPr>
            </m:sSubPr>
            <m:e>
              <w:ins w:id="5524" w:author="The Si Tran" w:date="2012-12-07T22:21:00Z">
                <m:r>
                  <w:rPr>
                    <w:rFonts w:ascii="Cambria Math" w:hAnsi="Cambria Math"/>
                    <w:sz w:val="26"/>
                    <w:szCs w:val="26"/>
                  </w:rPr>
                  <m:t>b</m:t>
                </m:r>
              </w:ins>
            </m:e>
            <m:sub>
              <w:ins w:id="5525" w:author="The Si Tran" w:date="2012-12-07T22:21:00Z">
                <m:r>
                  <w:rPr>
                    <w:rFonts w:ascii="Cambria Math" w:hAnsi="Cambria Math"/>
                    <w:sz w:val="26"/>
                    <w:szCs w:val="26"/>
                  </w:rPr>
                  <m:t>2</m:t>
                </m:r>
              </w:ins>
            </m:sub>
          </m:sSub>
          <w:ins w:id="5526" w:author="The Si Tran" w:date="2012-12-07T22:21:00Z">
            <m:r>
              <w:rPr>
                <w:rFonts w:ascii="Cambria Math" w:hAnsi="Cambria Math"/>
                <w:sz w:val="26"/>
                <w:szCs w:val="26"/>
              </w:rPr>
              <m:t>0+…+</m:t>
            </m:r>
          </w:ins>
          <m:sSub>
            <m:sSubPr>
              <m:ctrlPr>
                <w:ins w:id="5527" w:author="The Si Tran" w:date="2012-12-07T22:21:00Z">
                  <w:rPr>
                    <w:rFonts w:ascii="Cambria Math" w:hAnsi="Cambria Math"/>
                    <w:i/>
                    <w:sz w:val="26"/>
                    <w:szCs w:val="26"/>
                  </w:rPr>
                </w:ins>
              </m:ctrlPr>
            </m:sSubPr>
            <m:e>
              <w:ins w:id="5528" w:author="The Si Tran" w:date="2012-12-07T22:21:00Z">
                <m:r>
                  <w:rPr>
                    <w:rFonts w:ascii="Cambria Math" w:hAnsi="Cambria Math"/>
                    <w:sz w:val="26"/>
                    <w:szCs w:val="26"/>
                  </w:rPr>
                  <m:t>b</m:t>
                </m:r>
              </w:ins>
            </m:e>
            <m:sub>
              <w:ins w:id="5529" w:author="The Si Tran" w:date="2012-12-07T22:21:00Z">
                <m:r>
                  <w:rPr>
                    <w:rFonts w:ascii="Cambria Math" w:hAnsi="Cambria Math"/>
                    <w:sz w:val="26"/>
                    <w:szCs w:val="26"/>
                  </w:rPr>
                  <m:t>q</m:t>
                </m:r>
              </w:ins>
            </m:sub>
          </m:sSub>
          <w:ins w:id="5530"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1080"/>
        <w:rPr>
          <w:ins w:id="5531" w:author="The Si Tran" w:date="2012-12-07T22:21:00Z"/>
          <w:rFonts w:ascii="Times New Roman" w:eastAsiaTheme="minorEastAsia" w:hAnsi="Times New Roman"/>
          <w:sz w:val="26"/>
          <w:szCs w:val="26"/>
        </w:rPr>
        <w:pPrChange w:id="5532" w:author="The Si Tran" w:date="2012-12-14T05:31:00Z">
          <w:pPr>
            <w:pStyle w:val="ListParagraph"/>
            <w:ind w:left="792"/>
          </w:pPr>
        </w:pPrChange>
      </w:pPr>
      <w:ins w:id="5533" w:author="The Si Tran" w:date="2012-12-07T22:21:00Z">
        <m:oMathPara>
          <m:oMathParaPr>
            <m:jc m:val="left"/>
          </m:oMathParaPr>
          <m:oMath>
            <m:r>
              <w:rPr>
                <w:rFonts w:ascii="Cambria Math" w:hAnsi="Cambria Math"/>
                <w:sz w:val="26"/>
                <w:szCs w:val="26"/>
              </w:rPr>
              <m:t>…</m:t>
            </m:r>
          </m:oMath>
        </m:oMathPara>
      </w:ins>
    </w:p>
    <w:p w14:paraId="51C67F0F" w14:textId="77777777" w:rsidR="00C74575" w:rsidRPr="001C47AE" w:rsidRDefault="00537CF3">
      <w:pPr>
        <w:pStyle w:val="ListParagraph"/>
        <w:spacing w:line="360" w:lineRule="auto"/>
        <w:ind w:left="1080"/>
        <w:rPr>
          <w:ins w:id="5534" w:author="The Si Tran" w:date="2012-12-07T22:21:00Z"/>
          <w:rFonts w:ascii="Times New Roman" w:hAnsi="Times New Roman"/>
          <w:sz w:val="26"/>
          <w:szCs w:val="26"/>
        </w:rPr>
        <w:pPrChange w:id="5535" w:author="The Si Tran" w:date="2012-12-14T05:31:00Z">
          <w:pPr>
            <w:pStyle w:val="ListParagraph"/>
            <w:ind w:left="792"/>
          </w:pPr>
        </w:pPrChange>
      </w:pPr>
      <m:oMathPara>
        <m:oMathParaPr>
          <m:jc m:val="left"/>
        </m:oMathParaPr>
        <m:oMath>
          <m:acc>
            <m:accPr>
              <m:ctrlPr>
                <w:ins w:id="5536" w:author="The Si Tran" w:date="2012-12-07T22:21:00Z">
                  <w:rPr>
                    <w:rFonts w:ascii="Cambria Math" w:hAnsi="Cambria Math"/>
                    <w:i/>
                    <w:sz w:val="26"/>
                    <w:szCs w:val="26"/>
                  </w:rPr>
                </w:ins>
              </m:ctrlPr>
            </m:accPr>
            <m:e>
              <w:ins w:id="5537" w:author="The Si Tran" w:date="2012-12-07T22:21:00Z">
                <m:r>
                  <w:rPr>
                    <w:rFonts w:ascii="Cambria Math" w:hAnsi="Cambria Math"/>
                    <w:sz w:val="26"/>
                    <w:szCs w:val="26"/>
                  </w:rPr>
                  <m:t>y</m:t>
                </m:r>
              </w:ins>
            </m:e>
          </m:acc>
          <m:d>
            <m:dPr>
              <m:ctrlPr>
                <w:ins w:id="5538" w:author="The Si Tran" w:date="2012-12-07T22:21:00Z">
                  <w:rPr>
                    <w:rFonts w:ascii="Cambria Math" w:hAnsi="Cambria Math"/>
                    <w:i/>
                    <w:sz w:val="26"/>
                    <w:szCs w:val="26"/>
                  </w:rPr>
                </w:ins>
              </m:ctrlPr>
            </m:dPr>
            <m:e>
              <w:ins w:id="5539" w:author="The Si Tran" w:date="2012-12-07T22:21:00Z">
                <m:r>
                  <w:rPr>
                    <w:rFonts w:ascii="Cambria Math" w:hAnsi="Cambria Math"/>
                    <w:sz w:val="26"/>
                    <w:szCs w:val="26"/>
                  </w:rPr>
                  <m:t>t+n</m:t>
                </m:r>
              </w:ins>
            </m:e>
          </m:d>
          <w:ins w:id="5540" w:author="The Si Tran" w:date="2012-12-07T22:21:00Z">
            <m:r>
              <w:rPr>
                <w:rFonts w:ascii="Cambria Math" w:hAnsi="Cambria Math"/>
                <w:sz w:val="26"/>
                <w:szCs w:val="26"/>
              </w:rPr>
              <m:t>=</m:t>
            </m:r>
          </w:ins>
          <m:sSub>
            <m:sSubPr>
              <m:ctrlPr>
                <w:ins w:id="5541" w:author="The Si Tran" w:date="2012-12-07T22:21:00Z">
                  <w:rPr>
                    <w:rFonts w:ascii="Cambria Math" w:hAnsi="Cambria Math"/>
                    <w:i/>
                    <w:sz w:val="26"/>
                    <w:szCs w:val="26"/>
                  </w:rPr>
                </w:ins>
              </m:ctrlPr>
            </m:sSubPr>
            <m:e>
              <w:ins w:id="5542" w:author="The Si Tran" w:date="2012-12-07T22:21:00Z">
                <m:r>
                  <w:rPr>
                    <w:rFonts w:ascii="Cambria Math" w:hAnsi="Cambria Math"/>
                    <w:sz w:val="26"/>
                    <w:szCs w:val="26"/>
                  </w:rPr>
                  <m:t>a</m:t>
                </m:r>
              </w:ins>
            </m:e>
            <m:sub>
              <w:ins w:id="5543" w:author="The Si Tran" w:date="2012-12-07T22:21:00Z">
                <m:r>
                  <w:rPr>
                    <w:rFonts w:ascii="Cambria Math" w:hAnsi="Cambria Math"/>
                    <w:sz w:val="26"/>
                    <w:szCs w:val="26"/>
                  </w:rPr>
                  <m:t>0</m:t>
                </m:r>
              </w:ins>
            </m:sub>
          </m:sSub>
          <w:ins w:id="5544" w:author="The Si Tran" w:date="2012-12-07T22:21:00Z">
            <m:r>
              <w:rPr>
                <w:rFonts w:ascii="Cambria Math" w:hAnsi="Cambria Math"/>
                <w:sz w:val="26"/>
                <w:szCs w:val="26"/>
              </w:rPr>
              <m:t>+</m:t>
            </m:r>
          </w:ins>
          <m:sSub>
            <m:sSubPr>
              <m:ctrlPr>
                <w:ins w:id="5545" w:author="The Si Tran" w:date="2012-12-07T22:21:00Z">
                  <w:rPr>
                    <w:rFonts w:ascii="Cambria Math" w:hAnsi="Cambria Math"/>
                    <w:i/>
                    <w:sz w:val="26"/>
                    <w:szCs w:val="26"/>
                  </w:rPr>
                </w:ins>
              </m:ctrlPr>
            </m:sSubPr>
            <m:e>
              <w:ins w:id="5546" w:author="The Si Tran" w:date="2012-12-07T22:21:00Z">
                <m:r>
                  <w:rPr>
                    <w:rFonts w:ascii="Cambria Math" w:hAnsi="Cambria Math"/>
                    <w:sz w:val="26"/>
                    <w:szCs w:val="26"/>
                  </w:rPr>
                  <m:t>a</m:t>
                </m:r>
              </w:ins>
            </m:e>
            <m:sub>
              <w:ins w:id="5547" w:author="The Si Tran" w:date="2012-12-07T22:21:00Z">
                <m:r>
                  <w:rPr>
                    <w:rFonts w:ascii="Cambria Math" w:hAnsi="Cambria Math"/>
                    <w:sz w:val="26"/>
                    <w:szCs w:val="26"/>
                  </w:rPr>
                  <m:t>1</m:t>
                </m:r>
              </w:ins>
            </m:sub>
          </m:sSub>
          <w:ins w:id="5548" w:author="The Si Tran" w:date="2012-12-07T22:21:00Z">
            <m:r>
              <w:rPr>
                <w:rFonts w:ascii="Cambria Math" w:hAnsi="Cambria Math"/>
                <w:sz w:val="26"/>
                <w:szCs w:val="26"/>
              </w:rPr>
              <m:t>y</m:t>
            </m:r>
          </w:ins>
          <m:d>
            <m:dPr>
              <m:ctrlPr>
                <w:ins w:id="5549" w:author="The Si Tran" w:date="2012-12-07T22:21:00Z">
                  <w:rPr>
                    <w:rFonts w:ascii="Cambria Math" w:hAnsi="Cambria Math"/>
                    <w:i/>
                    <w:sz w:val="26"/>
                    <w:szCs w:val="26"/>
                  </w:rPr>
                </w:ins>
              </m:ctrlPr>
            </m:dPr>
            <m:e>
              <w:ins w:id="5550" w:author="The Si Tran" w:date="2012-12-07T22:21:00Z">
                <m:r>
                  <w:rPr>
                    <w:rFonts w:ascii="Cambria Math" w:hAnsi="Cambria Math"/>
                    <w:sz w:val="26"/>
                    <w:szCs w:val="26"/>
                  </w:rPr>
                  <m:t>t+n-1</m:t>
                </m:r>
              </w:ins>
            </m:e>
          </m:d>
          <w:ins w:id="5551" w:author="The Si Tran" w:date="2012-12-07T22:21:00Z">
            <m:r>
              <w:rPr>
                <w:rFonts w:ascii="Cambria Math" w:hAnsi="Cambria Math"/>
                <w:sz w:val="26"/>
                <w:szCs w:val="26"/>
              </w:rPr>
              <m:t>+…+</m:t>
            </m:r>
          </w:ins>
          <m:sSub>
            <m:sSubPr>
              <m:ctrlPr>
                <w:ins w:id="5552" w:author="The Si Tran" w:date="2012-12-07T22:21:00Z">
                  <w:rPr>
                    <w:rFonts w:ascii="Cambria Math" w:hAnsi="Cambria Math"/>
                    <w:i/>
                    <w:sz w:val="26"/>
                    <w:szCs w:val="26"/>
                  </w:rPr>
                </w:ins>
              </m:ctrlPr>
            </m:sSubPr>
            <m:e>
              <w:ins w:id="5553" w:author="The Si Tran" w:date="2012-12-07T22:21:00Z">
                <m:r>
                  <w:rPr>
                    <w:rFonts w:ascii="Cambria Math" w:hAnsi="Cambria Math"/>
                    <w:sz w:val="26"/>
                    <w:szCs w:val="26"/>
                  </w:rPr>
                  <m:t>a</m:t>
                </m:r>
              </w:ins>
            </m:e>
            <m:sub>
              <w:ins w:id="5554" w:author="The Si Tran" w:date="2012-12-07T22:21:00Z">
                <m:r>
                  <w:rPr>
                    <w:rFonts w:ascii="Cambria Math" w:hAnsi="Cambria Math"/>
                    <w:sz w:val="26"/>
                    <w:szCs w:val="26"/>
                  </w:rPr>
                  <m:t>p</m:t>
                </m:r>
              </w:ins>
            </m:sub>
          </m:sSub>
          <w:ins w:id="5555" w:author="The Si Tran" w:date="2012-12-07T22:21:00Z">
            <m:r>
              <w:rPr>
                <w:rFonts w:ascii="Cambria Math" w:hAnsi="Cambria Math"/>
                <w:sz w:val="26"/>
                <w:szCs w:val="26"/>
              </w:rPr>
              <m:t>y</m:t>
            </m:r>
          </w:ins>
          <m:d>
            <m:dPr>
              <m:ctrlPr>
                <w:ins w:id="5556" w:author="The Si Tran" w:date="2012-12-07T22:21:00Z">
                  <w:rPr>
                    <w:rFonts w:ascii="Cambria Math" w:hAnsi="Cambria Math"/>
                    <w:i/>
                    <w:sz w:val="26"/>
                    <w:szCs w:val="26"/>
                  </w:rPr>
                </w:ins>
              </m:ctrlPr>
            </m:dPr>
            <m:e>
              <w:ins w:id="5557" w:author="The Si Tran" w:date="2012-12-07T22:21:00Z">
                <m:r>
                  <w:rPr>
                    <w:rFonts w:ascii="Cambria Math" w:hAnsi="Cambria Math"/>
                    <w:sz w:val="26"/>
                    <w:szCs w:val="26"/>
                  </w:rPr>
                  <m:t>t-p+n</m:t>
                </m:r>
              </w:ins>
            </m:e>
          </m:d>
          <w:ins w:id="5558" w:author="The Si Tran" w:date="2012-12-07T22:21:00Z">
            <m:r>
              <w:rPr>
                <w:rFonts w:ascii="Cambria Math" w:hAnsi="Cambria Math"/>
                <w:sz w:val="26"/>
                <w:szCs w:val="26"/>
              </w:rPr>
              <m:t>+0+</m:t>
            </m:r>
          </w:ins>
          <m:sSub>
            <m:sSubPr>
              <m:ctrlPr>
                <w:ins w:id="5559" w:author="The Si Tran" w:date="2012-12-07T22:21:00Z">
                  <w:rPr>
                    <w:rFonts w:ascii="Cambria Math" w:hAnsi="Cambria Math"/>
                    <w:i/>
                    <w:sz w:val="26"/>
                    <w:szCs w:val="26"/>
                  </w:rPr>
                </w:ins>
              </m:ctrlPr>
            </m:sSubPr>
            <m:e>
              <w:ins w:id="5560" w:author="The Si Tran" w:date="2012-12-07T22:21:00Z">
                <m:r>
                  <w:rPr>
                    <w:rFonts w:ascii="Cambria Math" w:hAnsi="Cambria Math"/>
                    <w:sz w:val="26"/>
                    <w:szCs w:val="26"/>
                  </w:rPr>
                  <m:t>b</m:t>
                </m:r>
              </w:ins>
            </m:e>
            <m:sub>
              <w:ins w:id="5561" w:author="The Si Tran" w:date="2012-12-07T22:21:00Z">
                <m:r>
                  <w:rPr>
                    <w:rFonts w:ascii="Cambria Math" w:hAnsi="Cambria Math"/>
                    <w:sz w:val="26"/>
                    <w:szCs w:val="26"/>
                  </w:rPr>
                  <m:t>1</m:t>
                </m:r>
              </w:ins>
            </m:sub>
          </m:sSub>
          <w:ins w:id="5562" w:author="The Si Tran" w:date="2012-12-07T22:21:00Z">
            <m:r>
              <w:rPr>
                <w:rFonts w:ascii="Cambria Math" w:hAnsi="Cambria Math"/>
                <w:sz w:val="26"/>
                <w:szCs w:val="26"/>
              </w:rPr>
              <m:t>0+</m:t>
            </m:r>
          </w:ins>
          <m:sSub>
            <m:sSubPr>
              <m:ctrlPr>
                <w:ins w:id="5563" w:author="The Si Tran" w:date="2012-12-07T22:21:00Z">
                  <w:rPr>
                    <w:rFonts w:ascii="Cambria Math" w:hAnsi="Cambria Math"/>
                    <w:i/>
                    <w:sz w:val="26"/>
                    <w:szCs w:val="26"/>
                  </w:rPr>
                </w:ins>
              </m:ctrlPr>
            </m:sSubPr>
            <m:e>
              <w:ins w:id="5564" w:author="The Si Tran" w:date="2012-12-07T22:21:00Z">
                <m:r>
                  <w:rPr>
                    <w:rFonts w:ascii="Cambria Math" w:hAnsi="Cambria Math"/>
                    <w:sz w:val="26"/>
                    <w:szCs w:val="26"/>
                  </w:rPr>
                  <m:t>b</m:t>
                </m:r>
              </w:ins>
            </m:e>
            <m:sub>
              <w:ins w:id="5565" w:author="The Si Tran" w:date="2012-12-07T22:21:00Z">
                <m:r>
                  <w:rPr>
                    <w:rFonts w:ascii="Cambria Math" w:hAnsi="Cambria Math"/>
                    <w:sz w:val="26"/>
                    <w:szCs w:val="26"/>
                  </w:rPr>
                  <m:t>2</m:t>
                </m:r>
              </w:ins>
            </m:sub>
          </m:sSub>
          <w:ins w:id="5566" w:author="The Si Tran" w:date="2012-12-07T22:21:00Z">
            <m:r>
              <w:rPr>
                <w:rFonts w:ascii="Cambria Math" w:hAnsi="Cambria Math"/>
                <w:sz w:val="26"/>
                <w:szCs w:val="26"/>
              </w:rPr>
              <m:t>0+…+</m:t>
            </m:r>
          </w:ins>
          <m:sSub>
            <m:sSubPr>
              <m:ctrlPr>
                <w:ins w:id="5567" w:author="The Si Tran" w:date="2012-12-07T22:21:00Z">
                  <w:rPr>
                    <w:rFonts w:ascii="Cambria Math" w:hAnsi="Cambria Math"/>
                    <w:i/>
                    <w:sz w:val="26"/>
                    <w:szCs w:val="26"/>
                  </w:rPr>
                </w:ins>
              </m:ctrlPr>
            </m:sSubPr>
            <m:e>
              <w:ins w:id="5568" w:author="The Si Tran" w:date="2012-12-07T22:21:00Z">
                <m:r>
                  <w:rPr>
                    <w:rFonts w:ascii="Cambria Math" w:hAnsi="Cambria Math"/>
                    <w:sz w:val="26"/>
                    <w:szCs w:val="26"/>
                  </w:rPr>
                  <m:t>b</m:t>
                </m:r>
              </w:ins>
            </m:e>
            <m:sub>
              <w:ins w:id="5569" w:author="The Si Tran" w:date="2012-12-07T22:21:00Z">
                <m:r>
                  <w:rPr>
                    <w:rFonts w:ascii="Cambria Math" w:hAnsi="Cambria Math"/>
                    <w:sz w:val="26"/>
                    <w:szCs w:val="26"/>
                  </w:rPr>
                  <m:t>q</m:t>
                </m:r>
              </w:ins>
            </m:sub>
          </m:sSub>
          <w:ins w:id="5570" w:author="The Si Tran" w:date="2012-12-07T22:21:00Z">
            <m:r>
              <w:rPr>
                <w:rFonts w:ascii="Cambria Math" w:hAnsi="Cambria Math"/>
                <w:sz w:val="26"/>
                <w:szCs w:val="26"/>
              </w:rPr>
              <m:t>e(1-q+n)</m:t>
            </m:r>
          </w:ins>
        </m:oMath>
      </m:oMathPara>
    </w:p>
    <w:p w14:paraId="47054BCC" w14:textId="77777777" w:rsidR="00CD1726" w:rsidRDefault="00CD1726">
      <w:pPr>
        <w:pStyle w:val="ListParagraph"/>
        <w:spacing w:line="360" w:lineRule="auto"/>
        <w:ind w:left="1080"/>
        <w:rPr>
          <w:ins w:id="5571" w:author="The Si Tran" w:date="2012-12-07T22:13:00Z"/>
          <w:szCs w:val="26"/>
        </w:rPr>
        <w:pPrChange w:id="5572" w:author="The Si Tran" w:date="2012-12-14T05:31:00Z">
          <w:pPr/>
        </w:pPrChange>
      </w:pPr>
    </w:p>
    <w:p w14:paraId="3139B9C9" w14:textId="77777777" w:rsidR="00A625DC" w:rsidRDefault="00A625DC">
      <w:pPr>
        <w:pStyle w:val="ListParagraph"/>
        <w:numPr>
          <w:ilvl w:val="0"/>
          <w:numId w:val="23"/>
        </w:numPr>
        <w:spacing w:line="360" w:lineRule="auto"/>
        <w:rPr>
          <w:ins w:id="5573" w:author="The Si Tran" w:date="2012-12-07T22:22:00Z"/>
          <w:szCs w:val="26"/>
        </w:rPr>
        <w:pPrChange w:id="5574" w:author="The Si Tran" w:date="2012-12-14T05:31:00Z">
          <w:pPr/>
        </w:pPrChange>
      </w:pPr>
      <w:ins w:id="5575" w:author="The Si Tran" w:date="2012-12-07T22:13:00Z">
        <w:r>
          <w:rPr>
            <w:rFonts w:ascii="Times New Roman" w:hAnsi="Times New Roman"/>
            <w:sz w:val="26"/>
            <w:szCs w:val="26"/>
          </w:rPr>
          <w:t>Dự đoán nhiều thời đoạn cho chuỗi dữ liệu không tĩnh hoặc có tính mùa</w:t>
        </w:r>
      </w:ins>
    </w:p>
    <w:p w14:paraId="0E992459" w14:textId="77777777" w:rsidR="004A1DFD" w:rsidRDefault="004A1DFD">
      <w:pPr>
        <w:pStyle w:val="ListParagraph"/>
        <w:spacing w:line="360" w:lineRule="auto"/>
        <w:ind w:left="1080" w:firstLine="0"/>
        <w:rPr>
          <w:ins w:id="5576" w:author="The Si Tran" w:date="2012-12-07T22:21:00Z"/>
          <w:szCs w:val="26"/>
        </w:rPr>
        <w:pPrChange w:id="5577" w:author="The Si Tran" w:date="2012-12-14T05:31:00Z">
          <w:pPr/>
        </w:pPrChange>
      </w:pPr>
      <w:ins w:id="5578"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rPr>
          <w:ins w:id="5579" w:author="The Si Tran" w:date="2012-12-07T22:21:00Z"/>
          <w:rFonts w:ascii="Times New Roman" w:hAnsi="Times New Roman"/>
          <w:sz w:val="26"/>
          <w:szCs w:val="26"/>
        </w:rPr>
        <w:pPrChange w:id="5580" w:author="The Si Tran" w:date="2012-12-14T05:31:00Z">
          <w:pPr>
            <w:pStyle w:val="ListParagraph"/>
            <w:numPr>
              <w:numId w:val="23"/>
            </w:numPr>
            <w:ind w:left="1080" w:hanging="360"/>
          </w:pPr>
        </w:pPrChange>
      </w:pPr>
      <w:ins w:id="5581"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rPr>
          <w:ins w:id="5582" w:author="The Si Tran" w:date="2012-12-07T22:21:00Z"/>
          <w:rFonts w:ascii="Times New Roman" w:hAnsi="Times New Roman"/>
          <w:sz w:val="26"/>
          <w:szCs w:val="26"/>
        </w:rPr>
        <w:pPrChange w:id="5583" w:author="The Si Tran" w:date="2012-12-14T05:31:00Z">
          <w:pPr>
            <w:pStyle w:val="ListParagraph"/>
            <w:numPr>
              <w:numId w:val="23"/>
            </w:numPr>
            <w:ind w:left="1080" w:hanging="360"/>
          </w:pPr>
        </w:pPrChange>
      </w:pPr>
      <w:ins w:id="5584"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585" w:author="The Si Tran" w:date="2012-12-14T05:31:00Z">
          <w:pPr/>
        </w:pPrChange>
      </w:pPr>
    </w:p>
    <w:p w14:paraId="2C8B6B72" w14:textId="5B8E2950" w:rsidR="00826F68" w:rsidRPr="0049233F" w:rsidRDefault="00B80B3D">
      <w:pPr>
        <w:pStyle w:val="Heading2"/>
        <w:rPr>
          <w:sz w:val="26"/>
          <w:szCs w:val="26"/>
          <w:rPrChange w:id="5586" w:author="The Si Tran" w:date="2012-12-05T23:02:00Z">
            <w:rPr/>
          </w:rPrChange>
        </w:rPr>
      </w:pPr>
      <w:bookmarkStart w:id="5587" w:name="_Toc343415519"/>
      <w:r w:rsidRPr="0049233F">
        <w:rPr>
          <w:sz w:val="26"/>
          <w:szCs w:val="26"/>
          <w:rPrChange w:id="5588" w:author="The Si Tran" w:date="2012-12-05T23:02:00Z">
            <w:rPr>
              <w:rFonts w:cs="Times New Roman"/>
              <w:b w:val="0"/>
              <w:bCs w:val="0"/>
              <w:iCs w:val="0"/>
              <w:sz w:val="26"/>
              <w:szCs w:val="22"/>
            </w:rPr>
          </w:rPrChange>
        </w:rPr>
        <w:lastRenderedPageBreak/>
        <w:t>Kết luận về mô hình ARIMA</w:t>
      </w:r>
      <w:bookmarkEnd w:id="5587"/>
    </w:p>
    <w:p w14:paraId="7BA5C88E" w14:textId="77777777" w:rsidR="00D969EA" w:rsidRPr="0049233F" w:rsidRDefault="00D969EA">
      <w:pPr>
        <w:rPr>
          <w:rPrChange w:id="5589" w:author="The Si Tran" w:date="2012-12-05T23:02:00Z">
            <w:rPr>
              <w:sz w:val="28"/>
              <w:szCs w:val="28"/>
            </w:rPr>
          </w:rPrChange>
        </w:rPr>
        <w:pPrChange w:id="5590" w:author="The Si Tran" w:date="2012-12-16T08:14:00Z">
          <w:pPr>
            <w:ind w:firstLine="540"/>
          </w:pPr>
        </w:pPrChange>
      </w:pPr>
      <w:r w:rsidRPr="0049233F">
        <w:rPr>
          <w:rPrChange w:id="5591"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5592" w:author="The Si Tran" w:date="2012-12-05T23:02:00Z">
            <w:rPr>
              <w:sz w:val="28"/>
              <w:szCs w:val="28"/>
            </w:rPr>
          </w:rPrChange>
        </w:rPr>
        <w:pPrChange w:id="5593" w:author="The Si Tran" w:date="2012-12-14T05:32:00Z">
          <w:pPr>
            <w:numPr>
              <w:numId w:val="3"/>
            </w:numPr>
            <w:tabs>
              <w:tab w:val="num" w:pos="1365"/>
            </w:tabs>
            <w:spacing w:before="0" w:line="240" w:lineRule="auto"/>
            <w:ind w:left="1365" w:hanging="825"/>
            <w:jc w:val="left"/>
          </w:pPr>
        </w:pPrChange>
      </w:pPr>
      <w:r w:rsidRPr="0049233F">
        <w:rPr>
          <w:szCs w:val="26"/>
          <w:rPrChange w:id="5594"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pPr>
        <w:numPr>
          <w:ilvl w:val="0"/>
          <w:numId w:val="60"/>
        </w:numPr>
        <w:spacing w:before="0"/>
        <w:jc w:val="left"/>
        <w:rPr>
          <w:szCs w:val="26"/>
          <w:rPrChange w:id="5595" w:author="The Si Tran" w:date="2012-12-05T23:02:00Z">
            <w:rPr>
              <w:sz w:val="28"/>
              <w:szCs w:val="28"/>
            </w:rPr>
          </w:rPrChange>
        </w:rPr>
        <w:pPrChange w:id="5596" w:author="The Si Tran" w:date="2012-12-14T05:32:00Z">
          <w:pPr>
            <w:numPr>
              <w:numId w:val="3"/>
            </w:numPr>
            <w:tabs>
              <w:tab w:val="num" w:pos="1365"/>
            </w:tabs>
            <w:spacing w:before="0" w:line="240" w:lineRule="auto"/>
            <w:ind w:left="1365" w:hanging="825"/>
            <w:jc w:val="left"/>
          </w:pPr>
        </w:pPrChange>
      </w:pPr>
      <w:r w:rsidRPr="0049233F">
        <w:rPr>
          <w:szCs w:val="26"/>
          <w:rPrChange w:id="5597" w:author="The Si Tran" w:date="2012-12-05T23:02:00Z">
            <w:rPr>
              <w:sz w:val="28"/>
              <w:szCs w:val="28"/>
            </w:rPr>
          </w:rPrChange>
        </w:rPr>
        <w:t>Không dễ cập nhập mô hình khi có them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5598" w:author="The Si Tran" w:date="2012-12-05T23:02:00Z">
            <w:rPr>
              <w:sz w:val="28"/>
              <w:szCs w:val="28"/>
            </w:rPr>
          </w:rPrChange>
        </w:rPr>
        <w:pPrChange w:id="5599" w:author="The Si Tran" w:date="2012-12-14T05:32:00Z">
          <w:pPr>
            <w:numPr>
              <w:numId w:val="3"/>
            </w:numPr>
            <w:tabs>
              <w:tab w:val="num" w:pos="1365"/>
            </w:tabs>
            <w:spacing w:before="0" w:line="240" w:lineRule="auto"/>
            <w:ind w:left="1365" w:hanging="825"/>
            <w:jc w:val="left"/>
          </w:pPr>
        </w:pPrChange>
      </w:pPr>
      <w:r w:rsidRPr="0049233F">
        <w:rPr>
          <w:szCs w:val="26"/>
          <w:rPrChange w:id="5600"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601" w:author="The Si Tran" w:date="2012-12-12T07:57:00Z"/>
          <w:szCs w:val="26"/>
        </w:rPr>
      </w:pPr>
      <w:ins w:id="5602" w:author="The Si Tran" w:date="2012-12-12T07:57:00Z">
        <w:r>
          <w:rPr>
            <w:szCs w:val="26"/>
          </w:rPr>
          <w:br w:type="page"/>
        </w:r>
      </w:ins>
    </w:p>
    <w:p w14:paraId="4E0FA947" w14:textId="77777777" w:rsidR="006E3FE4" w:rsidRPr="0050316D" w:rsidDel="00D139B5" w:rsidRDefault="006E3FE4" w:rsidP="00D969EA">
      <w:pPr>
        <w:rPr>
          <w:del w:id="5603" w:author="The Si Tran" w:date="2012-12-12T07:57:00Z"/>
          <w:sz w:val="32"/>
          <w:szCs w:val="32"/>
          <w:rPrChange w:id="5604" w:author="The Si Tran" w:date="2012-12-12T13:56:00Z">
            <w:rPr>
              <w:del w:id="5605" w:author="The Si Tran" w:date="2012-12-12T07:57:00Z"/>
              <w:szCs w:val="26"/>
            </w:rPr>
          </w:rPrChange>
        </w:rPr>
      </w:pPr>
      <w:bookmarkStart w:id="5606" w:name="_Toc343083629"/>
      <w:bookmarkStart w:id="5607" w:name="_Toc343083843"/>
      <w:bookmarkStart w:id="5608" w:name="_Toc343084054"/>
      <w:bookmarkStart w:id="5609" w:name="_Toc343220813"/>
      <w:bookmarkStart w:id="5610" w:name="_Toc343232317"/>
      <w:bookmarkStart w:id="5611" w:name="_Toc343232730"/>
      <w:bookmarkStart w:id="5612" w:name="_Toc343233015"/>
      <w:bookmarkStart w:id="5613" w:name="_Toc343415520"/>
      <w:bookmarkEnd w:id="5606"/>
      <w:bookmarkEnd w:id="5607"/>
      <w:bookmarkEnd w:id="5608"/>
      <w:bookmarkEnd w:id="5609"/>
      <w:bookmarkEnd w:id="5610"/>
      <w:bookmarkEnd w:id="5611"/>
      <w:bookmarkEnd w:id="5612"/>
      <w:bookmarkEnd w:id="5613"/>
    </w:p>
    <w:p w14:paraId="49DDE508" w14:textId="77777777" w:rsidR="006E3FE4" w:rsidRDefault="006E3FE4" w:rsidP="003E4DFC">
      <w:pPr>
        <w:pStyle w:val="Heading1"/>
        <w:rPr>
          <w:ins w:id="5614" w:author="The Si Tran" w:date="2012-12-16T09:43:00Z"/>
        </w:rPr>
        <w:pPrChange w:id="5615" w:author="The Si Tran" w:date="2012-12-16T09:44:00Z">
          <w:pPr>
            <w:pStyle w:val="Heading1"/>
            <w:jc w:val="left"/>
          </w:pPr>
        </w:pPrChange>
      </w:pPr>
      <w:del w:id="5616" w:author="The Si Tran" w:date="2012-12-12T13:56:00Z">
        <w:r w:rsidRPr="0050316D" w:rsidDel="0050316D">
          <w:rPr>
            <w:rPrChange w:id="5617" w:author="The Si Tran" w:date="2012-12-12T13:56:00Z">
              <w:rPr>
                <w:rFonts w:cs="Times New Roman"/>
                <w:b w:val="0"/>
                <w:bCs w:val="0"/>
                <w:kern w:val="0"/>
                <w:sz w:val="26"/>
                <w:szCs w:val="22"/>
              </w:rPr>
            </w:rPrChange>
          </w:rPr>
          <w:delText>Mô hình ANN</w:delText>
        </w:r>
      </w:del>
      <w:bookmarkStart w:id="5618" w:name="_Toc343415521"/>
      <w:ins w:id="5619" w:author="The Si Tran" w:date="2012-12-12T13:56:00Z">
        <w:r w:rsidR="0050316D" w:rsidRPr="00E078AF">
          <w:t xml:space="preserve">MÔ </w:t>
        </w:r>
        <w:r w:rsidR="0050316D" w:rsidRPr="003E4DFC">
          <w:rPr>
            <w:rPrChange w:id="5620" w:author="The Si Tran" w:date="2012-12-16T09:44:00Z">
              <w:rPr/>
            </w:rPrChange>
          </w:rPr>
          <w:t>HÌNH</w:t>
        </w:r>
        <w:r w:rsidR="0050316D" w:rsidRPr="00E078AF">
          <w:t xml:space="preserve"> ANN</w:t>
        </w:r>
      </w:ins>
      <w:bookmarkEnd w:id="5618"/>
    </w:p>
    <w:p w14:paraId="2EBA1707" w14:textId="494AD1C4" w:rsidR="00E231FB" w:rsidRPr="00E231FB" w:rsidRDefault="00E231FB" w:rsidP="00E231FB">
      <w:pPr>
        <w:rPr>
          <w:rPrChange w:id="5621" w:author="The Si Tran" w:date="2012-12-16T09:43:00Z">
            <w:rPr/>
          </w:rPrChange>
        </w:rPr>
        <w:pPrChange w:id="5622" w:author="The Si Tran" w:date="2012-12-16T09:43:00Z">
          <w:pPr>
            <w:pStyle w:val="Heading1"/>
            <w:jc w:val="left"/>
          </w:pPr>
        </w:pPrChange>
      </w:pPr>
      <w:ins w:id="5623" w:author="The Si Tran" w:date="2012-12-16T09:43:00Z">
        <w:r>
          <w:t>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chúng ta sẽ lần lượt tìm hiểu sơ lượt lịch sử, cấu trúc mạng neural, nguyên tắc hoạt động. Phần còn lại của chương 4 sẽ giới thiệu phương pháp xây dựng một mạng nơ ron để dự báo dữ liệu chuỗi thời gian.</w:t>
        </w:r>
      </w:ins>
    </w:p>
    <w:p w14:paraId="60A82E62" w14:textId="297E7CC5" w:rsidR="0088753F" w:rsidRPr="0049233F" w:rsidRDefault="007038D9" w:rsidP="0088753F">
      <w:pPr>
        <w:pStyle w:val="Heading2"/>
        <w:rPr>
          <w:sz w:val="26"/>
          <w:szCs w:val="26"/>
          <w:rPrChange w:id="5624" w:author="The Si Tran" w:date="2012-12-05T23:02:00Z">
            <w:rPr/>
          </w:rPrChange>
        </w:rPr>
      </w:pPr>
      <w:bookmarkStart w:id="5625" w:name="_Toc327348170"/>
      <w:bookmarkStart w:id="5626" w:name="_Toc343415522"/>
      <w:ins w:id="5627" w:author="The Si Tran" w:date="2012-12-12T14:07:00Z">
        <w:r>
          <w:rPr>
            <w:sz w:val="26"/>
            <w:szCs w:val="26"/>
          </w:rPr>
          <w:t>Sơ lược về mạng nơron nhân tạo</w:t>
        </w:r>
      </w:ins>
      <w:bookmarkEnd w:id="5626"/>
      <w:del w:id="5628" w:author="The Si Tran" w:date="2012-12-12T14:07:00Z">
        <w:r w:rsidR="0088753F" w:rsidRPr="0049233F" w:rsidDel="007038D9">
          <w:rPr>
            <w:sz w:val="26"/>
            <w:szCs w:val="26"/>
            <w:rPrChange w:id="5629" w:author="The Si Tran" w:date="2012-12-05T23:02:00Z">
              <w:rPr>
                <w:rFonts w:cs="Times New Roman"/>
                <w:b w:val="0"/>
                <w:bCs w:val="0"/>
                <w:iCs w:val="0"/>
                <w:sz w:val="26"/>
                <w:szCs w:val="22"/>
              </w:rPr>
            </w:rPrChange>
          </w:rPr>
          <w:delText>SƠ LƯỢC VỀ MẠNG NEURON NHÂN TẠO</w:delText>
        </w:r>
      </w:del>
      <w:bookmarkEnd w:id="5625"/>
    </w:p>
    <w:p w14:paraId="2F085492" w14:textId="77777777" w:rsidR="0088753F" w:rsidRPr="0049233F" w:rsidRDefault="0088753F">
      <w:pPr>
        <w:pPrChange w:id="5630" w:author="The Si Tran" w:date="2012-12-16T08:14:00Z">
          <w:pPr>
            <w:spacing w:before="0"/>
            <w:ind w:firstLine="720"/>
          </w:pPr>
        </w:pPrChange>
      </w:pPr>
      <w:r w:rsidRPr="0049233F">
        <w:rPr>
          <w:i/>
        </w:rPr>
        <w:t>Mạng neuron nhân tạo</w:t>
      </w:r>
      <w:r w:rsidRPr="0049233F">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pPr>
        <w:pPrChange w:id="5631"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rPr>
        <w:t>khớp thần kinh</w:t>
      </w:r>
      <w:r w:rsidRPr="0049233F">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pPr>
        <w:pPrChange w:id="5632" w:author="The Si Tran" w:date="2012-12-16T08:14:00Z">
          <w:pPr>
            <w:spacing w:before="0"/>
            <w:ind w:firstLine="720"/>
          </w:pPr>
        </w:pPrChange>
      </w:pPr>
      <w:r w:rsidRPr="0049233F">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pPr>
        <w:pPrChange w:id="5633" w:author="The Si Tran" w:date="2012-12-16T08:14:00Z">
          <w:pPr>
            <w:spacing w:before="0"/>
            <w:ind w:firstLine="720"/>
          </w:pPr>
        </w:pPrChange>
      </w:pPr>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634" w:name="_Toc327348171"/>
      <w:del w:id="5635" w:author="The Si Tran" w:date="2012-12-12T14:07:00Z">
        <w:r w:rsidRPr="0049233F" w:rsidDel="007038D9">
          <w:rPr>
            <w:rPrChange w:id="5636" w:author="The Si Tran" w:date="2012-12-05T23:02:00Z">
              <w:rPr>
                <w:rFonts w:cs="Times New Roman"/>
                <w:b w:val="0"/>
                <w:bCs w:val="0"/>
                <w:iCs w:val="0"/>
                <w:sz w:val="26"/>
                <w:szCs w:val="22"/>
              </w:rPr>
            </w:rPrChange>
          </w:rPr>
          <w:delText>CẤU TRÚC VỀ MẠNG NEURON NHÂN TẠO</w:delText>
        </w:r>
      </w:del>
      <w:bookmarkStart w:id="5637" w:name="_Toc343415523"/>
      <w:bookmarkEnd w:id="5634"/>
      <w:ins w:id="5638" w:author="The Si Tran" w:date="2012-12-12T14:07:00Z">
        <w:r w:rsidR="007038D9">
          <w:t>Cấu trúc</w:t>
        </w:r>
        <w:r w:rsidR="007038D9" w:rsidRPr="007038D9">
          <w:rPr>
            <w:sz w:val="26"/>
            <w:szCs w:val="26"/>
          </w:rPr>
          <w:t xml:space="preserve"> về mạng nơron nhân tạo</w:t>
        </w:r>
      </w:ins>
      <w:bookmarkEnd w:id="5637"/>
    </w:p>
    <w:p w14:paraId="754FCA46" w14:textId="77777777" w:rsidR="0088753F" w:rsidRPr="0049233F" w:rsidRDefault="0088753F">
      <w:pPr>
        <w:pPrChange w:id="5639"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5640" w:author="The Si Tran" w:date="2012-12-16T08:15:00Z">
          <w:pPr>
            <w:spacing w:before="0"/>
            <w:ind w:firstLine="720"/>
          </w:pPr>
        </w:pPrChange>
      </w:pPr>
      <w:r w:rsidRPr="0049233F">
        <w:t xml:space="preserve">Một đơn vị (Hình </w:t>
      </w:r>
      <w:ins w:id="5641" w:author="The Si Tran" w:date="2012-12-14T05:34:00Z">
        <w:r w:rsidR="00843CA1">
          <w:t>4</w:t>
        </w:r>
      </w:ins>
      <w:del w:id="5642"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88753F">
      <w:pPr>
        <w:keepNext/>
        <w:spacing w:before="0"/>
        <w:ind w:left="1440" w:firstLine="720"/>
        <w:rPr>
          <w:szCs w:val="26"/>
        </w:rPr>
      </w:pPr>
      <w:r w:rsidRPr="002B1464">
        <w:rPr>
          <w:noProof/>
          <w:szCs w:val="26"/>
        </w:rPr>
        <w:drawing>
          <wp:inline distT="0" distB="0" distL="0" distR="0" wp14:anchorId="460A1617" wp14:editId="62070644">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A64C888" w14:textId="77777777" w:rsidR="006C1895" w:rsidRPr="006068E1" w:rsidRDefault="0088753F" w:rsidP="006C1895">
      <w:pPr>
        <w:pStyle w:val="Hinh"/>
        <w:rPr>
          <w:ins w:id="5643" w:author="The Si Tran" w:date="2012-12-11T23:29:00Z"/>
          <w:lang w:val="pt-BR"/>
        </w:rPr>
      </w:pPr>
      <w:r w:rsidRPr="0049233F">
        <w:t xml:space="preserve">                   </w:t>
      </w:r>
      <w:bookmarkStart w:id="5644" w:name="_Toc326299570"/>
      <w:r w:rsidRPr="0049233F">
        <w:t xml:space="preserve">       </w:t>
      </w:r>
      <w:bookmarkStart w:id="5645" w:name="_Toc343415604"/>
      <w:ins w:id="5646" w:author="The Si Tran" w:date="2012-12-11T23:29:00Z">
        <w:r w:rsidR="006C1895" w:rsidRPr="006068E1">
          <w:rPr>
            <w:lang w:val="pt-BR"/>
          </w:rPr>
          <w:t xml:space="preserve">Hình </w:t>
        </w:r>
        <w:r w:rsidR="006C1895">
          <w:t>4.1</w:t>
        </w:r>
        <w:r w:rsidR="006C1895" w:rsidRPr="006068E1">
          <w:rPr>
            <w:lang w:val="pt-BR"/>
          </w:rPr>
          <w:t xml:space="preserve"> </w:t>
        </w:r>
      </w:ins>
      <w:ins w:id="5647" w:author="The Si Tran" w:date="2012-12-11T23:30:00Z">
        <w:r w:rsidR="006C1895" w:rsidRPr="0049233F">
          <w:rPr>
            <w:b w:val="0"/>
          </w:rPr>
          <w:t>Đơn vị mạng neuron</w:t>
        </w:r>
      </w:ins>
      <w:bookmarkEnd w:id="5645"/>
    </w:p>
    <w:p w14:paraId="676DE797" w14:textId="77777777" w:rsidR="0088753F" w:rsidRPr="0049233F" w:rsidDel="006C1895" w:rsidRDefault="0088753F" w:rsidP="0088753F">
      <w:pPr>
        <w:pStyle w:val="Caption"/>
        <w:rPr>
          <w:del w:id="5648" w:author="The Si Tran" w:date="2012-12-11T23:30:00Z"/>
          <w:sz w:val="26"/>
          <w:szCs w:val="26"/>
        </w:rPr>
      </w:pPr>
    </w:p>
    <w:p w14:paraId="7E5A720E" w14:textId="0C83035B" w:rsidR="0088753F" w:rsidRPr="0049233F" w:rsidDel="006C1895" w:rsidRDefault="0088753F" w:rsidP="0088753F">
      <w:pPr>
        <w:pStyle w:val="Caption"/>
        <w:ind w:left="1440" w:firstLine="720"/>
        <w:rPr>
          <w:del w:id="5649" w:author="The Si Tran" w:date="2012-12-11T23:30:00Z"/>
          <w:b w:val="0"/>
          <w:sz w:val="26"/>
          <w:szCs w:val="26"/>
        </w:rPr>
      </w:pPr>
      <w:bookmarkStart w:id="5650" w:name="_Toc327348209"/>
      <w:bookmarkStart w:id="5651" w:name="_Toc343029959"/>
      <w:bookmarkEnd w:id="5644"/>
      <w:del w:id="5652" w:author="The Si Tran" w:date="2012-12-11T23:30:00Z">
        <w:r w:rsidRPr="0049233F" w:rsidDel="006C1895">
          <w:rPr>
            <w:b w:val="0"/>
            <w:sz w:val="26"/>
            <w:szCs w:val="26"/>
          </w:rPr>
          <w:delText xml:space="preserve">Hình </w:delText>
        </w:r>
        <w:r w:rsidRPr="00082976" w:rsidDel="006C1895">
          <w:rPr>
            <w:bCs w:val="0"/>
            <w:szCs w:val="26"/>
          </w:rPr>
          <w:fldChar w:fldCharType="begin"/>
        </w:r>
        <w:r w:rsidRPr="0049233F" w:rsidDel="006C1895">
          <w:rPr>
            <w:b w:val="0"/>
            <w:sz w:val="26"/>
            <w:szCs w:val="26"/>
          </w:rPr>
          <w:delInstrText xml:space="preserve"> STYLEREF 1 \s </w:delInstrText>
        </w:r>
        <w:r w:rsidRPr="00082976" w:rsidDel="006C1895">
          <w:rPr>
            <w:bCs w:val="0"/>
            <w:szCs w:val="26"/>
            <w:rPrChange w:id="5653" w:author="The Si Tran" w:date="2012-12-05T23:02:00Z">
              <w:rPr>
                <w:bCs w:val="0"/>
                <w:szCs w:val="26"/>
              </w:rPr>
            </w:rPrChange>
          </w:rPr>
          <w:fldChar w:fldCharType="separate"/>
        </w:r>
        <w:r w:rsidRPr="0049233F" w:rsidDel="006C1895">
          <w:rPr>
            <w:b w:val="0"/>
            <w:noProof/>
            <w:sz w:val="26"/>
            <w:szCs w:val="26"/>
          </w:rPr>
          <w:delText>2</w:delText>
        </w:r>
        <w:r w:rsidRPr="00082976" w:rsidDel="006C1895">
          <w:rPr>
            <w:bCs w:val="0"/>
            <w:szCs w:val="26"/>
          </w:rPr>
          <w:fldChar w:fldCharType="end"/>
        </w:r>
        <w:r w:rsidRPr="0049233F" w:rsidDel="006C1895">
          <w:rPr>
            <w:b w:val="0"/>
            <w:sz w:val="26"/>
            <w:szCs w:val="26"/>
          </w:rPr>
          <w:delText>.</w:delText>
        </w:r>
        <w:r w:rsidRPr="00082976" w:rsidDel="006C1895">
          <w:rPr>
            <w:bCs w:val="0"/>
            <w:szCs w:val="26"/>
          </w:rPr>
          <w:fldChar w:fldCharType="begin"/>
        </w:r>
        <w:r w:rsidRPr="0049233F" w:rsidDel="006C1895">
          <w:rPr>
            <w:b w:val="0"/>
            <w:sz w:val="26"/>
            <w:szCs w:val="26"/>
          </w:rPr>
          <w:delInstrText xml:space="preserve"> SEQ Hình \* ARABIC \s 1 </w:delInstrText>
        </w:r>
        <w:r w:rsidRPr="00082976" w:rsidDel="006C1895">
          <w:rPr>
            <w:bCs w:val="0"/>
            <w:szCs w:val="26"/>
            <w:rPrChange w:id="5654" w:author="The Si Tran" w:date="2012-12-05T23:02:00Z">
              <w:rPr>
                <w:bCs w:val="0"/>
                <w:szCs w:val="26"/>
              </w:rPr>
            </w:rPrChange>
          </w:rPr>
          <w:fldChar w:fldCharType="separate"/>
        </w:r>
        <w:r w:rsidRPr="0049233F" w:rsidDel="006C1895">
          <w:rPr>
            <w:b w:val="0"/>
            <w:noProof/>
            <w:sz w:val="26"/>
            <w:szCs w:val="26"/>
          </w:rPr>
          <w:delText>1</w:delText>
        </w:r>
        <w:r w:rsidRPr="00082976" w:rsidDel="006C1895">
          <w:rPr>
            <w:bCs w:val="0"/>
            <w:szCs w:val="26"/>
          </w:rPr>
          <w:fldChar w:fldCharType="end"/>
        </w:r>
        <w:r w:rsidRPr="0049233F" w:rsidDel="006C1895">
          <w:rPr>
            <w:b w:val="0"/>
            <w:sz w:val="26"/>
            <w:szCs w:val="26"/>
          </w:rPr>
          <w:delText>: Đơn vị mạng neuron</w:delText>
        </w:r>
        <w:bookmarkEnd w:id="5650"/>
        <w:bookmarkEnd w:id="5651"/>
      </w:del>
    </w:p>
    <w:p w14:paraId="6ED679FF" w14:textId="77777777" w:rsidR="0088753F" w:rsidRPr="002B1464" w:rsidRDefault="0088753F" w:rsidP="0088753F">
      <w:pPr>
        <w:rPr>
          <w:szCs w:val="26"/>
        </w:rPr>
      </w:pPr>
    </w:p>
    <w:p w14:paraId="35130FAB" w14:textId="77777777" w:rsidR="0088753F" w:rsidRPr="0049233F" w:rsidRDefault="0088753F">
      <w:pPr>
        <w:pPrChange w:id="5655" w:author="The Si Tran" w:date="2012-12-16T08: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5656" w:author="The Si Tran" w:date="2012-12-16T08:15:00Z"/>
          <w:szCs w:val="26"/>
        </w:rPr>
        <w:pPrChange w:id="5657"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5658" w:author="The Si Tran" w:date="2012-12-16T08:15:00Z">
          <w:pPr>
            <w:spacing w:before="0"/>
            <w:ind w:left="360"/>
          </w:pPr>
        </w:pPrChange>
      </w:pPr>
    </w:p>
    <w:p w14:paraId="27DE0199" w14:textId="77777777" w:rsidR="0088753F" w:rsidRPr="0049233F" w:rsidRDefault="0088753F">
      <w:pPr>
        <w:pPrChange w:id="5659"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5660" w:author="The Si Tran" w:date="2012-12-16T08:15:00Z">
          <w:pPr>
            <w:spacing w:before="0"/>
            <w:ind w:firstLine="720"/>
          </w:pPr>
        </w:pPrChange>
      </w:pPr>
      <w:r w:rsidRPr="0049233F">
        <w:lastRenderedPageBreak/>
        <w:t>Có 4 loại hàm kích hoạt thường dùng:</w:t>
      </w:r>
    </w:p>
    <w:p w14:paraId="3598EF9D" w14:textId="77777777" w:rsidR="000B65E4" w:rsidRPr="000B65E4" w:rsidDel="000B65E4" w:rsidRDefault="0088753F">
      <w:pPr>
        <w:pStyle w:val="ListParagraph"/>
        <w:spacing w:after="0" w:line="360" w:lineRule="auto"/>
        <w:ind w:left="360" w:firstLine="0"/>
        <w:rPr>
          <w:del w:id="5661" w:author="The Si Tran" w:date="2012-12-06T01:54:00Z"/>
          <w:rFonts w:ascii="Times New Roman" w:hAnsi="Times New Roman"/>
          <w:sz w:val="26"/>
          <w:szCs w:val="26"/>
        </w:rPr>
        <w:pPrChange w:id="5662" w:author="The Si Tran" w:date="2012-12-06T01:54:00Z">
          <w:pPr>
            <w:pStyle w:val="ListParagraph"/>
            <w:numPr>
              <w:numId w:val="7"/>
            </w:numPr>
            <w:spacing w:after="0" w:line="360" w:lineRule="auto"/>
            <w:ind w:left="360" w:hanging="360"/>
          </w:pPr>
        </w:pPrChange>
      </w:pPr>
      <w:del w:id="5663" w:author="The Si Tran" w:date="2012-12-06T02:03:00Z">
        <w:r w:rsidRPr="0049233F" w:rsidDel="00F86DC5">
          <w:rPr>
            <w:rFonts w:ascii="Times New Roman" w:hAnsi="Times New Roman"/>
            <w:sz w:val="26"/>
            <w:szCs w:val="26"/>
          </w:rPr>
          <w:delText>Hàm đồng nhất:</w:delText>
        </w:r>
      </w:del>
    </w:p>
    <w:p w14:paraId="472D23BA" w14:textId="77777777" w:rsidR="0088753F" w:rsidRPr="000B65E4" w:rsidDel="00F86DC5" w:rsidRDefault="0088753F">
      <w:pPr>
        <w:pStyle w:val="ListParagraph"/>
        <w:spacing w:after="0" w:line="360" w:lineRule="auto"/>
        <w:ind w:left="360" w:firstLine="0"/>
        <w:rPr>
          <w:del w:id="5664" w:author="The Si Tran" w:date="2012-12-06T02:03:00Z"/>
          <w:rFonts w:ascii="Times New Roman" w:hAnsi="Times New Roman"/>
          <w:noProof/>
          <w:sz w:val="26"/>
          <w:rPrChange w:id="5665" w:author="The Si Tran" w:date="2012-12-06T01:54:00Z">
            <w:rPr>
              <w:del w:id="5666" w:author="The Si Tran" w:date="2012-12-06T02:03:00Z"/>
              <w:noProof/>
            </w:rPr>
          </w:rPrChange>
        </w:rPr>
        <w:pPrChange w:id="5667" w:author="The Si Tran" w:date="2012-12-06T01:54:00Z">
          <w:pPr>
            <w:pStyle w:val="ListParagraph"/>
            <w:spacing w:after="0" w:line="360" w:lineRule="auto"/>
            <w:ind w:left="0"/>
          </w:pPr>
        </w:pPrChange>
      </w:pPr>
      <w:del w:id="5668" w:author="The Si Tran" w:date="2012-12-06T01:54:00Z">
        <w:r w:rsidRPr="002B1464" w:rsidDel="000B65E4">
          <w:rPr>
            <w:noProof/>
          </w:rPr>
          <w:drawing>
            <wp:inline distT="0" distB="0" distL="0" distR="0" wp14:anchorId="34070222" wp14:editId="42884CEC">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5669" w:author="The Si Tran" w:date="2012-12-06T01:56:00Z"/>
          <w:rFonts w:ascii="Times New Roman" w:hAnsi="Times New Roman"/>
          <w:sz w:val="26"/>
          <w:szCs w:val="26"/>
        </w:rPr>
        <w:pPrChange w:id="5670" w:author="The Si Tran" w:date="2012-12-06T01:54:00Z">
          <w:pPr>
            <w:pStyle w:val="ListParagraph"/>
            <w:numPr>
              <w:numId w:val="7"/>
            </w:numPr>
            <w:spacing w:after="0" w:line="360" w:lineRule="auto"/>
            <w:ind w:left="360" w:hanging="360"/>
          </w:pPr>
        </w:pPrChange>
      </w:pPr>
      <w:del w:id="5671"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5672" w:author="The Si Tran" w:date="2012-12-06T02:03:00Z"/>
          <w:rFonts w:ascii="Times New Roman" w:hAnsi="Times New Roman"/>
          <w:sz w:val="26"/>
          <w:rPrChange w:id="5673" w:author="The Si Tran" w:date="2012-12-06T01:56:00Z">
            <w:rPr>
              <w:del w:id="5674" w:author="The Si Tran" w:date="2012-12-06T02:03:00Z"/>
            </w:rPr>
          </w:rPrChange>
        </w:rPr>
        <w:pPrChange w:id="5675" w:author="The Si Tran" w:date="2012-12-06T01:56:00Z">
          <w:pPr>
            <w:pStyle w:val="ListParagraph"/>
            <w:spacing w:after="0" w:line="360" w:lineRule="auto"/>
            <w:ind w:left="0"/>
          </w:pPr>
        </w:pPrChange>
      </w:pPr>
      <w:del w:id="5676" w:author="The Si Tran" w:date="2012-12-06T01:56:00Z">
        <w:r w:rsidRPr="002B1464" w:rsidDel="000B65E4">
          <w:rPr>
            <w:noProof/>
          </w:rPr>
          <w:drawing>
            <wp:inline distT="0" distB="0" distL="0" distR="0" wp14:anchorId="1BC24508" wp14:editId="01FBDAFF">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5677" w:author="The Si Tran" w:date="2012-12-06T01:58:00Z"/>
          <w:rFonts w:ascii="Times New Roman" w:hAnsi="Times New Roman"/>
          <w:sz w:val="26"/>
          <w:szCs w:val="26"/>
        </w:rPr>
        <w:pPrChange w:id="5678" w:author="The Si Tran" w:date="2012-12-06T01:56:00Z">
          <w:pPr>
            <w:pStyle w:val="ListParagraph"/>
            <w:numPr>
              <w:numId w:val="7"/>
            </w:numPr>
            <w:spacing w:after="0" w:line="360" w:lineRule="auto"/>
            <w:ind w:left="360" w:hanging="360"/>
          </w:pPr>
        </w:pPrChange>
      </w:pPr>
      <w:del w:id="5679"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5680" w:author="The Si Tran" w:date="2012-12-06T02:03:00Z"/>
          <w:rFonts w:ascii="Times New Roman" w:hAnsi="Times New Roman"/>
          <w:sz w:val="26"/>
          <w:szCs w:val="26"/>
        </w:rPr>
        <w:pPrChange w:id="5681" w:author="The Si Tran" w:date="2012-12-06T01:58:00Z">
          <w:pPr>
            <w:pStyle w:val="ListParagraph"/>
            <w:spacing w:after="0" w:line="360" w:lineRule="auto"/>
            <w:ind w:left="0"/>
          </w:pPr>
        </w:pPrChange>
      </w:pPr>
      <w:del w:id="5682" w:author="The Si Tran" w:date="2012-12-06T01:58:00Z">
        <w:r w:rsidRPr="002B1464" w:rsidDel="000B65E4">
          <w:rPr>
            <w:rFonts w:ascii="Times New Roman" w:hAnsi="Times New Roman"/>
            <w:noProof/>
            <w:sz w:val="26"/>
            <w:szCs w:val="26"/>
            <w:rPrChange w:id="5683" w:author="Unknown">
              <w:rPr>
                <w:noProof/>
              </w:rPr>
            </w:rPrChange>
          </w:rPr>
          <w:drawing>
            <wp:inline distT="0" distB="0" distL="0" distR="0" wp14:anchorId="33EA6F15" wp14:editId="360D1346">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5684" w:author="The Si Tran" w:date="2012-12-06T01:58:00Z"/>
          <w:rFonts w:ascii="Times New Roman" w:hAnsi="Times New Roman"/>
          <w:sz w:val="26"/>
          <w:szCs w:val="26"/>
        </w:rPr>
        <w:pPrChange w:id="5685" w:author="The Si Tran" w:date="2012-12-06T01:58:00Z">
          <w:pPr>
            <w:pStyle w:val="ListParagraph"/>
            <w:numPr>
              <w:numId w:val="7"/>
            </w:numPr>
            <w:spacing w:after="0" w:line="360" w:lineRule="auto"/>
            <w:ind w:left="360" w:hanging="360"/>
          </w:pPr>
        </w:pPrChange>
      </w:pPr>
      <w:del w:id="5686"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5687" w:author="The Si Tran" w:date="2012-12-06T02:03:00Z"/>
          <w:noProof/>
        </w:rPr>
        <w:pPrChange w:id="5688" w:author="The Si Tran" w:date="2012-12-06T01:58:00Z">
          <w:pPr>
            <w:spacing w:before="0"/>
          </w:pPr>
        </w:pPrChange>
      </w:pPr>
      <w:del w:id="5689" w:author="The Si Tran" w:date="2012-12-06T02:03:00Z">
        <w:r w:rsidRPr="0049233F" w:rsidDel="00F86DC5">
          <w:rPr>
            <w:noProof/>
          </w:rPr>
          <w:delText xml:space="preserve">     </w:delText>
        </w:r>
      </w:del>
      <w:del w:id="5690" w:author="The Si Tran" w:date="2012-12-06T01:58:00Z">
        <w:r w:rsidRPr="00097101" w:rsidDel="000B65E4">
          <w:rPr>
            <w:noProof/>
            <w:rPrChange w:id="5691" w:author="Unknown">
              <w:rPr>
                <w:noProof/>
              </w:rPr>
            </w:rPrChange>
          </w:rPr>
          <w:drawing>
            <wp:inline distT="0" distB="0" distL="0" distR="0" wp14:anchorId="77FA9531" wp14:editId="2EA92579">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5692" w:author="The Si Tran" w:date="2012-12-06T02:03:00Z"/>
          <w:rFonts w:ascii="Times New Roman" w:hAnsi="Times New Roman"/>
          <w:sz w:val="26"/>
          <w:szCs w:val="26"/>
        </w:rPr>
      </w:pPr>
      <w:ins w:id="5693"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5694" w:author="The Si Tran" w:date="2012-12-06T02:03:00Z"/>
          <w:rFonts w:ascii="Times New Roman" w:hAnsi="Times New Roman"/>
          <w:noProof/>
          <w:sz w:val="26"/>
        </w:rPr>
      </w:pPr>
      <w:ins w:id="5695"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5696" w:author="The Si Tran" w:date="2012-12-06T02:03:00Z"/>
          <w:rFonts w:ascii="Times New Roman" w:hAnsi="Times New Roman"/>
          <w:sz w:val="26"/>
          <w:szCs w:val="26"/>
        </w:rPr>
      </w:pPr>
      <w:ins w:id="5697"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5698" w:author="The Si Tran" w:date="2012-12-06T02:03:00Z"/>
          <w:rFonts w:ascii="Times New Roman" w:hAnsi="Times New Roman"/>
          <w:sz w:val="26"/>
        </w:rPr>
      </w:pPr>
      <w:ins w:id="5699"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5700" w:author="The Si Tran" w:date="2012-12-06T02:03:00Z"/>
        </w:rPr>
        <w:pPrChange w:id="5701" w:author="The Si Tran" w:date="2012-12-16T08:35:00Z">
          <w:pPr>
            <w:pStyle w:val="ListParagraph"/>
            <w:numPr>
              <w:numId w:val="7"/>
            </w:numPr>
            <w:spacing w:after="0" w:line="360" w:lineRule="auto"/>
            <w:ind w:left="360" w:hanging="360"/>
          </w:pPr>
        </w:pPrChange>
      </w:pPr>
      <w:ins w:id="5702"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5703" w:author="The Si Tran" w:date="2012-12-06T02:03:00Z"/>
          <w:rFonts w:ascii="Times New Roman" w:hAnsi="Times New Roman"/>
          <w:sz w:val="26"/>
          <w:szCs w:val="26"/>
        </w:rPr>
      </w:pPr>
      <w:ins w:id="5704"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5705" w:author="The Si Tran" w:date="2012-12-06T02:03:00Z"/>
        </w:rPr>
        <w:pPrChange w:id="5706" w:author="The Si Tran" w:date="2012-12-16T08:35:00Z">
          <w:pPr>
            <w:pStyle w:val="ListParagraph"/>
            <w:numPr>
              <w:numId w:val="7"/>
            </w:numPr>
            <w:spacing w:after="0" w:line="360" w:lineRule="auto"/>
            <w:ind w:left="360" w:hanging="360"/>
          </w:pPr>
        </w:pPrChange>
      </w:pPr>
      <w:ins w:id="5707"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5708" w:author="The Si Tran" w:date="2012-12-16T08:16:00Z">
            <w:rPr>
              <w:szCs w:val="26"/>
            </w:rPr>
          </w:rPrChange>
        </w:rPr>
        <w:pPrChange w:id="5709" w:author="The Si Tran" w:date="2012-12-16T08:16:00Z">
          <w:pPr>
            <w:spacing w:before="0"/>
          </w:pPr>
        </w:pPrChange>
      </w:pPr>
      <w:ins w:id="5710"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5711" w:author="The Si Tran" w:date="2012-12-14T05:34:00Z"/>
        </w:rPr>
        <w:pPrChange w:id="5712" w:author="The Si Tran" w:date="2012-12-16T08:16:00Z">
          <w:pPr>
            <w:spacing w:before="0"/>
            <w:ind w:firstLine="720"/>
          </w:pPr>
        </w:pPrChange>
      </w:pPr>
      <w:r w:rsidRPr="0049233F">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5713"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5714"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ListParagraph"/>
        <w:keepNext/>
        <w:spacing w:after="0" w:line="360" w:lineRule="auto"/>
        <w:ind w:firstLine="720"/>
        <w:jc w:val="center"/>
        <w:rPr>
          <w:ins w:id="5715" w:author="The Si Tran" w:date="2012-12-11T23:31:00Z"/>
        </w:rPr>
        <w:pPrChange w:id="5716" w:author="The Si Tran" w:date="2012-12-11T23:31:00Z">
          <w:pPr>
            <w:pStyle w:val="ListParagraph"/>
            <w:keepNext/>
            <w:spacing w:after="0" w:line="360" w:lineRule="auto"/>
            <w:ind w:firstLine="720"/>
          </w:pPr>
        </w:pPrChange>
      </w:pPr>
      <w:r w:rsidRPr="002B1464">
        <w:rPr>
          <w:rFonts w:ascii="Times New Roman" w:hAnsi="Times New Roman"/>
          <w:noProof/>
          <w:sz w:val="26"/>
          <w:szCs w:val="26"/>
        </w:rPr>
        <w:lastRenderedPageBreak/>
        <w:drawing>
          <wp:inline distT="0" distB="0" distL="0" distR="0" wp14:anchorId="56CD9B43" wp14:editId="2A0F508D">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7C782C" w:rsidDel="006C1895" w:rsidRDefault="006C1895">
      <w:pPr>
        <w:pStyle w:val="Hinh"/>
        <w:jc w:val="center"/>
        <w:rPr>
          <w:del w:id="5717" w:author="The Si Tran" w:date="2012-12-11T23:31:00Z"/>
        </w:rPr>
        <w:pPrChange w:id="5718" w:author="The Si Tran" w:date="2012-12-11T23:31:00Z">
          <w:pPr>
            <w:pStyle w:val="ListParagraph"/>
            <w:keepNext/>
            <w:spacing w:after="0" w:line="360" w:lineRule="auto"/>
            <w:ind w:firstLine="720"/>
          </w:pPr>
        </w:pPrChange>
      </w:pPr>
      <w:bookmarkStart w:id="5719" w:name="_Toc343415605"/>
      <w:ins w:id="5720" w:author="The Si Tran" w:date="2012-12-11T23:30:00Z">
        <w:r w:rsidRPr="006C1895">
          <w:t xml:space="preserve">Hình 4.1 </w:t>
        </w:r>
      </w:ins>
      <w:ins w:id="5721" w:author="The Si Tran" w:date="2012-12-11T23:31:00Z">
        <w:r w:rsidRPr="0049233F">
          <w:rPr>
            <w:b w:val="0"/>
          </w:rPr>
          <w:t>Mạng neuron truyền thẳng</w:t>
        </w:r>
      </w:ins>
      <w:bookmarkEnd w:id="5719"/>
    </w:p>
    <w:p w14:paraId="04ED4F0F" w14:textId="77777777" w:rsidR="0088753F" w:rsidRPr="0049233F" w:rsidDel="006C1895" w:rsidRDefault="0088753F">
      <w:pPr>
        <w:pStyle w:val="Hinh"/>
        <w:jc w:val="center"/>
        <w:rPr>
          <w:del w:id="5722" w:author="The Si Tran" w:date="2012-12-11T23:32:00Z"/>
        </w:rPr>
        <w:pPrChange w:id="5723" w:author="The Si Tran" w:date="2012-12-11T23:31:00Z">
          <w:pPr>
            <w:pStyle w:val="Caption"/>
          </w:pPr>
        </w:pPrChange>
      </w:pPr>
      <w:del w:id="5724" w:author="The Si Tran" w:date="2012-12-11T23:31:00Z">
        <w:r w:rsidRPr="0049233F" w:rsidDel="006C1895">
          <w:delText xml:space="preserve"> </w:delText>
        </w:r>
      </w:del>
      <w:r w:rsidRPr="0049233F">
        <w:t xml:space="preserve"> </w:t>
      </w:r>
      <w:del w:id="5725" w:author="The Si Tran" w:date="2012-12-11T23:32:00Z">
        <w:r w:rsidRPr="0049233F" w:rsidDel="006C1895">
          <w:delText xml:space="preserve">                           </w:delText>
        </w:r>
        <w:bookmarkStart w:id="5726" w:name="_Toc326299571"/>
        <w:r w:rsidRPr="0049233F" w:rsidDel="006C1895">
          <w:tab/>
        </w:r>
      </w:del>
      <w:bookmarkStart w:id="5727" w:name="_Toc327348210"/>
      <w:bookmarkStart w:id="5728" w:name="_Toc343029960"/>
      <w:del w:id="5729" w:author="The Si Tran" w:date="2012-12-11T23:31:00Z">
        <w:r w:rsidRPr="0049233F" w:rsidDel="006C1895">
          <w:delText xml:space="preserve">Hình </w:delText>
        </w:r>
        <w:r w:rsidRPr="00082976" w:rsidDel="006C1895">
          <w:rPr>
            <w:b w:val="0"/>
            <w:bCs w:val="0"/>
          </w:rPr>
          <w:fldChar w:fldCharType="begin"/>
        </w:r>
        <w:r w:rsidRPr="0049233F" w:rsidDel="006C1895">
          <w:delInstrText xml:space="preserve"> STYLEREF 1 \s </w:delInstrText>
        </w:r>
        <w:r w:rsidRPr="00082976" w:rsidDel="006C1895">
          <w:rPr>
            <w:b w:val="0"/>
            <w:bCs w:val="0"/>
            <w:rPrChange w:id="5730"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w:delText>
        </w:r>
        <w:r w:rsidRPr="00082976" w:rsidDel="006C1895">
          <w:rPr>
            <w:b w:val="0"/>
            <w:bCs w:val="0"/>
          </w:rPr>
          <w:fldChar w:fldCharType="begin"/>
        </w:r>
        <w:r w:rsidRPr="0049233F" w:rsidDel="006C1895">
          <w:delInstrText xml:space="preserve"> SEQ Hình \* ARABIC \s 1 </w:delInstrText>
        </w:r>
        <w:r w:rsidRPr="00082976" w:rsidDel="006C1895">
          <w:rPr>
            <w:b w:val="0"/>
            <w:bCs w:val="0"/>
            <w:rPrChange w:id="5731"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 Mạng neuron truyền thẳng</w:delText>
        </w:r>
      </w:del>
      <w:bookmarkEnd w:id="5726"/>
      <w:bookmarkEnd w:id="5727"/>
      <w:bookmarkEnd w:id="5728"/>
    </w:p>
    <w:p w14:paraId="1EFEA16E" w14:textId="77777777" w:rsidR="0088753F" w:rsidRDefault="0088753F">
      <w:pPr>
        <w:pStyle w:val="Hinh"/>
        <w:jc w:val="center"/>
        <w:rPr>
          <w:ins w:id="5732" w:author="The Si Tran" w:date="2012-12-11T23:32:00Z"/>
        </w:rPr>
        <w:pPrChange w:id="5733" w:author="The Si Tran" w:date="2012-12-11T23:32:00Z">
          <w:pPr/>
        </w:pPrChange>
      </w:pPr>
    </w:p>
    <w:p w14:paraId="2983CE88" w14:textId="77777777" w:rsidR="006C1895" w:rsidRPr="002B1464" w:rsidRDefault="006C1895">
      <w:pPr>
        <w:pStyle w:val="Hinh"/>
        <w:jc w:val="center"/>
        <w:pPrChange w:id="5734" w:author="The Si Tran" w:date="2012-12-11T23:32:00Z">
          <w:pPr/>
        </w:pPrChange>
      </w:pPr>
    </w:p>
    <w:p w14:paraId="4096FB84" w14:textId="77777777" w:rsidR="0088753F" w:rsidRPr="0049233F" w:rsidRDefault="0088753F">
      <w:pPr>
        <w:pStyle w:val="BuletL1"/>
        <w:pPrChange w:id="5735"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ListParagraph"/>
        <w:keepNext/>
        <w:spacing w:after="0" w:line="360" w:lineRule="auto"/>
        <w:ind w:left="1440"/>
        <w:jc w:val="center"/>
        <w:rPr>
          <w:rFonts w:ascii="Times New Roman" w:hAnsi="Times New Roman"/>
          <w:sz w:val="26"/>
          <w:szCs w:val="26"/>
        </w:rPr>
        <w:pPrChange w:id="5736" w:author="The Si Tran" w:date="2012-12-11T23:32:00Z">
          <w:pPr>
            <w:pStyle w:val="ListParagraph"/>
            <w:keepNext/>
            <w:spacing w:after="0" w:line="360" w:lineRule="auto"/>
            <w:ind w:left="1440"/>
          </w:pPr>
        </w:pPrChange>
      </w:pPr>
      <w:r w:rsidRPr="002B1464">
        <w:rPr>
          <w:rFonts w:ascii="Times New Roman" w:hAnsi="Times New Roman"/>
          <w:noProof/>
          <w:sz w:val="26"/>
          <w:szCs w:val="26"/>
        </w:rPr>
        <w:drawing>
          <wp:inline distT="0" distB="0" distL="0" distR="0" wp14:anchorId="7217067D" wp14:editId="2891F08A">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jc w:val="center"/>
        <w:pPrChange w:id="5737" w:author="The Si Tran" w:date="2012-12-11T23:33:00Z">
          <w:pPr>
            <w:pStyle w:val="Caption"/>
          </w:pPr>
        </w:pPrChange>
      </w:pPr>
      <w:bookmarkStart w:id="5738" w:name="_Toc326299572"/>
      <w:bookmarkStart w:id="5739" w:name="_Toc327348211"/>
      <w:bookmarkStart w:id="5740" w:name="_Toc343029961"/>
      <w:bookmarkStart w:id="5741" w:name="_Toc343415606"/>
      <w:ins w:id="5742" w:author="The Si Tran" w:date="2012-12-11T23:32:00Z">
        <w:r>
          <w:t>Hình 4.2</w:t>
        </w:r>
        <w:r w:rsidRPr="006C1895">
          <w:t xml:space="preserve"> </w:t>
        </w:r>
        <w:r w:rsidRPr="006C1895">
          <w:rPr>
            <w:b w:val="0"/>
            <w:rPrChange w:id="5743" w:author="The Si Tran" w:date="2012-12-11T23:32:00Z">
              <w:rPr/>
            </w:rPrChange>
          </w:rPr>
          <w:t>Mạng neuron hồi quy</w:t>
        </w:r>
        <w:bookmarkEnd w:id="5741"/>
        <w:r w:rsidRPr="0049233F">
          <w:t xml:space="preserve"> </w:t>
        </w:r>
      </w:ins>
      <w:del w:id="5744"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5745"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5746"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5738"/>
      <w:bookmarkEnd w:id="5739"/>
      <w:bookmarkEnd w:id="5740"/>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5747"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w:t>
      </w:r>
      <w:r w:rsidRPr="0049233F">
        <w:lastRenderedPageBreak/>
        <w:t xml:space="preserve">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5748"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keepNext/>
        <w:spacing w:before="0"/>
        <w:ind w:left="1440" w:firstLine="720"/>
        <w:jc w:val="center"/>
        <w:rPr>
          <w:szCs w:val="26"/>
        </w:rPr>
        <w:pPrChange w:id="5749" w:author="The Si Tran" w:date="2012-12-11T23:33:00Z">
          <w:pPr>
            <w:keepNext/>
            <w:spacing w:before="0"/>
            <w:ind w:left="1440" w:firstLine="720"/>
          </w:pPr>
        </w:pPrChange>
      </w:pPr>
      <w:r w:rsidRPr="002B1464">
        <w:rPr>
          <w:noProof/>
          <w:szCs w:val="26"/>
        </w:rPr>
        <w:drawing>
          <wp:inline distT="0" distB="0" distL="0" distR="0" wp14:anchorId="38C99F8A" wp14:editId="01C5A445">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jc w:val="center"/>
        <w:pPrChange w:id="5750" w:author="The Si Tran" w:date="2012-12-11T23:33:00Z">
          <w:pPr>
            <w:pStyle w:val="Caption"/>
          </w:pPr>
        </w:pPrChange>
      </w:pPr>
      <w:bookmarkStart w:id="5751" w:name="_Toc326299573"/>
      <w:bookmarkStart w:id="5752" w:name="_Toc327348212"/>
      <w:bookmarkStart w:id="5753" w:name="_Toc343029962"/>
      <w:bookmarkStart w:id="5754" w:name="_Toc343415607"/>
      <w:ins w:id="5755" w:author="The Si Tran" w:date="2012-12-11T23:33:00Z">
        <w:r>
          <w:t>Hình 4.3</w:t>
        </w:r>
        <w:r w:rsidR="002B62AC" w:rsidRPr="006C1895">
          <w:t xml:space="preserve"> </w:t>
        </w:r>
        <w:r w:rsidR="002B62AC">
          <w:t xml:space="preserve"> </w:t>
        </w:r>
      </w:ins>
      <w:del w:id="5756" w:author="The Si Tran" w:date="2012-12-11T23:33:00Z">
        <w:r w:rsidR="0088753F" w:rsidRPr="008E2AA9" w:rsidDel="002B62AC">
          <w:rPr>
            <w:b w:val="0"/>
            <w:rPrChange w:id="5757" w:author="The Si Tran" w:date="2012-12-11T23:33:00Z">
              <w:rPr/>
            </w:rPrChange>
          </w:rPr>
          <w:delText xml:space="preserve">Hình </w:delText>
        </w:r>
        <w:r w:rsidR="0088753F" w:rsidRPr="008E2AA9" w:rsidDel="002B62AC">
          <w:rPr>
            <w:b w:val="0"/>
            <w:rPrChange w:id="5758" w:author="The Si Tran" w:date="2012-12-11T23:33:00Z">
              <w:rPr/>
            </w:rPrChange>
          </w:rPr>
          <w:fldChar w:fldCharType="begin"/>
        </w:r>
        <w:r w:rsidR="0088753F" w:rsidRPr="008E2AA9" w:rsidDel="002B62AC">
          <w:rPr>
            <w:b w:val="0"/>
            <w:rPrChange w:id="5759" w:author="The Si Tran" w:date="2012-12-11T23:33:00Z">
              <w:rPr/>
            </w:rPrChange>
          </w:rPr>
          <w:delInstrText xml:space="preserve"> STYLEREF 1 \s </w:delInstrText>
        </w:r>
        <w:r w:rsidR="0088753F" w:rsidRPr="008E2AA9" w:rsidDel="002B62AC">
          <w:rPr>
            <w:b w:val="0"/>
            <w:rPrChange w:id="5760" w:author="The Si Tran" w:date="2012-12-11T23:33:00Z">
              <w:rPr/>
            </w:rPrChange>
          </w:rPr>
          <w:fldChar w:fldCharType="separate"/>
        </w:r>
        <w:r w:rsidR="0088753F" w:rsidRPr="008E2AA9" w:rsidDel="002B62AC">
          <w:rPr>
            <w:b w:val="0"/>
            <w:noProof/>
            <w:rPrChange w:id="5761" w:author="The Si Tran" w:date="2012-12-11T23:33:00Z">
              <w:rPr>
                <w:noProof/>
              </w:rPr>
            </w:rPrChange>
          </w:rPr>
          <w:delText>2</w:delText>
        </w:r>
        <w:r w:rsidR="0088753F" w:rsidRPr="008E2AA9" w:rsidDel="002B62AC">
          <w:rPr>
            <w:b w:val="0"/>
            <w:rPrChange w:id="5762" w:author="The Si Tran" w:date="2012-12-11T23:33:00Z">
              <w:rPr/>
            </w:rPrChange>
          </w:rPr>
          <w:fldChar w:fldCharType="end"/>
        </w:r>
        <w:r w:rsidR="0088753F" w:rsidRPr="008E2AA9" w:rsidDel="002B62AC">
          <w:rPr>
            <w:b w:val="0"/>
            <w:rPrChange w:id="5763" w:author="The Si Tran" w:date="2012-12-11T23:33:00Z">
              <w:rPr/>
            </w:rPrChange>
          </w:rPr>
          <w:delText>.</w:delText>
        </w:r>
        <w:r w:rsidR="0088753F" w:rsidRPr="008E2AA9" w:rsidDel="002B62AC">
          <w:rPr>
            <w:b w:val="0"/>
            <w:rPrChange w:id="5764" w:author="The Si Tran" w:date="2012-12-11T23:33:00Z">
              <w:rPr/>
            </w:rPrChange>
          </w:rPr>
          <w:fldChar w:fldCharType="begin"/>
        </w:r>
        <w:r w:rsidR="0088753F" w:rsidRPr="008E2AA9" w:rsidDel="002B62AC">
          <w:rPr>
            <w:b w:val="0"/>
            <w:rPrChange w:id="5765" w:author="The Si Tran" w:date="2012-12-11T23:33:00Z">
              <w:rPr/>
            </w:rPrChange>
          </w:rPr>
          <w:delInstrText xml:space="preserve"> SEQ Hình \* ARABIC \s 1 </w:delInstrText>
        </w:r>
        <w:r w:rsidR="0088753F" w:rsidRPr="008E2AA9" w:rsidDel="002B62AC">
          <w:rPr>
            <w:b w:val="0"/>
            <w:rPrChange w:id="5766" w:author="The Si Tran" w:date="2012-12-11T23:33:00Z">
              <w:rPr/>
            </w:rPrChange>
          </w:rPr>
          <w:fldChar w:fldCharType="separate"/>
        </w:r>
        <w:r w:rsidR="0088753F" w:rsidRPr="008E2AA9" w:rsidDel="002B62AC">
          <w:rPr>
            <w:b w:val="0"/>
            <w:noProof/>
            <w:rPrChange w:id="5767" w:author="The Si Tran" w:date="2012-12-11T23:33:00Z">
              <w:rPr>
                <w:noProof/>
              </w:rPr>
            </w:rPrChange>
          </w:rPr>
          <w:delText>4</w:delText>
        </w:r>
        <w:r w:rsidR="0088753F" w:rsidRPr="008E2AA9" w:rsidDel="002B62AC">
          <w:rPr>
            <w:b w:val="0"/>
            <w:rPrChange w:id="5768" w:author="The Si Tran" w:date="2012-12-11T23:33:00Z">
              <w:rPr/>
            </w:rPrChange>
          </w:rPr>
          <w:fldChar w:fldCharType="end"/>
        </w:r>
        <w:r w:rsidR="0088753F" w:rsidRPr="008E2AA9" w:rsidDel="002B62AC">
          <w:rPr>
            <w:b w:val="0"/>
            <w:rPrChange w:id="5769" w:author="The Si Tran" w:date="2012-12-11T23:33:00Z">
              <w:rPr/>
            </w:rPrChange>
          </w:rPr>
          <w:delText xml:space="preserve">: </w:delText>
        </w:r>
      </w:del>
      <w:r w:rsidR="0088753F" w:rsidRPr="008E2AA9">
        <w:rPr>
          <w:b w:val="0"/>
          <w:rPrChange w:id="5770" w:author="The Si Tran" w:date="2012-12-11T23:33:00Z">
            <w:rPr/>
          </w:rPrChange>
        </w:rPr>
        <w:t>Mô hình học có giám sát</w:t>
      </w:r>
      <w:bookmarkEnd w:id="5751"/>
      <w:bookmarkEnd w:id="5752"/>
      <w:bookmarkEnd w:id="5753"/>
      <w:bookmarkEnd w:id="5754"/>
    </w:p>
    <w:p w14:paraId="7A2E26AA" w14:textId="77777777" w:rsidR="0088753F" w:rsidRPr="0049233F" w:rsidRDefault="0088753F" w:rsidP="0088753F">
      <w:pPr>
        <w:spacing w:before="0"/>
        <w:rPr>
          <w:szCs w:val="26"/>
        </w:rPr>
      </w:pPr>
    </w:p>
    <w:p w14:paraId="578E4D94" w14:textId="77777777" w:rsidR="0088753F" w:rsidRPr="0049233F" w:rsidRDefault="0088753F">
      <w:pPr>
        <w:pStyle w:val="BuletL1"/>
        <w:pPrChange w:id="5771"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943107E" w14:textId="6234C396" w:rsidR="0088753F" w:rsidRPr="0049233F" w:rsidRDefault="008E70A9" w:rsidP="0088753F">
      <w:pPr>
        <w:pStyle w:val="Heading2"/>
        <w:rPr>
          <w:sz w:val="26"/>
          <w:szCs w:val="26"/>
          <w:rPrChange w:id="5772" w:author="The Si Tran" w:date="2012-12-05T23:02:00Z">
            <w:rPr/>
          </w:rPrChange>
        </w:rPr>
      </w:pPr>
      <w:bookmarkStart w:id="5773" w:name="_Toc327348172"/>
      <w:bookmarkStart w:id="5774" w:name="_Toc343415524"/>
      <w:ins w:id="5775" w:author="The Si Tran" w:date="2012-12-12T14:08:00Z">
        <w:r>
          <w:rPr>
            <w:sz w:val="26"/>
            <w:szCs w:val="26"/>
          </w:rPr>
          <w:lastRenderedPageBreak/>
          <w:t>Nguyên tắc hoạt động và các giải thuật huấn luyện của mạng nơron nhân tạo</w:t>
        </w:r>
      </w:ins>
      <w:bookmarkEnd w:id="5774"/>
      <w:del w:id="5776" w:author="The Si Tran" w:date="2012-12-12T14:08:00Z">
        <w:r w:rsidR="0088753F" w:rsidRPr="0049233F" w:rsidDel="008E70A9">
          <w:rPr>
            <w:sz w:val="26"/>
            <w:szCs w:val="26"/>
            <w:rPrChange w:id="5777" w:author="The Si Tran" w:date="2012-12-05T23:02:00Z">
              <w:rPr>
                <w:rFonts w:cs="Times New Roman"/>
                <w:iCs w:val="0"/>
                <w:sz w:val="20"/>
                <w:szCs w:val="20"/>
              </w:rPr>
            </w:rPrChange>
          </w:rPr>
          <w:delText>NGUYÊN TẮC HOẠT ĐỘNG VÀ CÁC GIẢI THUẬT HUẤN LUYỆN CỦA MẠNG NEURON NHÂN TẠO</w:delText>
        </w:r>
      </w:del>
      <w:bookmarkEnd w:id="5773"/>
    </w:p>
    <w:p w14:paraId="6CDC7090" w14:textId="3089F174" w:rsidR="0088753F" w:rsidRPr="0049233F" w:rsidRDefault="0088753F" w:rsidP="0088753F">
      <w:pPr>
        <w:pStyle w:val="Heading3"/>
        <w:rPr>
          <w:b w:val="0"/>
        </w:rPr>
      </w:pPr>
      <w:bookmarkStart w:id="5778" w:name="_Toc327348173"/>
      <w:bookmarkStart w:id="5779" w:name="_Toc343415525"/>
      <w:r w:rsidRPr="0049233F">
        <w:t>Perceptron</w:t>
      </w:r>
      <w:bookmarkEnd w:id="5778"/>
      <w:bookmarkEnd w:id="5779"/>
    </w:p>
    <w:p w14:paraId="5FD72664" w14:textId="77777777" w:rsidR="0088753F" w:rsidRPr="0049233F" w:rsidRDefault="0088753F">
      <w:pPr>
        <w:pPrChange w:id="5780" w:author="The Si Tran" w:date="2012-12-16T08:22:00Z">
          <w:pPr>
            <w:spacing w:before="0"/>
            <w:ind w:firstLine="720"/>
          </w:pPr>
        </w:pPrChange>
      </w:pPr>
      <w:r w:rsidRPr="0049233F">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163B9F25">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5781" w:author="The Si Tran" w:date="2012-12-11T23:34:00Z">
          <w:pPr>
            <w:pStyle w:val="Caption"/>
          </w:pPr>
        </w:pPrChange>
      </w:pPr>
      <w:r w:rsidRPr="0049233F">
        <w:t xml:space="preserve">                                        </w:t>
      </w:r>
      <w:bookmarkStart w:id="5782" w:name="_Toc327348213"/>
      <w:bookmarkStart w:id="5783" w:name="_Toc343029963"/>
      <w:bookmarkStart w:id="5784" w:name="_Toc343415608"/>
      <w:r w:rsidRPr="0049233F">
        <w:t xml:space="preserve">Hình </w:t>
      </w:r>
      <w:ins w:id="5785" w:author="The Si Tran" w:date="2012-12-11T23:34:00Z">
        <w:r w:rsidR="006D47A7">
          <w:t xml:space="preserve">4.4: </w:t>
        </w:r>
      </w:ins>
      <w:del w:id="5786" w:author="The Si Tran" w:date="2012-12-11T23:34:00Z">
        <w:r w:rsidRPr="006D47A7" w:rsidDel="006D47A7">
          <w:rPr>
            <w:b w:val="0"/>
            <w:rPrChange w:id="5787" w:author="The Si Tran" w:date="2012-12-11T23:34:00Z">
              <w:rPr/>
            </w:rPrChange>
          </w:rPr>
          <w:fldChar w:fldCharType="begin"/>
        </w:r>
        <w:r w:rsidRPr="006D47A7" w:rsidDel="006D47A7">
          <w:rPr>
            <w:b w:val="0"/>
            <w:rPrChange w:id="5788" w:author="The Si Tran" w:date="2012-12-11T23:34:00Z">
              <w:rPr/>
            </w:rPrChange>
          </w:rPr>
          <w:delInstrText xml:space="preserve"> STYLEREF 1 \s </w:delInstrText>
        </w:r>
        <w:r w:rsidRPr="006D47A7" w:rsidDel="006D47A7">
          <w:rPr>
            <w:b w:val="0"/>
            <w:rPrChange w:id="5789" w:author="The Si Tran" w:date="2012-12-11T23:34:00Z">
              <w:rPr/>
            </w:rPrChange>
          </w:rPr>
          <w:fldChar w:fldCharType="separate"/>
        </w:r>
        <w:r w:rsidRPr="006D47A7" w:rsidDel="006D47A7">
          <w:rPr>
            <w:b w:val="0"/>
            <w:noProof/>
            <w:rPrChange w:id="5790" w:author="The Si Tran" w:date="2012-12-11T23:34:00Z">
              <w:rPr>
                <w:noProof/>
              </w:rPr>
            </w:rPrChange>
          </w:rPr>
          <w:delText>2</w:delText>
        </w:r>
        <w:r w:rsidRPr="006D47A7" w:rsidDel="006D47A7">
          <w:rPr>
            <w:b w:val="0"/>
            <w:rPrChange w:id="5791" w:author="The Si Tran" w:date="2012-12-11T23:34:00Z">
              <w:rPr/>
            </w:rPrChange>
          </w:rPr>
          <w:fldChar w:fldCharType="end"/>
        </w:r>
        <w:r w:rsidRPr="006D47A7" w:rsidDel="006D47A7">
          <w:rPr>
            <w:b w:val="0"/>
            <w:rPrChange w:id="5792" w:author="The Si Tran" w:date="2012-12-11T23:34:00Z">
              <w:rPr/>
            </w:rPrChange>
          </w:rPr>
          <w:delText>.</w:delText>
        </w:r>
        <w:r w:rsidRPr="006D47A7" w:rsidDel="006D47A7">
          <w:rPr>
            <w:b w:val="0"/>
            <w:rPrChange w:id="5793" w:author="The Si Tran" w:date="2012-12-11T23:34:00Z">
              <w:rPr/>
            </w:rPrChange>
          </w:rPr>
          <w:fldChar w:fldCharType="begin"/>
        </w:r>
        <w:r w:rsidRPr="006D47A7" w:rsidDel="006D47A7">
          <w:rPr>
            <w:b w:val="0"/>
            <w:rPrChange w:id="5794" w:author="The Si Tran" w:date="2012-12-11T23:34:00Z">
              <w:rPr/>
            </w:rPrChange>
          </w:rPr>
          <w:delInstrText xml:space="preserve"> SEQ Hình \* ARABIC \s 1 </w:delInstrText>
        </w:r>
        <w:r w:rsidRPr="006D47A7" w:rsidDel="006D47A7">
          <w:rPr>
            <w:b w:val="0"/>
            <w:rPrChange w:id="5795" w:author="The Si Tran" w:date="2012-12-11T23:34:00Z">
              <w:rPr/>
            </w:rPrChange>
          </w:rPr>
          <w:fldChar w:fldCharType="separate"/>
        </w:r>
        <w:r w:rsidRPr="006D47A7" w:rsidDel="006D47A7">
          <w:rPr>
            <w:b w:val="0"/>
            <w:noProof/>
            <w:rPrChange w:id="5796" w:author="The Si Tran" w:date="2012-12-11T23:34:00Z">
              <w:rPr>
                <w:noProof/>
              </w:rPr>
            </w:rPrChange>
          </w:rPr>
          <w:delText>5</w:delText>
        </w:r>
        <w:r w:rsidRPr="006D47A7" w:rsidDel="006D47A7">
          <w:rPr>
            <w:b w:val="0"/>
            <w:rPrChange w:id="5797" w:author="The Si Tran" w:date="2012-12-11T23:34:00Z">
              <w:rPr/>
            </w:rPrChange>
          </w:rPr>
          <w:fldChar w:fldCharType="end"/>
        </w:r>
        <w:r w:rsidRPr="006D47A7" w:rsidDel="006D47A7">
          <w:rPr>
            <w:b w:val="0"/>
            <w:rPrChange w:id="5798" w:author="The Si Tran" w:date="2012-12-11T23:34:00Z">
              <w:rPr/>
            </w:rPrChange>
          </w:rPr>
          <w:delText xml:space="preserve">: </w:delText>
        </w:r>
      </w:del>
      <w:r w:rsidRPr="006D47A7">
        <w:rPr>
          <w:b w:val="0"/>
          <w:rPrChange w:id="5799" w:author="The Si Tran" w:date="2012-12-11T23:34:00Z">
            <w:rPr/>
          </w:rPrChange>
        </w:rPr>
        <w:t>Đơn vị mạng Neuron</w:t>
      </w:r>
      <w:bookmarkEnd w:id="5782"/>
      <w:bookmarkEnd w:id="5783"/>
      <w:bookmarkEnd w:id="5784"/>
    </w:p>
    <w:p w14:paraId="48DE7854" w14:textId="77777777" w:rsidR="0088753F" w:rsidRPr="0049233F" w:rsidRDefault="0088753F" w:rsidP="0088753F">
      <w:pPr>
        <w:spacing w:before="0"/>
        <w:ind w:firstLine="720"/>
        <w:rPr>
          <w:szCs w:val="26"/>
        </w:rPr>
      </w:pPr>
    </w:p>
    <w:p w14:paraId="19BB1A31" w14:textId="77777777" w:rsidR="0088753F" w:rsidRDefault="0088753F">
      <w:pPr>
        <w:rPr>
          <w:ins w:id="5800" w:author="The Si Tran" w:date="2012-12-06T02:05:00Z"/>
        </w:rPr>
        <w:pPrChange w:id="5801"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5802" w:author="The Si Tran" w:date="2012-12-06T02:07:00Z"/>
          <w:szCs w:val="26"/>
        </w:rPr>
      </w:pPr>
      <w:ins w:id="5803"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5804" w:author="The Si Tran" w:date="2012-12-06T02:07:00Z">
          <w:pPr>
            <w:spacing w:before="0"/>
            <w:ind w:left="720" w:firstLine="720"/>
          </w:pPr>
        </w:pPrChange>
      </w:pPr>
      <w:del w:id="5805" w:author="The Si Tran" w:date="2012-12-06T02:07:00Z">
        <w:r w:rsidRPr="00097101" w:rsidDel="00CD6D90">
          <w:rPr>
            <w:noProof/>
            <w:szCs w:val="26"/>
            <w:rPrChange w:id="5806" w:author="Unknown">
              <w:rPr>
                <w:noProof/>
              </w:rPr>
            </w:rPrChange>
          </w:rPr>
          <w:drawing>
            <wp:inline distT="0" distB="0" distL="0" distR="0" wp14:anchorId="03B62084" wp14:editId="08550B24">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5807" w:author="The Si Tran" w:date="2012-12-06T01:59:00Z"/>
        </w:rPr>
        <w:pPrChange w:id="5808" w:author="The Si Tran" w:date="2012-12-16T08:22:00Z">
          <w:pPr>
            <w:spacing w:before="0"/>
            <w:ind w:firstLine="720"/>
          </w:pPr>
        </w:pPrChange>
      </w:pPr>
      <w:r w:rsidRPr="0049233F">
        <w:t xml:space="preserve">Ở đây các số thực </w:t>
      </w:r>
      <m:oMath>
        <m:sSub>
          <m:sSubPr>
            <m:ctrlPr>
              <w:ins w:id="5809" w:author="The Si Tran" w:date="2012-12-06T02:07:00Z">
                <w:rPr>
                  <w:rFonts w:ascii="Cambria Math" w:hAnsi="Cambria Math"/>
                  <w:i/>
                </w:rPr>
              </w:ins>
            </m:ctrlPr>
          </m:sSubPr>
          <m:e>
            <w:ins w:id="5810" w:author="The Si Tran" w:date="2012-12-06T02:07:00Z">
              <m:r>
                <w:rPr>
                  <w:rFonts w:ascii="Cambria Math" w:hAnsi="Cambria Math"/>
                </w:rPr>
                <m:t>w</m:t>
              </m:r>
            </w:ins>
          </m:e>
          <m:sub>
            <w:ins w:id="5811" w:author="The Si Tran" w:date="2012-12-06T02:07:00Z">
              <m:r>
                <w:rPr>
                  <w:rFonts w:ascii="Cambria Math" w:hAnsi="Cambria Math"/>
                </w:rPr>
                <m:t>i</m:t>
              </m:r>
            </w:ins>
          </m:sub>
        </m:sSub>
      </m:oMath>
      <w:ins w:id="5812" w:author="The Si Tran" w:date="2012-12-06T02:07:00Z">
        <w:r w:rsidR="00CD6D90">
          <w:t xml:space="preserve"> </w:t>
        </w:r>
      </w:ins>
      <w:del w:id="5813"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5814" w:author="The Si Tran" w:date="2012-12-06T02:08:00Z">
                <w:rPr>
                  <w:rFonts w:ascii="Cambria Math" w:hAnsi="Cambria Math"/>
                  <w:i/>
                </w:rPr>
              </w:ins>
            </m:ctrlPr>
          </m:sSubPr>
          <m:e>
            <w:ins w:id="5815" w:author="The Si Tran" w:date="2012-12-06T02:08:00Z">
              <m:r>
                <w:rPr>
                  <w:rFonts w:ascii="Cambria Math" w:hAnsi="Cambria Math"/>
                </w:rPr>
                <m:t>x</m:t>
              </m:r>
            </w:ins>
          </m:e>
          <m:sub>
            <w:ins w:id="5816" w:author="The Si Tran" w:date="2012-12-06T02:08:00Z">
              <m:r>
                <w:rPr>
                  <w:rFonts w:ascii="Cambria Math" w:hAnsi="Cambria Math"/>
                </w:rPr>
                <m:t>i</m:t>
              </m:r>
            </w:ins>
          </m:sub>
        </m:sSub>
      </m:oMath>
      <w:ins w:id="5817" w:author="The Si Tran" w:date="2012-12-06T02:08:00Z">
        <w:r w:rsidR="0001105D">
          <w:t xml:space="preserve"> </w:t>
        </w:r>
      </w:ins>
      <w:del w:id="5818"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5819" w:author="The Si Tran" w:date="2012-12-06T02:09:00Z">
                <w:rPr>
                  <w:rFonts w:ascii="Cambria Math" w:hAnsi="Cambria Math"/>
                  <w:i/>
                </w:rPr>
              </w:ins>
            </m:ctrlPr>
          </m:sSubPr>
          <m:e>
            <w:ins w:id="5820" w:author="The Si Tran" w:date="2012-12-06T02:09:00Z">
              <m:r>
                <w:rPr>
                  <w:rFonts w:ascii="Cambria Math" w:hAnsi="Cambria Math"/>
                </w:rPr>
                <m:t>-w</m:t>
              </m:r>
            </w:ins>
          </m:e>
          <m:sub>
            <w:ins w:id="5821" w:author="The Si Tran" w:date="2012-12-06T02:09:00Z">
              <m:r>
                <w:rPr>
                  <w:rFonts w:ascii="Cambria Math" w:hAnsi="Cambria Math"/>
                </w:rPr>
                <m:t>0</m:t>
              </m:r>
            </w:ins>
          </m:sub>
        </m:sSub>
      </m:oMath>
      <w:del w:id="5822"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5823"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5824"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5825" w:author="The Si Tran" w:date="2012-12-06T02:00:00Z"/>
          <w:szCs w:val="26"/>
        </w:rPr>
        <w:pPrChange w:id="5826" w:author="The Si Tran" w:date="2012-12-06T02:00:00Z">
          <w:pPr>
            <w:spacing w:before="0"/>
            <w:ind w:firstLine="720"/>
          </w:pPr>
        </w:pPrChange>
      </w:pPr>
      <w:ins w:id="5827"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5828" w:author="The Si Tran" w:date="2012-12-06T02:00:00Z">
          <w:pPr>
            <w:spacing w:before="0"/>
            <w:ind w:firstLine="720"/>
          </w:pPr>
        </w:pPrChange>
      </w:pPr>
      <w:del w:id="5829" w:author="The Si Tran" w:date="2012-12-06T02:00:00Z">
        <w:r w:rsidRPr="00097101" w:rsidDel="000B65E4">
          <w:rPr>
            <w:noProof/>
            <w:szCs w:val="26"/>
            <w:rPrChange w:id="5830" w:author="Unknown">
              <w:rPr>
                <w:noProof/>
              </w:rPr>
            </w:rPrChange>
          </w:rPr>
          <w:drawing>
            <wp:inline distT="0" distB="0" distL="0" distR="0" wp14:anchorId="05F691B7" wp14:editId="41990D24">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5831" w:author="The Si Tran" w:date="2012-12-06T02:01:00Z"/>
        </w:rPr>
        <w:pPrChange w:id="5832" w:author="The Si Tran" w:date="2012-12-16T08:22:00Z">
          <w:pPr>
            <w:spacing w:before="0"/>
            <w:ind w:firstLine="720"/>
          </w:pPr>
        </w:pPrChange>
      </w:pPr>
      <w:r w:rsidRPr="0049233F">
        <w:t xml:space="preserve">Ở đây </w:t>
      </w:r>
      <w:del w:id="5833" w:author="The Si Tran" w:date="2012-12-06T02:00:00Z">
        <w:r w:rsidRPr="00AF1345" w:rsidDel="000B65E4">
          <w:rPr>
            <w:position w:val="-6"/>
          </w:rPr>
          <w:object w:dxaOrig="200" w:dyaOrig="279" w14:anchorId="56E38391">
            <v:shape id="_x0000_i1104" type="#_x0000_t75" style="width:10.05pt;height:14.25pt" o:ole="">
              <v:imagedata r:id="rId193" o:title=""/>
            </v:shape>
            <o:OLEObject Type="Embed" ProgID="Equation.DSMT4" ShapeID="_x0000_i1104" DrawAspect="Content" ObjectID="_1417159102" r:id="rId194"/>
          </w:object>
        </w:r>
      </w:del>
      <m:oMath>
        <m:acc>
          <m:accPr>
            <m:chr m:val="⃗"/>
            <m:ctrlPr>
              <w:ins w:id="5834" w:author="The Si Tran" w:date="2012-12-06T02:00:00Z">
                <w:rPr>
                  <w:rFonts w:ascii="Cambria Math" w:hAnsi="Cambria Math"/>
                  <w:i/>
                </w:rPr>
              </w:ins>
            </m:ctrlPr>
          </m:accPr>
          <m:e>
            <w:ins w:id="5835" w:author="The Si Tran" w:date="2012-12-06T02:00:00Z">
              <m:r>
                <w:rPr>
                  <w:rFonts w:ascii="Cambria Math" w:hAnsi="Cambria Math"/>
                </w:rPr>
                <m:t>x</m:t>
              </m:r>
            </w:ins>
          </m:e>
        </m:acc>
      </m:oMath>
      <w:r w:rsidRPr="0049233F">
        <w:t xml:space="preserve"> và </w:t>
      </w:r>
      <w:del w:id="5836" w:author="The Si Tran" w:date="2012-12-06T02:00:00Z">
        <w:r w:rsidRPr="00AF1345" w:rsidDel="000B65E4">
          <w:rPr>
            <w:position w:val="-6"/>
          </w:rPr>
          <w:object w:dxaOrig="240" w:dyaOrig="279" w14:anchorId="713B3E3F">
            <v:shape id="_x0000_i1105" type="#_x0000_t75" style="width:10.9pt;height:14.25pt" o:ole="">
              <v:imagedata r:id="rId195" o:title=""/>
            </v:shape>
            <o:OLEObject Type="Embed" ProgID="Equation.DSMT4" ShapeID="_x0000_i1105" DrawAspect="Content" ObjectID="_1417159103" r:id="rId196"/>
          </w:object>
        </w:r>
      </w:del>
      <m:oMath>
        <m:acc>
          <m:accPr>
            <m:chr m:val="⃗"/>
            <m:ctrlPr>
              <w:ins w:id="5837" w:author="The Si Tran" w:date="2012-12-06T02:00:00Z">
                <w:rPr>
                  <w:rFonts w:ascii="Cambria Math" w:hAnsi="Cambria Math"/>
                  <w:i/>
                </w:rPr>
              </w:ins>
            </m:ctrlPr>
          </m:accPr>
          <m:e>
            <w:ins w:id="5838" w:author="The Si Tran" w:date="2012-12-06T02:00:00Z">
              <m:r>
                <w:rPr>
                  <w:rFonts w:ascii="Cambria Math" w:hAnsi="Cambria Math"/>
                </w:rPr>
                <m:t>w</m:t>
              </m:r>
            </w:ins>
          </m:e>
        </m:acc>
      </m:oMath>
      <w:r w:rsidRPr="0049233F">
        <w:t xml:space="preserve"> là các vector có </w:t>
      </w:r>
      <w:r w:rsidRPr="0049233F">
        <w:rPr>
          <w:i/>
        </w:rPr>
        <w:t xml:space="preserve">n </w:t>
      </w:r>
      <w:r w:rsidRPr="0049233F">
        <w:t xml:space="preserve">+ 1 chiều. Hàm </w:t>
      </w:r>
      <w:ins w:id="5839" w:author="The Si Tran" w:date="2012-12-06T02:01:00Z">
        <m:oMath>
          <m:r>
            <w:rPr>
              <w:rFonts w:ascii="Cambria Math" w:hAnsi="Cambria Math"/>
            </w:rPr>
            <m:t>sgn()</m:t>
          </m:r>
        </m:oMath>
      </w:ins>
      <w:del w:id="5840"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5841" w:author="The Si Tran" w:date="2012-12-06T02:04:00Z"/>
          <w:szCs w:val="26"/>
        </w:rPr>
        <w:pPrChange w:id="5842" w:author="The Si Tran" w:date="2012-12-06T02:04:00Z">
          <w:pPr>
            <w:spacing w:before="0"/>
            <w:ind w:firstLine="720"/>
          </w:pPr>
        </w:pPrChange>
      </w:pPr>
      <w:ins w:id="5843"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5844" w:author="The Si Tran" w:date="2012-12-06T02:04:00Z">
          <w:pPr>
            <w:spacing w:before="0"/>
            <w:ind w:firstLine="720"/>
          </w:pPr>
        </w:pPrChange>
      </w:pPr>
      <w:del w:id="5845" w:author="The Si Tran" w:date="2012-12-06T02:04:00Z">
        <w:r w:rsidRPr="00097101" w:rsidDel="00CD6D90">
          <w:rPr>
            <w:noProof/>
            <w:szCs w:val="26"/>
            <w:rPrChange w:id="5846" w:author="Unknown">
              <w:rPr>
                <w:noProof/>
              </w:rPr>
            </w:rPrChange>
          </w:rPr>
          <w:drawing>
            <wp:inline distT="0" distB="0" distL="0" distR="0" wp14:anchorId="08CFD84C" wp14:editId="2799E63C">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5847" w:author="The Si Tran" w:date="2012-12-16T08:22:00Z">
          <w:pPr>
            <w:spacing w:before="0"/>
            <w:ind w:firstLine="720"/>
          </w:pPr>
        </w:pPrChange>
      </w:pPr>
      <w:r w:rsidRPr="0049233F">
        <w:t xml:space="preserve">Nếu xem các vector nhập </w:t>
      </w:r>
      <m:oMath>
        <m:sSub>
          <m:sSubPr>
            <m:ctrlPr>
              <w:ins w:id="5848" w:author="The Si Tran" w:date="2012-12-06T02:10:00Z">
                <w:rPr>
                  <w:rFonts w:ascii="Cambria Math" w:hAnsi="Cambria Math"/>
                  <w:i/>
                </w:rPr>
              </w:ins>
            </m:ctrlPr>
          </m:sSubPr>
          <m:e>
            <w:ins w:id="5849" w:author="The Si Tran" w:date="2012-12-06T02:10:00Z">
              <m:r>
                <w:rPr>
                  <w:rFonts w:ascii="Cambria Math" w:hAnsi="Cambria Math"/>
                </w:rPr>
                <m:t>(x</m:t>
              </m:r>
            </w:ins>
          </m:e>
          <m:sub>
            <w:ins w:id="5850" w:author="The Si Tran" w:date="2012-12-06T02:10:00Z">
              <m:r>
                <w:rPr>
                  <w:rFonts w:ascii="Cambria Math" w:hAnsi="Cambria Math"/>
                </w:rPr>
                <m:t>1</m:t>
              </m:r>
            </w:ins>
          </m:sub>
        </m:sSub>
        <w:ins w:id="5851" w:author="The Si Tran" w:date="2012-12-06T02:10:00Z">
          <m:r>
            <w:rPr>
              <w:rFonts w:ascii="Cambria Math" w:hAnsi="Cambria Math"/>
            </w:rPr>
            <m:t>,</m:t>
          </m:r>
        </w:ins>
        <m:sSub>
          <m:sSubPr>
            <m:ctrlPr>
              <w:ins w:id="5852" w:author="The Si Tran" w:date="2012-12-06T02:10:00Z">
                <w:rPr>
                  <w:rFonts w:ascii="Cambria Math" w:hAnsi="Cambria Math"/>
                  <w:i/>
                </w:rPr>
              </w:ins>
            </m:ctrlPr>
          </m:sSubPr>
          <m:e>
            <w:ins w:id="5853" w:author="The Si Tran" w:date="2012-12-06T02:10:00Z">
              <m:r>
                <w:rPr>
                  <w:rFonts w:ascii="Cambria Math" w:hAnsi="Cambria Math"/>
                </w:rPr>
                <m:t>x</m:t>
              </m:r>
            </w:ins>
          </m:e>
          <m:sub>
            <w:ins w:id="5854" w:author="The Si Tran" w:date="2012-12-06T02:10:00Z">
              <m:r>
                <w:rPr>
                  <w:rFonts w:ascii="Cambria Math" w:hAnsi="Cambria Math"/>
                </w:rPr>
                <m:t>2</m:t>
              </m:r>
            </w:ins>
          </m:sub>
        </m:sSub>
        <w:ins w:id="5855" w:author="The Si Tran" w:date="2012-12-06T02:10:00Z">
          <m:r>
            <w:rPr>
              <w:rFonts w:ascii="Cambria Math" w:hAnsi="Cambria Math"/>
            </w:rPr>
            <m:t>,…,</m:t>
          </m:r>
        </w:ins>
        <m:sSub>
          <m:sSubPr>
            <m:ctrlPr>
              <w:ins w:id="5856" w:author="The Si Tran" w:date="2012-12-06T02:10:00Z">
                <w:rPr>
                  <w:rFonts w:ascii="Cambria Math" w:hAnsi="Cambria Math"/>
                  <w:i/>
                </w:rPr>
              </w:ins>
            </m:ctrlPr>
          </m:sSubPr>
          <m:e>
            <w:ins w:id="5857" w:author="The Si Tran" w:date="2012-12-06T02:10:00Z">
              <m:r>
                <w:rPr>
                  <w:rFonts w:ascii="Cambria Math" w:hAnsi="Cambria Math"/>
                </w:rPr>
                <m:t>x</m:t>
              </m:r>
            </w:ins>
          </m:e>
          <m:sub>
            <w:ins w:id="5858" w:author="The Si Tran" w:date="2012-12-06T02:10:00Z">
              <m:r>
                <w:rPr>
                  <w:rFonts w:ascii="Cambria Math" w:hAnsi="Cambria Math"/>
                </w:rPr>
                <m:t>n</m:t>
              </m:r>
            </w:ins>
          </m:sub>
        </m:sSub>
        <w:ins w:id="5859" w:author="The Si Tran" w:date="2012-12-06T02:10:00Z">
          <m:r>
            <w:rPr>
              <w:rFonts w:ascii="Cambria Math" w:hAnsi="Cambria Math"/>
            </w:rPr>
            <m:t>)</m:t>
          </m:r>
        </w:ins>
      </m:oMath>
      <w:del w:id="5860"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5861" w:author="The Si Tran" w:date="2012-12-06T02:10:00Z">
        <m:oMath>
          <m:r>
            <w:rPr>
              <w:rFonts w:ascii="Cambria Math" w:hAnsi="Cambria Math"/>
            </w:rPr>
            <m:t>n+1</m:t>
          </m:r>
        </m:oMath>
      </w:ins>
      <w:del w:id="5862"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5863" w:author="The Si Tran" w:date="2012-12-06T02:11:00Z">
                <w:rPr>
                  <w:rFonts w:ascii="Cambria Math" w:hAnsi="Cambria Math"/>
                  <w:i/>
                </w:rPr>
              </w:ins>
            </m:ctrlPr>
          </m:sSubPr>
          <m:e>
            <w:ins w:id="5864" w:author="The Si Tran" w:date="2012-12-06T02:11:00Z">
              <m:r>
                <w:rPr>
                  <w:rFonts w:ascii="Cambria Math" w:hAnsi="Cambria Math"/>
                </w:rPr>
                <m:t>x</m:t>
              </m:r>
            </w:ins>
          </m:e>
          <m:sub>
            <w:ins w:id="5865" w:author="The Si Tran" w:date="2012-12-06T02:11:00Z">
              <m:r>
                <w:rPr>
                  <w:rFonts w:ascii="Cambria Math" w:hAnsi="Cambria Math"/>
                </w:rPr>
                <m:t>0</m:t>
              </m:r>
            </w:ins>
          </m:sub>
        </m:sSub>
      </m:oMath>
      <w:del w:id="5866"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w:t>
      </w:r>
      <w:r w:rsidRPr="0049233F">
        <w:lastRenderedPageBreak/>
        <w:t xml:space="preserve">điểm có nằm trên một </w:t>
      </w:r>
      <w:r w:rsidRPr="0049233F">
        <w:rPr>
          <w:i/>
        </w:rPr>
        <w:t>siêu phẳng</w:t>
      </w:r>
      <w:r w:rsidRPr="0049233F">
        <w:t xml:space="preserve"> (hyperplane) có phương trình là </w:t>
      </w:r>
      <w:del w:id="5867" w:author="The Si Tran" w:date="2012-12-06T02:11:00Z">
        <w:r w:rsidRPr="00AF1345" w:rsidDel="00E81970">
          <w:rPr>
            <w:position w:val="-6"/>
          </w:rPr>
          <w:object w:dxaOrig="760" w:dyaOrig="279" w14:anchorId="0CA687E0">
            <v:shape id="_x0000_i1106" type="#_x0000_t75" style="width:39.35pt;height:14.25pt" o:ole="">
              <v:imagedata r:id="rId198" o:title=""/>
            </v:shape>
            <o:OLEObject Type="Embed" ProgID="Equation.DSMT4" ShapeID="_x0000_i1106" DrawAspect="Content" ObjectID="_1417159104" r:id="rId199"/>
          </w:object>
        </w:r>
      </w:del>
      <m:oMath>
        <m:acc>
          <m:accPr>
            <m:chr m:val="⃗"/>
            <m:ctrlPr>
              <w:ins w:id="5868" w:author="The Si Tran" w:date="2012-12-06T02:11:00Z">
                <w:rPr>
                  <w:rFonts w:ascii="Cambria Math" w:hAnsi="Cambria Math"/>
                  <w:i/>
                </w:rPr>
              </w:ins>
            </m:ctrlPr>
          </m:accPr>
          <m:e>
            <w:ins w:id="5869" w:author="The Si Tran" w:date="2012-12-06T02:11:00Z">
              <m:r>
                <w:rPr>
                  <w:rFonts w:ascii="Cambria Math" w:hAnsi="Cambria Math"/>
                </w:rPr>
                <m:t>w</m:t>
              </m:r>
            </w:ins>
          </m:e>
        </m:acc>
        <w:ins w:id="5870" w:author="The Si Tran" w:date="2012-12-06T02:11:00Z">
          <m:r>
            <w:rPr>
              <w:rFonts w:ascii="Cambria Math" w:hAnsi="Cambria Math"/>
            </w:rPr>
            <m:t>∙</m:t>
          </m:r>
        </w:ins>
        <m:acc>
          <m:accPr>
            <m:chr m:val="⃗"/>
            <m:ctrlPr>
              <w:ins w:id="5871" w:author="The Si Tran" w:date="2012-12-06T02:11:00Z">
                <w:rPr>
                  <w:rFonts w:ascii="Cambria Math" w:hAnsi="Cambria Math"/>
                  <w:i/>
                </w:rPr>
              </w:ins>
            </m:ctrlPr>
          </m:accPr>
          <m:e>
            <w:ins w:id="5872" w:author="The Si Tran" w:date="2012-12-06T02:11:00Z">
              <m:r>
                <w:rPr>
                  <w:rFonts w:ascii="Cambria Math" w:hAnsi="Cambria Math"/>
                </w:rPr>
                <m:t>x</m:t>
              </m:r>
            </w:ins>
          </m:e>
        </m:acc>
        <w:ins w:id="5873" w:author="The Si Tran" w:date="2012-12-06T02:11:00Z">
          <m:r>
            <w:rPr>
              <w:rFonts w:ascii="Cambria Math" w:hAnsi="Cambria Math"/>
            </w:rPr>
            <m:t>=0</m:t>
          </m:r>
        </w:ins>
      </m:oMath>
      <w:r w:rsidRPr="0049233F">
        <w:t xml:space="preserve"> hay không. Perceptron sẽ xuất ra giá trị 1 cho các điểm nằm trên siêu phẳng này và xuất ra -1 cho các điểm còn lại. </w:t>
      </w:r>
    </w:p>
    <w:p w14:paraId="4499AC8E" w14:textId="77777777" w:rsidR="0088753F" w:rsidRPr="0049233F" w:rsidRDefault="0088753F">
      <w:pPr>
        <w:pPrChange w:id="5874"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vector </w:t>
      </w:r>
      <w:del w:id="5875" w:author="The Si Tran" w:date="2012-12-06T02:12:00Z">
        <w:r w:rsidRPr="00AF1345" w:rsidDel="00721CBD">
          <w:rPr>
            <w:position w:val="-6"/>
          </w:rPr>
          <w:object w:dxaOrig="240" w:dyaOrig="279" w14:anchorId="6BB743B6">
            <v:shape id="_x0000_i1107" type="#_x0000_t75" style="width:10.9pt;height:14.25pt" o:ole="">
              <v:imagedata r:id="rId200" o:title=""/>
            </v:shape>
            <o:OLEObject Type="Embed" ProgID="Equation.DSMT4" ShapeID="_x0000_i1107" DrawAspect="Content" ObjectID="_1417159105" r:id="rId201"/>
          </w:object>
        </w:r>
      </w:del>
      <m:oMath>
        <m:acc>
          <m:accPr>
            <m:chr m:val="⃗"/>
            <m:ctrlPr>
              <w:ins w:id="5876" w:author="The Si Tran" w:date="2012-12-06T02:12:00Z">
                <w:rPr>
                  <w:rFonts w:ascii="Cambria Math" w:hAnsi="Cambria Math"/>
                  <w:i/>
                </w:rPr>
              </w:ins>
            </m:ctrlPr>
          </m:accPr>
          <m:e>
            <w:ins w:id="5877" w:author="The Si Tran" w:date="2012-12-06T02:12:00Z">
              <m:r>
                <w:rPr>
                  <w:rFonts w:ascii="Cambria Math" w:hAnsi="Cambria Math"/>
                </w:rPr>
                <m:t>w</m:t>
              </m:r>
            </w:ins>
          </m:e>
        </m:acc>
      </m:oMath>
      <w:r w:rsidRPr="0049233F">
        <w:t xml:space="preserve"> sau cho siêu phẳng </w:t>
      </w:r>
      <w:del w:id="5878" w:author="The Si Tran" w:date="2012-12-06T02:12:00Z">
        <w:r w:rsidRPr="00AF1345" w:rsidDel="00721CBD">
          <w:rPr>
            <w:position w:val="-6"/>
          </w:rPr>
          <w:object w:dxaOrig="760" w:dyaOrig="279" w14:anchorId="70AD84D1">
            <v:shape id="_x0000_i1108" type="#_x0000_t75" style="width:39.35pt;height:14.25pt" o:ole="">
              <v:imagedata r:id="rId198" o:title=""/>
            </v:shape>
            <o:OLEObject Type="Embed" ProgID="Equation.DSMT4" ShapeID="_x0000_i1108" DrawAspect="Content" ObjectID="_1417159106" r:id="rId202"/>
          </w:object>
        </w:r>
      </w:del>
      <m:oMath>
        <m:acc>
          <m:accPr>
            <m:chr m:val="⃗"/>
            <m:ctrlPr>
              <w:ins w:id="5879" w:author="The Si Tran" w:date="2012-12-06T02:12:00Z">
                <w:rPr>
                  <w:rFonts w:ascii="Cambria Math" w:hAnsi="Cambria Math"/>
                  <w:i/>
                </w:rPr>
              </w:ins>
            </m:ctrlPr>
          </m:accPr>
          <m:e>
            <w:ins w:id="5880" w:author="The Si Tran" w:date="2012-12-06T02:12:00Z">
              <m:r>
                <w:rPr>
                  <w:rFonts w:ascii="Cambria Math" w:hAnsi="Cambria Math"/>
                </w:rPr>
                <m:t>w</m:t>
              </m:r>
            </w:ins>
          </m:e>
        </m:acc>
        <w:ins w:id="5881" w:author="The Si Tran" w:date="2012-12-06T02:12:00Z">
          <m:r>
            <w:rPr>
              <w:rFonts w:ascii="Cambria Math" w:hAnsi="Cambria Math"/>
            </w:rPr>
            <m:t>∙</m:t>
          </m:r>
        </w:ins>
        <m:acc>
          <m:accPr>
            <m:chr m:val="⃗"/>
            <m:ctrlPr>
              <w:ins w:id="5882" w:author="The Si Tran" w:date="2012-12-06T02:12:00Z">
                <w:rPr>
                  <w:rFonts w:ascii="Cambria Math" w:hAnsi="Cambria Math"/>
                  <w:i/>
                </w:rPr>
              </w:ins>
            </m:ctrlPr>
          </m:accPr>
          <m:e>
            <w:ins w:id="5883" w:author="The Si Tran" w:date="2012-12-06T02:12:00Z">
              <m:r>
                <w:rPr>
                  <w:rFonts w:ascii="Cambria Math" w:hAnsi="Cambria Math"/>
                </w:rPr>
                <m:t>x</m:t>
              </m:r>
            </w:ins>
          </m:e>
        </m:acc>
        <w:ins w:id="5884" w:author="The Si Tran" w:date="2012-12-06T02:12:00Z">
          <m:r>
            <w:rPr>
              <w:rFonts w:ascii="Cambria Math" w:hAnsi="Cambria Math"/>
            </w:rPr>
            <m:t>=0</m:t>
          </m:r>
        </w:ins>
      </m:oMath>
      <w:ins w:id="5885"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88753F">
      <w:pPr>
        <w:keepNext/>
        <w:spacing w:before="0"/>
        <w:ind w:firstLine="720"/>
        <w:rPr>
          <w:szCs w:val="26"/>
        </w:rPr>
      </w:pPr>
      <w:r w:rsidRPr="002B1464">
        <w:rPr>
          <w:noProof/>
          <w:szCs w:val="26"/>
        </w:rPr>
        <w:drawing>
          <wp:inline distT="0" distB="0" distL="0" distR="0" wp14:anchorId="4BCD2EC0" wp14:editId="5622629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5886" w:author="The Si Tran" w:date="2012-12-11T23:35:00Z">
          <w:pPr>
            <w:pStyle w:val="Caption"/>
          </w:pPr>
        </w:pPrChange>
      </w:pPr>
      <w:r w:rsidRPr="0049233F">
        <w:t xml:space="preserve">              </w:t>
      </w:r>
      <w:bookmarkStart w:id="5887" w:name="_Toc327348214"/>
      <w:bookmarkStart w:id="5888" w:name="_Toc343029964"/>
      <w:bookmarkStart w:id="5889" w:name="_Toc343415609"/>
      <w:r w:rsidRPr="0049233F">
        <w:t>Hình</w:t>
      </w:r>
      <w:ins w:id="5890" w:author="The Si Tran" w:date="2012-12-11T23:35:00Z">
        <w:r w:rsidR="006D47A7">
          <w:t xml:space="preserve"> 4.5</w:t>
        </w:r>
      </w:ins>
      <w:del w:id="5891"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5892"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5893" w:author="The Si Tran" w:date="2012-12-11T23:34:00Z">
        <w:r w:rsidRPr="00082976" w:rsidDel="006D47A7">
          <w:fldChar w:fldCharType="begin"/>
        </w:r>
        <w:r w:rsidRPr="0049233F" w:rsidDel="006D47A7">
          <w:delInstrText xml:space="preserve"> SEQ Hình \* ARABIC \s 1 </w:delInstrText>
        </w:r>
        <w:r w:rsidRPr="00082976" w:rsidDel="006D47A7">
          <w:rPr>
            <w:rPrChange w:id="5894"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5895" w:author="The Si Tran" w:date="2012-12-11T23:35:00Z">
            <w:rPr/>
          </w:rPrChange>
        </w:rPr>
        <w:t>Mặt quyết định biểu diễn bởi perceptron hai đầu nhập</w:t>
      </w:r>
      <w:bookmarkEnd w:id="5887"/>
      <w:bookmarkEnd w:id="5888"/>
      <w:bookmarkEnd w:id="5889"/>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5896" w:author="The Si Tran" w:date="2012-12-16T08:22:00Z">
          <w:pPr>
            <w:spacing w:before="0"/>
            <w:ind w:firstLine="720"/>
          </w:pPr>
        </w:pPrChange>
      </w:pPr>
      <w:r w:rsidRPr="0049233F">
        <w:t xml:space="preserve">Hình </w:t>
      </w:r>
      <w:ins w:id="5897" w:author="The Si Tran" w:date="2012-12-11T23:35:00Z">
        <w:r w:rsidR="006D47A7">
          <w:t>4.5</w:t>
        </w:r>
      </w:ins>
      <w:del w:id="5898"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5899" w:author="The Si Tran" w:date="2012-12-11T23:35:00Z">
        <w:r w:rsidRPr="0049233F" w:rsidDel="006D47A7">
          <w:delText>2.6</w:delText>
        </w:r>
      </w:del>
      <w:ins w:id="5900" w:author="The Si Tran" w:date="2012-12-11T23:35:00Z">
        <w:r w:rsidR="006D47A7">
          <w:t>4.5</w:t>
        </w:r>
      </w:ins>
      <w:r w:rsidRPr="0049233F">
        <w:t xml:space="preserve"> (b) là một tập mẫu không khả phân tuyến tính.</w:t>
      </w:r>
    </w:p>
    <w:p w14:paraId="57456E22" w14:textId="77777777" w:rsidR="0088753F" w:rsidRPr="0049233F" w:rsidRDefault="0088753F">
      <w:pPr>
        <w:pPrChange w:id="5901" w:author="The Si Tran" w:date="2012-12-16T08:22:00Z">
          <w:pPr>
            <w:spacing w:before="0"/>
            <w:ind w:firstLine="720"/>
          </w:pPr>
        </w:pPrChange>
      </w:pPr>
      <w:r w:rsidRPr="0049233F">
        <w:t xml:space="preserve">Quá trình huấn luyện một perceptron là một quá trình tìm kiếm một vector </w:t>
      </w:r>
      <w:del w:id="5902" w:author="The Si Tran" w:date="2012-12-06T02:12:00Z">
        <w:r w:rsidRPr="00AF1345" w:rsidDel="00900AAA">
          <w:rPr>
            <w:position w:val="-6"/>
          </w:rPr>
          <w:object w:dxaOrig="240" w:dyaOrig="279" w14:anchorId="7897CBC4">
            <v:shape id="_x0000_i1109" type="#_x0000_t75" style="width:10.9pt;height:14.25pt" o:ole="">
              <v:imagedata r:id="rId195" o:title=""/>
            </v:shape>
            <o:OLEObject Type="Embed" ProgID="Equation.DSMT4" ShapeID="_x0000_i1109" DrawAspect="Content" ObjectID="_1417159107" r:id="rId204"/>
          </w:object>
        </w:r>
      </w:del>
      <m:oMath>
        <m:acc>
          <m:accPr>
            <m:chr m:val="⃗"/>
            <m:ctrlPr>
              <w:ins w:id="5903" w:author="The Si Tran" w:date="2012-12-06T02:12:00Z">
                <w:rPr>
                  <w:rFonts w:ascii="Cambria Math" w:hAnsi="Cambria Math"/>
                  <w:i/>
                </w:rPr>
              </w:ins>
            </m:ctrlPr>
          </m:accPr>
          <m:e>
            <w:ins w:id="5904" w:author="The Si Tran" w:date="2012-12-06T02:12:00Z">
              <m:r>
                <w:rPr>
                  <w:rFonts w:ascii="Cambria Math" w:hAnsi="Cambria Math"/>
                </w:rPr>
                <m:t>w</m:t>
              </m:r>
            </w:ins>
          </m:e>
        </m:acc>
      </m:oMath>
      <w:r w:rsidRPr="0049233F">
        <w:t xml:space="preserve"> trên một không gian thực </w:t>
      </w:r>
      <w:ins w:id="5905" w:author="The Si Tran" w:date="2012-12-06T02:12:00Z">
        <m:oMath>
          <m:r>
            <w:rPr>
              <w:rFonts w:ascii="Cambria Math" w:hAnsi="Cambria Math"/>
            </w:rPr>
            <m:t>n+1</m:t>
          </m:r>
        </m:oMath>
      </w:ins>
      <w:del w:id="5906"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5907" w:author="The Si Tran" w:date="2012-12-06T02:13:00Z"/>
          <w:rFonts w:ascii="Times New Roman" w:hAnsi="Times New Roman"/>
          <w:i/>
          <w:sz w:val="26"/>
          <w:szCs w:val="26"/>
          <w:u w:val="single"/>
          <w:rPrChange w:id="5908" w:author="The Si Tran" w:date="2012-12-06T02:13:00Z">
            <w:rPr>
              <w:ins w:id="5909"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5910" w:author="The Si Tran" w:date="2012-12-06T02:13:00Z">
        <w:r w:rsidRPr="0049233F" w:rsidDel="00900AAA">
          <w:rPr>
            <w:rFonts w:ascii="Times New Roman" w:hAnsi="Times New Roman"/>
            <w:position w:val="-6"/>
            <w:sz w:val="26"/>
            <w:szCs w:val="26"/>
            <w:rPrChange w:id="5911" w:author="The Si Tran" w:date="2012-12-05T23:02:00Z">
              <w:rPr>
                <w:rFonts w:ascii="Times New Roman" w:hAnsi="Times New Roman"/>
                <w:position w:val="-6"/>
                <w:sz w:val="26"/>
                <w:szCs w:val="26"/>
              </w:rPr>
            </w:rPrChange>
          </w:rPr>
          <w:object w:dxaOrig="240" w:dyaOrig="279" w14:anchorId="72710CDF">
            <v:shape id="_x0000_i1110" type="#_x0000_t75" style="width:10.9pt;height:14.25pt" o:ole="">
              <v:imagedata r:id="rId200" o:title=""/>
            </v:shape>
            <o:OLEObject Type="Embed" ProgID="Equation.DSMT4" ShapeID="_x0000_i1110" DrawAspect="Content" ObjectID="_1417159108" r:id="rId205"/>
          </w:object>
        </w:r>
      </w:del>
      <m:oMath>
        <m:acc>
          <m:accPr>
            <m:chr m:val="⃗"/>
            <m:ctrlPr>
              <w:ins w:id="5912" w:author="The Si Tran" w:date="2012-12-06T02:13:00Z">
                <w:rPr>
                  <w:rFonts w:ascii="Cambria Math" w:eastAsia="Times New Roman" w:hAnsi="Cambria Math"/>
                  <w:i/>
                  <w:sz w:val="26"/>
                  <w:szCs w:val="26"/>
                </w:rPr>
              </w:ins>
            </m:ctrlPr>
          </m:accPr>
          <m:e>
            <w:ins w:id="5913" w:author="The Si Tran" w:date="2012-12-06T02:13:00Z">
              <m:r>
                <w:rPr>
                  <w:rFonts w:ascii="Cambria Math" w:hAnsi="Cambria Math"/>
                  <w:szCs w:val="26"/>
                </w:rPr>
                <m:t>w</m:t>
              </m:r>
            </w:ins>
          </m:e>
        </m:acc>
      </m:oMath>
      <w:ins w:id="5914"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5915" w:author="The Si Tran" w:date="2012-12-06T02:13:00Z">
        <w:r w:rsidRPr="0049233F" w:rsidDel="00900AAA">
          <w:rPr>
            <w:rFonts w:ascii="Times New Roman" w:hAnsi="Times New Roman"/>
            <w:position w:val="-6"/>
            <w:sz w:val="26"/>
            <w:szCs w:val="26"/>
            <w:rPrChange w:id="5916" w:author="The Si Tran" w:date="2012-12-05T23:02:00Z">
              <w:rPr>
                <w:rFonts w:ascii="Times New Roman" w:hAnsi="Times New Roman"/>
                <w:position w:val="-6"/>
                <w:sz w:val="26"/>
                <w:szCs w:val="26"/>
              </w:rPr>
            </w:rPrChange>
          </w:rPr>
          <w:object w:dxaOrig="240" w:dyaOrig="279" w14:anchorId="7607ABCA">
            <v:shape id="_x0000_i1111" type="#_x0000_t75" style="width:10.9pt;height:14.25pt" o:ole="">
              <v:imagedata r:id="rId200" o:title=""/>
            </v:shape>
            <o:OLEObject Type="Embed" ProgID="Equation.DSMT4" ShapeID="_x0000_i1111" DrawAspect="Content" ObjectID="_1417159109" r:id="rId206"/>
          </w:object>
        </w:r>
      </w:del>
      <m:oMath>
        <m:acc>
          <m:accPr>
            <m:chr m:val="⃗"/>
            <m:ctrlPr>
              <w:ins w:id="5917" w:author="The Si Tran" w:date="2012-12-06T02:13:00Z">
                <w:rPr>
                  <w:rFonts w:ascii="Cambria Math" w:eastAsia="Times New Roman" w:hAnsi="Cambria Math"/>
                  <w:i/>
                  <w:sz w:val="26"/>
                  <w:szCs w:val="26"/>
                </w:rPr>
              </w:ins>
            </m:ctrlPr>
          </m:accPr>
          <m:e>
            <w:ins w:id="5918" w:author="The Si Tran" w:date="2012-12-06T02:13:00Z">
              <m:r>
                <w:rPr>
                  <w:rFonts w:ascii="Cambria Math" w:hAnsi="Cambria Math"/>
                  <w:szCs w:val="26"/>
                </w:rPr>
                <m:t>w</m:t>
              </m:r>
            </w:ins>
          </m:e>
        </m:acc>
      </m:oMath>
      <w:ins w:id="5919"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537CF3">
      <w:pPr>
        <w:ind w:left="1440"/>
        <w:rPr>
          <w:ins w:id="5920" w:author="The Si Tran" w:date="2012-12-06T02:14:00Z"/>
          <w:szCs w:val="26"/>
        </w:rPr>
        <w:pPrChange w:id="5921" w:author="The Si Tran" w:date="2012-12-06T02:13:00Z">
          <w:pPr>
            <w:pStyle w:val="ListParagraph"/>
            <w:numPr>
              <w:numId w:val="10"/>
            </w:numPr>
            <w:spacing w:after="0" w:line="360" w:lineRule="auto"/>
            <w:ind w:left="0" w:hanging="360"/>
          </w:pPr>
        </w:pPrChange>
      </w:pPr>
      <m:oMathPara>
        <m:oMathParaPr>
          <m:jc m:val="left"/>
        </m:oMathParaPr>
        <m:oMath>
          <m:sSub>
            <m:sSubPr>
              <m:ctrlPr>
                <w:ins w:id="5922" w:author="The Si Tran" w:date="2012-12-06T02:13:00Z">
                  <w:rPr>
                    <w:rFonts w:ascii="Cambria Math" w:hAnsi="Cambria Math"/>
                    <w:szCs w:val="26"/>
                  </w:rPr>
                </w:ins>
              </m:ctrlPr>
            </m:sSubPr>
            <m:e>
              <w:ins w:id="5923" w:author="The Si Tran" w:date="2012-12-06T02:13:00Z">
                <m:r>
                  <w:rPr>
                    <w:rFonts w:ascii="Cambria Math" w:hAnsi="Cambria Math"/>
                    <w:szCs w:val="26"/>
                  </w:rPr>
                  <m:t>w</m:t>
                </m:r>
              </w:ins>
            </m:e>
            <m:sub>
              <w:ins w:id="5924" w:author="The Si Tran" w:date="2012-12-06T02:13:00Z">
                <m:r>
                  <w:rPr>
                    <w:rFonts w:ascii="Cambria Math" w:hAnsi="Cambria Math"/>
                    <w:szCs w:val="26"/>
                  </w:rPr>
                  <m:t>i</m:t>
                </m:r>
              </w:ins>
            </m:sub>
          </m:sSub>
          <w:ins w:id="5925" w:author="The Si Tran" w:date="2012-12-06T02:14:00Z">
            <m:r>
              <w:rPr>
                <w:rFonts w:ascii="Cambria Math" w:hAnsi="Cambria Math"/>
                <w:szCs w:val="26"/>
              </w:rPr>
              <m:t>←</m:t>
            </m:r>
          </w:ins>
          <m:sSub>
            <m:sSubPr>
              <m:ctrlPr>
                <w:ins w:id="5926" w:author="The Si Tran" w:date="2012-12-06T02:14:00Z">
                  <w:rPr>
                    <w:rFonts w:ascii="Cambria Math" w:hAnsi="Cambria Math"/>
                    <w:szCs w:val="26"/>
                  </w:rPr>
                </w:ins>
              </m:ctrlPr>
            </m:sSubPr>
            <m:e>
              <w:ins w:id="5927" w:author="The Si Tran" w:date="2012-12-06T02:14:00Z">
                <m:r>
                  <w:rPr>
                    <w:rFonts w:ascii="Cambria Math" w:hAnsi="Cambria Math"/>
                    <w:szCs w:val="26"/>
                  </w:rPr>
                  <m:t>w</m:t>
                </m:r>
              </w:ins>
            </m:e>
            <m:sub>
              <w:ins w:id="5928" w:author="The Si Tran" w:date="2012-12-06T02:14:00Z">
                <m:r>
                  <w:rPr>
                    <w:rFonts w:ascii="Cambria Math" w:hAnsi="Cambria Math"/>
                    <w:szCs w:val="26"/>
                  </w:rPr>
                  <m:t>i</m:t>
                </m:r>
              </w:ins>
            </m:sub>
          </m:sSub>
          <w:ins w:id="5929" w:author="The Si Tran" w:date="2012-12-06T02:14:00Z">
            <m:r>
              <w:rPr>
                <w:rFonts w:ascii="Cambria Math" w:hAnsi="Cambria Math"/>
                <w:szCs w:val="26"/>
              </w:rPr>
              <m:t>+</m:t>
            </m:r>
          </w:ins>
          <m:sSub>
            <m:sSubPr>
              <m:ctrlPr>
                <w:ins w:id="5930" w:author="The Si Tran" w:date="2012-12-06T02:14:00Z">
                  <w:rPr>
                    <w:rFonts w:ascii="Cambria Math" w:hAnsi="Cambria Math"/>
                    <w:szCs w:val="26"/>
                  </w:rPr>
                </w:ins>
              </m:ctrlPr>
            </m:sSubPr>
            <m:e>
              <w:ins w:id="5931" w:author="The Si Tran" w:date="2012-12-06T02:14:00Z">
                <m:r>
                  <w:rPr>
                    <w:rFonts w:ascii="Cambria Math" w:hAnsi="Cambria Math"/>
                    <w:szCs w:val="26"/>
                  </w:rPr>
                  <m:t>∆w</m:t>
                </m:r>
              </w:ins>
            </m:e>
            <m:sub>
              <w:ins w:id="5932" w:author="The Si Tran" w:date="2012-12-06T02:14:00Z">
                <m:r>
                  <w:rPr>
                    <w:rFonts w:ascii="Cambria Math" w:hAnsi="Cambria Math"/>
                    <w:szCs w:val="26"/>
                  </w:rPr>
                  <m:t>i</m:t>
                </m:r>
              </w:ins>
            </m:sub>
          </m:sSub>
        </m:oMath>
      </m:oMathPara>
    </w:p>
    <w:p w14:paraId="35EF2FE2" w14:textId="77777777" w:rsidR="00A40DAF" w:rsidRPr="00A40DAF" w:rsidDel="00A40DAF" w:rsidRDefault="00537CF3">
      <w:pPr>
        <w:ind w:left="1440"/>
        <w:rPr>
          <w:del w:id="5933" w:author="The Si Tran" w:date="2012-12-06T02:15:00Z"/>
          <w:szCs w:val="26"/>
          <w:u w:val="single"/>
          <w:rPrChange w:id="5934" w:author="The Si Tran" w:date="2012-12-06T02:15:00Z">
            <w:rPr>
              <w:del w:id="5935" w:author="The Si Tran" w:date="2012-12-06T02:15:00Z"/>
              <w:rFonts w:ascii="Times New Roman" w:hAnsi="Times New Roman"/>
              <w:i/>
              <w:sz w:val="26"/>
              <w:szCs w:val="26"/>
              <w:u w:val="single"/>
            </w:rPr>
          </w:rPrChange>
        </w:rPr>
        <w:pPrChange w:id="5936" w:author="The Si Tran" w:date="2012-12-06T02:13:00Z">
          <w:pPr>
            <w:pStyle w:val="ListParagraph"/>
            <w:numPr>
              <w:numId w:val="10"/>
            </w:numPr>
            <w:spacing w:after="0" w:line="360" w:lineRule="auto"/>
            <w:ind w:left="0" w:hanging="360"/>
          </w:pPr>
        </w:pPrChange>
      </w:pPr>
      <m:oMathPara>
        <m:oMathParaPr>
          <m:jc m:val="left"/>
        </m:oMathParaPr>
        <m:oMath>
          <m:sSub>
            <m:sSubPr>
              <m:ctrlPr>
                <w:ins w:id="5937" w:author="The Si Tran" w:date="2012-12-06T02:14:00Z">
                  <w:rPr>
                    <w:rFonts w:ascii="Cambria Math" w:hAnsi="Cambria Math"/>
                    <w:szCs w:val="26"/>
                  </w:rPr>
                </w:ins>
              </m:ctrlPr>
            </m:sSubPr>
            <m:e>
              <w:ins w:id="5938" w:author="The Si Tran" w:date="2012-12-06T02:14:00Z">
                <m:r>
                  <w:rPr>
                    <w:rFonts w:ascii="Cambria Math" w:hAnsi="Cambria Math"/>
                    <w:szCs w:val="26"/>
                  </w:rPr>
                  <m:t>∆w</m:t>
                </m:r>
              </w:ins>
            </m:e>
            <m:sub>
              <w:ins w:id="5939" w:author="The Si Tran" w:date="2012-12-06T02:14:00Z">
                <m:r>
                  <w:rPr>
                    <w:rFonts w:ascii="Cambria Math" w:hAnsi="Cambria Math"/>
                    <w:szCs w:val="26"/>
                  </w:rPr>
                  <m:t>i</m:t>
                </m:r>
              </w:ins>
            </m:sub>
          </m:sSub>
          <w:ins w:id="5940" w:author="The Si Tran" w:date="2012-12-06T02:14:00Z">
            <m:r>
              <w:rPr>
                <w:rFonts w:ascii="Cambria Math" w:hAnsi="Cambria Math"/>
                <w:szCs w:val="26"/>
              </w:rPr>
              <m:t>=</m:t>
            </m:r>
          </w:ins>
          <w:ins w:id="5941" w:author="The Si Tran" w:date="2012-12-06T02:15:00Z">
            <m:r>
              <w:rPr>
                <w:rFonts w:ascii="Cambria Math" w:hAnsi="Cambria Math"/>
                <w:szCs w:val="26"/>
              </w:rPr>
              <m:t>η(t-o)</m:t>
            </m:r>
          </w:ins>
          <m:sSub>
            <m:sSubPr>
              <m:ctrlPr>
                <w:ins w:id="5942" w:author="The Si Tran" w:date="2012-12-06T02:15:00Z">
                  <w:rPr>
                    <w:rFonts w:ascii="Cambria Math" w:hAnsi="Cambria Math"/>
                    <w:i/>
                    <w:szCs w:val="26"/>
                  </w:rPr>
                </w:ins>
              </m:ctrlPr>
            </m:sSubPr>
            <m:e>
              <w:ins w:id="5943" w:author="The Si Tran" w:date="2012-12-06T02:15:00Z">
                <m:r>
                  <w:rPr>
                    <w:rFonts w:ascii="Cambria Math" w:hAnsi="Cambria Math"/>
                    <w:szCs w:val="26"/>
                  </w:rPr>
                  <m:t>x</m:t>
                </m:r>
              </w:ins>
            </m:e>
            <m:sub>
              <w:ins w:id="5944"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5945" w:author="The Si Tran" w:date="2012-12-06T02:15:00Z"/>
          <w:rFonts w:ascii="Times New Roman" w:hAnsi="Times New Roman"/>
          <w:sz w:val="26"/>
          <w:szCs w:val="26"/>
        </w:rPr>
      </w:pPr>
      <w:del w:id="5946"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5947" w:author="Unknown">
              <w:rPr>
                <w:noProof/>
              </w:rPr>
            </w:rPrChange>
          </w:rPr>
          <w:drawing>
            <wp:inline distT="0" distB="0" distL="0" distR="0" wp14:anchorId="1F564A10" wp14:editId="002C1531">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5948" w:author="The Si Tran" w:date="2012-12-06T02:15:00Z">
          <w:pPr>
            <w:pStyle w:val="ListParagraph"/>
            <w:spacing w:after="0" w:line="360" w:lineRule="auto"/>
            <w:ind w:left="0"/>
          </w:pPr>
        </w:pPrChange>
      </w:pPr>
      <w:del w:id="5949" w:author="The Si Tran" w:date="2012-12-06T02:15:00Z">
        <w:r w:rsidRPr="0049233F" w:rsidDel="00A40DAF">
          <w:delText xml:space="preserve">                   </w:delText>
        </w:r>
        <w:r w:rsidRPr="00097101" w:rsidDel="00A40DAF">
          <w:rPr>
            <w:noProof/>
            <w:rPrChange w:id="5950" w:author="Unknown">
              <w:rPr>
                <w:noProof/>
              </w:rPr>
            </w:rPrChange>
          </w:rPr>
          <w:drawing>
            <wp:inline distT="0" distB="0" distL="0" distR="0" wp14:anchorId="357AB739" wp14:editId="3635BB57">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2" type="#_x0000_t75" style="width:10.05pt;height:12.55pt" o:ole="">
            <v:imagedata r:id="rId209" o:title=""/>
          </v:shape>
          <o:OLEObject Type="Embed" ProgID="Equation.DSMT4" ShapeID="_x0000_i1112" DrawAspect="Content" ObjectID="_1417159110" r:id="rId210"/>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5951" w:author="The Si Tran" w:date="2012-12-06T02:16:00Z"/>
          <w:rFonts w:ascii="Times New Roman" w:hAnsi="Times New Roman"/>
          <w:i/>
          <w:sz w:val="26"/>
          <w:szCs w:val="26"/>
          <w:u w:val="single"/>
          <w:rPrChange w:id="5952" w:author="The Si Tran" w:date="2012-12-06T02:16:00Z">
            <w:rPr>
              <w:ins w:id="5953"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5954" w:author="The Si Tran" w:date="2012-12-06T02:17:00Z">
            <w:rPr>
              <w:rFonts w:ascii="Times New Roman" w:hAnsi="Times New Roman"/>
              <w:i/>
              <w:sz w:val="26"/>
              <w:szCs w:val="26"/>
              <w:u w:val="single"/>
            </w:rPr>
          </w:rPrChange>
        </w:rPr>
        <w:pPrChange w:id="5955" w:author="The Si Tran" w:date="2012-12-06T02:16:00Z">
          <w:pPr>
            <w:pStyle w:val="ListParagraph"/>
            <w:numPr>
              <w:numId w:val="10"/>
            </w:numPr>
            <w:spacing w:after="0" w:line="360" w:lineRule="auto"/>
            <w:ind w:left="0" w:hanging="360"/>
          </w:pPr>
        </w:pPrChange>
      </w:pPr>
      <w:ins w:id="5956"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5957" w:author="The Si Tran" w:date="2012-12-06T02:16:00Z"/>
          <w:rFonts w:ascii="Times New Roman" w:hAnsi="Times New Roman"/>
          <w:b/>
          <w:i/>
          <w:sz w:val="26"/>
          <w:szCs w:val="26"/>
        </w:rPr>
      </w:pPr>
      <w:del w:id="5958" w:author="The Si Tran" w:date="2012-12-06T02:17:00Z">
        <w:r w:rsidRPr="0049233F" w:rsidDel="00C841C4">
          <w:rPr>
            <w:rFonts w:ascii="Times New Roman" w:hAnsi="Times New Roman"/>
            <w:b/>
            <w:i/>
            <w:sz w:val="26"/>
            <w:szCs w:val="26"/>
          </w:rPr>
          <w:delText xml:space="preserve">             </w:delText>
        </w:r>
      </w:del>
      <w:del w:id="5959"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5960" w:author="Unknown">
              <w:rPr>
                <w:noProof/>
              </w:rPr>
            </w:rPrChange>
          </w:rPr>
          <w:drawing>
            <wp:inline distT="0" distB="0" distL="0" distR="0" wp14:anchorId="2F618E5D" wp14:editId="4660B779">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5961"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5962" w:author="The Si Tran" w:date="2012-12-06T02:19:00Z"/>
          <w:rFonts w:ascii="Times New Roman" w:hAnsi="Times New Roman"/>
          <w:sz w:val="26"/>
          <w:szCs w:val="26"/>
        </w:rPr>
        <w:pPrChange w:id="5963" w:author="The Si Tran" w:date="2012-12-06T02:19:00Z">
          <w:pPr>
            <w:pStyle w:val="ListParagraph"/>
            <w:spacing w:after="0" w:line="360" w:lineRule="auto"/>
            <w:ind w:left="0"/>
          </w:pPr>
        </w:pPrChange>
      </w:pPr>
      <w:ins w:id="5964"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5965" w:author="The Si Tran" w:date="2012-12-06T02:19:00Z">
            <w:rPr>
              <w:noProof/>
            </w:rPr>
          </w:rPrChange>
        </w:rPr>
        <w:pPrChange w:id="5966" w:author="The Si Tran" w:date="2012-12-06T02:19:00Z">
          <w:pPr>
            <w:pStyle w:val="ListParagraph"/>
            <w:spacing w:after="0" w:line="360" w:lineRule="auto"/>
            <w:ind w:firstLine="720"/>
          </w:pPr>
        </w:pPrChange>
      </w:pPr>
      <w:del w:id="5967" w:author="The Si Tran" w:date="2012-12-06T02:19:00Z">
        <w:r w:rsidRPr="002B1464" w:rsidDel="00DF09B3">
          <w:rPr>
            <w:noProof/>
          </w:rPr>
          <w:drawing>
            <wp:inline distT="0" distB="0" distL="0" distR="0" wp14:anchorId="15785917" wp14:editId="076B6E09">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3" type="#_x0000_t75" style="width:10.9pt;height:14.25pt" o:ole="">
            <v:imagedata r:id="rId195" o:title=""/>
          </v:shape>
          <o:OLEObject Type="Embed" ProgID="Equation.DSMT4" ShapeID="_x0000_i1113" DrawAspect="Content" ObjectID="_1417159111" r:id="rId213"/>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4" type="#_x0000_t75" style="width:29.3pt;height:15.9pt" o:ole="">
            <v:imagedata r:id="rId214" o:title=""/>
          </v:shape>
          <o:OLEObject Type="Embed" ProgID="Equation.DSMT4" ShapeID="_x0000_i1114" DrawAspect="Content" ObjectID="_1417159112" r:id="rId215"/>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theo </w:t>
      </w:r>
      <w:r w:rsidRPr="0049233F">
        <w:rPr>
          <w:rFonts w:ascii="Times New Roman" w:hAnsi="Times New Roman"/>
          <w:sz w:val="26"/>
          <w:szCs w:val="26"/>
        </w:rPr>
        <w:lastRenderedPageBreak/>
        <w:t>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5968"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5969"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5970" w:author="The Si Tran" w:date="2012-12-06T02:22:00Z">
        <w:r w:rsidRPr="0049233F" w:rsidDel="008A19A3">
          <w:rPr>
            <w:rFonts w:ascii="Times New Roman" w:hAnsi="Times New Roman"/>
            <w:i/>
            <w:sz w:val="26"/>
            <w:szCs w:val="26"/>
          </w:rPr>
          <w:delText>E</w:delText>
        </w:r>
      </w:del>
      <w:del w:id="5971"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5" type="#_x0000_t75" style="width:10.9pt;height:14.25pt" o:ole="">
              <v:imagedata r:id="rId195" o:title=""/>
            </v:shape>
            <o:OLEObject Type="Embed" ProgID="Equation.DSMT4" ShapeID="_x0000_i1115" DrawAspect="Content" ObjectID="_1417159113" r:id="rId216"/>
          </w:object>
        </w:r>
        <w:r w:rsidRPr="0049233F" w:rsidDel="008A19A3">
          <w:rPr>
            <w:rFonts w:ascii="Times New Roman" w:hAnsi="Times New Roman"/>
            <w:sz w:val="26"/>
            <w:szCs w:val="26"/>
          </w:rPr>
          <w:delText xml:space="preserve">, ký hiệu là </w:delText>
        </w:r>
      </w:del>
      <w:del w:id="5972" w:author="The Si Tran" w:date="2012-12-06T02:19:00Z">
        <w:r w:rsidRPr="00AF1345" w:rsidDel="00DF09B3">
          <w:rPr>
            <w:rFonts w:ascii="Times New Roman" w:hAnsi="Times New Roman"/>
            <w:position w:val="-10"/>
            <w:sz w:val="26"/>
            <w:szCs w:val="26"/>
          </w:rPr>
          <w:object w:dxaOrig="740" w:dyaOrig="320" w14:anchorId="1BB3EC5E">
            <v:shape id="_x0000_i1116" type="#_x0000_t75" style="width:36.85pt;height:15.9pt" o:ole="">
              <v:imagedata r:id="rId217" o:title=""/>
            </v:shape>
            <o:OLEObject Type="Embed" ProgID="Equation.DSMT4" ShapeID="_x0000_i1116" DrawAspect="Content" ObjectID="_1417159114" r:id="rId218"/>
          </w:object>
        </w:r>
      </w:del>
      <w:ins w:id="5973"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5974" w:author="The Si Tran" w:date="2012-12-06T02:22:00Z"/>
          <w:rFonts w:ascii="Times New Roman" w:hAnsi="Times New Roman"/>
          <w:sz w:val="26"/>
          <w:szCs w:val="26"/>
        </w:rPr>
        <w:pPrChange w:id="5975" w:author="The Si Tran" w:date="2012-12-14T06:06:00Z">
          <w:pPr>
            <w:pStyle w:val="ListParagraph"/>
            <w:spacing w:after="0" w:line="360" w:lineRule="auto"/>
            <w:ind w:left="0"/>
          </w:pPr>
        </w:pPrChange>
      </w:pPr>
      <w:ins w:id="5976" w:author="The Si Tran" w:date="2012-12-06T02:20:00Z">
        <w:r>
          <w:rPr>
            <w:rFonts w:ascii="Times New Roman" w:hAnsi="Times New Roman"/>
            <w:sz w:val="26"/>
            <w:szCs w:val="26"/>
          </w:rPr>
          <w:tab/>
        </w:r>
        <w:r>
          <w:rPr>
            <w:rFonts w:ascii="Times New Roman" w:hAnsi="Times New Roman"/>
            <w:sz w:val="26"/>
            <w:szCs w:val="26"/>
          </w:rPr>
          <w:tab/>
        </w:r>
      </w:ins>
      <w:ins w:id="5977"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5978" w:author="The Si Tran" w:date="2012-12-14T06:06:00Z">
          <w:pPr>
            <w:pStyle w:val="ListParagraph"/>
            <w:spacing w:after="0" w:line="360" w:lineRule="auto"/>
            <w:ind w:left="0"/>
          </w:pPr>
        </w:pPrChange>
      </w:pPr>
      <w:del w:id="5979"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5980" w:author="Unknown">
              <w:rPr>
                <w:noProof/>
              </w:rPr>
            </w:rPrChange>
          </w:rPr>
          <w:drawing>
            <wp:inline distT="0" distB="0" distL="0" distR="0" wp14:anchorId="607F83D3" wp14:editId="3F68F0EA">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pPr>
        <w:rPr>
          <w:ins w:id="5981" w:author="The Si Tran" w:date="2012-12-06T02:25:00Z"/>
        </w:rPr>
        <w:pPrChange w:id="5982"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5983" w:author="The Si Tran" w:date="2012-12-06T02:24:00Z">
        <w:r w:rsidR="008A19A3">
          <w:t>-</w:t>
        </w:r>
      </w:ins>
      <w:del w:id="5984" w:author="The Si Tran" w:date="2012-12-06T02:23:00Z">
        <w:r w:rsidRPr="00AF1345" w:rsidDel="008A19A3">
          <w:rPr>
            <w:position w:val="-10"/>
          </w:rPr>
          <w:object w:dxaOrig="859" w:dyaOrig="320" w14:anchorId="3B61AA20">
            <v:shape id="_x0000_i1117" type="#_x0000_t75" style="width:42.7pt;height:15.9pt" o:ole="">
              <v:imagedata r:id="rId220" o:title=""/>
            </v:shape>
            <o:OLEObject Type="Embed" ProgID="Equation.DSMT4" ShapeID="_x0000_i1117" DrawAspect="Content" ObjectID="_1417159115" r:id="rId221"/>
          </w:object>
        </w:r>
      </w:del>
      <w:ins w:id="5985"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5986" w:author="The Si Tran" w:date="2012-12-06T02:24:00Z">
        <m:oMath>
          <m:r>
            <w:rPr>
              <w:rFonts w:ascii="Cambria Math" w:hAnsi="Cambria Math"/>
            </w:rPr>
            <m:t>E</m:t>
          </m:r>
        </m:oMath>
      </w:ins>
      <w:del w:id="5987" w:author="The Si Tran" w:date="2012-12-06T02:24:00Z">
        <w:r w:rsidRPr="0049233F" w:rsidDel="008A19A3">
          <w:rPr>
            <w:i/>
          </w:rPr>
          <w:delText>E</w:delText>
        </w:r>
      </w:del>
      <w:r w:rsidRPr="0049233F">
        <w:t>. Trong hình 2.7 nó được biểu diễn bằng dấu mũi tên. Các trọng số sẽ được cập nhập theo quy luật sau:</w:t>
      </w:r>
    </w:p>
    <w:p w14:paraId="501AD038" w14:textId="304CCB6E" w:rsidR="009F1B0B" w:rsidRDefault="00537CF3">
      <w:pPr>
        <w:spacing w:before="0"/>
        <w:rPr>
          <w:ins w:id="5988" w:author="The Si Tran" w:date="2012-12-06T02:27:00Z"/>
        </w:rPr>
        <w:pPrChange w:id="5989" w:author="The Si Tran" w:date="2012-12-14T06:08:00Z">
          <w:pPr>
            <w:pStyle w:val="ListParagraph"/>
            <w:spacing w:after="0" w:line="360" w:lineRule="auto"/>
            <w:ind w:left="0"/>
          </w:pPr>
        </w:pPrChange>
      </w:pPr>
      <m:oMathPara>
        <m:oMath>
          <m:acc>
            <m:accPr>
              <m:chr m:val="⃗"/>
              <m:ctrlPr>
                <w:ins w:id="5990" w:author="The Si Tran" w:date="2012-12-06T02:26:00Z">
                  <w:rPr>
                    <w:rFonts w:ascii="Cambria Math" w:hAnsi="Cambria Math"/>
                    <w:i/>
                  </w:rPr>
                </w:ins>
              </m:ctrlPr>
            </m:accPr>
            <m:e>
              <w:ins w:id="5991" w:author="The Si Tran" w:date="2012-12-06T02:26:00Z">
                <m:r>
                  <w:rPr>
                    <w:rFonts w:ascii="Cambria Math" w:hAnsi="Cambria Math"/>
                  </w:rPr>
                  <m:t>w</m:t>
                </m:r>
              </w:ins>
            </m:e>
          </m:acc>
          <w:ins w:id="5992" w:author="The Si Tran" w:date="2012-12-06T02:26:00Z">
            <m:r>
              <w:rPr>
                <w:rFonts w:ascii="Cambria Math" w:hAnsi="Cambria Math"/>
              </w:rPr>
              <m:t>←</m:t>
            </m:r>
          </w:ins>
          <m:acc>
            <m:accPr>
              <m:chr m:val="⃗"/>
              <m:ctrlPr>
                <w:ins w:id="5993" w:author="The Si Tran" w:date="2012-12-06T02:26:00Z">
                  <w:rPr>
                    <w:rFonts w:ascii="Cambria Math" w:hAnsi="Cambria Math"/>
                    <w:i/>
                  </w:rPr>
                </w:ins>
              </m:ctrlPr>
            </m:accPr>
            <m:e>
              <w:ins w:id="5994" w:author="The Si Tran" w:date="2012-12-06T02:26:00Z">
                <m:r>
                  <w:rPr>
                    <w:rFonts w:ascii="Cambria Math" w:hAnsi="Cambria Math"/>
                  </w:rPr>
                  <m:t>w</m:t>
                </m:r>
              </w:ins>
            </m:e>
          </m:acc>
          <w:ins w:id="5995" w:author="The Si Tran" w:date="2012-12-06T02:27:00Z">
            <m:r>
              <w:rPr>
                <w:rFonts w:ascii="Cambria Math" w:hAnsi="Cambria Math"/>
              </w:rPr>
              <m:t>+</m:t>
            </m:r>
          </w:ins>
          <m:acc>
            <m:accPr>
              <m:chr m:val="⃗"/>
              <m:ctrlPr>
                <w:ins w:id="5996" w:author="The Si Tran" w:date="2012-12-06T02:27:00Z">
                  <w:rPr>
                    <w:rFonts w:ascii="Cambria Math" w:hAnsi="Cambria Math"/>
                    <w:i/>
                  </w:rPr>
                </w:ins>
              </m:ctrlPr>
            </m:accPr>
            <m:e>
              <w:ins w:id="5997"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5998" w:author="The Si Tran" w:date="2012-12-06T02:29:00Z"/>
          <w:rFonts w:ascii="Times New Roman" w:hAnsi="Times New Roman"/>
          <w:sz w:val="26"/>
          <w:szCs w:val="26"/>
        </w:rPr>
      </w:pPr>
      <w:ins w:id="5999" w:author="The Si Tran" w:date="2012-12-06T02:28:00Z">
        <m:oMathPara>
          <m:oMath>
            <m:r>
              <w:rPr>
                <w:rFonts w:ascii="Cambria Math" w:hAnsi="Cambria Math"/>
                <w:sz w:val="26"/>
                <w:szCs w:val="26"/>
              </w:rPr>
              <m:t>∆</m:t>
            </m:r>
          </m:oMath>
        </m:oMathPara>
      </w:ins>
      <m:oMathPara>
        <m:oMath>
          <m:acc>
            <m:accPr>
              <m:chr m:val="⃗"/>
              <m:ctrlPr>
                <w:ins w:id="6000" w:author="The Si Tran" w:date="2012-12-06T02:27:00Z">
                  <w:rPr>
                    <w:rFonts w:ascii="Cambria Math" w:hAnsi="Cambria Math"/>
                    <w:i/>
                    <w:sz w:val="26"/>
                    <w:szCs w:val="26"/>
                  </w:rPr>
                </w:ins>
              </m:ctrlPr>
            </m:accPr>
            <m:e>
              <w:ins w:id="6001" w:author="The Si Tran" w:date="2012-12-06T02:28:00Z">
                <m:r>
                  <w:rPr>
                    <w:rFonts w:ascii="Cambria Math" w:hAnsi="Cambria Math"/>
                    <w:sz w:val="26"/>
                    <w:szCs w:val="26"/>
                  </w:rPr>
                  <m:t>w</m:t>
                </m:r>
              </w:ins>
            </m:e>
          </m:acc>
          <w:ins w:id="6002"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003" w:author="The Si Tran" w:date="2012-12-06T02:28:00Z">
                  <w:rPr>
                    <w:rFonts w:ascii="Cambria Math" w:hAnsi="Cambria Math"/>
                    <w:i/>
                    <w:sz w:val="26"/>
                    <w:szCs w:val="26"/>
                  </w:rPr>
                </w:ins>
              </m:ctrlPr>
            </m:accPr>
            <m:e>
              <w:ins w:id="6004" w:author="The Si Tran" w:date="2012-12-06T02:28:00Z">
                <m:r>
                  <w:rPr>
                    <w:rFonts w:ascii="Cambria Math" w:hAnsi="Cambria Math"/>
                    <w:sz w:val="26"/>
                    <w:szCs w:val="26"/>
                  </w:rPr>
                  <m:t>w</m:t>
                </m:r>
              </w:ins>
            </m:e>
          </m:acc>
          <w:ins w:id="6005"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006" w:author="The Si Tran" w:date="2012-12-06T02:29:00Z"/>
          <w:rFonts w:ascii="Times New Roman" w:hAnsi="Times New Roman"/>
          <w:sz w:val="26"/>
          <w:szCs w:val="26"/>
        </w:rPr>
      </w:pPr>
      <w:del w:id="6007"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008" w:author="Unknown">
              <w:rPr>
                <w:noProof/>
              </w:rPr>
            </w:rPrChange>
          </w:rPr>
          <w:drawing>
            <wp:inline distT="0" distB="0" distL="0" distR="0" wp14:anchorId="2CC852DC" wp14:editId="37EF09D7">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009"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010" w:author="The Si Tran" w:date="2012-12-06T02:29:00Z"/>
          <w:rFonts w:ascii="Times New Roman" w:hAnsi="Times New Roman"/>
          <w:sz w:val="26"/>
          <w:szCs w:val="26"/>
        </w:rPr>
      </w:pPr>
      <w:del w:id="6011"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012" w:author="The Si Tran" w:date="2012-12-06T02:29:00Z">
        <w:r w:rsidRPr="002B1464" w:rsidDel="004D3F55">
          <w:rPr>
            <w:rFonts w:ascii="Times New Roman" w:hAnsi="Times New Roman"/>
            <w:noProof/>
            <w:sz w:val="26"/>
            <w:szCs w:val="26"/>
            <w:rPrChange w:id="6013" w:author="Unknown">
              <w:rPr>
                <w:noProof/>
              </w:rPr>
            </w:rPrChange>
          </w:rPr>
          <w:drawing>
            <wp:inline distT="0" distB="0" distL="0" distR="0" wp14:anchorId="02B5E461" wp14:editId="685945DC">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014"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537CF3">
      <w:pPr>
        <w:pStyle w:val="EquationIndex"/>
        <w:rPr>
          <w:ins w:id="6015" w:author="The Si Tran" w:date="2012-12-06T02:30:00Z"/>
        </w:rPr>
        <w:pPrChange w:id="6016" w:author="The Si Tran" w:date="2012-12-15T08:05:00Z">
          <w:pPr>
            <w:ind w:left="1440"/>
          </w:pPr>
        </w:pPrChange>
      </w:pPr>
      <m:oMathPara>
        <m:oMath>
          <m:sSub>
            <m:sSubPr>
              <m:ctrlPr>
                <w:ins w:id="6017" w:author="The Si Tran" w:date="2012-12-06T02:30:00Z">
                  <w:rPr>
                    <w:rFonts w:ascii="Cambria Math" w:hAnsi="Cambria Math"/>
                  </w:rPr>
                </w:ins>
              </m:ctrlPr>
            </m:sSubPr>
            <m:e>
              <w:ins w:id="6018" w:author="The Si Tran" w:date="2012-12-06T02:30:00Z">
                <m:r>
                  <w:rPr>
                    <w:rFonts w:ascii="Cambria Math" w:hAnsi="Cambria Math"/>
                  </w:rPr>
                  <m:t>w</m:t>
                </m:r>
              </w:ins>
            </m:e>
            <m:sub>
              <w:ins w:id="6019" w:author="The Si Tran" w:date="2012-12-06T02:30:00Z">
                <m:r>
                  <w:rPr>
                    <w:rFonts w:ascii="Cambria Math" w:hAnsi="Cambria Math"/>
                  </w:rPr>
                  <m:t>i</m:t>
                </m:r>
              </w:ins>
            </m:sub>
          </m:sSub>
          <w:ins w:id="6020" w:author="The Si Tran" w:date="2012-12-06T02:30:00Z">
            <m:r>
              <m:rPr>
                <m:sty m:val="p"/>
              </m:rPr>
              <w:rPr>
                <w:rFonts w:ascii="Cambria Math" w:hAnsi="Cambria Math"/>
              </w:rPr>
              <m:t>←</m:t>
            </m:r>
          </w:ins>
          <m:sSub>
            <m:sSubPr>
              <m:ctrlPr>
                <w:ins w:id="6021" w:author="The Si Tran" w:date="2012-12-06T02:30:00Z">
                  <w:rPr>
                    <w:rFonts w:ascii="Cambria Math" w:hAnsi="Cambria Math"/>
                  </w:rPr>
                </w:ins>
              </m:ctrlPr>
            </m:sSubPr>
            <m:e>
              <w:ins w:id="6022" w:author="The Si Tran" w:date="2012-12-06T02:30:00Z">
                <m:r>
                  <w:rPr>
                    <w:rFonts w:ascii="Cambria Math" w:hAnsi="Cambria Math"/>
                  </w:rPr>
                  <m:t>w</m:t>
                </m:r>
              </w:ins>
            </m:e>
            <m:sub>
              <w:ins w:id="6023" w:author="The Si Tran" w:date="2012-12-06T02:30:00Z">
                <m:r>
                  <w:rPr>
                    <w:rFonts w:ascii="Cambria Math" w:hAnsi="Cambria Math"/>
                  </w:rPr>
                  <m:t>i</m:t>
                </m:r>
              </w:ins>
            </m:sub>
          </m:sSub>
          <w:ins w:id="6024" w:author="The Si Tran" w:date="2012-12-06T02:30:00Z">
            <m:r>
              <m:rPr>
                <m:sty m:val="p"/>
              </m:rPr>
              <w:rPr>
                <w:rFonts w:ascii="Cambria Math" w:hAnsi="Cambria Math"/>
              </w:rPr>
              <m:t>+</m:t>
            </m:r>
          </w:ins>
          <m:sSub>
            <m:sSubPr>
              <m:ctrlPr>
                <w:ins w:id="6025" w:author="The Si Tran" w:date="2012-12-06T02:30:00Z">
                  <w:rPr>
                    <w:rFonts w:ascii="Cambria Math" w:hAnsi="Cambria Math"/>
                  </w:rPr>
                </w:ins>
              </m:ctrlPr>
            </m:sSubPr>
            <m:e>
              <w:ins w:id="6026" w:author="The Si Tran" w:date="2012-12-06T02:30:00Z">
                <m:r>
                  <m:rPr>
                    <m:sty m:val="p"/>
                  </m:rPr>
                  <w:rPr>
                    <w:rFonts w:ascii="Cambria Math" w:hAnsi="Cambria Math"/>
                  </w:rPr>
                  <m:t>∆</m:t>
                </m:r>
                <m:r>
                  <w:rPr>
                    <w:rFonts w:ascii="Cambria Math" w:hAnsi="Cambria Math"/>
                  </w:rPr>
                  <m:t>w</m:t>
                </m:r>
              </w:ins>
            </m:e>
            <m:sub>
              <w:ins w:id="6027" w:author="The Si Tran" w:date="2012-12-06T02:30:00Z">
                <m:r>
                  <w:rPr>
                    <w:rFonts w:ascii="Cambria Math" w:hAnsi="Cambria Math"/>
                  </w:rPr>
                  <m:t>i</m:t>
                </m:r>
              </w:ins>
            </m:sub>
          </m:sSub>
        </m:oMath>
      </m:oMathPara>
    </w:p>
    <w:p w14:paraId="14A84423" w14:textId="77777777" w:rsidR="004D3F55" w:rsidRPr="00097101" w:rsidRDefault="00537CF3">
      <w:pPr>
        <w:pStyle w:val="EquationIndex"/>
        <w:rPr>
          <w:ins w:id="6028" w:author="The Si Tran" w:date="2012-12-06T02:30:00Z"/>
        </w:rPr>
        <w:pPrChange w:id="6029" w:author="The Si Tran" w:date="2012-12-15T08:05:00Z">
          <w:pPr>
            <w:ind w:left="1440"/>
          </w:pPr>
        </w:pPrChange>
      </w:pPr>
      <m:oMathPara>
        <m:oMath>
          <m:sSub>
            <m:sSubPr>
              <m:ctrlPr>
                <w:ins w:id="6030" w:author="The Si Tran" w:date="2012-12-06T02:30:00Z">
                  <w:rPr>
                    <w:rFonts w:ascii="Cambria Math" w:hAnsi="Cambria Math"/>
                  </w:rPr>
                </w:ins>
              </m:ctrlPr>
            </m:sSubPr>
            <m:e>
              <w:ins w:id="6031" w:author="The Si Tran" w:date="2012-12-06T02:30:00Z">
                <m:r>
                  <m:rPr>
                    <m:sty m:val="p"/>
                  </m:rPr>
                  <w:rPr>
                    <w:rFonts w:ascii="Cambria Math" w:hAnsi="Cambria Math"/>
                  </w:rPr>
                  <m:t>∆</m:t>
                </m:r>
                <m:r>
                  <w:rPr>
                    <w:rFonts w:ascii="Cambria Math" w:hAnsi="Cambria Math"/>
                  </w:rPr>
                  <m:t>w</m:t>
                </m:r>
              </w:ins>
            </m:e>
            <m:sub>
              <w:ins w:id="6032" w:author="The Si Tran" w:date="2012-12-06T02:30:00Z">
                <m:r>
                  <w:rPr>
                    <w:rFonts w:ascii="Cambria Math" w:hAnsi="Cambria Math"/>
                  </w:rPr>
                  <m:t>i</m:t>
                </m:r>
              </w:ins>
            </m:sub>
          </m:sSub>
          <w:ins w:id="6033" w:author="The Si Tran" w:date="2012-12-06T02:30:00Z">
            <m:r>
              <m:rPr>
                <m:sty m:val="p"/>
              </m:rPr>
              <w:rPr>
                <w:rFonts w:ascii="Cambria Math" w:hAnsi="Cambria Math"/>
              </w:rPr>
              <m:t>=-</m:t>
            </m:r>
            <m:r>
              <w:rPr>
                <w:rFonts w:ascii="Cambria Math" w:hAnsi="Cambria Math"/>
              </w:rPr>
              <m:t>η</m:t>
            </m:r>
          </w:ins>
          <m:f>
            <m:fPr>
              <m:ctrlPr>
                <w:ins w:id="6034" w:author="The Si Tran" w:date="2012-12-06T02:30:00Z">
                  <w:rPr>
                    <w:rFonts w:ascii="Cambria Math" w:hAnsi="Cambria Math"/>
                  </w:rPr>
                </w:ins>
              </m:ctrlPr>
            </m:fPr>
            <m:num>
              <w:ins w:id="6035" w:author="The Si Tran" w:date="2012-12-06T02:30:00Z">
                <m:r>
                  <w:rPr>
                    <w:rFonts w:ascii="Cambria Math" w:hAnsi="Cambria Math"/>
                  </w:rPr>
                  <m:t>∂E</m:t>
                </m:r>
              </w:ins>
            </m:num>
            <m:den>
              <w:ins w:id="6036" w:author="The Si Tran" w:date="2012-12-06T02:30:00Z">
                <m:r>
                  <w:rPr>
                    <w:rFonts w:ascii="Cambria Math" w:hAnsi="Cambria Math"/>
                  </w:rPr>
                  <m:t>∂</m:t>
                </m:r>
              </w:ins>
              <m:sSub>
                <m:sSubPr>
                  <m:ctrlPr>
                    <w:ins w:id="6037" w:author="The Si Tran" w:date="2012-12-06T02:30:00Z">
                      <w:rPr>
                        <w:rFonts w:ascii="Cambria Math" w:hAnsi="Cambria Math"/>
                      </w:rPr>
                    </w:ins>
                  </m:ctrlPr>
                </m:sSubPr>
                <m:e>
                  <w:ins w:id="6038" w:author="The Si Tran" w:date="2012-12-06T02:31:00Z">
                    <m:r>
                      <w:rPr>
                        <w:rFonts w:ascii="Cambria Math" w:hAnsi="Cambria Math"/>
                      </w:rPr>
                      <m:t>w</m:t>
                    </m:r>
                  </w:ins>
                </m:e>
                <m:sub>
                  <w:ins w:id="6039"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040"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041" w:author="The Si Tran" w:date="2012-12-06T02:31:00Z"/>
          <w:rFonts w:ascii="Times New Roman" w:hAnsi="Times New Roman"/>
          <w:sz w:val="26"/>
          <w:szCs w:val="26"/>
        </w:rPr>
      </w:pPr>
      <w:del w:id="6042"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6043" w:author="Unknown">
              <w:rPr>
                <w:noProof/>
              </w:rPr>
            </w:rPrChange>
          </w:rPr>
          <w:drawing>
            <wp:inline distT="0" distB="0" distL="0" distR="0" wp14:anchorId="052A4D62" wp14:editId="43D9F113">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044"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045" w:author="Unknown">
              <w:rPr>
                <w:noProof/>
              </w:rPr>
            </w:rPrChange>
          </w:rPr>
          <w:drawing>
            <wp:inline distT="0" distB="0" distL="0" distR="0" wp14:anchorId="4070E0B0" wp14:editId="1B022BD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14:anchorId="5978921C" wp14:editId="3D579019">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38644B3F" w14:textId="77777777" w:rsidR="0088753F" w:rsidRPr="0049233F" w:rsidRDefault="0088753F">
      <w:pPr>
        <w:pStyle w:val="Hinh"/>
        <w:pPrChange w:id="6046" w:author="The Si Tran" w:date="2012-12-11T23:36:00Z">
          <w:pPr>
            <w:pStyle w:val="Caption"/>
          </w:pPr>
        </w:pPrChange>
      </w:pPr>
      <w:r w:rsidRPr="0049233F">
        <w:t xml:space="preserve">                                   </w:t>
      </w:r>
      <w:r w:rsidRPr="0049233F">
        <w:tab/>
        <w:t xml:space="preserve"> </w:t>
      </w:r>
      <w:bookmarkStart w:id="6047" w:name="_Toc327348215"/>
      <w:bookmarkStart w:id="6048" w:name="_Toc343029965"/>
      <w:bookmarkStart w:id="6049" w:name="_Toc343415610"/>
      <w:r w:rsidRPr="0049233F">
        <w:t>Hình</w:t>
      </w:r>
      <w:ins w:id="6050" w:author="The Si Tran" w:date="2012-12-11T23:35:00Z">
        <w:r w:rsidR="003E4F58">
          <w:t xml:space="preserve"> 4.6</w:t>
        </w:r>
      </w:ins>
      <w:del w:id="6051"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6052"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6053"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6054" w:author="The Si Tran" w:date="2012-12-11T23:36:00Z">
            <w:rPr/>
          </w:rPrChange>
        </w:rPr>
        <w:t>Hàm lỗi của một đơn vị tuyến tính</w:t>
      </w:r>
      <w:bookmarkEnd w:id="6047"/>
      <w:bookmarkEnd w:id="6048"/>
      <w:bookmarkEnd w:id="6049"/>
    </w:p>
    <w:p w14:paraId="7AA782D4" w14:textId="77777777" w:rsidR="0088753F" w:rsidRPr="0049233F" w:rsidRDefault="0088753F" w:rsidP="0088753F">
      <w:pPr>
        <w:spacing w:before="0"/>
        <w:rPr>
          <w:szCs w:val="26"/>
        </w:rPr>
      </w:pPr>
    </w:p>
    <w:p w14:paraId="07530225" w14:textId="2953EADE" w:rsidR="0088753F" w:rsidRDefault="002972CB" w:rsidP="0088753F">
      <w:pPr>
        <w:spacing w:before="0"/>
        <w:rPr>
          <w:ins w:id="6055" w:author="The Si Tran" w:date="2012-12-06T02:32:00Z"/>
          <w:szCs w:val="26"/>
        </w:rPr>
      </w:pPr>
      <w:ins w:id="6056" w:author="The Si Tran" w:date="2012-12-06T02:42:00Z">
        <w:r w:rsidRPr="008E61D1">
          <w:rPr>
            <w:noProof/>
            <w:szCs w:val="26"/>
            <w:rPrChange w:id="6057" w:author="Unknown">
              <w:rPr>
                <w:b/>
                <w:bCs/>
                <w:noProof/>
                <w:sz w:val="20"/>
                <w:szCs w:val="20"/>
              </w:rPr>
            </w:rPrChange>
          </w:rPr>
          <mc:AlternateContent>
            <mc:Choice Requires="wps">
              <w:drawing>
                <wp:anchor distT="0" distB="0" distL="114300" distR="114300" simplePos="0" relativeHeight="251612160" behindDoc="0" locked="0" layoutInCell="1" allowOverlap="1" wp14:anchorId="2B2D4F3C" wp14:editId="633FD823">
                  <wp:simplePos x="0" y="0"/>
                  <wp:positionH relativeFrom="column">
                    <wp:posOffset>5183505</wp:posOffset>
                  </wp:positionH>
                  <wp:positionV relativeFrom="paragraph">
                    <wp:posOffset>1370965</wp:posOffset>
                  </wp:positionV>
                  <wp:extent cx="574055" cy="3619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537CF3" w:rsidRDefault="00537CF3">
                              <w:pPr>
                                <w:pStyle w:val="EquationIndex"/>
                                <w:pPrChange w:id="6058" w:author="The Si Tran" w:date="2012-12-16T08:23:00Z">
                                  <w:pPr/>
                                </w:pPrChange>
                              </w:pPr>
                              <w:ins w:id="6059"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91" type="#_x0000_t202" style="position:absolute;left:0;text-align:left;margin-left:408.15pt;margin-top:107.95pt;width:45.2pt;height:28.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zY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" fillcolor="white [3201]" stroked="f" strokeweight=".5pt">
                  <v:textbox>
                    <w:txbxContent>
                      <w:p w14:paraId="69EB1AF7" w14:textId="403282D5" w:rsidR="00537CF3" w:rsidRDefault="00537CF3">
                        <w:pPr>
                          <w:pStyle w:val="EquationIndex"/>
                          <w:pPrChange w:id="6060" w:author="The Si Tran" w:date="2012-12-16T08:23:00Z">
                            <w:pPr/>
                          </w:pPrChange>
                        </w:pPr>
                        <w:ins w:id="6061" w:author="The Si Tran" w:date="2012-12-06T02:41:00Z">
                          <w:r>
                            <w:t>(4.1)</w:t>
                          </w:r>
                        </w:ins>
                      </w:p>
                    </w:txbxContent>
                  </v:textbox>
                </v:shape>
              </w:pict>
            </mc:Fallback>
          </mc:AlternateContent>
        </w:r>
      </w:ins>
      <w:del w:id="6062" w:author="The Si Tran" w:date="2012-12-14T06:12:00Z">
        <w:r w:rsidR="0088753F" w:rsidRPr="0049233F" w:rsidDel="0008713C">
          <w:rPr>
            <w:szCs w:val="26"/>
          </w:rPr>
          <w:delText>Để  thực</w:delText>
        </w:r>
      </w:del>
      <w:ins w:id="6063" w:author="The Si Tran" w:date="2012-12-14T06:12:00Z">
        <w:r w:rsidR="0008713C" w:rsidRPr="0049233F">
          <w:rPr>
            <w:szCs w:val="26"/>
          </w:rPr>
          <w:t>Để thực</w:t>
        </w:r>
      </w:ins>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2972CB" w:rsidRDefault="00537CF3" w:rsidP="0088753F">
      <w:pPr>
        <w:spacing w:before="0"/>
        <w:rPr>
          <w:ins w:id="6064" w:author="The Si Tran" w:date="2012-12-06T02:42:00Z"/>
          <w:szCs w:val="26"/>
          <w:rPrChange w:id="6065" w:author="The Si Tran" w:date="2012-12-06T02:42:00Z">
            <w:rPr>
              <w:ins w:id="6066" w:author="The Si Tran" w:date="2012-12-06T02:42:00Z"/>
              <w:rFonts w:ascii="Cambria Math" w:hAnsi="Cambria Math"/>
              <w:i/>
              <w:szCs w:val="26"/>
            </w:rPr>
          </w:rPrChange>
        </w:rPr>
      </w:pPr>
      <m:oMathPara>
        <m:oMath>
          <m:f>
            <m:fPr>
              <m:ctrlPr>
                <w:ins w:id="6067" w:author="The Si Tran" w:date="2012-12-06T02:32:00Z">
                  <w:rPr>
                    <w:rFonts w:ascii="Cambria Math" w:hAnsi="Cambria Math"/>
                    <w:i/>
                    <w:szCs w:val="26"/>
                  </w:rPr>
                </w:ins>
              </m:ctrlPr>
            </m:fPr>
            <m:num>
              <w:ins w:id="6068" w:author="The Si Tran" w:date="2012-12-06T02:32:00Z">
                <m:r>
                  <w:rPr>
                    <w:rFonts w:ascii="Cambria Math" w:hAnsi="Cambria Math"/>
                    <w:szCs w:val="26"/>
                  </w:rPr>
                  <m:t>∂E</m:t>
                </m:r>
              </w:ins>
            </m:num>
            <m:den>
              <w:ins w:id="6069" w:author="The Si Tran" w:date="2012-12-06T02:32:00Z">
                <m:r>
                  <w:rPr>
                    <w:rFonts w:ascii="Cambria Math" w:hAnsi="Cambria Math"/>
                    <w:szCs w:val="26"/>
                  </w:rPr>
                  <m:t>∂</m:t>
                </m:r>
              </w:ins>
              <m:sSub>
                <m:sSubPr>
                  <m:ctrlPr>
                    <w:ins w:id="6070" w:author="The Si Tran" w:date="2012-12-06T02:32:00Z">
                      <w:rPr>
                        <w:rFonts w:ascii="Cambria Math" w:hAnsi="Cambria Math"/>
                        <w:i/>
                        <w:szCs w:val="26"/>
                      </w:rPr>
                    </w:ins>
                  </m:ctrlPr>
                </m:sSubPr>
                <m:e>
                  <w:ins w:id="6071" w:author="The Si Tran" w:date="2012-12-06T02:32:00Z">
                    <m:r>
                      <w:rPr>
                        <w:rFonts w:ascii="Cambria Math" w:hAnsi="Cambria Math"/>
                        <w:szCs w:val="26"/>
                      </w:rPr>
                      <m:t>w</m:t>
                    </m:r>
                  </w:ins>
                </m:e>
                <m:sub>
                  <w:ins w:id="6072" w:author="The Si Tran" w:date="2012-12-06T02:32:00Z">
                    <m:r>
                      <w:rPr>
                        <w:rFonts w:ascii="Cambria Math" w:hAnsi="Cambria Math"/>
                        <w:szCs w:val="26"/>
                      </w:rPr>
                      <m:t>i</m:t>
                    </m:r>
                  </w:ins>
                </m:sub>
              </m:sSub>
            </m:den>
          </m:f>
          <w:ins w:id="6073" w:author="The Si Tran" w:date="2012-12-06T02:32:00Z">
            <m:r>
              <w:rPr>
                <w:rFonts w:ascii="Cambria Math" w:hAnsi="Cambria Math"/>
                <w:szCs w:val="26"/>
              </w:rPr>
              <m:t>=</m:t>
            </m:r>
          </w:ins>
          <m:f>
            <m:fPr>
              <m:ctrlPr>
                <w:ins w:id="6074" w:author="The Si Tran" w:date="2012-12-06T02:32:00Z">
                  <w:rPr>
                    <w:rFonts w:ascii="Cambria Math" w:hAnsi="Cambria Math"/>
                    <w:i/>
                    <w:szCs w:val="26"/>
                  </w:rPr>
                </w:ins>
              </m:ctrlPr>
            </m:fPr>
            <m:num>
              <w:ins w:id="6075" w:author="The Si Tran" w:date="2012-12-06T02:33:00Z">
                <m:r>
                  <w:rPr>
                    <w:rFonts w:ascii="Cambria Math" w:hAnsi="Cambria Math"/>
                    <w:szCs w:val="26"/>
                  </w:rPr>
                  <m:t>∂</m:t>
                </m:r>
              </w:ins>
            </m:num>
            <m:den>
              <w:ins w:id="6076" w:author="The Si Tran" w:date="2012-12-06T02:33:00Z">
                <m:r>
                  <w:rPr>
                    <w:rFonts w:ascii="Cambria Math" w:hAnsi="Cambria Math"/>
                    <w:szCs w:val="26"/>
                  </w:rPr>
                  <m:t>∂</m:t>
                </m:r>
              </w:ins>
              <m:sSub>
                <m:sSubPr>
                  <m:ctrlPr>
                    <w:ins w:id="6077" w:author="The Si Tran" w:date="2012-12-06T02:33:00Z">
                      <w:rPr>
                        <w:rFonts w:ascii="Cambria Math" w:hAnsi="Cambria Math"/>
                        <w:i/>
                        <w:szCs w:val="26"/>
                      </w:rPr>
                    </w:ins>
                  </m:ctrlPr>
                </m:sSubPr>
                <m:e>
                  <w:ins w:id="6078" w:author="The Si Tran" w:date="2012-12-06T02:33:00Z">
                    <m:r>
                      <w:rPr>
                        <w:rFonts w:ascii="Cambria Math" w:hAnsi="Cambria Math"/>
                        <w:szCs w:val="26"/>
                      </w:rPr>
                      <m:t>w</m:t>
                    </m:r>
                  </w:ins>
                </m:e>
                <m:sub>
                  <w:ins w:id="6079" w:author="The Si Tran" w:date="2012-12-06T02:33:00Z">
                    <m:r>
                      <w:rPr>
                        <w:rFonts w:ascii="Cambria Math" w:hAnsi="Cambria Math"/>
                        <w:szCs w:val="26"/>
                      </w:rPr>
                      <m:t>i</m:t>
                    </m:r>
                  </w:ins>
                </m:sub>
              </m:sSub>
            </m:den>
          </m:f>
          <m:f>
            <m:fPr>
              <m:ctrlPr>
                <w:ins w:id="6080" w:author="The Si Tran" w:date="2012-12-06T02:33:00Z">
                  <w:rPr>
                    <w:rFonts w:ascii="Cambria Math" w:hAnsi="Cambria Math"/>
                    <w:i/>
                    <w:szCs w:val="26"/>
                  </w:rPr>
                </w:ins>
              </m:ctrlPr>
            </m:fPr>
            <m:num>
              <w:ins w:id="6081" w:author="The Si Tran" w:date="2012-12-06T02:33:00Z">
                <m:r>
                  <w:rPr>
                    <w:rFonts w:ascii="Cambria Math" w:hAnsi="Cambria Math"/>
                    <w:szCs w:val="26"/>
                  </w:rPr>
                  <m:t>1</m:t>
                </m:r>
              </w:ins>
            </m:num>
            <m:den>
              <w:ins w:id="6082" w:author="The Si Tran" w:date="2012-12-06T02:33:00Z">
                <m:r>
                  <w:rPr>
                    <w:rFonts w:ascii="Cambria Math" w:hAnsi="Cambria Math"/>
                    <w:szCs w:val="26"/>
                  </w:rPr>
                  <m:t>2</m:t>
                </m:r>
              </w:ins>
            </m:den>
          </m:f>
          <m:nary>
            <m:naryPr>
              <m:chr m:val="∑"/>
              <m:limLoc m:val="subSup"/>
              <m:supHide m:val="1"/>
              <m:ctrlPr>
                <w:ins w:id="6083" w:author="The Si Tran" w:date="2012-12-06T02:33:00Z">
                  <w:rPr>
                    <w:rFonts w:ascii="Cambria Math" w:hAnsi="Cambria Math"/>
                    <w:i/>
                    <w:szCs w:val="26"/>
                  </w:rPr>
                </w:ins>
              </m:ctrlPr>
            </m:naryPr>
            <m:sub>
              <w:ins w:id="6084" w:author="The Si Tran" w:date="2012-12-06T02:33:00Z">
                <m:r>
                  <w:rPr>
                    <w:rFonts w:ascii="Cambria Math" w:hAnsi="Cambria Math"/>
                    <w:szCs w:val="26"/>
                  </w:rPr>
                  <m:t>d∈D</m:t>
                </m:r>
              </w:ins>
            </m:sub>
            <m:sup/>
            <m:e>
              <m:sSup>
                <m:sSupPr>
                  <m:ctrlPr>
                    <w:ins w:id="6085" w:author="The Si Tran" w:date="2012-12-06T02:33:00Z">
                      <w:rPr>
                        <w:rFonts w:ascii="Cambria Math" w:hAnsi="Cambria Math"/>
                        <w:i/>
                        <w:szCs w:val="26"/>
                      </w:rPr>
                    </w:ins>
                  </m:ctrlPr>
                </m:sSupPr>
                <m:e>
                  <m:d>
                    <m:dPr>
                      <m:ctrlPr>
                        <w:ins w:id="6086" w:author="The Si Tran" w:date="2012-12-06T02:33:00Z">
                          <w:rPr>
                            <w:rFonts w:ascii="Cambria Math" w:hAnsi="Cambria Math"/>
                            <w:i/>
                            <w:szCs w:val="26"/>
                          </w:rPr>
                        </w:ins>
                      </m:ctrlPr>
                    </m:dPr>
                    <m:e>
                      <m:sSub>
                        <m:sSubPr>
                          <m:ctrlPr>
                            <w:ins w:id="6087" w:author="The Si Tran" w:date="2012-12-06T02:33:00Z">
                              <w:rPr>
                                <w:rFonts w:ascii="Cambria Math" w:hAnsi="Cambria Math"/>
                                <w:i/>
                                <w:szCs w:val="26"/>
                              </w:rPr>
                            </w:ins>
                          </m:ctrlPr>
                        </m:sSubPr>
                        <m:e>
                          <w:ins w:id="6088" w:author="The Si Tran" w:date="2012-12-06T02:33:00Z">
                            <m:r>
                              <w:rPr>
                                <w:rFonts w:ascii="Cambria Math" w:hAnsi="Cambria Math"/>
                                <w:szCs w:val="26"/>
                              </w:rPr>
                              <m:t>t</m:t>
                            </m:r>
                          </w:ins>
                        </m:e>
                        <m:sub>
                          <w:ins w:id="6089" w:author="The Si Tran" w:date="2012-12-06T02:33:00Z">
                            <m:r>
                              <w:rPr>
                                <w:rFonts w:ascii="Cambria Math" w:hAnsi="Cambria Math"/>
                                <w:szCs w:val="26"/>
                              </w:rPr>
                              <m:t>d</m:t>
                            </m:r>
                          </w:ins>
                        </m:sub>
                      </m:sSub>
                      <w:ins w:id="6090" w:author="The Si Tran" w:date="2012-12-06T02:33:00Z">
                        <m:r>
                          <w:rPr>
                            <w:rFonts w:ascii="Cambria Math" w:hAnsi="Cambria Math"/>
                            <w:szCs w:val="26"/>
                          </w:rPr>
                          <m:t>-</m:t>
                        </m:r>
                      </w:ins>
                      <m:sSub>
                        <m:sSubPr>
                          <m:ctrlPr>
                            <w:ins w:id="6091" w:author="The Si Tran" w:date="2012-12-06T02:33:00Z">
                              <w:rPr>
                                <w:rFonts w:ascii="Cambria Math" w:hAnsi="Cambria Math"/>
                                <w:i/>
                                <w:szCs w:val="26"/>
                              </w:rPr>
                            </w:ins>
                          </m:ctrlPr>
                        </m:sSubPr>
                        <m:e>
                          <w:ins w:id="6092" w:author="The Si Tran" w:date="2012-12-06T02:34:00Z">
                            <m:r>
                              <w:rPr>
                                <w:rFonts w:ascii="Cambria Math" w:hAnsi="Cambria Math"/>
                                <w:szCs w:val="26"/>
                              </w:rPr>
                              <m:t>o</m:t>
                            </m:r>
                          </w:ins>
                        </m:e>
                        <m:sub>
                          <w:ins w:id="6093" w:author="The Si Tran" w:date="2012-12-06T02:34:00Z">
                            <m:r>
                              <w:rPr>
                                <w:rFonts w:ascii="Cambria Math" w:hAnsi="Cambria Math"/>
                                <w:szCs w:val="26"/>
                              </w:rPr>
                              <m:t>d</m:t>
                            </m:r>
                          </w:ins>
                        </m:sub>
                      </m:sSub>
                    </m:e>
                  </m:d>
                </m:e>
                <m:sup>
                  <w:ins w:id="6094" w:author="The Si Tran" w:date="2012-12-06T02:33:00Z">
                    <m:r>
                      <w:rPr>
                        <w:rFonts w:ascii="Cambria Math" w:hAnsi="Cambria Math"/>
                        <w:szCs w:val="26"/>
                      </w:rPr>
                      <m:t>2</m:t>
                    </m:r>
                  </w:ins>
                </m:sup>
              </m:sSup>
              <w:ins w:id="6095" w:author="The Si Tran" w:date="2012-12-06T02:34:00Z">
                <m:r>
                  <w:rPr>
                    <w:rFonts w:ascii="Cambria Math" w:hAnsi="Cambria Math"/>
                    <w:szCs w:val="26"/>
                  </w:rPr>
                  <m:t>=</m:t>
                </m:r>
              </w:ins>
              <m:f>
                <m:fPr>
                  <m:ctrlPr>
                    <w:ins w:id="6096" w:author="The Si Tran" w:date="2012-12-06T02:34:00Z">
                      <w:rPr>
                        <w:rFonts w:ascii="Cambria Math" w:hAnsi="Cambria Math"/>
                        <w:i/>
                        <w:szCs w:val="26"/>
                      </w:rPr>
                    </w:ins>
                  </m:ctrlPr>
                </m:fPr>
                <m:num>
                  <w:ins w:id="6097" w:author="The Si Tran" w:date="2012-12-06T02:34:00Z">
                    <m:r>
                      <w:rPr>
                        <w:rFonts w:ascii="Cambria Math" w:hAnsi="Cambria Math"/>
                        <w:szCs w:val="26"/>
                      </w:rPr>
                      <m:t>1</m:t>
                    </m:r>
                  </w:ins>
                </m:num>
                <m:den>
                  <w:ins w:id="6098" w:author="The Si Tran" w:date="2012-12-06T02:34:00Z">
                    <m:r>
                      <w:rPr>
                        <w:rFonts w:ascii="Cambria Math" w:hAnsi="Cambria Math"/>
                        <w:szCs w:val="26"/>
                      </w:rPr>
                      <m:t>2</m:t>
                    </m:r>
                  </w:ins>
                </m:den>
              </m:f>
            </m:e>
          </m:nary>
          <m:nary>
            <m:naryPr>
              <m:chr m:val="∑"/>
              <m:limLoc m:val="subSup"/>
              <m:supHide m:val="1"/>
              <m:ctrlPr>
                <w:ins w:id="6099" w:author="The Si Tran" w:date="2012-12-06T02:34:00Z">
                  <w:rPr>
                    <w:rFonts w:ascii="Cambria Math" w:hAnsi="Cambria Math"/>
                    <w:i/>
                    <w:szCs w:val="26"/>
                  </w:rPr>
                </w:ins>
              </m:ctrlPr>
            </m:naryPr>
            <m:sub>
              <w:ins w:id="6100" w:author="The Si Tran" w:date="2012-12-06T02:34:00Z">
                <m:r>
                  <w:rPr>
                    <w:rFonts w:ascii="Cambria Math" w:hAnsi="Cambria Math"/>
                    <w:szCs w:val="26"/>
                  </w:rPr>
                  <m:t>d∈D</m:t>
                </m:r>
              </w:ins>
            </m:sub>
            <m:sup/>
            <m:e>
              <m:f>
                <m:fPr>
                  <m:ctrlPr>
                    <w:ins w:id="6101" w:author="The Si Tran" w:date="2012-12-06T02:34:00Z">
                      <w:rPr>
                        <w:rFonts w:ascii="Cambria Math" w:hAnsi="Cambria Math"/>
                        <w:i/>
                        <w:szCs w:val="26"/>
                      </w:rPr>
                    </w:ins>
                  </m:ctrlPr>
                </m:fPr>
                <m:num>
                  <w:ins w:id="6102" w:author="The Si Tran" w:date="2012-12-06T02:35:00Z">
                    <m:r>
                      <w:rPr>
                        <w:rFonts w:ascii="Cambria Math" w:hAnsi="Cambria Math"/>
                        <w:szCs w:val="26"/>
                      </w:rPr>
                      <m:t>∂</m:t>
                    </m:r>
                  </w:ins>
                </m:num>
                <m:den>
                  <w:ins w:id="6103" w:author="The Si Tran" w:date="2012-12-06T02:35:00Z">
                    <m:r>
                      <w:rPr>
                        <w:rFonts w:ascii="Cambria Math" w:hAnsi="Cambria Math"/>
                        <w:szCs w:val="26"/>
                      </w:rPr>
                      <m:t>∂</m:t>
                    </m:r>
                  </w:ins>
                  <m:sSub>
                    <m:sSubPr>
                      <m:ctrlPr>
                        <w:ins w:id="6104" w:author="The Si Tran" w:date="2012-12-06T02:35:00Z">
                          <w:rPr>
                            <w:rFonts w:ascii="Cambria Math" w:hAnsi="Cambria Math"/>
                            <w:i/>
                            <w:szCs w:val="26"/>
                          </w:rPr>
                        </w:ins>
                      </m:ctrlPr>
                    </m:sSubPr>
                    <m:e>
                      <w:ins w:id="6105" w:author="The Si Tran" w:date="2012-12-06T02:35:00Z">
                        <m:r>
                          <w:rPr>
                            <w:rFonts w:ascii="Cambria Math" w:hAnsi="Cambria Math"/>
                            <w:szCs w:val="26"/>
                          </w:rPr>
                          <m:t>w</m:t>
                        </m:r>
                      </w:ins>
                    </m:e>
                    <m:sub>
                      <w:ins w:id="6106" w:author="The Si Tran" w:date="2012-12-06T02:35:00Z">
                        <m:r>
                          <w:rPr>
                            <w:rFonts w:ascii="Cambria Math" w:hAnsi="Cambria Math"/>
                            <w:szCs w:val="26"/>
                          </w:rPr>
                          <m:t>i</m:t>
                        </m:r>
                      </w:ins>
                    </m:sub>
                  </m:sSub>
                </m:den>
              </m:f>
            </m:e>
          </m:nary>
          <m:sSup>
            <m:sSupPr>
              <m:ctrlPr>
                <w:ins w:id="6107" w:author="The Si Tran" w:date="2012-12-06T02:35:00Z">
                  <w:rPr>
                    <w:rFonts w:ascii="Cambria Math" w:hAnsi="Cambria Math"/>
                    <w:i/>
                    <w:szCs w:val="26"/>
                  </w:rPr>
                </w:ins>
              </m:ctrlPr>
            </m:sSupPr>
            <m:e>
              <m:d>
                <m:dPr>
                  <m:ctrlPr>
                    <w:ins w:id="6108" w:author="The Si Tran" w:date="2012-12-06T02:35:00Z">
                      <w:rPr>
                        <w:rFonts w:ascii="Cambria Math" w:hAnsi="Cambria Math"/>
                        <w:i/>
                        <w:szCs w:val="26"/>
                      </w:rPr>
                    </w:ins>
                  </m:ctrlPr>
                </m:dPr>
                <m:e>
                  <m:sSub>
                    <m:sSubPr>
                      <m:ctrlPr>
                        <w:ins w:id="6109" w:author="The Si Tran" w:date="2012-12-06T02:35:00Z">
                          <w:rPr>
                            <w:rFonts w:ascii="Cambria Math" w:hAnsi="Cambria Math"/>
                            <w:i/>
                            <w:szCs w:val="26"/>
                          </w:rPr>
                        </w:ins>
                      </m:ctrlPr>
                    </m:sSubPr>
                    <m:e>
                      <w:ins w:id="6110" w:author="The Si Tran" w:date="2012-12-06T02:35:00Z">
                        <m:r>
                          <w:rPr>
                            <w:rFonts w:ascii="Cambria Math" w:hAnsi="Cambria Math"/>
                            <w:szCs w:val="26"/>
                          </w:rPr>
                          <m:t>t</m:t>
                        </m:r>
                      </w:ins>
                    </m:e>
                    <m:sub>
                      <w:ins w:id="6111" w:author="The Si Tran" w:date="2012-12-06T02:35:00Z">
                        <m:r>
                          <w:rPr>
                            <w:rFonts w:ascii="Cambria Math" w:hAnsi="Cambria Math"/>
                            <w:szCs w:val="26"/>
                          </w:rPr>
                          <m:t>d</m:t>
                        </m:r>
                      </w:ins>
                    </m:sub>
                  </m:sSub>
                  <w:ins w:id="6112" w:author="The Si Tran" w:date="2012-12-06T02:35:00Z">
                    <m:r>
                      <w:rPr>
                        <w:rFonts w:ascii="Cambria Math" w:hAnsi="Cambria Math"/>
                        <w:szCs w:val="26"/>
                      </w:rPr>
                      <m:t>-</m:t>
                    </m:r>
                  </w:ins>
                  <m:sSub>
                    <m:sSubPr>
                      <m:ctrlPr>
                        <w:ins w:id="6113" w:author="The Si Tran" w:date="2012-12-06T02:35:00Z">
                          <w:rPr>
                            <w:rFonts w:ascii="Cambria Math" w:hAnsi="Cambria Math"/>
                            <w:i/>
                            <w:szCs w:val="26"/>
                          </w:rPr>
                        </w:ins>
                      </m:ctrlPr>
                    </m:sSubPr>
                    <m:e>
                      <w:ins w:id="6114" w:author="The Si Tran" w:date="2012-12-06T02:35:00Z">
                        <m:r>
                          <w:rPr>
                            <w:rFonts w:ascii="Cambria Math" w:hAnsi="Cambria Math"/>
                            <w:szCs w:val="26"/>
                          </w:rPr>
                          <m:t>o</m:t>
                        </m:r>
                      </w:ins>
                    </m:e>
                    <m:sub>
                      <w:ins w:id="6115" w:author="The Si Tran" w:date="2012-12-06T02:35:00Z">
                        <m:r>
                          <w:rPr>
                            <w:rFonts w:ascii="Cambria Math" w:hAnsi="Cambria Math"/>
                            <w:szCs w:val="26"/>
                          </w:rPr>
                          <m:t>d</m:t>
                        </m:r>
                      </w:ins>
                    </m:sub>
                  </m:sSub>
                </m:e>
              </m:d>
            </m:e>
            <m:sup>
              <w:ins w:id="6116" w:author="The Si Tran" w:date="2012-12-06T02:35:00Z">
                <m:r>
                  <w:rPr>
                    <w:rFonts w:ascii="Cambria Math" w:hAnsi="Cambria Math"/>
                    <w:szCs w:val="26"/>
                  </w:rPr>
                  <m:t>2</m:t>
                </m:r>
              </w:ins>
            </m:sup>
          </m:sSup>
          <w:ins w:id="6117" w:author="The Si Tran" w:date="2012-12-06T02:35:00Z">
            <m:r>
              <w:rPr>
                <w:rFonts w:ascii="Cambria Math" w:hAnsi="Cambria Math"/>
                <w:szCs w:val="26"/>
              </w:rPr>
              <m:t>=</m:t>
            </m:r>
          </w:ins>
          <m:f>
            <m:fPr>
              <m:ctrlPr>
                <w:ins w:id="6118" w:author="The Si Tran" w:date="2012-12-06T02:35:00Z">
                  <w:rPr>
                    <w:rFonts w:ascii="Cambria Math" w:hAnsi="Cambria Math"/>
                    <w:i/>
                    <w:szCs w:val="26"/>
                  </w:rPr>
                </w:ins>
              </m:ctrlPr>
            </m:fPr>
            <m:num>
              <w:ins w:id="6119" w:author="The Si Tran" w:date="2012-12-06T02:35:00Z">
                <m:r>
                  <w:rPr>
                    <w:rFonts w:ascii="Cambria Math" w:hAnsi="Cambria Math"/>
                    <w:szCs w:val="26"/>
                  </w:rPr>
                  <m:t>1</m:t>
                </m:r>
              </w:ins>
            </m:num>
            <m:den>
              <w:ins w:id="6120" w:author="The Si Tran" w:date="2012-12-06T02:35:00Z">
                <m:r>
                  <w:rPr>
                    <w:rFonts w:ascii="Cambria Math" w:hAnsi="Cambria Math"/>
                    <w:szCs w:val="26"/>
                  </w:rPr>
                  <m:t>2</m:t>
                </m:r>
              </w:ins>
            </m:den>
          </m:f>
          <m:nary>
            <m:naryPr>
              <m:chr m:val="∑"/>
              <m:limLoc m:val="subSup"/>
              <m:supHide m:val="1"/>
              <m:ctrlPr>
                <w:ins w:id="6121" w:author="The Si Tran" w:date="2012-12-06T02:35:00Z">
                  <w:rPr>
                    <w:rFonts w:ascii="Cambria Math" w:hAnsi="Cambria Math"/>
                    <w:i/>
                    <w:szCs w:val="26"/>
                  </w:rPr>
                </w:ins>
              </m:ctrlPr>
            </m:naryPr>
            <m:sub>
              <w:ins w:id="6122" w:author="The Si Tran" w:date="2012-12-06T02:35:00Z">
                <m:r>
                  <w:rPr>
                    <w:rFonts w:ascii="Cambria Math" w:hAnsi="Cambria Math"/>
                    <w:szCs w:val="26"/>
                  </w:rPr>
                  <m:t>d∈D</m:t>
                </m:r>
              </w:ins>
            </m:sub>
            <m:sup/>
            <m:e>
              <w:ins w:id="6123" w:author="The Si Tran" w:date="2012-12-06T02:36:00Z">
                <m:r>
                  <w:rPr>
                    <w:rFonts w:ascii="Cambria Math" w:hAnsi="Cambria Math"/>
                    <w:szCs w:val="26"/>
                  </w:rPr>
                  <m:t>2</m:t>
                </m:r>
              </w:ins>
              <m:d>
                <m:dPr>
                  <m:ctrlPr>
                    <w:ins w:id="6124" w:author="The Si Tran" w:date="2012-12-06T02:36:00Z">
                      <w:rPr>
                        <w:rFonts w:ascii="Cambria Math" w:hAnsi="Cambria Math"/>
                        <w:i/>
                        <w:szCs w:val="26"/>
                      </w:rPr>
                    </w:ins>
                  </m:ctrlPr>
                </m:dPr>
                <m:e>
                  <m:sSub>
                    <m:sSubPr>
                      <m:ctrlPr>
                        <w:ins w:id="6125" w:author="The Si Tran" w:date="2012-12-06T02:36:00Z">
                          <w:rPr>
                            <w:rFonts w:ascii="Cambria Math" w:hAnsi="Cambria Math"/>
                            <w:i/>
                            <w:szCs w:val="26"/>
                          </w:rPr>
                        </w:ins>
                      </m:ctrlPr>
                    </m:sSubPr>
                    <m:e>
                      <w:ins w:id="6126" w:author="The Si Tran" w:date="2012-12-06T02:36:00Z">
                        <m:r>
                          <w:rPr>
                            <w:rFonts w:ascii="Cambria Math" w:hAnsi="Cambria Math"/>
                            <w:szCs w:val="26"/>
                          </w:rPr>
                          <m:t>t</m:t>
                        </m:r>
                      </w:ins>
                    </m:e>
                    <m:sub>
                      <w:ins w:id="6127" w:author="The Si Tran" w:date="2012-12-06T02:36:00Z">
                        <m:r>
                          <w:rPr>
                            <w:rFonts w:ascii="Cambria Math" w:hAnsi="Cambria Math"/>
                            <w:szCs w:val="26"/>
                          </w:rPr>
                          <m:t>d</m:t>
                        </m:r>
                      </w:ins>
                    </m:sub>
                  </m:sSub>
                  <w:ins w:id="6128" w:author="The Si Tran" w:date="2012-12-06T02:36:00Z">
                    <m:r>
                      <w:rPr>
                        <w:rFonts w:ascii="Cambria Math" w:hAnsi="Cambria Math"/>
                        <w:szCs w:val="26"/>
                      </w:rPr>
                      <m:t>-</m:t>
                    </m:r>
                  </w:ins>
                  <m:sSub>
                    <m:sSubPr>
                      <m:ctrlPr>
                        <w:ins w:id="6129" w:author="The Si Tran" w:date="2012-12-06T02:36:00Z">
                          <w:rPr>
                            <w:rFonts w:ascii="Cambria Math" w:hAnsi="Cambria Math"/>
                            <w:i/>
                            <w:szCs w:val="26"/>
                          </w:rPr>
                        </w:ins>
                      </m:ctrlPr>
                    </m:sSubPr>
                    <m:e>
                      <w:ins w:id="6130" w:author="The Si Tran" w:date="2012-12-06T02:36:00Z">
                        <m:r>
                          <w:rPr>
                            <w:rFonts w:ascii="Cambria Math" w:hAnsi="Cambria Math"/>
                            <w:szCs w:val="26"/>
                          </w:rPr>
                          <m:t>o</m:t>
                        </m:r>
                      </w:ins>
                    </m:e>
                    <m:sub>
                      <w:ins w:id="6131" w:author="The Si Tran" w:date="2012-12-06T02:36:00Z">
                        <m:r>
                          <w:rPr>
                            <w:rFonts w:ascii="Cambria Math" w:hAnsi="Cambria Math"/>
                            <w:szCs w:val="26"/>
                          </w:rPr>
                          <m:t>d</m:t>
                        </m:r>
                      </w:ins>
                    </m:sub>
                  </m:sSub>
                </m:e>
              </m:d>
            </m:e>
          </m:nary>
          <m:f>
            <m:fPr>
              <m:ctrlPr>
                <w:ins w:id="6132" w:author="The Si Tran" w:date="2012-12-06T02:36:00Z">
                  <w:rPr>
                    <w:rFonts w:ascii="Cambria Math" w:hAnsi="Cambria Math"/>
                    <w:i/>
                    <w:szCs w:val="26"/>
                  </w:rPr>
                </w:ins>
              </m:ctrlPr>
            </m:fPr>
            <m:num>
              <w:ins w:id="6133" w:author="The Si Tran" w:date="2012-12-06T02:36:00Z">
                <m:r>
                  <w:rPr>
                    <w:rFonts w:ascii="Cambria Math" w:hAnsi="Cambria Math"/>
                    <w:szCs w:val="26"/>
                  </w:rPr>
                  <m:t>∂</m:t>
                </m:r>
              </w:ins>
            </m:num>
            <m:den>
              <w:ins w:id="6134" w:author="The Si Tran" w:date="2012-12-06T02:36:00Z">
                <m:r>
                  <w:rPr>
                    <w:rFonts w:ascii="Cambria Math" w:hAnsi="Cambria Math"/>
                    <w:szCs w:val="26"/>
                  </w:rPr>
                  <m:t>∂</m:t>
                </m:r>
              </w:ins>
              <m:sSub>
                <m:sSubPr>
                  <m:ctrlPr>
                    <w:ins w:id="6135" w:author="The Si Tran" w:date="2012-12-06T02:36:00Z">
                      <w:rPr>
                        <w:rFonts w:ascii="Cambria Math" w:hAnsi="Cambria Math"/>
                        <w:i/>
                        <w:szCs w:val="26"/>
                      </w:rPr>
                    </w:ins>
                  </m:ctrlPr>
                </m:sSubPr>
                <m:e>
                  <w:ins w:id="6136" w:author="The Si Tran" w:date="2012-12-06T02:36:00Z">
                    <m:r>
                      <w:rPr>
                        <w:rFonts w:ascii="Cambria Math" w:hAnsi="Cambria Math"/>
                        <w:szCs w:val="26"/>
                      </w:rPr>
                      <m:t>w</m:t>
                    </m:r>
                  </w:ins>
                </m:e>
                <m:sub>
                  <w:ins w:id="6137" w:author="The Si Tran" w:date="2012-12-06T02:36:00Z">
                    <m:r>
                      <w:rPr>
                        <w:rFonts w:ascii="Cambria Math" w:hAnsi="Cambria Math"/>
                        <w:szCs w:val="26"/>
                      </w:rPr>
                      <m:t>i</m:t>
                    </m:r>
                  </w:ins>
                </m:sub>
              </m:sSub>
            </m:den>
          </m:f>
          <m:d>
            <m:dPr>
              <m:ctrlPr>
                <w:ins w:id="6138" w:author="The Si Tran" w:date="2012-12-06T02:36:00Z">
                  <w:rPr>
                    <w:rFonts w:ascii="Cambria Math" w:hAnsi="Cambria Math"/>
                    <w:i/>
                    <w:szCs w:val="26"/>
                  </w:rPr>
                </w:ins>
              </m:ctrlPr>
            </m:dPr>
            <m:e>
              <m:sSub>
                <m:sSubPr>
                  <m:ctrlPr>
                    <w:ins w:id="6139" w:author="The Si Tran" w:date="2012-12-06T02:36:00Z">
                      <w:rPr>
                        <w:rFonts w:ascii="Cambria Math" w:hAnsi="Cambria Math"/>
                        <w:i/>
                        <w:szCs w:val="26"/>
                      </w:rPr>
                    </w:ins>
                  </m:ctrlPr>
                </m:sSubPr>
                <m:e>
                  <w:ins w:id="6140" w:author="The Si Tran" w:date="2012-12-06T02:36:00Z">
                    <m:r>
                      <w:rPr>
                        <w:rFonts w:ascii="Cambria Math" w:hAnsi="Cambria Math"/>
                        <w:szCs w:val="26"/>
                      </w:rPr>
                      <m:t>t</m:t>
                    </m:r>
                  </w:ins>
                </m:e>
                <m:sub>
                  <w:ins w:id="6141" w:author="The Si Tran" w:date="2012-12-06T02:36:00Z">
                    <m:r>
                      <w:rPr>
                        <w:rFonts w:ascii="Cambria Math" w:hAnsi="Cambria Math"/>
                        <w:szCs w:val="26"/>
                      </w:rPr>
                      <m:t>d</m:t>
                    </m:r>
                  </w:ins>
                </m:sub>
              </m:sSub>
              <w:ins w:id="6142" w:author="The Si Tran" w:date="2012-12-06T02:36:00Z">
                <m:r>
                  <w:rPr>
                    <w:rFonts w:ascii="Cambria Math" w:hAnsi="Cambria Math"/>
                    <w:szCs w:val="26"/>
                  </w:rPr>
                  <m:t>-</m:t>
                </m:r>
              </w:ins>
              <m:sSub>
                <m:sSubPr>
                  <m:ctrlPr>
                    <w:ins w:id="6143" w:author="The Si Tran" w:date="2012-12-06T02:36:00Z">
                      <w:rPr>
                        <w:rFonts w:ascii="Cambria Math" w:hAnsi="Cambria Math"/>
                        <w:i/>
                        <w:szCs w:val="26"/>
                      </w:rPr>
                    </w:ins>
                  </m:ctrlPr>
                </m:sSubPr>
                <m:e>
                  <w:ins w:id="6144" w:author="The Si Tran" w:date="2012-12-06T02:36:00Z">
                    <m:r>
                      <w:rPr>
                        <w:rFonts w:ascii="Cambria Math" w:hAnsi="Cambria Math"/>
                        <w:szCs w:val="26"/>
                      </w:rPr>
                      <m:t>o</m:t>
                    </m:r>
                  </w:ins>
                </m:e>
                <m:sub>
                  <w:ins w:id="6145" w:author="The Si Tran" w:date="2012-12-06T02:36:00Z">
                    <m:r>
                      <w:rPr>
                        <w:rFonts w:ascii="Cambria Math" w:hAnsi="Cambria Math"/>
                        <w:szCs w:val="26"/>
                      </w:rPr>
                      <m:t>d</m:t>
                    </m:r>
                  </w:ins>
                </m:sub>
              </m:sSub>
            </m:e>
          </m:d>
        </m:oMath>
      </m:oMathPara>
    </w:p>
    <w:p w14:paraId="2BF32952" w14:textId="77777777" w:rsidR="00A74146" w:rsidRPr="00A74146" w:rsidRDefault="002972CB" w:rsidP="0088753F">
      <w:pPr>
        <w:spacing w:before="0"/>
        <w:rPr>
          <w:szCs w:val="26"/>
        </w:rPr>
      </w:pPr>
      <w:ins w:id="6146" w:author="The Si Tran" w:date="2012-12-06T02:42:00Z">
        <w:r>
          <w:rPr>
            <w:szCs w:val="26"/>
          </w:rPr>
          <w:t xml:space="preserve">   </w:t>
        </w:r>
        <w:r>
          <w:rPr>
            <w:szCs w:val="26"/>
          </w:rPr>
          <w:tab/>
        </w:r>
        <w:r>
          <w:rPr>
            <w:szCs w:val="26"/>
          </w:rPr>
          <w:tab/>
        </w:r>
        <w:r>
          <w:rPr>
            <w:szCs w:val="26"/>
          </w:rPr>
          <w:tab/>
        </w:r>
        <w:r>
          <w:rPr>
            <w:szCs w:val="26"/>
          </w:rPr>
          <w:tab/>
          <w:t xml:space="preserve">   </w:t>
        </w:r>
      </w:ins>
      <w:ins w:id="6147"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148" w:author="The Si Tran" w:date="2012-12-06T02:44:00Z">
          <w:pPr>
            <w:spacing w:before="0"/>
          </w:pPr>
        </w:pPrChange>
      </w:pPr>
      <w:ins w:id="6149" w:author="The Si Tran" w:date="2012-12-06T02:41:00Z">
        <w:r w:rsidRPr="00097101">
          <w:rPr>
            <w:noProof/>
            <w:szCs w:val="26"/>
            <w:rPrChange w:id="6150" w:author="Unknown">
              <w:rPr>
                <w:noProof/>
              </w:rPr>
            </w:rPrChange>
          </w:rPr>
          <mc:AlternateContent>
            <mc:Choice Requires="wps">
              <w:drawing>
                <wp:anchor distT="0" distB="0" distL="114300" distR="114300" simplePos="0" relativeHeight="251608064" behindDoc="0" locked="0" layoutInCell="1" allowOverlap="1" wp14:anchorId="798E5BC6" wp14:editId="23539461">
                  <wp:simplePos x="0" y="0"/>
                  <wp:positionH relativeFrom="column">
                    <wp:posOffset>5204977</wp:posOffset>
                  </wp:positionH>
                  <wp:positionV relativeFrom="paragraph">
                    <wp:posOffset>5996</wp:posOffset>
                  </wp:positionV>
                  <wp:extent cx="531628" cy="36195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537CF3" w:rsidRDefault="00537CF3">
                              <w:pPr>
                                <w:pStyle w:val="EquationIndex"/>
                                <w:pPrChange w:id="6151" w:author="The Si Tran" w:date="2012-12-16T08:23:00Z">
                                  <w:pPr/>
                                </w:pPrChange>
                              </w:pPr>
                              <w:ins w:id="6152"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92" type="#_x0000_t202" style="position:absolute;left:0;text-align:left;margin-left:409.85pt;margin-top:.45pt;width:41.85pt;height:28.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" fillcolor="white [3201]" stroked="f" strokeweight=".5pt">
                  <v:textbox>
                    <w:txbxContent>
                      <w:p w14:paraId="06DFAE4F" w14:textId="4F4178A1" w:rsidR="00537CF3" w:rsidRDefault="00537CF3">
                        <w:pPr>
                          <w:pStyle w:val="EquationIndex"/>
                          <w:pPrChange w:id="6153" w:author="The Si Tran" w:date="2012-12-16T08:23:00Z">
                            <w:pPr/>
                          </w:pPrChange>
                        </w:pPr>
                        <w:ins w:id="6154" w:author="The Si Tran" w:date="2012-12-06T02:41:00Z">
                          <w:r>
                            <w:t>(4.2)</w:t>
                          </w:r>
                        </w:ins>
                      </w:p>
                    </w:txbxContent>
                  </v:textbox>
                </v:shape>
              </w:pict>
            </mc:Fallback>
          </mc:AlternateContent>
        </w:r>
      </w:ins>
      <w:r w:rsidR="0088753F" w:rsidRPr="0049233F">
        <w:rPr>
          <w:szCs w:val="26"/>
        </w:rPr>
        <w:t xml:space="preserve">            </w:t>
      </w:r>
      <w:del w:id="6155" w:author="The Si Tran" w:date="2012-12-06T02:44:00Z">
        <w:r w:rsidR="0088753F" w:rsidRPr="0049233F" w:rsidDel="0020765F">
          <w:rPr>
            <w:szCs w:val="26"/>
          </w:rPr>
          <w:delText xml:space="preserve">     </w:delText>
        </w:r>
      </w:del>
      <m:oMath>
        <m:f>
          <m:fPr>
            <m:ctrlPr>
              <w:ins w:id="6156" w:author="The Si Tran" w:date="2012-12-06T02:39:00Z">
                <w:rPr>
                  <w:rFonts w:ascii="Cambria Math" w:hAnsi="Cambria Math"/>
                  <w:i/>
                  <w:szCs w:val="26"/>
                </w:rPr>
              </w:ins>
            </m:ctrlPr>
          </m:fPr>
          <m:num>
            <w:ins w:id="6157" w:author="The Si Tran" w:date="2012-12-06T02:39:00Z">
              <m:r>
                <w:rPr>
                  <w:rFonts w:ascii="Cambria Math" w:hAnsi="Cambria Math"/>
                  <w:szCs w:val="26"/>
                </w:rPr>
                <m:t>∂E</m:t>
              </m:r>
            </w:ins>
          </m:num>
          <m:den>
            <w:ins w:id="6158" w:author="The Si Tran" w:date="2012-12-06T02:39:00Z">
              <m:r>
                <w:rPr>
                  <w:rFonts w:ascii="Cambria Math" w:hAnsi="Cambria Math"/>
                  <w:szCs w:val="26"/>
                </w:rPr>
                <m:t>∂</m:t>
              </m:r>
            </w:ins>
            <m:sSub>
              <m:sSubPr>
                <m:ctrlPr>
                  <w:ins w:id="6159" w:author="The Si Tran" w:date="2012-12-06T02:39:00Z">
                    <w:rPr>
                      <w:rFonts w:ascii="Cambria Math" w:hAnsi="Cambria Math"/>
                      <w:i/>
                      <w:szCs w:val="26"/>
                    </w:rPr>
                  </w:ins>
                </m:ctrlPr>
              </m:sSubPr>
              <m:e>
                <w:ins w:id="6160" w:author="The Si Tran" w:date="2012-12-06T02:39:00Z">
                  <m:r>
                    <w:rPr>
                      <w:rFonts w:ascii="Cambria Math" w:hAnsi="Cambria Math"/>
                      <w:szCs w:val="26"/>
                    </w:rPr>
                    <m:t>w</m:t>
                  </m:r>
                </w:ins>
              </m:e>
              <m:sub>
                <w:ins w:id="6161" w:author="The Si Tran" w:date="2012-12-06T02:39:00Z">
                  <m:r>
                    <w:rPr>
                      <w:rFonts w:ascii="Cambria Math" w:hAnsi="Cambria Math"/>
                      <w:szCs w:val="26"/>
                    </w:rPr>
                    <m:t>i</m:t>
                  </m:r>
                </w:ins>
              </m:sub>
            </m:sSub>
          </m:den>
        </m:f>
        <w:ins w:id="6162" w:author="The Si Tran" w:date="2012-12-06T02:39:00Z">
          <m:r>
            <w:rPr>
              <w:rFonts w:ascii="Cambria Math" w:hAnsi="Cambria Math"/>
              <w:szCs w:val="26"/>
            </w:rPr>
            <m:t>=</m:t>
          </m:r>
        </w:ins>
        <m:nary>
          <m:naryPr>
            <m:chr m:val="∑"/>
            <m:limLoc m:val="subSup"/>
            <m:supHide m:val="1"/>
            <m:ctrlPr>
              <w:ins w:id="6163" w:author="The Si Tran" w:date="2012-12-06T02:40:00Z">
                <w:rPr>
                  <w:rFonts w:ascii="Cambria Math" w:hAnsi="Cambria Math"/>
                  <w:i/>
                  <w:szCs w:val="26"/>
                </w:rPr>
              </w:ins>
            </m:ctrlPr>
          </m:naryPr>
          <m:sub>
            <w:ins w:id="6164" w:author="The Si Tran" w:date="2012-12-06T02:40:00Z">
              <m:r>
                <w:rPr>
                  <w:rFonts w:ascii="Cambria Math" w:hAnsi="Cambria Math"/>
                  <w:szCs w:val="26"/>
                </w:rPr>
                <m:t>d∈D</m:t>
              </m:r>
            </w:ins>
          </m:sub>
          <m:sup/>
          <m:e>
            <w:ins w:id="6165" w:author="The Si Tran" w:date="2012-12-06T02:40:00Z">
              <m:r>
                <w:rPr>
                  <w:rFonts w:ascii="Cambria Math" w:hAnsi="Cambria Math"/>
                  <w:szCs w:val="26"/>
                </w:rPr>
                <m:t>(</m:t>
              </m:r>
            </w:ins>
            <m:sSub>
              <m:sSubPr>
                <m:ctrlPr>
                  <w:ins w:id="6166" w:author="The Si Tran" w:date="2012-12-06T02:40:00Z">
                    <w:rPr>
                      <w:rFonts w:ascii="Cambria Math" w:hAnsi="Cambria Math"/>
                      <w:i/>
                      <w:szCs w:val="26"/>
                    </w:rPr>
                  </w:ins>
                </m:ctrlPr>
              </m:sSubPr>
              <m:e>
                <w:ins w:id="6167" w:author="The Si Tran" w:date="2012-12-06T02:40:00Z">
                  <m:r>
                    <w:rPr>
                      <w:rFonts w:ascii="Cambria Math" w:hAnsi="Cambria Math"/>
                      <w:szCs w:val="26"/>
                    </w:rPr>
                    <m:t>t</m:t>
                  </m:r>
                </w:ins>
              </m:e>
              <m:sub>
                <w:ins w:id="6168" w:author="The Si Tran" w:date="2012-12-06T02:40:00Z">
                  <m:r>
                    <w:rPr>
                      <w:rFonts w:ascii="Cambria Math" w:hAnsi="Cambria Math"/>
                      <w:szCs w:val="26"/>
                    </w:rPr>
                    <m:t>d</m:t>
                  </m:r>
                </w:ins>
              </m:sub>
            </m:sSub>
            <w:ins w:id="6169" w:author="The Si Tran" w:date="2012-12-06T02:40:00Z">
              <m:r>
                <w:rPr>
                  <w:rFonts w:ascii="Cambria Math" w:hAnsi="Cambria Math"/>
                  <w:szCs w:val="26"/>
                </w:rPr>
                <m:t>-</m:t>
              </m:r>
            </w:ins>
            <m:sSub>
              <m:sSubPr>
                <m:ctrlPr>
                  <w:ins w:id="6170" w:author="The Si Tran" w:date="2012-12-06T02:40:00Z">
                    <w:rPr>
                      <w:rFonts w:ascii="Cambria Math" w:hAnsi="Cambria Math"/>
                      <w:i/>
                      <w:szCs w:val="26"/>
                    </w:rPr>
                  </w:ins>
                </m:ctrlPr>
              </m:sSubPr>
              <m:e>
                <w:ins w:id="6171" w:author="The Si Tran" w:date="2012-12-06T02:40:00Z">
                  <m:r>
                    <w:rPr>
                      <w:rFonts w:ascii="Cambria Math" w:hAnsi="Cambria Math"/>
                      <w:szCs w:val="26"/>
                    </w:rPr>
                    <m:t>o</m:t>
                  </m:r>
                </w:ins>
              </m:e>
              <m:sub>
                <w:ins w:id="6172" w:author="The Si Tran" w:date="2012-12-06T02:40:00Z">
                  <m:r>
                    <w:rPr>
                      <w:rFonts w:ascii="Cambria Math" w:hAnsi="Cambria Math"/>
                      <w:szCs w:val="26"/>
                    </w:rPr>
                    <m:t>d</m:t>
                  </m:r>
                </w:ins>
              </m:sub>
            </m:sSub>
            <w:ins w:id="6173" w:author="The Si Tran" w:date="2012-12-06T02:40:00Z">
              <m:r>
                <w:rPr>
                  <w:rFonts w:ascii="Cambria Math" w:hAnsi="Cambria Math"/>
                  <w:szCs w:val="26"/>
                </w:rPr>
                <m:t>)(-</m:t>
              </m:r>
            </w:ins>
            <m:sSub>
              <m:sSubPr>
                <m:ctrlPr>
                  <w:ins w:id="6174" w:author="The Si Tran" w:date="2012-12-06T02:40:00Z">
                    <w:rPr>
                      <w:rFonts w:ascii="Cambria Math" w:hAnsi="Cambria Math"/>
                      <w:i/>
                      <w:szCs w:val="26"/>
                    </w:rPr>
                  </w:ins>
                </m:ctrlPr>
              </m:sSubPr>
              <m:e>
                <w:ins w:id="6175" w:author="The Si Tran" w:date="2012-12-06T02:40:00Z">
                  <m:r>
                    <w:rPr>
                      <w:rFonts w:ascii="Cambria Math" w:hAnsi="Cambria Math"/>
                      <w:szCs w:val="26"/>
                    </w:rPr>
                    <m:t>x</m:t>
                  </m:r>
                </w:ins>
              </m:e>
              <m:sub>
                <w:ins w:id="6176" w:author="The Si Tran" w:date="2012-12-06T02:40:00Z">
                  <m:r>
                    <w:rPr>
                      <w:rFonts w:ascii="Cambria Math" w:hAnsi="Cambria Math"/>
                      <w:szCs w:val="26"/>
                    </w:rPr>
                    <m:t>id</m:t>
                  </m:r>
                </w:ins>
              </m:sub>
            </m:sSub>
            <w:ins w:id="6177" w:author="The Si Tran" w:date="2012-12-06T02:40:00Z">
              <m:r>
                <w:rPr>
                  <w:rFonts w:ascii="Cambria Math" w:hAnsi="Cambria Math"/>
                  <w:szCs w:val="26"/>
                </w:rPr>
                <m:t>)</m:t>
              </m:r>
            </w:ins>
          </m:e>
        </m:nary>
      </m:oMath>
      <w:ins w:id="6178" w:author="The Si Tran" w:date="2012-12-06T02:41:00Z">
        <w:r>
          <w:rPr>
            <w:szCs w:val="26"/>
          </w:rPr>
          <w:t xml:space="preserve">  </w:t>
        </w:r>
      </w:ins>
      <w:del w:id="6179" w:author="The Si Tran" w:date="2012-12-06T02:38:00Z">
        <w:r w:rsidR="0088753F" w:rsidRPr="00097101" w:rsidDel="00CA1FAD">
          <w:rPr>
            <w:noProof/>
            <w:szCs w:val="26"/>
            <w:rPrChange w:id="6180" w:author="Unknown">
              <w:rPr>
                <w:noProof/>
              </w:rPr>
            </w:rPrChange>
          </w:rPr>
          <w:drawing>
            <wp:inline distT="0" distB="0" distL="0" distR="0" wp14:anchorId="3EF07EE9" wp14:editId="587002A9">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181" w:author="The Si Tran" w:date="2012-12-06T02:41:00Z">
        <w:r w:rsidRPr="00097101" w:rsidDel="002972CB">
          <w:rPr>
            <w:noProof/>
            <w:szCs w:val="26"/>
            <w:rPrChange w:id="6182" w:author="Unknown">
              <w:rPr>
                <w:noProof/>
              </w:rPr>
            </w:rPrChange>
          </w:rPr>
          <w:drawing>
            <wp:inline distT="0" distB="0" distL="0" distR="0" wp14:anchorId="0A624021" wp14:editId="5C22FACA">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183" w:author="The Si Tran" w:date="2012-12-06T02:43:00Z"/>
          <w:szCs w:val="26"/>
        </w:rPr>
      </w:pPr>
      <w:ins w:id="6184" w:author="The Si Tran" w:date="2012-12-06T02:44:00Z">
        <w:r w:rsidRPr="00097101">
          <w:rPr>
            <w:noProof/>
            <w:szCs w:val="26"/>
            <w:rPrChange w:id="6185" w:author="Unknown">
              <w:rPr>
                <w:noProof/>
              </w:rPr>
            </w:rPrChange>
          </w:rPr>
          <mc:AlternateContent>
            <mc:Choice Requires="wps">
              <w:drawing>
                <wp:anchor distT="0" distB="0" distL="114300" distR="114300" simplePos="0" relativeHeight="251617280" behindDoc="0" locked="0" layoutInCell="1" allowOverlap="1" wp14:anchorId="01E51B53" wp14:editId="44FBF8B7">
                  <wp:simplePos x="0" y="0"/>
                  <wp:positionH relativeFrom="column">
                    <wp:posOffset>5215255</wp:posOffset>
                  </wp:positionH>
                  <wp:positionV relativeFrom="paragraph">
                    <wp:posOffset>286001</wp:posOffset>
                  </wp:positionV>
                  <wp:extent cx="542260" cy="3619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537CF3" w:rsidRDefault="00537CF3">
                              <w:pPr>
                                <w:pStyle w:val="EquationIndex"/>
                                <w:pPrChange w:id="6186" w:author="The Si Tran" w:date="2012-12-16T08:23:00Z">
                                  <w:pPr/>
                                </w:pPrChange>
                              </w:pPr>
                              <w:ins w:id="6187" w:author="The Si Tran" w:date="2012-12-06T02:41:00Z">
                                <w:r>
                                  <w:t>(4.</w:t>
                                </w:r>
                              </w:ins>
                              <w:ins w:id="6188" w:author="The Si Tran" w:date="2012-12-06T02:44:00Z">
                                <w:r>
                                  <w:t>3</w:t>
                                </w:r>
                              </w:ins>
                              <w:ins w:id="618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93" type="#_x0000_t202" style="position:absolute;left:0;text-align:left;margin-left:410.65pt;margin-top:22.5pt;width:42.7pt;height:28.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W5jQ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" fillcolor="white [3201]" stroked="f" strokeweight=".5pt">
                  <v:textbox>
                    <w:txbxContent>
                      <w:p w14:paraId="6FF46E05" w14:textId="0ABAC82D" w:rsidR="00537CF3" w:rsidRDefault="00537CF3">
                        <w:pPr>
                          <w:pStyle w:val="EquationIndex"/>
                          <w:pPrChange w:id="6190" w:author="The Si Tran" w:date="2012-12-16T08:23:00Z">
                            <w:pPr/>
                          </w:pPrChange>
                        </w:pPr>
                        <w:ins w:id="6191" w:author="The Si Tran" w:date="2012-12-06T02:41:00Z">
                          <w:r>
                            <w:t>(4.</w:t>
                          </w:r>
                        </w:ins>
                        <w:ins w:id="6192" w:author="The Si Tran" w:date="2012-12-06T02:44:00Z">
                          <w:r>
                            <w:t>3</w:t>
                          </w:r>
                        </w:ins>
                        <w:ins w:id="6193" w:author="The Si Tran" w:date="2012-12-06T02:41:00Z">
                          <w:r>
                            <w:t>)</w:t>
                          </w:r>
                        </w:ins>
                      </w:p>
                    </w:txbxContent>
                  </v:textbox>
                </v:shape>
              </w:pict>
            </mc:Fallback>
          </mc:AlternateContent>
        </w:r>
      </w:ins>
      <w:r w:rsidR="0088753F" w:rsidRPr="0049233F">
        <w:rPr>
          <w:szCs w:val="26"/>
        </w:rPr>
        <w:t>Thay (</w:t>
      </w:r>
      <w:ins w:id="6194" w:author="The Si Tran" w:date="2012-12-14T06:11:00Z">
        <w:r>
          <w:rPr>
            <w:szCs w:val="26"/>
          </w:rPr>
          <w:t>4</w:t>
        </w:r>
      </w:ins>
      <w:del w:id="6195" w:author="The Si Tran" w:date="2012-12-14T06:11:00Z">
        <w:r w:rsidR="0088753F" w:rsidRPr="0049233F" w:rsidDel="0008713C">
          <w:rPr>
            <w:szCs w:val="26"/>
          </w:rPr>
          <w:delText>2</w:delText>
        </w:r>
      </w:del>
      <w:r w:rsidR="0088753F" w:rsidRPr="0049233F">
        <w:rPr>
          <w:szCs w:val="26"/>
        </w:rPr>
        <w:t>.2) vào (</w:t>
      </w:r>
      <w:ins w:id="6196" w:author="The Si Tran" w:date="2012-12-14T06:11:00Z">
        <w:r>
          <w:rPr>
            <w:szCs w:val="26"/>
          </w:rPr>
          <w:t>4</w:t>
        </w:r>
      </w:ins>
      <w:del w:id="6197"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20765F" w:rsidRDefault="00537CF3">
      <w:pPr>
        <w:spacing w:before="0"/>
        <w:ind w:left="1440" w:firstLine="720"/>
        <w:rPr>
          <w:szCs w:val="26"/>
        </w:rPr>
        <w:pPrChange w:id="6198" w:author="The Si Tran" w:date="2012-12-06T02:44:00Z">
          <w:pPr>
            <w:spacing w:before="0"/>
          </w:pPr>
        </w:pPrChange>
      </w:pPr>
      <m:oMathPara>
        <m:oMathParaPr>
          <m:jc m:val="left"/>
        </m:oMathParaPr>
        <m:oMath>
          <m:sSub>
            <m:sSubPr>
              <m:ctrlPr>
                <w:ins w:id="6199" w:author="The Si Tran" w:date="2012-12-06T02:43:00Z">
                  <w:rPr>
                    <w:rFonts w:ascii="Cambria Math" w:hAnsi="Cambria Math"/>
                    <w:szCs w:val="26"/>
                  </w:rPr>
                </w:ins>
              </m:ctrlPr>
            </m:sSubPr>
            <m:e>
              <w:ins w:id="6200" w:author="The Si Tran" w:date="2012-12-06T02:43:00Z">
                <m:r>
                  <w:rPr>
                    <w:rFonts w:ascii="Cambria Math" w:hAnsi="Cambria Math"/>
                    <w:szCs w:val="26"/>
                  </w:rPr>
                  <m:t>∆w</m:t>
                </m:r>
              </w:ins>
            </m:e>
            <m:sub>
              <w:ins w:id="6201" w:author="The Si Tran" w:date="2012-12-06T02:43:00Z">
                <m:r>
                  <w:rPr>
                    <w:rFonts w:ascii="Cambria Math" w:hAnsi="Cambria Math"/>
                    <w:szCs w:val="26"/>
                  </w:rPr>
                  <m:t>i</m:t>
                </m:r>
              </w:ins>
            </m:sub>
          </m:sSub>
          <w:ins w:id="6202" w:author="The Si Tran" w:date="2012-12-06T02:43:00Z">
            <m:r>
              <w:rPr>
                <w:rFonts w:ascii="Cambria Math" w:hAnsi="Cambria Math"/>
                <w:szCs w:val="26"/>
              </w:rPr>
              <m:t>=</m:t>
            </m:r>
          </w:ins>
          <w:ins w:id="6203" w:author="The Si Tran" w:date="2012-12-06T02:44:00Z">
            <m:r>
              <w:rPr>
                <w:rFonts w:ascii="Cambria Math" w:hAnsi="Cambria Math"/>
                <w:szCs w:val="26"/>
              </w:rPr>
              <m:t>η</m:t>
            </m:r>
          </w:ins>
          <m:nary>
            <m:naryPr>
              <m:chr m:val="∑"/>
              <m:limLoc m:val="subSup"/>
              <m:supHide m:val="1"/>
              <m:ctrlPr>
                <w:ins w:id="6204" w:author="The Si Tran" w:date="2012-12-06T02:43:00Z">
                  <w:rPr>
                    <w:rFonts w:ascii="Cambria Math" w:hAnsi="Cambria Math"/>
                    <w:i/>
                    <w:szCs w:val="26"/>
                  </w:rPr>
                </w:ins>
              </m:ctrlPr>
            </m:naryPr>
            <m:sub>
              <w:ins w:id="6205" w:author="The Si Tran" w:date="2012-12-06T02:43:00Z">
                <m:r>
                  <w:rPr>
                    <w:rFonts w:ascii="Cambria Math" w:hAnsi="Cambria Math"/>
                    <w:szCs w:val="26"/>
                  </w:rPr>
                  <m:t>d∈D</m:t>
                </m:r>
              </w:ins>
            </m:sub>
            <m:sup/>
            <m:e>
              <w:ins w:id="6206" w:author="The Si Tran" w:date="2012-12-06T02:43:00Z">
                <m:r>
                  <w:rPr>
                    <w:rFonts w:ascii="Cambria Math" w:hAnsi="Cambria Math"/>
                    <w:szCs w:val="26"/>
                  </w:rPr>
                  <m:t>(</m:t>
                </m:r>
              </w:ins>
              <m:sSub>
                <m:sSubPr>
                  <m:ctrlPr>
                    <w:ins w:id="6207" w:author="The Si Tran" w:date="2012-12-06T02:43:00Z">
                      <w:rPr>
                        <w:rFonts w:ascii="Cambria Math" w:hAnsi="Cambria Math"/>
                        <w:i/>
                        <w:szCs w:val="26"/>
                      </w:rPr>
                    </w:ins>
                  </m:ctrlPr>
                </m:sSubPr>
                <m:e>
                  <w:ins w:id="6208" w:author="The Si Tran" w:date="2012-12-06T02:43:00Z">
                    <m:r>
                      <w:rPr>
                        <w:rFonts w:ascii="Cambria Math" w:hAnsi="Cambria Math"/>
                        <w:szCs w:val="26"/>
                      </w:rPr>
                      <m:t>t</m:t>
                    </m:r>
                  </w:ins>
                </m:e>
                <m:sub>
                  <w:ins w:id="6209" w:author="The Si Tran" w:date="2012-12-06T02:43:00Z">
                    <m:r>
                      <w:rPr>
                        <w:rFonts w:ascii="Cambria Math" w:hAnsi="Cambria Math"/>
                        <w:szCs w:val="26"/>
                      </w:rPr>
                      <m:t>d</m:t>
                    </m:r>
                  </w:ins>
                </m:sub>
              </m:sSub>
              <w:ins w:id="6210" w:author="The Si Tran" w:date="2012-12-06T02:43:00Z">
                <m:r>
                  <w:rPr>
                    <w:rFonts w:ascii="Cambria Math" w:hAnsi="Cambria Math"/>
                    <w:szCs w:val="26"/>
                  </w:rPr>
                  <m:t>-</m:t>
                </m:r>
              </w:ins>
              <m:sSub>
                <m:sSubPr>
                  <m:ctrlPr>
                    <w:ins w:id="6211" w:author="The Si Tran" w:date="2012-12-06T02:43:00Z">
                      <w:rPr>
                        <w:rFonts w:ascii="Cambria Math" w:hAnsi="Cambria Math"/>
                        <w:i/>
                        <w:szCs w:val="26"/>
                      </w:rPr>
                    </w:ins>
                  </m:ctrlPr>
                </m:sSubPr>
                <m:e>
                  <w:ins w:id="6212" w:author="The Si Tran" w:date="2012-12-06T02:43:00Z">
                    <m:r>
                      <w:rPr>
                        <w:rFonts w:ascii="Cambria Math" w:hAnsi="Cambria Math"/>
                        <w:szCs w:val="26"/>
                      </w:rPr>
                      <m:t>o</m:t>
                    </m:r>
                  </w:ins>
                </m:e>
                <m:sub>
                  <w:ins w:id="6213" w:author="The Si Tran" w:date="2012-12-06T02:43:00Z">
                    <m:r>
                      <w:rPr>
                        <w:rFonts w:ascii="Cambria Math" w:hAnsi="Cambria Math"/>
                        <w:szCs w:val="26"/>
                      </w:rPr>
                      <m:t>d</m:t>
                    </m:r>
                  </w:ins>
                </m:sub>
              </m:sSub>
              <w:ins w:id="6214" w:author="The Si Tran" w:date="2012-12-06T02:43:00Z">
                <m:r>
                  <w:rPr>
                    <w:rFonts w:ascii="Cambria Math" w:hAnsi="Cambria Math"/>
                    <w:szCs w:val="26"/>
                  </w:rPr>
                  <m:t>)(</m:t>
                </m:r>
              </w:ins>
              <m:sSub>
                <m:sSubPr>
                  <m:ctrlPr>
                    <w:ins w:id="6215" w:author="The Si Tran" w:date="2012-12-06T02:43:00Z">
                      <w:rPr>
                        <w:rFonts w:ascii="Cambria Math" w:hAnsi="Cambria Math"/>
                        <w:i/>
                        <w:szCs w:val="26"/>
                      </w:rPr>
                    </w:ins>
                  </m:ctrlPr>
                </m:sSubPr>
                <m:e>
                  <w:ins w:id="6216" w:author="The Si Tran" w:date="2012-12-06T02:43:00Z">
                    <m:r>
                      <w:rPr>
                        <w:rFonts w:ascii="Cambria Math" w:hAnsi="Cambria Math"/>
                        <w:szCs w:val="26"/>
                      </w:rPr>
                      <m:t>x</m:t>
                    </m:r>
                  </w:ins>
                </m:e>
                <m:sub>
                  <w:ins w:id="6217" w:author="The Si Tran" w:date="2012-12-06T02:43:00Z">
                    <m:r>
                      <w:rPr>
                        <w:rFonts w:ascii="Cambria Math" w:hAnsi="Cambria Math"/>
                        <w:szCs w:val="26"/>
                      </w:rPr>
                      <m:t>id</m:t>
                    </m:r>
                  </w:ins>
                </m:sub>
              </m:sSub>
              <w:ins w:id="6218" w:author="The Si Tran" w:date="2012-12-06T02:43:00Z">
                <m:r>
                  <w:rPr>
                    <w:rFonts w:ascii="Cambria Math" w:hAnsi="Cambria Math"/>
                    <w:szCs w:val="26"/>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219" w:author="The Si Tran" w:date="2012-12-06T02:44:00Z">
        <w:r w:rsidRPr="00097101" w:rsidDel="00DF1A0E">
          <w:rPr>
            <w:noProof/>
            <w:szCs w:val="26"/>
            <w:rPrChange w:id="6220" w:author="Unknown">
              <w:rPr>
                <w:noProof/>
              </w:rPr>
            </w:rPrChange>
          </w:rPr>
          <w:drawing>
            <wp:inline distT="0" distB="0" distL="0" distR="0" wp14:anchorId="76B9CB9B" wp14:editId="11815C73">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221" w:author="The Si Tran" w:date="2012-12-06T02:45:00Z">
                <w:rPr>
                  <w:rFonts w:ascii="Cambria Math" w:hAnsi="Cambria Math"/>
                  <w:i/>
                  <w:szCs w:val="26"/>
                </w:rPr>
              </w:ins>
            </m:ctrlPr>
          </m:sSubPr>
          <m:e>
            <w:ins w:id="6222" w:author="The Si Tran" w:date="2012-12-06T02:45:00Z">
              <m:r>
                <w:rPr>
                  <w:rFonts w:ascii="Cambria Math" w:hAnsi="Cambria Math"/>
                  <w:szCs w:val="26"/>
                </w:rPr>
                <m:t>x</m:t>
              </m:r>
            </w:ins>
          </m:e>
          <m:sub>
            <w:ins w:id="6223" w:author="The Si Tran" w:date="2012-12-06T02:45:00Z">
              <m:r>
                <w:rPr>
                  <w:rFonts w:ascii="Cambria Math" w:hAnsi="Cambria Math"/>
                  <w:szCs w:val="26"/>
                </w:rPr>
                <m:t>id</m:t>
              </m:r>
            </w:ins>
          </m:sub>
        </m:sSub>
      </m:oMath>
      <w:ins w:id="6224" w:author="The Si Tran" w:date="2012-12-06T02:45:00Z">
        <w:r w:rsidR="00F84346">
          <w:rPr>
            <w:szCs w:val="26"/>
          </w:rPr>
          <w:t xml:space="preserve"> </w:t>
        </w:r>
      </w:ins>
      <w:del w:id="6225"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pPr>
        <w:rPr>
          <w:ins w:id="6226" w:author="The Si Tran" w:date="2012-12-06T02:46:00Z"/>
        </w:rPr>
        <w:pPrChange w:id="6227" w:author="The Si Tran" w:date="2012-12-16T08:23:00Z">
          <w:pPr>
            <w:spacing w:before="0"/>
          </w:pPr>
        </w:pPrChange>
      </w:pPr>
      <w:ins w:id="6228" w:author="The Si Tran" w:date="2012-12-06T02:47:00Z">
        <w:r w:rsidRPr="00097101">
          <w:rPr>
            <w:noProof/>
            <w:rPrChange w:id="6229" w:author="Unknown">
              <w:rPr>
                <w:noProof/>
              </w:rPr>
            </w:rPrChange>
          </w:rPr>
          <mc:AlternateContent>
            <mc:Choice Requires="wps">
              <w:drawing>
                <wp:anchor distT="0" distB="0" distL="114300" distR="114300" simplePos="0" relativeHeight="251623424" behindDoc="0" locked="0" layoutInCell="1" allowOverlap="1" wp14:anchorId="2EB652FF" wp14:editId="2AC464B2">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537CF3" w:rsidRDefault="00537CF3">
                              <w:pPr>
                                <w:pStyle w:val="EquationIndex"/>
                                <w:pPrChange w:id="6230" w:author="The Si Tran" w:date="2012-12-16T08:23:00Z">
                                  <w:pPr/>
                                </w:pPrChange>
                              </w:pPr>
                              <w:ins w:id="6231" w:author="The Si Tran" w:date="2012-12-06T02:41:00Z">
                                <w:r>
                                  <w:t>(4.</w:t>
                                </w:r>
                              </w:ins>
                              <w:ins w:id="6232" w:author="The Si Tran" w:date="2012-12-06T02:44:00Z">
                                <w:r>
                                  <w:t>4</w:t>
                                </w:r>
                              </w:ins>
                              <w:ins w:id="623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94" type="#_x0000_t202" style="position:absolute;left:0;text-align:left;margin-left:411.45pt;margin-top:172.5pt;width:41.85pt;height:28.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" fillcolor="white [3201]" stroked="f" strokeweight=".5pt">
                  <v:textbox>
                    <w:txbxContent>
                      <w:p w14:paraId="67287583" w14:textId="2C4C3D93" w:rsidR="00537CF3" w:rsidRDefault="00537CF3">
                        <w:pPr>
                          <w:pStyle w:val="EquationIndex"/>
                          <w:pPrChange w:id="6234" w:author="The Si Tran" w:date="2012-12-16T08:23:00Z">
                            <w:pPr/>
                          </w:pPrChange>
                        </w:pPr>
                        <w:ins w:id="6235" w:author="The Si Tran" w:date="2012-12-06T02:41:00Z">
                          <w:r>
                            <w:t>(4.</w:t>
                          </w:r>
                        </w:ins>
                        <w:ins w:id="6236" w:author="The Si Tran" w:date="2012-12-06T02:44:00Z">
                          <w:r>
                            <w:t>4</w:t>
                          </w:r>
                        </w:ins>
                        <w:ins w:id="6237"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B576B9" w:rsidDel="00A55FB2" w:rsidRDefault="00B576B9">
      <w:pPr>
        <w:spacing w:before="0"/>
        <w:ind w:left="1440" w:firstLine="720"/>
        <w:rPr>
          <w:del w:id="6238" w:author="The Si Tran" w:date="2012-12-06T02:47:00Z"/>
          <w:szCs w:val="26"/>
        </w:rPr>
        <w:pPrChange w:id="6239" w:author="The Si Tran" w:date="2012-12-06T02:47:00Z">
          <w:pPr>
            <w:spacing w:before="0"/>
          </w:pPr>
        </w:pPrChange>
      </w:pPr>
      <w:ins w:id="6240"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6241"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14:paraId="408F33D5" w14:textId="77777777" w:rsidR="0088753F" w:rsidRPr="0049233F" w:rsidRDefault="0088753F">
      <w:pPr>
        <w:spacing w:before="0"/>
        <w:ind w:left="1440" w:firstLine="720"/>
        <w:rPr>
          <w:szCs w:val="26"/>
        </w:rPr>
        <w:pPrChange w:id="6242" w:author="The Si Tran" w:date="2012-12-06T02:47:00Z">
          <w:pPr>
            <w:spacing w:before="0"/>
          </w:pPr>
        </w:pPrChange>
      </w:pPr>
      <w:del w:id="6243" w:author="The Si Tran" w:date="2012-12-06T02:47:00Z">
        <w:r w:rsidRPr="0049233F" w:rsidDel="00A55FB2">
          <w:rPr>
            <w:szCs w:val="26"/>
          </w:rPr>
          <w:delText xml:space="preserve">       </w:delText>
        </w:r>
      </w:del>
      <w:r w:rsidRPr="0049233F">
        <w:rPr>
          <w:szCs w:val="26"/>
        </w:rPr>
        <w:t xml:space="preserve">                </w:t>
      </w:r>
      <w:del w:id="6244" w:author="The Si Tran" w:date="2012-12-06T02:47:00Z">
        <w:r w:rsidRPr="00097101" w:rsidDel="00A55FB2">
          <w:rPr>
            <w:noProof/>
            <w:szCs w:val="26"/>
            <w:rPrChange w:id="6245" w:author="Unknown">
              <w:rPr>
                <w:noProof/>
              </w:rPr>
            </w:rPrChange>
          </w:rPr>
          <w:drawing>
            <wp:inline distT="0" distB="0" distL="0" distR="0" wp14:anchorId="062F7255" wp14:editId="4B57CDF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246" w:author="The Si Tran" w:date="2012-12-06T02:48:00Z"/>
        </w:rPr>
        <w:pPrChange w:id="6247"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77777777" w:rsidR="0056222E" w:rsidRPr="0049233F" w:rsidDel="00AF56B2" w:rsidRDefault="0056222E" w:rsidP="0088753F">
      <w:pPr>
        <w:spacing w:before="0"/>
        <w:rPr>
          <w:del w:id="6248" w:author="The Si Tran" w:date="2012-12-06T02:49:00Z"/>
          <w:szCs w:val="26"/>
        </w:rPr>
      </w:pPr>
      <w:ins w:id="6249" w:author="The Si Tran" w:date="2012-12-06T02:48:00Z">
        <w:r>
          <w:rPr>
            <w:szCs w:val="26"/>
          </w:rPr>
          <w:tab/>
        </w:r>
        <w:r>
          <w:rPr>
            <w:szCs w:val="26"/>
          </w:rPr>
          <w:tab/>
        </w:r>
      </w:ins>
      <m:oMath>
        <m:sSub>
          <m:sSubPr>
            <m:ctrlPr>
              <w:ins w:id="6250" w:author="The Si Tran" w:date="2012-12-06T02:49:00Z">
                <w:rPr>
                  <w:rFonts w:ascii="Cambria Math" w:hAnsi="Cambria Math"/>
                  <w:i/>
                  <w:szCs w:val="26"/>
                </w:rPr>
              </w:ins>
            </m:ctrlPr>
          </m:sSubPr>
          <m:e>
            <w:ins w:id="6251" w:author="The Si Tran" w:date="2012-12-06T02:49:00Z">
              <m:r>
                <w:rPr>
                  <w:rFonts w:ascii="Cambria Math" w:hAnsi="Cambria Math"/>
                  <w:szCs w:val="26"/>
                </w:rPr>
                <m:t>E</m:t>
              </m:r>
            </w:ins>
          </m:e>
          <m:sub>
            <w:ins w:id="6252" w:author="The Si Tran" w:date="2012-12-06T02:49:00Z">
              <m:r>
                <w:rPr>
                  <w:rFonts w:ascii="Cambria Math" w:hAnsi="Cambria Math"/>
                  <w:szCs w:val="26"/>
                </w:rPr>
                <m:t>d</m:t>
              </m:r>
            </w:ins>
          </m:sub>
        </m:sSub>
        <m:d>
          <m:dPr>
            <m:ctrlPr>
              <w:ins w:id="6253" w:author="The Si Tran" w:date="2012-12-06T02:49:00Z">
                <w:rPr>
                  <w:rFonts w:ascii="Cambria Math" w:hAnsi="Cambria Math"/>
                  <w:i/>
                  <w:szCs w:val="26"/>
                </w:rPr>
              </w:ins>
            </m:ctrlPr>
          </m:dPr>
          <m:e>
            <m:acc>
              <m:accPr>
                <m:chr m:val="⃗"/>
                <m:ctrlPr>
                  <w:ins w:id="6254" w:author="The Si Tran" w:date="2012-12-06T02:49:00Z">
                    <w:rPr>
                      <w:rFonts w:ascii="Cambria Math" w:hAnsi="Cambria Math"/>
                      <w:i/>
                      <w:szCs w:val="26"/>
                    </w:rPr>
                  </w:ins>
                </m:ctrlPr>
              </m:accPr>
              <m:e>
                <w:ins w:id="6255" w:author="The Si Tran" w:date="2012-12-06T02:49:00Z">
                  <m:r>
                    <w:rPr>
                      <w:rFonts w:ascii="Cambria Math" w:hAnsi="Cambria Math"/>
                      <w:szCs w:val="26"/>
                    </w:rPr>
                    <m:t>w</m:t>
                  </m:r>
                </w:ins>
              </m:e>
            </m:acc>
          </m:e>
        </m:d>
        <w:ins w:id="6256" w:author="The Si Tran" w:date="2012-12-06T02:49:00Z">
          <m:r>
            <w:rPr>
              <w:rFonts w:ascii="Cambria Math" w:hAnsi="Cambria Math"/>
              <w:szCs w:val="26"/>
            </w:rPr>
            <m:t>=</m:t>
          </m:r>
        </w:ins>
        <m:f>
          <m:fPr>
            <m:ctrlPr>
              <w:ins w:id="6257" w:author="The Si Tran" w:date="2012-12-06T02:49:00Z">
                <w:rPr>
                  <w:rFonts w:ascii="Cambria Math" w:hAnsi="Cambria Math"/>
                  <w:i/>
                  <w:szCs w:val="26"/>
                </w:rPr>
              </w:ins>
            </m:ctrlPr>
          </m:fPr>
          <m:num>
            <w:ins w:id="6258" w:author="The Si Tran" w:date="2012-12-06T02:49:00Z">
              <m:r>
                <w:rPr>
                  <w:rFonts w:ascii="Cambria Math" w:hAnsi="Cambria Math"/>
                  <w:szCs w:val="26"/>
                </w:rPr>
                <m:t>1</m:t>
              </m:r>
            </w:ins>
          </m:num>
          <m:den>
            <w:ins w:id="6259" w:author="The Si Tran" w:date="2012-12-06T02:49:00Z">
              <m:r>
                <w:rPr>
                  <w:rFonts w:ascii="Cambria Math" w:hAnsi="Cambria Math"/>
                  <w:szCs w:val="26"/>
                </w:rPr>
                <m:t>2</m:t>
              </m:r>
            </w:ins>
          </m:den>
        </m:f>
        <m:sSup>
          <m:sSupPr>
            <m:ctrlPr>
              <w:ins w:id="6260" w:author="The Si Tran" w:date="2012-12-06T02:49:00Z">
                <w:rPr>
                  <w:rFonts w:ascii="Cambria Math" w:hAnsi="Cambria Math"/>
                  <w:i/>
                  <w:szCs w:val="26"/>
                </w:rPr>
              </w:ins>
            </m:ctrlPr>
          </m:sSupPr>
          <m:e>
            <w:ins w:id="6261" w:author="The Si Tran" w:date="2012-12-06T02:49:00Z">
              <m:r>
                <w:rPr>
                  <w:rFonts w:ascii="Cambria Math" w:hAnsi="Cambria Math"/>
                  <w:szCs w:val="26"/>
                </w:rPr>
                <m:t>(</m:t>
              </m:r>
            </w:ins>
            <m:sSub>
              <m:sSubPr>
                <m:ctrlPr>
                  <w:ins w:id="6262" w:author="The Si Tran" w:date="2012-12-06T02:49:00Z">
                    <w:rPr>
                      <w:rFonts w:ascii="Cambria Math" w:hAnsi="Cambria Math"/>
                      <w:i/>
                      <w:szCs w:val="26"/>
                    </w:rPr>
                  </w:ins>
                </m:ctrlPr>
              </m:sSubPr>
              <m:e>
                <w:ins w:id="6263" w:author="The Si Tran" w:date="2012-12-06T02:49:00Z">
                  <m:r>
                    <w:rPr>
                      <w:rFonts w:ascii="Cambria Math" w:hAnsi="Cambria Math"/>
                      <w:szCs w:val="26"/>
                    </w:rPr>
                    <m:t>t</m:t>
                  </m:r>
                </w:ins>
              </m:e>
              <m:sub>
                <w:ins w:id="6264" w:author="The Si Tran" w:date="2012-12-06T02:49:00Z">
                  <m:r>
                    <w:rPr>
                      <w:rFonts w:ascii="Cambria Math" w:hAnsi="Cambria Math"/>
                      <w:szCs w:val="26"/>
                    </w:rPr>
                    <m:t>d</m:t>
                  </m:r>
                </w:ins>
              </m:sub>
            </m:sSub>
            <w:ins w:id="6265" w:author="The Si Tran" w:date="2012-12-06T02:49:00Z">
              <m:r>
                <w:rPr>
                  <w:rFonts w:ascii="Cambria Math" w:hAnsi="Cambria Math"/>
                  <w:szCs w:val="26"/>
                </w:rPr>
                <m:t>-</m:t>
              </m:r>
            </w:ins>
            <m:sSub>
              <m:sSubPr>
                <m:ctrlPr>
                  <w:ins w:id="6266" w:author="The Si Tran" w:date="2012-12-06T02:49:00Z">
                    <w:rPr>
                      <w:rFonts w:ascii="Cambria Math" w:hAnsi="Cambria Math"/>
                      <w:i/>
                      <w:szCs w:val="26"/>
                    </w:rPr>
                  </w:ins>
                </m:ctrlPr>
              </m:sSubPr>
              <m:e>
                <w:ins w:id="6267" w:author="The Si Tran" w:date="2012-12-06T02:49:00Z">
                  <m:r>
                    <w:rPr>
                      <w:rFonts w:ascii="Cambria Math" w:hAnsi="Cambria Math"/>
                      <w:szCs w:val="26"/>
                    </w:rPr>
                    <m:t>o</m:t>
                  </m:r>
                </w:ins>
              </m:e>
              <m:sub>
                <w:ins w:id="6268" w:author="The Si Tran" w:date="2012-12-06T02:49:00Z">
                  <m:r>
                    <w:rPr>
                      <w:rFonts w:ascii="Cambria Math" w:hAnsi="Cambria Math"/>
                      <w:szCs w:val="26"/>
                    </w:rPr>
                    <m:t>d</m:t>
                  </m:r>
                </w:ins>
              </m:sub>
            </m:sSub>
            <w:ins w:id="6269" w:author="The Si Tran" w:date="2012-12-06T02:49:00Z">
              <m:r>
                <w:rPr>
                  <w:rFonts w:ascii="Cambria Math" w:hAnsi="Cambria Math"/>
                  <w:szCs w:val="26"/>
                </w:rPr>
                <m:t>)</m:t>
              </m:r>
            </w:ins>
          </m:e>
          <m:sup>
            <w:ins w:id="6270" w:author="The Si Tran" w:date="2012-12-06T02:49:00Z">
              <m:r>
                <w:rPr>
                  <w:rFonts w:ascii="Cambria Math" w:hAnsi="Cambria Math"/>
                  <w:szCs w:val="26"/>
                </w:rPr>
                <m:t>2</m:t>
              </m:r>
            </w:ins>
          </m:sup>
        </m:sSup>
      </m:oMath>
    </w:p>
    <w:p w14:paraId="6371A34D" w14:textId="77777777" w:rsidR="0088753F" w:rsidRPr="0049233F" w:rsidRDefault="0088753F" w:rsidP="0088753F">
      <w:pPr>
        <w:spacing w:before="0"/>
        <w:rPr>
          <w:szCs w:val="26"/>
        </w:rPr>
      </w:pPr>
      <w:del w:id="6271" w:author="The Si Tran" w:date="2012-12-06T02:49:00Z">
        <w:r w:rsidRPr="0049233F" w:rsidDel="00AF56B2">
          <w:rPr>
            <w:szCs w:val="26"/>
          </w:rPr>
          <w:delText xml:space="preserve">                      </w:delText>
        </w:r>
        <w:r w:rsidRPr="00097101" w:rsidDel="00AF56B2">
          <w:rPr>
            <w:noProof/>
            <w:szCs w:val="26"/>
            <w:rPrChange w:id="6272" w:author="Unknown">
              <w:rPr>
                <w:noProof/>
              </w:rPr>
            </w:rPrChange>
          </w:rPr>
          <w:drawing>
            <wp:inline distT="0" distB="0" distL="0" distR="0" wp14:anchorId="2BD5760D" wp14:editId="02864E23">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273" w:author="The Si Tran" w:date="2012-12-16T08:23:00Z">
          <w:pPr>
            <w:spacing w:before="0"/>
          </w:pPr>
        </w:pPrChange>
      </w:pPr>
      <w:r w:rsidRPr="0049233F">
        <w:t xml:space="preserve">Ở đây giá trị </w:t>
      </w:r>
      <m:oMath>
        <m:sSub>
          <m:sSubPr>
            <m:ctrlPr>
              <w:ins w:id="6274" w:author="The Si Tran" w:date="2012-12-06T02:49:00Z">
                <w:rPr>
                  <w:rFonts w:ascii="Cambria Math" w:hAnsi="Cambria Math"/>
                  <w:i/>
                </w:rPr>
              </w:ins>
            </m:ctrlPr>
          </m:sSubPr>
          <m:e>
            <w:ins w:id="6275" w:author="The Si Tran" w:date="2012-12-06T02:49:00Z">
              <m:r>
                <w:rPr>
                  <w:rFonts w:ascii="Cambria Math" w:hAnsi="Cambria Math"/>
                </w:rPr>
                <m:t>t</m:t>
              </m:r>
            </w:ins>
          </m:e>
          <m:sub>
            <w:ins w:id="6276" w:author="The Si Tran" w:date="2012-12-06T02:49:00Z">
              <m:r>
                <w:rPr>
                  <w:rFonts w:ascii="Cambria Math" w:hAnsi="Cambria Math"/>
                </w:rPr>
                <m:t>d</m:t>
              </m:r>
            </w:ins>
          </m:sub>
        </m:sSub>
      </m:oMath>
      <w:del w:id="6277"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278" w:author="The Si Tran" w:date="2012-12-06T02:49:00Z">
                <w:rPr>
                  <w:rFonts w:ascii="Cambria Math" w:hAnsi="Cambria Math"/>
                  <w:i/>
                </w:rPr>
              </w:ins>
            </m:ctrlPr>
          </m:sSubPr>
          <m:e>
            <w:ins w:id="6279" w:author="The Si Tran" w:date="2012-12-06T02:49:00Z">
              <m:r>
                <w:rPr>
                  <w:rFonts w:ascii="Cambria Math" w:hAnsi="Cambria Math"/>
                </w:rPr>
                <m:t>o</m:t>
              </m:r>
            </w:ins>
          </m:e>
          <m:sub>
            <w:ins w:id="6280" w:author="The Si Tran" w:date="2012-12-06T02:49:00Z">
              <m:r>
                <w:rPr>
                  <w:rFonts w:ascii="Cambria Math" w:hAnsi="Cambria Math"/>
                </w:rPr>
                <m:t>d</m:t>
              </m:r>
            </w:ins>
          </m:sub>
        </m:sSub>
      </m:oMath>
      <w:del w:id="6281"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w:t>
      </w:r>
      <w:r w:rsidRPr="0049233F">
        <w:lastRenderedPageBreak/>
        <w:t>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282"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283" w:author="The Si Tran" w:date="2012-12-06T02:50:00Z">
        <w:r w:rsidRPr="00AF1345" w:rsidDel="00FB4B5C">
          <w:rPr>
            <w:position w:val="-12"/>
          </w:rPr>
          <w:object w:dxaOrig="820" w:dyaOrig="360" w14:anchorId="29830189">
            <v:shape id="_x0000_i1118" type="#_x0000_t75" style="width:40.2pt;height:17.6pt" o:ole="">
              <v:imagedata r:id="rId232" o:title=""/>
            </v:shape>
            <o:OLEObject Type="Embed" ProgID="Equation.DSMT4" ShapeID="_x0000_i1118" DrawAspect="Content" ObjectID="_1417159116" r:id="rId233"/>
          </w:object>
        </w:r>
        <w:r w:rsidRPr="0049233F" w:rsidDel="00FB4B5C">
          <w:delText xml:space="preserve"> </w:delText>
        </w:r>
      </w:del>
      <w:r w:rsidRPr="0049233F">
        <w:t>thay cho</w:t>
      </w:r>
      <w:ins w:id="6284"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285" w:author="The Si Tran" w:date="2012-12-06T02:51:00Z">
        <w:r w:rsidRPr="00AF1345" w:rsidDel="00FB4B5C">
          <w:rPr>
            <w:position w:val="-10"/>
          </w:rPr>
          <w:object w:dxaOrig="740" w:dyaOrig="320" w14:anchorId="21DEB698">
            <v:shape id="_x0000_i1119" type="#_x0000_t75" style="width:36.85pt;height:15.9pt" o:ole="">
              <v:imagedata r:id="rId234" o:title=""/>
            </v:shape>
            <o:OLEObject Type="Embed" ProgID="Equation.DSMT4" ShapeID="_x0000_i1119" DrawAspect="Content" ObjectID="_1417159117" r:id="rId235"/>
          </w:object>
        </w:r>
        <w:r w:rsidRPr="0049233F" w:rsidDel="003264F7">
          <w:delText xml:space="preserve"> </w:delText>
        </w:r>
      </w:del>
      <w:r w:rsidRPr="0049233F">
        <w:t>để tìm kiếm.</w:t>
      </w:r>
    </w:p>
    <w:p w14:paraId="2A35791F" w14:textId="77777777" w:rsidR="0088753F" w:rsidRPr="0049233F" w:rsidRDefault="0088753F">
      <w:pPr>
        <w:pPrChange w:id="6286" w:author="The Si Tran" w:date="2012-12-16T08:23:00Z">
          <w:pPr>
            <w:spacing w:before="0"/>
            <w:ind w:firstLine="720"/>
          </w:pPr>
        </w:pPrChange>
      </w:pPr>
      <w:r w:rsidRPr="0049233F">
        <w:t>Sự khác biệt g</w:t>
      </w:r>
      <w:r w:rsidRPr="00334CAD">
        <w:rPr>
          <w:rPrChange w:id="6287" w:author="The Si Tran" w:date="2012-12-16T08:23:00Z">
            <w:rPr>
              <w:szCs w:val="26"/>
            </w:rPr>
          </w:rPrChange>
        </w:rPr>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288" w:name="_Toc327348174"/>
      <w:bookmarkStart w:id="6289" w:name="_Toc343415526"/>
      <w:r w:rsidRPr="0049233F">
        <w:t>Mạng nhiều lớp và giải thuật lan truyền ngược</w:t>
      </w:r>
      <w:bookmarkEnd w:id="6288"/>
      <w:bookmarkEnd w:id="6289"/>
    </w:p>
    <w:p w14:paraId="6C665455" w14:textId="77777777" w:rsidR="0088753F" w:rsidRPr="0049233F" w:rsidRDefault="0088753F">
      <w:pPr>
        <w:pPrChange w:id="6290" w:author="The Si Tran" w:date="2012-12-16T08:23:00Z">
          <w:pPr>
            <w:spacing w:before="0"/>
            <w:ind w:firstLine="720"/>
          </w:pPr>
        </w:pPrChange>
      </w:pPr>
      <w:r w:rsidRPr="0049233F">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pPr>
        <w:pPrChange w:id="6291"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keepNext/>
        <w:spacing w:before="0"/>
        <w:ind w:firstLine="720"/>
        <w:jc w:val="center"/>
        <w:rPr>
          <w:szCs w:val="26"/>
        </w:rPr>
        <w:pPrChange w:id="6292" w:author="The Si Tran" w:date="2012-12-11T23:36:00Z">
          <w:pPr>
            <w:keepNext/>
            <w:spacing w:before="0"/>
            <w:ind w:firstLine="720"/>
          </w:pPr>
        </w:pPrChange>
      </w:pPr>
      <w:r w:rsidRPr="002B1464">
        <w:rPr>
          <w:noProof/>
          <w:szCs w:val="26"/>
        </w:rPr>
        <w:lastRenderedPageBreak/>
        <w:drawing>
          <wp:inline distT="0" distB="0" distL="0" distR="0" wp14:anchorId="780FA62E" wp14:editId="7570456A">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77777777" w:rsidR="0088753F" w:rsidRPr="0049233F" w:rsidDel="00334CAD" w:rsidRDefault="0088753F">
      <w:pPr>
        <w:pStyle w:val="Hinh"/>
        <w:rPr>
          <w:del w:id="6293" w:author="The Si Tran" w:date="2012-12-16T08:23:00Z"/>
        </w:rPr>
        <w:pPrChange w:id="6294" w:author="The Si Tran" w:date="2012-12-11T23:36:00Z">
          <w:pPr>
            <w:pStyle w:val="Caption"/>
          </w:pPr>
        </w:pPrChange>
      </w:pPr>
      <w:r w:rsidRPr="0049233F">
        <w:t xml:space="preserve">                                        </w:t>
      </w:r>
      <w:bookmarkStart w:id="6295" w:name="_Toc327348216"/>
      <w:bookmarkStart w:id="6296" w:name="_Toc343029966"/>
      <w:bookmarkStart w:id="6297" w:name="_Toc343415611"/>
      <w:r w:rsidRPr="0049233F">
        <w:t>Hình</w:t>
      </w:r>
      <w:ins w:id="6298" w:author="The Si Tran" w:date="2012-12-11T23:36:00Z">
        <w:r w:rsidR="002400FD">
          <w:t xml:space="preserve"> 4.7</w:t>
        </w:r>
      </w:ins>
      <w:del w:id="6299" w:author="The Si Tran" w:date="2012-12-11T23:36:00Z">
        <w:r w:rsidRPr="0049233F" w:rsidDel="002400FD">
          <w:delText xml:space="preserve"> </w:delText>
        </w:r>
        <w:r w:rsidRPr="00082976" w:rsidDel="002400FD">
          <w:rPr>
            <w:b w:val="0"/>
            <w:bCs w:val="0"/>
          </w:rPr>
          <w:fldChar w:fldCharType="begin"/>
        </w:r>
        <w:r w:rsidRPr="0049233F" w:rsidDel="002400FD">
          <w:delInstrText xml:space="preserve"> STYLEREF 1 \s </w:delInstrText>
        </w:r>
        <w:r w:rsidRPr="00082976" w:rsidDel="002400FD">
          <w:rPr>
            <w:b w:val="0"/>
            <w:bCs w:val="0"/>
            <w:rPrChange w:id="6300" w:author="The Si Tran" w:date="2012-12-05T23:02:00Z">
              <w:rPr>
                <w:b w:val="0"/>
                <w:bCs w:val="0"/>
                <w:szCs w:val="26"/>
              </w:rPr>
            </w:rPrChange>
          </w:rPr>
          <w:fldChar w:fldCharType="separate"/>
        </w:r>
        <w:r w:rsidRPr="0049233F" w:rsidDel="002400FD">
          <w:rPr>
            <w:noProof/>
          </w:rPr>
          <w:delText>2</w:delText>
        </w:r>
        <w:r w:rsidRPr="00082976" w:rsidDel="002400FD">
          <w:rPr>
            <w:b w:val="0"/>
            <w:bCs w:val="0"/>
          </w:rPr>
          <w:fldChar w:fldCharType="end"/>
        </w:r>
        <w:r w:rsidRPr="0049233F" w:rsidDel="002400FD">
          <w:delText>.</w:delText>
        </w:r>
        <w:r w:rsidRPr="00082976" w:rsidDel="002400FD">
          <w:rPr>
            <w:b w:val="0"/>
            <w:bCs w:val="0"/>
          </w:rPr>
          <w:fldChar w:fldCharType="begin"/>
        </w:r>
        <w:r w:rsidRPr="0049233F" w:rsidDel="002400FD">
          <w:delInstrText xml:space="preserve"> SEQ Hình \* ARABIC \s 1 </w:delInstrText>
        </w:r>
        <w:r w:rsidRPr="00082976" w:rsidDel="002400FD">
          <w:rPr>
            <w:b w:val="0"/>
            <w:bCs w:val="0"/>
            <w:rPrChange w:id="6301" w:author="The Si Tran" w:date="2012-12-05T23:02:00Z">
              <w:rPr>
                <w:b w:val="0"/>
                <w:bCs w:val="0"/>
                <w:szCs w:val="26"/>
              </w:rPr>
            </w:rPrChange>
          </w:rPr>
          <w:fldChar w:fldCharType="separate"/>
        </w:r>
        <w:r w:rsidRPr="0049233F" w:rsidDel="002400FD">
          <w:rPr>
            <w:noProof/>
          </w:rPr>
          <w:delText>8</w:delText>
        </w:r>
        <w:r w:rsidRPr="00082976" w:rsidDel="002400FD">
          <w:rPr>
            <w:b w:val="0"/>
            <w:bCs w:val="0"/>
          </w:rPr>
          <w:fldChar w:fldCharType="end"/>
        </w:r>
      </w:del>
      <w:r w:rsidRPr="0049233F">
        <w:t xml:space="preserve">: </w:t>
      </w:r>
      <w:r w:rsidRPr="002400FD">
        <w:rPr>
          <w:b w:val="0"/>
          <w:bCs w:val="0"/>
          <w:rPrChange w:id="6302" w:author="The Si Tran" w:date="2012-12-11T23:36:00Z">
            <w:rPr>
              <w:b w:val="0"/>
              <w:bCs w:val="0"/>
            </w:rPr>
          </w:rPrChange>
        </w:rPr>
        <w:t>Đơn vị sigmoid</w:t>
      </w:r>
      <w:bookmarkEnd w:id="6295"/>
      <w:bookmarkEnd w:id="6296"/>
      <w:bookmarkEnd w:id="6297"/>
    </w:p>
    <w:p w14:paraId="68C26619" w14:textId="77777777" w:rsidR="0088753F" w:rsidRPr="0049233F" w:rsidRDefault="0088753F">
      <w:pPr>
        <w:pStyle w:val="Hinh"/>
        <w:pPrChange w:id="6303" w:author="The Si Tran" w:date="2012-12-16T08:23:00Z">
          <w:pPr>
            <w:spacing w:before="0"/>
            <w:ind w:firstLine="720"/>
          </w:pPr>
        </w:pPrChange>
      </w:pPr>
    </w:p>
    <w:p w14:paraId="04D3C113" w14:textId="77777777" w:rsidR="0088753F" w:rsidRDefault="0088753F">
      <w:pPr>
        <w:rPr>
          <w:ins w:id="6304" w:author="The Si Tran" w:date="2012-12-06T02:51:00Z"/>
        </w:rPr>
        <w:pPrChange w:id="6305" w:author="The Si Tran" w:date="2012-12-16T08:23:00Z">
          <w:pPr>
            <w:spacing w:before="0"/>
            <w:ind w:firstLine="720"/>
          </w:pPr>
        </w:pPrChange>
      </w:pPr>
      <w:r w:rsidRPr="0049233F">
        <w:t>Công thức tính giá trị đầu ra của đơn vị sigmoid là</w:t>
      </w:r>
    </w:p>
    <w:p w14:paraId="4AA2B045" w14:textId="77777777" w:rsidR="00E46E0A" w:rsidRPr="0008713C" w:rsidDel="00E46E0A" w:rsidRDefault="00E46E0A">
      <w:pPr>
        <w:pStyle w:val="EquationIndex"/>
        <w:rPr>
          <w:del w:id="6306" w:author="The Si Tran" w:date="2012-12-06T02:52:00Z"/>
          <w:rPrChange w:id="6307" w:author="The Si Tran" w:date="2012-12-14T06:14:00Z">
            <w:rPr>
              <w:del w:id="6308" w:author="The Si Tran" w:date="2012-12-06T02:52:00Z"/>
            </w:rPr>
          </w:rPrChange>
        </w:rPr>
        <w:pPrChange w:id="6309" w:author="The Si Tran" w:date="2012-12-15T08:05:00Z">
          <w:pPr>
            <w:spacing w:before="0"/>
            <w:ind w:firstLine="720"/>
          </w:pPr>
        </w:pPrChange>
      </w:pPr>
      <w:ins w:id="6310"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311" w:author="The Si Tran" w:date="2012-12-06T02:52:00Z">
                  <w:rPr>
                    <w:rFonts w:ascii="Cambria Math" w:hAnsi="Cambria Math"/>
                  </w:rPr>
                </w:ins>
              </m:ctrlPr>
            </m:accPr>
            <m:e>
              <w:ins w:id="6312" w:author="The Si Tran" w:date="2012-12-06T02:52:00Z">
                <m:r>
                  <w:rPr>
                    <w:rFonts w:ascii="Cambria Math" w:hAnsi="Cambria Math"/>
                  </w:rPr>
                  <m:t>w</m:t>
                </m:r>
              </w:ins>
            </m:e>
          </m:acc>
          <w:ins w:id="6313" w:author="The Si Tran" w:date="2012-12-06T02:52:00Z">
            <m:r>
              <m:rPr>
                <m:sty m:val="p"/>
              </m:rPr>
              <w:rPr>
                <w:rFonts w:ascii="Cambria Math" w:hAnsi="Cambria Math"/>
              </w:rPr>
              <m:t>∙</m:t>
            </m:r>
          </w:ins>
          <m:acc>
            <m:accPr>
              <m:chr m:val="⃗"/>
              <m:ctrlPr>
                <w:ins w:id="6314" w:author="The Si Tran" w:date="2012-12-06T02:52:00Z">
                  <w:rPr>
                    <w:rFonts w:ascii="Cambria Math" w:hAnsi="Cambria Math"/>
                  </w:rPr>
                </w:ins>
              </m:ctrlPr>
            </m:accPr>
            <m:e>
              <w:ins w:id="6315" w:author="The Si Tran" w:date="2012-12-06T02:52:00Z">
                <m:r>
                  <w:rPr>
                    <w:rFonts w:ascii="Cambria Math" w:hAnsi="Cambria Math"/>
                  </w:rPr>
                  <m:t>x</m:t>
                </m:r>
              </w:ins>
            </m:e>
          </m:acc>
          <w:ins w:id="6316"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317" w:author="The Si Tran" w:date="2012-12-15T08:05:00Z">
          <w:pPr>
            <w:spacing w:before="0"/>
            <w:ind w:firstLine="720"/>
          </w:pPr>
        </w:pPrChange>
      </w:pPr>
      <w:del w:id="6318" w:author="The Si Tran" w:date="2012-12-06T02:52:00Z">
        <w:r w:rsidRPr="0049233F" w:rsidDel="00E46E0A">
          <w:delText xml:space="preserve">          </w:delText>
        </w:r>
        <w:r w:rsidRPr="00097101" w:rsidDel="00E46E0A">
          <w:rPr>
            <w:noProof/>
            <w:rPrChange w:id="6319" w:author="Unknown">
              <w:rPr>
                <w:noProof/>
              </w:rPr>
            </w:rPrChange>
          </w:rPr>
          <w:drawing>
            <wp:inline distT="0" distB="0" distL="0" distR="0" wp14:anchorId="0E1F4F1B" wp14:editId="6F23F642">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320" w:author="The Si Tran" w:date="2012-12-06T02:52:00Z"/>
        </w:rPr>
        <w:pPrChange w:id="6321"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322" w:author="The Si Tran" w:date="2012-12-06T02:53:00Z"/>
        </w:rPr>
        <w:pPrChange w:id="6323" w:author="The Si Tran" w:date="2012-12-15T08:05:00Z">
          <w:pPr>
            <w:spacing w:before="0"/>
            <w:ind w:firstLine="720"/>
          </w:pPr>
        </w:pPrChange>
      </w:pPr>
      <w:ins w:id="6324" w:author="The Si Tran" w:date="2012-12-06T02:52:00Z">
        <m:oMathPara>
          <m:oMathParaPr>
            <m:jc m:val="center"/>
          </m:oMathParaPr>
          <m:oMath>
            <m:r>
              <w:rPr>
                <w:rFonts w:ascii="Cambria Math" w:hAnsi="Cambria Math"/>
                <w:rPrChange w:id="6325" w:author="The Si Tran" w:date="2012-12-14T06:15:00Z">
                  <w:rPr/>
                </w:rPrChange>
              </w:rPr>
              <m:t>σ</m:t>
            </m:r>
          </m:oMath>
        </m:oMathPara>
      </w:ins>
      <m:oMathPara>
        <m:oMathParaPr>
          <m:jc m:val="center"/>
        </m:oMathParaPr>
        <m:oMath>
          <m:d>
            <m:dPr>
              <m:ctrlPr>
                <w:ins w:id="6326" w:author="The Si Tran" w:date="2012-12-06T02:53:00Z">
                  <w:rPr>
                    <w:rFonts w:ascii="Cambria Math" w:hAnsi="Cambria Math"/>
                  </w:rPr>
                </w:ins>
              </m:ctrlPr>
            </m:dPr>
            <m:e>
              <w:ins w:id="6327" w:author="The Si Tran" w:date="2012-12-06T02:53:00Z">
                <m:r>
                  <m:rPr>
                    <m:sty m:val="p"/>
                  </m:rPr>
                  <w:rPr>
                    <w:rFonts w:ascii="Cambria Math" w:hAnsi="Cambria Math"/>
                  </w:rPr>
                  <m:t>y</m:t>
                </m:r>
              </w:ins>
            </m:e>
          </m:d>
          <w:ins w:id="6328" w:author="The Si Tran" w:date="2012-12-06T02:53:00Z">
            <m:r>
              <m:rPr>
                <m:sty m:val="p"/>
              </m:rPr>
              <w:rPr>
                <w:rFonts w:ascii="Cambria Math" w:hAnsi="Cambria Math"/>
              </w:rPr>
              <m:t>=</m:t>
            </m:r>
          </w:ins>
          <m:f>
            <m:fPr>
              <m:ctrlPr>
                <w:ins w:id="6329" w:author="The Si Tran" w:date="2012-12-06T02:53:00Z">
                  <w:rPr>
                    <w:rFonts w:ascii="Cambria Math" w:hAnsi="Cambria Math"/>
                  </w:rPr>
                </w:ins>
              </m:ctrlPr>
            </m:fPr>
            <m:num>
              <w:ins w:id="6330" w:author="The Si Tran" w:date="2012-12-06T02:53:00Z">
                <m:r>
                  <m:rPr>
                    <m:sty m:val="p"/>
                  </m:rPr>
                  <w:rPr>
                    <w:rFonts w:ascii="Cambria Math" w:hAnsi="Cambria Math"/>
                  </w:rPr>
                  <m:t>1</m:t>
                </m:r>
              </w:ins>
            </m:num>
            <m:den>
              <w:ins w:id="6331" w:author="The Si Tran" w:date="2012-12-06T02:53:00Z">
                <m:r>
                  <m:rPr>
                    <m:sty m:val="p"/>
                  </m:rPr>
                  <w:rPr>
                    <w:rFonts w:ascii="Cambria Math" w:hAnsi="Cambria Math"/>
                  </w:rPr>
                  <m:t>1+</m:t>
                </m:r>
              </w:ins>
              <m:sSup>
                <m:sSupPr>
                  <m:ctrlPr>
                    <w:ins w:id="6332" w:author="The Si Tran" w:date="2012-12-06T02:53:00Z">
                      <w:rPr>
                        <w:rFonts w:ascii="Cambria Math" w:hAnsi="Cambria Math"/>
                      </w:rPr>
                    </w:ins>
                  </m:ctrlPr>
                </m:sSupPr>
                <m:e>
                  <w:ins w:id="6333" w:author="The Si Tran" w:date="2012-12-06T02:53:00Z">
                    <m:r>
                      <m:rPr>
                        <m:sty m:val="p"/>
                      </m:rPr>
                      <w:rPr>
                        <w:rFonts w:ascii="Cambria Math" w:hAnsi="Cambria Math"/>
                      </w:rPr>
                      <m:t>e</m:t>
                    </m:r>
                  </w:ins>
                </m:e>
                <m:sup>
                  <w:ins w:id="6334" w:author="The Si Tran" w:date="2012-12-06T02:53:00Z">
                    <m:r>
                      <m:rPr>
                        <m:sty m:val="p"/>
                      </m:rPr>
                      <w:rPr>
                        <w:rFonts w:ascii="Cambria Math" w:hAnsi="Cambria Math"/>
                      </w:rPr>
                      <m:t>-</m:t>
                    </m:r>
                    <m:r>
                      <m:rPr>
                        <m:sty m:val="p"/>
                      </m:rPr>
                      <w:rPr>
                        <w:rFonts w:ascii="Cambria Math" w:hAnsi="Cambria Math"/>
                        <w:rPrChange w:id="6335" w:author="The Si Tran" w:date="2012-12-14T06:15:00Z">
                          <w:rPr/>
                        </w:rPrChange>
                      </w:rPr>
                      <m:t>y</m:t>
                    </m:r>
                  </w:ins>
                </m:sup>
              </m:sSup>
            </m:den>
          </m:f>
        </m:oMath>
      </m:oMathPara>
    </w:p>
    <w:p w14:paraId="57B403D6" w14:textId="77777777" w:rsidR="0088753F" w:rsidRPr="0049233F" w:rsidRDefault="0088753F">
      <w:pPr>
        <w:pStyle w:val="EquationIndex"/>
        <w:pPrChange w:id="6336" w:author="The Si Tran" w:date="2012-12-15T08:05:00Z">
          <w:pPr>
            <w:spacing w:before="0"/>
            <w:ind w:firstLine="720"/>
          </w:pPr>
        </w:pPrChange>
      </w:pPr>
      <w:del w:id="6337" w:author="The Si Tran" w:date="2012-12-06T02:53:00Z">
        <w:r w:rsidRPr="0049233F" w:rsidDel="00E46E0A">
          <w:delText xml:space="preserve">           </w:delText>
        </w:r>
        <w:r w:rsidRPr="00097101" w:rsidDel="00E46E0A">
          <w:rPr>
            <w:noProof/>
            <w:rPrChange w:id="6338" w:author="Unknown">
              <w:rPr>
                <w:noProof/>
              </w:rPr>
            </w:rPrChange>
          </w:rPr>
          <w:drawing>
            <wp:inline distT="0" distB="0" distL="0" distR="0" wp14:anchorId="1063D839" wp14:editId="51AB3165">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339" w:author="The Si Tran" w:date="2012-12-16T08:24:00Z">
          <w:pPr>
            <w:spacing w:before="0"/>
            <w:ind w:firstLine="720"/>
          </w:pPr>
        </w:pPrChange>
      </w:pPr>
      <w:r w:rsidRPr="0049233F">
        <w:t>Một thuận lợi khi sử dụng các đơn vị sigmoid là nhờ đạo hàm của hàm sigmoid rất dễ tính</w:t>
      </w:r>
      <w:ins w:id="6340" w:author="The Si Tran" w:date="2012-12-06T02:54:00Z">
        <w:r w:rsidR="00E46E0A">
          <w:t xml:space="preserve"> </w:t>
        </w:r>
      </w:ins>
      <w:ins w:id="6341" w:author="The Si Tran" w:date="2012-12-06T02:55:00Z">
        <w:r w:rsidR="00E46E0A">
          <w:t>(</w:t>
        </w:r>
      </w:ins>
      <m:oMath>
        <m:sSup>
          <m:sSupPr>
            <m:ctrlPr>
              <w:ins w:id="6342" w:author="The Si Tran" w:date="2012-12-06T02:54:00Z">
                <w:rPr>
                  <w:rFonts w:ascii="Cambria Math" w:hAnsi="Cambria Math"/>
                  <w:i/>
                </w:rPr>
              </w:ins>
            </m:ctrlPr>
          </m:sSupPr>
          <m:e>
            <w:ins w:id="6343" w:author="The Si Tran" w:date="2012-12-06T02:54:00Z">
              <m:r>
                <w:rPr>
                  <w:rFonts w:ascii="Cambria Math" w:hAnsi="Cambria Math"/>
                </w:rPr>
                <m:t>σ</m:t>
              </m:r>
            </w:ins>
          </m:e>
          <m:sup>
            <w:ins w:id="6344" w:author="The Si Tran" w:date="2012-12-06T02:54:00Z">
              <m:r>
                <w:rPr>
                  <w:rFonts w:ascii="Cambria Math" w:hAnsi="Cambria Math"/>
                </w:rPr>
                <m:t>'</m:t>
              </m:r>
            </w:ins>
          </m:sup>
        </m:sSup>
        <m:d>
          <m:dPr>
            <m:ctrlPr>
              <w:ins w:id="6345" w:author="The Si Tran" w:date="2012-12-06T02:54:00Z">
                <w:rPr>
                  <w:rFonts w:ascii="Cambria Math" w:hAnsi="Cambria Math"/>
                  <w:i/>
                </w:rPr>
              </w:ins>
            </m:ctrlPr>
          </m:dPr>
          <m:e>
            <w:ins w:id="6346" w:author="The Si Tran" w:date="2012-12-06T02:54:00Z">
              <m:r>
                <w:rPr>
                  <w:rFonts w:ascii="Cambria Math" w:hAnsi="Cambria Math"/>
                </w:rPr>
                <m:t>y</m:t>
              </m:r>
            </w:ins>
          </m:e>
        </m:d>
        <w:ins w:id="6347" w:author="The Si Tran" w:date="2012-12-06T02:54:00Z">
          <m:r>
            <w:rPr>
              <w:rFonts w:ascii="Cambria Math" w:hAnsi="Cambria Math"/>
            </w:rPr>
            <m:t>=σ</m:t>
          </m:r>
        </w:ins>
        <m:d>
          <m:dPr>
            <m:ctrlPr>
              <w:ins w:id="6348" w:author="The Si Tran" w:date="2012-12-06T02:54:00Z">
                <w:rPr>
                  <w:rFonts w:ascii="Cambria Math" w:hAnsi="Cambria Math"/>
                  <w:i/>
                </w:rPr>
              </w:ins>
            </m:ctrlPr>
          </m:dPr>
          <m:e>
            <w:ins w:id="6349" w:author="The Si Tran" w:date="2012-12-06T02:54:00Z">
              <m:r>
                <w:rPr>
                  <w:rFonts w:ascii="Cambria Math" w:hAnsi="Cambria Math"/>
                </w:rPr>
                <m:t>y</m:t>
              </m:r>
            </w:ins>
          </m:e>
        </m:d>
        <w:ins w:id="6350" w:author="The Si Tran" w:date="2012-12-06T02:54:00Z">
          <m:r>
            <w:rPr>
              <w:rFonts w:ascii="Cambria Math" w:hAnsi="Cambria Math"/>
            </w:rPr>
            <m:t>*(1-σ</m:t>
          </m:r>
        </w:ins>
        <m:d>
          <m:dPr>
            <m:ctrlPr>
              <w:ins w:id="6351" w:author="The Si Tran" w:date="2012-12-06T02:54:00Z">
                <w:rPr>
                  <w:rFonts w:ascii="Cambria Math" w:hAnsi="Cambria Math"/>
                  <w:i/>
                </w:rPr>
              </w:ins>
            </m:ctrlPr>
          </m:dPr>
          <m:e>
            <w:ins w:id="6352" w:author="The Si Tran" w:date="2012-12-06T02:54:00Z">
              <m:r>
                <w:rPr>
                  <w:rFonts w:ascii="Cambria Math" w:hAnsi="Cambria Math"/>
                </w:rPr>
                <m:t>y</m:t>
              </m:r>
            </w:ins>
          </m:e>
        </m:d>
        <w:ins w:id="6353" w:author="The Si Tran" w:date="2012-12-06T02:55:00Z">
          <m:r>
            <w:rPr>
              <w:rFonts w:ascii="Cambria Math" w:hAnsi="Cambria Math"/>
            </w:rPr>
            <m:t>)</m:t>
          </m:r>
        </w:ins>
      </m:oMath>
      <w:ins w:id="6354" w:author="The Si Tran" w:date="2012-12-06T02:55:00Z">
        <w:r w:rsidR="00E46E0A">
          <w:t>).</w:t>
        </w:r>
      </w:ins>
      <w:r w:rsidRPr="0049233F">
        <w:t xml:space="preserve"> </w:t>
      </w:r>
      <w:del w:id="6355" w:author="The Si Tran" w:date="2012-12-06T02:55:00Z">
        <w:r w:rsidRPr="0049233F" w:rsidDel="00E46E0A">
          <w:delText>(</w:delText>
        </w:r>
        <w:r w:rsidRPr="00AF1345" w:rsidDel="00E46E0A">
          <w:rPr>
            <w:position w:val="-10"/>
          </w:rPr>
          <w:object w:dxaOrig="2400" w:dyaOrig="320" w14:anchorId="55BC5C2B">
            <v:shape id="_x0000_i1120" type="#_x0000_t75" style="width:123.05pt;height:16.75pt" o:ole="">
              <v:imagedata r:id="rId239" o:title=""/>
            </v:shape>
            <o:OLEObject Type="Embed" ProgID="Equation.DSMT4" ShapeID="_x0000_i1120" DrawAspect="Content" ObjectID="_1417159118" r:id="rId240"/>
          </w:object>
        </w:r>
        <w:r w:rsidRPr="0049233F" w:rsidDel="00E46E0A">
          <w:delText xml:space="preserve">). </w:delText>
        </w:r>
      </w:del>
      <w:r w:rsidRPr="0049233F">
        <w:t>Điều này làm cho việc áp dụng phương pháp giảm độ dốc được dễ dàng.</w:t>
      </w:r>
    </w:p>
    <w:p w14:paraId="262E70EE" w14:textId="77777777" w:rsidR="0088753F" w:rsidRPr="0049233F" w:rsidRDefault="0088753F">
      <w:pPr>
        <w:rPr>
          <w:position w:val="-6"/>
        </w:rPr>
        <w:pPrChange w:id="6356" w:author="The Si Tran" w:date="2012-12-16T08:24:00Z">
          <w:pPr>
            <w:spacing w:before="0"/>
            <w:ind w:firstLine="720"/>
          </w:pPr>
        </w:pPrChange>
      </w:pPr>
      <w:r w:rsidRPr="0049233F">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1" type="#_x0000_t75" style="width:37.65pt;height:16.75pt" o:ole="">
            <v:imagedata r:id="rId241" o:title=""/>
          </v:shape>
          <o:OLEObject Type="Embed" ProgID="Equation.DSMT4" ShapeID="_x0000_i1121" DrawAspect="Content" ObjectID="_1417159119" r:id="rId242"/>
        </w:object>
      </w:r>
    </w:p>
    <w:p w14:paraId="5EAF2649" w14:textId="77777777" w:rsidR="00783376" w:rsidRDefault="0088753F">
      <w:pPr>
        <w:rPr>
          <w:ins w:id="6357" w:author="The Si Tran" w:date="2012-12-06T02:56:00Z"/>
        </w:rPr>
        <w:pPrChange w:id="6358"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6359" w:author="The Si Tran" w:date="2012-12-06T02:58:00Z"/>
          <w:position w:val="-6"/>
        </w:rPr>
        <w:pPrChange w:id="6360" w:author="The Si Tran" w:date="2012-12-15T08:05:00Z">
          <w:pPr>
            <w:spacing w:before="0"/>
            <w:ind w:firstLine="720"/>
          </w:pPr>
        </w:pPrChange>
      </w:pPr>
      <w:ins w:id="6361"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362" w:author="The Si Tran" w:date="2012-12-06T02:57:00Z">
                    <m:r>
                      <w:rPr>
                        <w:rFonts w:ascii="Cambria Math" w:hAnsi="Cambria Math"/>
                      </w:rPr>
                      <m:t>w</m:t>
                    </m:r>
                  </w:ins>
                </m:e>
              </m:acc>
            </m:e>
          </m:d>
          <w:ins w:id="6363" w:author="The Si Tran" w:date="2012-12-06T02:57:00Z">
            <m:r>
              <m:rPr>
                <m:sty m:val="p"/>
              </m:rPr>
              <w:rPr>
                <w:rFonts w:ascii="Cambria Math" w:hAnsi="Cambria Math"/>
              </w:rPr>
              <m:t>=</m:t>
            </m:r>
          </w:ins>
          <m:f>
            <m:fPr>
              <m:ctrlPr>
                <w:rPr>
                  <w:rFonts w:ascii="Cambria Math" w:hAnsi="Cambria Math"/>
                </w:rPr>
              </m:ctrlPr>
            </m:fPr>
            <m:num>
              <w:ins w:id="6364" w:author="The Si Tran" w:date="2012-12-06T02:57:00Z">
                <m:r>
                  <m:rPr>
                    <m:sty m:val="p"/>
                  </m:rPr>
                  <w:rPr>
                    <w:rFonts w:ascii="Cambria Math" w:hAnsi="Cambria Math"/>
                  </w:rPr>
                  <m:t>1</m:t>
                </m:r>
              </w:ins>
            </m:num>
            <m:den>
              <w:ins w:id="6365" w:author="The Si Tran" w:date="2012-12-06T02:57:00Z">
                <m:r>
                  <m:rPr>
                    <m:sty m:val="p"/>
                  </m:rPr>
                  <w:rPr>
                    <w:rFonts w:ascii="Cambria Math" w:hAnsi="Cambria Math"/>
                  </w:rPr>
                  <m:t>2</m:t>
                </m:r>
              </w:ins>
            </m:den>
          </m:f>
          <m:nary>
            <m:naryPr>
              <m:chr m:val="∑"/>
              <m:limLoc m:val="subSup"/>
              <m:supHide m:val="1"/>
              <m:ctrlPr>
                <w:ins w:id="6366" w:author="The Si Tran" w:date="2012-12-06T02:58:00Z">
                  <w:rPr>
                    <w:rFonts w:ascii="Cambria Math" w:hAnsi="Cambria Math"/>
                  </w:rPr>
                </w:ins>
              </m:ctrlPr>
            </m:naryPr>
            <m:sub>
              <w:ins w:id="6367"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368" w:author="The Si Tran" w:date="2012-12-06T02:58:00Z">
                      <w:rPr>
                        <w:rFonts w:ascii="Cambria Math" w:hAnsi="Cambria Math"/>
                      </w:rPr>
                    </w:ins>
                  </m:ctrlPr>
                </m:naryPr>
                <m:sub>
                  <w:ins w:id="6369"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370" w:author="The Si Tran" w:date="2012-12-06T02:58:00Z">
                          <w:rPr>
                            <w:rFonts w:ascii="Cambria Math" w:hAnsi="Cambria Math"/>
                          </w:rPr>
                        </w:ins>
                      </m:ctrlPr>
                    </m:sSupPr>
                    <m:e>
                      <w:ins w:id="6371" w:author="The Si Tran" w:date="2012-12-06T02:58:00Z">
                        <m:r>
                          <m:rPr>
                            <m:sty m:val="p"/>
                          </m:rPr>
                          <w:rPr>
                            <w:rFonts w:ascii="Cambria Math" w:hAnsi="Cambria Math"/>
                          </w:rPr>
                          <m:t>(</m:t>
                        </m:r>
                      </w:ins>
                      <m:sSub>
                        <m:sSubPr>
                          <m:ctrlPr>
                            <w:ins w:id="6372" w:author="The Si Tran" w:date="2012-12-06T02:58:00Z">
                              <w:rPr>
                                <w:rFonts w:ascii="Cambria Math" w:hAnsi="Cambria Math"/>
                              </w:rPr>
                            </w:ins>
                          </m:ctrlPr>
                        </m:sSubPr>
                        <m:e>
                          <w:ins w:id="6373" w:author="The Si Tran" w:date="2012-12-06T02:58:00Z">
                            <m:r>
                              <w:rPr>
                                <w:rFonts w:ascii="Cambria Math" w:hAnsi="Cambria Math"/>
                              </w:rPr>
                              <m:t>t</m:t>
                            </m:r>
                          </w:ins>
                        </m:e>
                        <m:sub>
                          <w:ins w:id="6374" w:author="The Si Tran" w:date="2012-12-06T02:58:00Z">
                            <m:r>
                              <w:rPr>
                                <w:rFonts w:ascii="Cambria Math" w:hAnsi="Cambria Math"/>
                              </w:rPr>
                              <m:t>kd</m:t>
                            </m:r>
                          </w:ins>
                        </m:sub>
                      </m:sSub>
                      <w:ins w:id="6375" w:author="The Si Tran" w:date="2012-12-06T02:58:00Z">
                        <m:r>
                          <m:rPr>
                            <m:sty m:val="p"/>
                          </m:rPr>
                          <w:rPr>
                            <w:rFonts w:ascii="Cambria Math" w:hAnsi="Cambria Math"/>
                          </w:rPr>
                          <m:t>-</m:t>
                        </m:r>
                      </w:ins>
                      <m:sSub>
                        <m:sSubPr>
                          <m:ctrlPr>
                            <w:ins w:id="6376" w:author="The Si Tran" w:date="2012-12-06T02:58:00Z">
                              <w:rPr>
                                <w:rFonts w:ascii="Cambria Math" w:hAnsi="Cambria Math"/>
                              </w:rPr>
                            </w:ins>
                          </m:ctrlPr>
                        </m:sSubPr>
                        <m:e>
                          <w:ins w:id="6377" w:author="The Si Tran" w:date="2012-12-06T02:58:00Z">
                            <m:r>
                              <w:rPr>
                                <w:rFonts w:ascii="Cambria Math" w:hAnsi="Cambria Math"/>
                              </w:rPr>
                              <m:t>o</m:t>
                            </m:r>
                          </w:ins>
                        </m:e>
                        <m:sub>
                          <w:ins w:id="6378" w:author="The Si Tran" w:date="2012-12-06T02:58:00Z">
                            <m:r>
                              <w:rPr>
                                <w:rFonts w:ascii="Cambria Math" w:hAnsi="Cambria Math"/>
                              </w:rPr>
                              <m:t>kd</m:t>
                            </m:r>
                          </w:ins>
                        </m:sub>
                      </m:sSub>
                      <w:ins w:id="6379" w:author="The Si Tran" w:date="2012-12-06T02:58:00Z">
                        <m:r>
                          <m:rPr>
                            <m:sty m:val="p"/>
                          </m:rPr>
                          <w:rPr>
                            <w:rFonts w:ascii="Cambria Math" w:hAnsi="Cambria Math"/>
                          </w:rPr>
                          <m:t>)</m:t>
                        </m:r>
                      </w:ins>
                    </m:e>
                    <m:sup>
                      <w:ins w:id="6380"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381" w:author="The Si Tran" w:date="2012-12-15T08:05:00Z">
          <w:pPr>
            <w:spacing w:before="0"/>
            <w:ind w:firstLine="720"/>
          </w:pPr>
        </w:pPrChange>
      </w:pPr>
      <w:del w:id="6382" w:author="The Si Tran" w:date="2012-12-06T02:58:00Z">
        <w:r w:rsidRPr="0049233F" w:rsidDel="00783376">
          <w:delText xml:space="preserve">   </w:delText>
        </w:r>
      </w:del>
      <w:r w:rsidRPr="0049233F">
        <w:t xml:space="preserve">           </w:t>
      </w:r>
      <w:del w:id="6383" w:author="The Si Tran" w:date="2012-12-06T02:58:00Z">
        <w:r w:rsidRPr="00097101" w:rsidDel="00783376">
          <w:rPr>
            <w:noProof/>
            <w:rPrChange w:id="6384" w:author="Unknown">
              <w:rPr>
                <w:noProof/>
              </w:rPr>
            </w:rPrChange>
          </w:rPr>
          <w:drawing>
            <wp:inline distT="0" distB="0" distL="0" distR="0" wp14:anchorId="540D1049" wp14:editId="2F92CD6E">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385"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386" w:author="The Si Tran" w:date="2012-12-16T08:24:00Z">
          <w:pPr>
            <w:spacing w:before="0"/>
            <w:ind w:firstLine="720"/>
          </w:pPr>
        </w:pPrChange>
      </w:pPr>
      <w:r w:rsidRPr="0049233F">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387"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388" w:author="The Si Tran" w:date="2012-12-06T02:59:00Z"/>
        </w:rPr>
        <w:pPrChange w:id="6389" w:author="The Si Tran" w:date="2012-12-16T08:24:00Z">
          <w:pPr>
            <w:spacing w:before="0"/>
            <w:ind w:firstLine="720"/>
          </w:pPr>
        </w:pPrChange>
      </w:pPr>
      <w:ins w:id="6390" w:author="The Si Tran" w:date="2012-12-14T05:37:00Z">
        <w:r w:rsidRPr="00097101">
          <w:rPr>
            <w:noProof/>
            <w:rPrChange w:id="6391" w:author="Unknown">
              <w:rPr>
                <w:noProof/>
              </w:rPr>
            </w:rPrChange>
          </w:rPr>
          <w:lastRenderedPageBreak/>
          <mc:AlternateContent>
            <mc:Choice Requires="wps">
              <w:drawing>
                <wp:anchor distT="0" distB="0" distL="114300" distR="114300" simplePos="0" relativeHeight="251630592" behindDoc="0" locked="0" layoutInCell="1" allowOverlap="1" wp14:anchorId="0F7263C0" wp14:editId="2DDFB15B">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537CF3" w:rsidRDefault="00537CF3">
                              <w:pPr>
                                <w:pStyle w:val="EquationIndex"/>
                                <w:pPrChange w:id="6392" w:author="The Si Tran" w:date="2012-12-16T08:24:00Z">
                                  <w:pPr/>
                                </w:pPrChange>
                              </w:pPr>
                              <w:ins w:id="6393" w:author="The Si Tran" w:date="2012-12-06T02:41:00Z">
                                <w:r>
                                  <w:t>(4.</w:t>
                                </w:r>
                              </w:ins>
                              <w:ins w:id="6394" w:author="The Si Tran" w:date="2012-12-06T02:44:00Z">
                                <w:r>
                                  <w:t>5</w:t>
                                </w:r>
                              </w:ins>
                              <w:ins w:id="639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95" type="#_x0000_t202" style="position:absolute;left:0;text-align:left;margin-left:411.9pt;margin-top:35.15pt;width:41.85pt;height:28.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" fillcolor="white [3201]" stroked="f" strokeweight=".5pt">
                  <v:textbox>
                    <w:txbxContent>
                      <w:p w14:paraId="2B107E9C" w14:textId="76E66719" w:rsidR="00537CF3" w:rsidRDefault="00537CF3">
                        <w:pPr>
                          <w:pStyle w:val="EquationIndex"/>
                          <w:pPrChange w:id="6396" w:author="The Si Tran" w:date="2012-12-16T08:24:00Z">
                            <w:pPr/>
                          </w:pPrChange>
                        </w:pPr>
                        <w:ins w:id="6397" w:author="The Si Tran" w:date="2012-12-06T02:41:00Z">
                          <w:r>
                            <w:t>(4.</w:t>
                          </w:r>
                        </w:ins>
                        <w:ins w:id="6398" w:author="The Si Tran" w:date="2012-12-06T02:44:00Z">
                          <w:r>
                            <w:t>5</w:t>
                          </w:r>
                        </w:ins>
                        <w:ins w:id="6399" w:author="The Si Tran" w:date="2012-12-06T02:41:00Z">
                          <w:r>
                            <w:t>)</w:t>
                          </w:r>
                        </w:ins>
                      </w:p>
                    </w:txbxContent>
                  </v:textbox>
                </v:shape>
              </w:pict>
            </mc:Fallback>
          </mc:AlternateContent>
        </w:r>
      </w:ins>
      <w:r w:rsidR="0088753F" w:rsidRPr="0049233F">
        <w:t>Ta tính đạo hàm riêng phần này như sau:</w:t>
      </w:r>
      <w:ins w:id="6400" w:author="The Si Tran" w:date="2012-12-14T05:37:00Z">
        <w:r w:rsidRPr="00686079">
          <w:rPr>
            <w:noProof/>
          </w:rPr>
          <w:t xml:space="preserve"> </w:t>
        </w:r>
      </w:ins>
    </w:p>
    <w:p w14:paraId="56B5ADCF" w14:textId="0830EBB0" w:rsidR="00783376" w:rsidRPr="0008713C" w:rsidDel="00783376" w:rsidRDefault="00537CF3">
      <w:pPr>
        <w:pStyle w:val="EquationIndex"/>
        <w:rPr>
          <w:del w:id="6401" w:author="The Si Tran" w:date="2012-12-06T03:01:00Z"/>
        </w:rPr>
        <w:pPrChange w:id="6402" w:author="The Si Tran" w:date="2012-12-15T08:05:00Z">
          <w:pPr>
            <w:spacing w:before="0"/>
            <w:ind w:firstLine="720"/>
          </w:pPr>
        </w:pPrChange>
      </w:pPr>
      <m:oMathPara>
        <m:oMathParaPr>
          <m:jc m:val="center"/>
        </m:oMathParaPr>
        <m:oMath>
          <m:f>
            <m:fPr>
              <m:ctrlPr>
                <w:ins w:id="6403" w:author="The Si Tran" w:date="2012-12-06T02:59:00Z">
                  <w:rPr>
                    <w:rFonts w:ascii="Cambria Math" w:hAnsi="Cambria Math"/>
                  </w:rPr>
                </w:ins>
              </m:ctrlPr>
            </m:fPr>
            <m:num>
              <w:ins w:id="6404" w:author="The Si Tran" w:date="2012-12-06T02:59:00Z">
                <m:r>
                  <w:rPr>
                    <w:rFonts w:ascii="Cambria Math" w:hAnsi="Cambria Math"/>
                  </w:rPr>
                  <m:t>∂E</m:t>
                </m:r>
              </w:ins>
            </m:num>
            <m:den>
              <w:ins w:id="6405" w:author="The Si Tran" w:date="2012-12-06T02:59:00Z">
                <m:r>
                  <w:rPr>
                    <w:rFonts w:ascii="Cambria Math" w:hAnsi="Cambria Math"/>
                  </w:rPr>
                  <m:t>∂</m:t>
                </m:r>
              </w:ins>
              <m:sSub>
                <m:sSubPr>
                  <m:ctrlPr>
                    <w:ins w:id="6406" w:author="The Si Tran" w:date="2012-12-06T02:59:00Z">
                      <w:rPr>
                        <w:rFonts w:ascii="Cambria Math" w:hAnsi="Cambria Math"/>
                      </w:rPr>
                    </w:ins>
                  </m:ctrlPr>
                </m:sSubPr>
                <m:e>
                  <w:ins w:id="6407" w:author="The Si Tran" w:date="2012-12-06T02:59:00Z">
                    <m:r>
                      <w:rPr>
                        <w:rFonts w:ascii="Cambria Math" w:hAnsi="Cambria Math"/>
                      </w:rPr>
                      <m:t>w</m:t>
                    </m:r>
                  </w:ins>
                </m:e>
                <m:sub>
                  <w:ins w:id="6408" w:author="The Si Tran" w:date="2012-12-06T02:59:00Z">
                    <m:r>
                      <w:rPr>
                        <w:rFonts w:ascii="Cambria Math" w:hAnsi="Cambria Math"/>
                      </w:rPr>
                      <m:t>ij</m:t>
                    </m:r>
                  </w:ins>
                </m:sub>
              </m:sSub>
            </m:den>
          </m:f>
          <w:ins w:id="6409" w:author="The Si Tran" w:date="2012-12-06T02:59:00Z">
            <m:r>
              <m:rPr>
                <m:sty m:val="p"/>
              </m:rPr>
              <w:rPr>
                <w:rFonts w:ascii="Cambria Math" w:hAnsi="Cambria Math"/>
              </w:rPr>
              <m:t>=</m:t>
            </m:r>
          </w:ins>
          <m:f>
            <m:fPr>
              <m:ctrlPr>
                <w:ins w:id="6410" w:author="The Si Tran" w:date="2012-12-06T03:00:00Z">
                  <w:rPr>
                    <w:rFonts w:ascii="Cambria Math" w:hAnsi="Cambria Math"/>
                  </w:rPr>
                </w:ins>
              </m:ctrlPr>
            </m:fPr>
            <m:num>
              <w:ins w:id="6411" w:author="The Si Tran" w:date="2012-12-06T03:00:00Z">
                <m:r>
                  <m:rPr>
                    <m:sty m:val="p"/>
                  </m:rPr>
                  <w:rPr>
                    <w:rFonts w:ascii="Cambria Math" w:hAnsi="Cambria Math"/>
                  </w:rPr>
                  <m:t>∂E</m:t>
                </m:r>
              </w:ins>
            </m:num>
            <m:den>
              <w:ins w:id="6412" w:author="The Si Tran" w:date="2012-12-06T03:00:00Z">
                <m:r>
                  <w:rPr>
                    <w:rFonts w:ascii="Cambria Math" w:hAnsi="Cambria Math"/>
                  </w:rPr>
                  <m:t>∂</m:t>
                </m:r>
              </w:ins>
              <m:sSub>
                <m:sSubPr>
                  <m:ctrlPr>
                    <w:ins w:id="6413" w:author="The Si Tran" w:date="2012-12-06T03:00:00Z">
                      <w:rPr>
                        <w:rFonts w:ascii="Cambria Math" w:hAnsi="Cambria Math"/>
                      </w:rPr>
                    </w:ins>
                  </m:ctrlPr>
                </m:sSubPr>
                <m:e>
                  <w:ins w:id="6414" w:author="The Si Tran" w:date="2012-12-06T03:00:00Z">
                    <m:r>
                      <w:rPr>
                        <w:rFonts w:ascii="Cambria Math" w:hAnsi="Cambria Math"/>
                      </w:rPr>
                      <m:t>o</m:t>
                    </m:r>
                  </w:ins>
                </m:e>
                <m:sub>
                  <w:ins w:id="6415" w:author="The Si Tran" w:date="2012-12-06T03:00:00Z">
                    <m:r>
                      <w:rPr>
                        <w:rFonts w:ascii="Cambria Math" w:hAnsi="Cambria Math"/>
                      </w:rPr>
                      <m:t>i</m:t>
                    </m:r>
                  </w:ins>
                </m:sub>
              </m:sSub>
            </m:den>
          </m:f>
          <m:f>
            <m:fPr>
              <m:ctrlPr>
                <w:ins w:id="6416" w:author="The Si Tran" w:date="2012-12-06T03:00:00Z">
                  <w:rPr>
                    <w:rFonts w:ascii="Cambria Math" w:hAnsi="Cambria Math"/>
                  </w:rPr>
                </w:ins>
              </m:ctrlPr>
            </m:fPr>
            <m:num>
              <w:ins w:id="6417" w:author="The Si Tran" w:date="2012-12-06T03:00:00Z">
                <m:r>
                  <w:rPr>
                    <w:rFonts w:ascii="Cambria Math" w:hAnsi="Cambria Math"/>
                  </w:rPr>
                  <m:t>∂</m:t>
                </m:r>
              </w:ins>
              <m:sSub>
                <m:sSubPr>
                  <m:ctrlPr>
                    <w:ins w:id="6418" w:author="The Si Tran" w:date="2012-12-06T03:00:00Z">
                      <w:rPr>
                        <w:rFonts w:ascii="Cambria Math" w:hAnsi="Cambria Math"/>
                      </w:rPr>
                    </w:ins>
                  </m:ctrlPr>
                </m:sSubPr>
                <m:e>
                  <w:ins w:id="6419" w:author="The Si Tran" w:date="2012-12-06T03:00:00Z">
                    <m:r>
                      <w:rPr>
                        <w:rFonts w:ascii="Cambria Math" w:hAnsi="Cambria Math"/>
                      </w:rPr>
                      <m:t>o</m:t>
                    </m:r>
                  </w:ins>
                </m:e>
                <m:sub>
                  <w:ins w:id="6420" w:author="The Si Tran" w:date="2012-12-06T03:00:00Z">
                    <m:r>
                      <w:rPr>
                        <w:rFonts w:ascii="Cambria Math" w:hAnsi="Cambria Math"/>
                      </w:rPr>
                      <m:t>i</m:t>
                    </m:r>
                  </w:ins>
                </m:sub>
              </m:sSub>
            </m:num>
            <m:den>
              <w:ins w:id="6421" w:author="The Si Tran" w:date="2012-12-06T03:00:00Z">
                <m:r>
                  <w:rPr>
                    <w:rFonts w:ascii="Cambria Math" w:hAnsi="Cambria Math"/>
                  </w:rPr>
                  <m:t>∂</m:t>
                </m:r>
              </w:ins>
              <m:sSub>
                <m:sSubPr>
                  <m:ctrlPr>
                    <w:ins w:id="6422" w:author="The Si Tran" w:date="2012-12-06T03:00:00Z">
                      <w:rPr>
                        <w:rFonts w:ascii="Cambria Math" w:hAnsi="Cambria Math"/>
                      </w:rPr>
                    </w:ins>
                  </m:ctrlPr>
                </m:sSubPr>
                <m:e>
                  <w:ins w:id="6423" w:author="The Si Tran" w:date="2012-12-06T03:00:00Z">
                    <m:r>
                      <w:rPr>
                        <w:rFonts w:ascii="Cambria Math" w:hAnsi="Cambria Math"/>
                      </w:rPr>
                      <m:t>w</m:t>
                    </m:r>
                  </w:ins>
                </m:e>
                <m:sub>
                  <w:ins w:id="6424" w:author="The Si Tran" w:date="2012-12-06T03:00:00Z">
                    <m:r>
                      <w:rPr>
                        <w:rFonts w:ascii="Cambria Math" w:hAnsi="Cambria Math"/>
                      </w:rPr>
                      <m:t>ij</m:t>
                    </m:r>
                  </w:ins>
                </m:sub>
              </m:sSub>
            </m:den>
          </m:f>
          <w:ins w:id="6425"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426" w:author="The Si Tran" w:date="2012-12-06T03:01:00Z"/>
        </w:rPr>
        <w:pPrChange w:id="6427" w:author="The Si Tran" w:date="2012-12-15T08:05:00Z">
          <w:pPr>
            <w:spacing w:before="0"/>
            <w:ind w:firstLine="720"/>
          </w:pPr>
        </w:pPrChange>
      </w:pPr>
    </w:p>
    <w:p w14:paraId="48A68493" w14:textId="7E0039FB" w:rsidR="00FA0144" w:rsidRDefault="00686079">
      <w:pPr>
        <w:rPr>
          <w:ins w:id="6428" w:author="The Si Tran" w:date="2012-12-06T03:07:00Z"/>
        </w:rPr>
        <w:pPrChange w:id="6429" w:author="The Si Tran" w:date="2012-12-16T08:24:00Z">
          <w:pPr>
            <w:spacing w:before="0"/>
            <w:ind w:firstLine="720"/>
          </w:pPr>
        </w:pPrChange>
      </w:pPr>
      <w:ins w:id="6430" w:author="The Si Tran" w:date="2012-12-14T05:37:00Z">
        <w:r w:rsidRPr="00097101">
          <w:rPr>
            <w:noProof/>
            <w:rPrChange w:id="6431" w:author="Unknown">
              <w:rPr>
                <w:noProof/>
              </w:rPr>
            </w:rPrChange>
          </w:rPr>
          <mc:AlternateContent>
            <mc:Choice Requires="wps">
              <w:drawing>
                <wp:anchor distT="0" distB="0" distL="114300" distR="114300" simplePos="0" relativeHeight="251638784" behindDoc="0" locked="0" layoutInCell="1" allowOverlap="1" wp14:anchorId="22345B2F" wp14:editId="79A3B2F7">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537CF3" w:rsidRDefault="00537CF3">
                              <w:pPr>
                                <w:pStyle w:val="EquationIndex"/>
                                <w:pPrChange w:id="6432" w:author="The Si Tran" w:date="2012-12-16T08:24:00Z">
                                  <w:pPr/>
                                </w:pPrChange>
                              </w:pPr>
                              <w:ins w:id="6433" w:author="The Si Tran" w:date="2012-12-06T02:41:00Z">
                                <w:r>
                                  <w:t>(4.</w:t>
                                </w:r>
                              </w:ins>
                              <w:ins w:id="6434" w:author="The Si Tran" w:date="2012-12-06T02:44:00Z">
                                <w:r>
                                  <w:t>6</w:t>
                                </w:r>
                              </w:ins>
                              <w:ins w:id="643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96" type="#_x0000_t202" style="position:absolute;left:0;text-align:left;margin-left:411.85pt;margin-top:17.85pt;width:41.85pt;height:28.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KV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u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KxyMpW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537CF3" w:rsidRDefault="00537CF3">
                        <w:pPr>
                          <w:pStyle w:val="EquationIndex"/>
                          <w:pPrChange w:id="6436" w:author="The Si Tran" w:date="2012-12-16T08:24:00Z">
                            <w:pPr/>
                          </w:pPrChange>
                        </w:pPr>
                        <w:ins w:id="6437" w:author="The Si Tran" w:date="2012-12-06T02:41:00Z">
                          <w:r>
                            <w:t>(4.</w:t>
                          </w:r>
                        </w:ins>
                        <w:ins w:id="6438" w:author="The Si Tran" w:date="2012-12-06T02:44:00Z">
                          <w:r>
                            <w:t>6</w:t>
                          </w:r>
                        </w:ins>
                        <w:ins w:id="6439" w:author="The Si Tran" w:date="2012-12-06T02:41:00Z">
                          <w:r>
                            <w:t>)</w:t>
                          </w:r>
                        </w:ins>
                      </w:p>
                    </w:txbxContent>
                  </v:textbox>
                </v:shape>
              </w:pict>
            </mc:Fallback>
          </mc:AlternateContent>
        </w:r>
      </w:ins>
      <w:ins w:id="6440" w:author="The Si Tran" w:date="2012-12-14T05:38:00Z">
        <w:r w:rsidRPr="007C782C">
          <w:rPr>
            <w:noProof/>
            <w:rPrChange w:id="6441" w:author="Unknown">
              <w:rPr>
                <w:noProof/>
              </w:rPr>
            </w:rPrChange>
          </w:rPr>
          <mc:AlternateContent>
            <mc:Choice Requires="wps">
              <w:drawing>
                <wp:anchor distT="0" distB="0" distL="114300" distR="114300" simplePos="0" relativeHeight="251648000" behindDoc="0" locked="0" layoutInCell="1" allowOverlap="1" wp14:anchorId="318CF997" wp14:editId="1815B5CE">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537CF3" w:rsidRDefault="00537CF3">
                              <w:pPr>
                                <w:pStyle w:val="EquationIndex"/>
                                <w:pPrChange w:id="6442" w:author="The Si Tran" w:date="2012-12-16T08:25:00Z">
                                  <w:pPr/>
                                </w:pPrChange>
                              </w:pPr>
                              <w:ins w:id="6443" w:author="The Si Tran" w:date="2012-12-06T02:41:00Z">
                                <w:r>
                                  <w:t>(4.</w:t>
                                </w:r>
                              </w:ins>
                              <w:ins w:id="6444" w:author="The Si Tran" w:date="2012-12-06T02:44:00Z">
                                <w:r>
                                  <w:t>7</w:t>
                                </w:r>
                              </w:ins>
                              <w:ins w:id="644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97" type="#_x0000_t202" style="position:absolute;left:0;text-align:left;margin-left:411.85pt;margin-top:64.85pt;width:41.85pt;height:28.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DeW6b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537CF3" w:rsidRDefault="00537CF3">
                        <w:pPr>
                          <w:pStyle w:val="EquationIndex"/>
                          <w:pPrChange w:id="6446" w:author="The Si Tran" w:date="2012-12-16T08:25:00Z">
                            <w:pPr/>
                          </w:pPrChange>
                        </w:pPr>
                        <w:ins w:id="6447" w:author="The Si Tran" w:date="2012-12-06T02:41:00Z">
                          <w:r>
                            <w:t>(4.</w:t>
                          </w:r>
                        </w:ins>
                        <w:ins w:id="6448" w:author="The Si Tran" w:date="2012-12-06T02:44:00Z">
                          <w:r>
                            <w:t>7</w:t>
                          </w:r>
                        </w:ins>
                        <w:ins w:id="6449" w:author="The Si Tran" w:date="2012-12-06T02:41:00Z">
                          <w:r>
                            <w:t>)</w:t>
                          </w:r>
                        </w:ins>
                      </w:p>
                    </w:txbxContent>
                  </v:textbox>
                </v:shape>
              </w:pict>
            </mc:Fallback>
          </mc:AlternateContent>
        </w:r>
      </w:ins>
      <w:ins w:id="6450" w:author="The Si Tran" w:date="2012-12-06T03:07:00Z">
        <w:r w:rsidR="00FA0144">
          <w:t>Với</w:t>
        </w:r>
      </w:ins>
    </w:p>
    <w:p w14:paraId="3738E7AD" w14:textId="229B1307" w:rsidR="00FA0144" w:rsidRPr="0008713C" w:rsidRDefault="00537CF3">
      <w:pPr>
        <w:pStyle w:val="EquationIndex"/>
        <w:rPr>
          <w:ins w:id="6451" w:author="The Si Tran" w:date="2012-12-06T03:04:00Z"/>
          <w:rPrChange w:id="6452" w:author="The Si Tran" w:date="2012-12-14T06:16:00Z">
            <w:rPr>
              <w:ins w:id="6453" w:author="The Si Tran" w:date="2012-12-06T03:04:00Z"/>
            </w:rPr>
          </w:rPrChange>
        </w:rPr>
        <w:pPrChange w:id="6454" w:author="The Si Tran" w:date="2012-12-15T08:05:00Z">
          <w:pPr>
            <w:spacing w:before="0"/>
            <w:ind w:firstLine="720"/>
          </w:pPr>
        </w:pPrChange>
      </w:pPr>
      <m:oMathPara>
        <m:oMathParaPr>
          <m:jc m:val="center"/>
        </m:oMathParaPr>
        <m:oMath>
          <m:f>
            <m:fPr>
              <m:ctrlPr>
                <w:ins w:id="6455" w:author="The Si Tran" w:date="2012-12-06T03:07:00Z">
                  <w:rPr>
                    <w:rFonts w:ascii="Cambria Math" w:hAnsi="Cambria Math"/>
                  </w:rPr>
                </w:ins>
              </m:ctrlPr>
            </m:fPr>
            <m:num>
              <w:ins w:id="6456" w:author="The Si Tran" w:date="2012-12-06T03:07:00Z">
                <m:r>
                  <w:rPr>
                    <w:rFonts w:ascii="Cambria Math" w:hAnsi="Cambria Math"/>
                  </w:rPr>
                  <m:t>∂</m:t>
                </m:r>
              </w:ins>
              <m:sSub>
                <m:sSubPr>
                  <m:ctrlPr>
                    <w:ins w:id="6457" w:author="The Si Tran" w:date="2012-12-06T03:07:00Z">
                      <w:rPr>
                        <w:rFonts w:ascii="Cambria Math" w:hAnsi="Cambria Math"/>
                      </w:rPr>
                    </w:ins>
                  </m:ctrlPr>
                </m:sSubPr>
                <m:e>
                  <w:ins w:id="6458" w:author="The Si Tran" w:date="2012-12-06T03:07:00Z">
                    <m:r>
                      <w:rPr>
                        <w:rFonts w:ascii="Cambria Math" w:hAnsi="Cambria Math"/>
                      </w:rPr>
                      <m:t>o</m:t>
                    </m:r>
                  </w:ins>
                </m:e>
                <m:sub>
                  <w:ins w:id="6459" w:author="The Si Tran" w:date="2012-12-06T03:07:00Z">
                    <m:r>
                      <w:rPr>
                        <w:rFonts w:ascii="Cambria Math" w:hAnsi="Cambria Math"/>
                      </w:rPr>
                      <m:t>i</m:t>
                    </m:r>
                  </w:ins>
                </m:sub>
              </m:sSub>
            </m:num>
            <m:den>
              <w:ins w:id="6460" w:author="The Si Tran" w:date="2012-12-06T03:07:00Z">
                <m:r>
                  <w:rPr>
                    <w:rFonts w:ascii="Cambria Math" w:hAnsi="Cambria Math"/>
                  </w:rPr>
                  <m:t>∂</m:t>
                </m:r>
              </w:ins>
              <m:sSub>
                <m:sSubPr>
                  <m:ctrlPr>
                    <w:ins w:id="6461" w:author="The Si Tran" w:date="2012-12-06T03:07:00Z">
                      <w:rPr>
                        <w:rFonts w:ascii="Cambria Math" w:hAnsi="Cambria Math"/>
                      </w:rPr>
                    </w:ins>
                  </m:ctrlPr>
                </m:sSubPr>
                <m:e>
                  <w:ins w:id="6462" w:author="The Si Tran" w:date="2012-12-06T03:07:00Z">
                    <m:r>
                      <w:rPr>
                        <w:rFonts w:ascii="Cambria Math" w:hAnsi="Cambria Math"/>
                      </w:rPr>
                      <m:t>w</m:t>
                    </m:r>
                  </w:ins>
                </m:e>
                <m:sub>
                  <w:ins w:id="6463" w:author="The Si Tran" w:date="2012-12-06T03:07:00Z">
                    <m:r>
                      <w:rPr>
                        <w:rFonts w:ascii="Cambria Math" w:hAnsi="Cambria Math"/>
                      </w:rPr>
                      <m:t>ij</m:t>
                    </m:r>
                  </w:ins>
                </m:sub>
              </m:sSub>
            </m:den>
          </m:f>
          <w:ins w:id="6464" w:author="The Si Tran" w:date="2012-12-06T03:07:00Z">
            <m:r>
              <m:rPr>
                <m:sty m:val="p"/>
              </m:rPr>
              <w:rPr>
                <w:rFonts w:ascii="Cambria Math" w:hAnsi="Cambria Math"/>
              </w:rPr>
              <m:t>=</m:t>
            </m:r>
          </w:ins>
          <m:f>
            <m:fPr>
              <m:ctrlPr>
                <w:ins w:id="6465" w:author="The Si Tran" w:date="2012-12-06T03:07:00Z">
                  <w:rPr>
                    <w:rFonts w:ascii="Cambria Math" w:hAnsi="Cambria Math"/>
                  </w:rPr>
                </w:ins>
              </m:ctrlPr>
            </m:fPr>
            <m:num>
              <w:ins w:id="6466" w:author="The Si Tran" w:date="2012-12-06T03:07:00Z">
                <m:r>
                  <w:rPr>
                    <w:rFonts w:ascii="Cambria Math" w:hAnsi="Cambria Math"/>
                  </w:rPr>
                  <m:t>∂</m:t>
                </m:r>
              </w:ins>
              <m:sSub>
                <m:sSubPr>
                  <m:ctrlPr>
                    <w:ins w:id="6467" w:author="The Si Tran" w:date="2012-12-06T03:07:00Z">
                      <w:rPr>
                        <w:rFonts w:ascii="Cambria Math" w:hAnsi="Cambria Math"/>
                      </w:rPr>
                    </w:ins>
                  </m:ctrlPr>
                </m:sSubPr>
                <m:e>
                  <w:ins w:id="6468" w:author="The Si Tran" w:date="2012-12-06T03:07:00Z">
                    <m:r>
                      <w:rPr>
                        <w:rFonts w:ascii="Cambria Math" w:hAnsi="Cambria Math"/>
                      </w:rPr>
                      <m:t>o</m:t>
                    </m:r>
                  </w:ins>
                </m:e>
                <m:sub>
                  <w:ins w:id="6469" w:author="The Si Tran" w:date="2012-12-06T03:07:00Z">
                    <m:r>
                      <w:rPr>
                        <w:rFonts w:ascii="Cambria Math" w:hAnsi="Cambria Math"/>
                      </w:rPr>
                      <m:t>i</m:t>
                    </m:r>
                  </w:ins>
                </m:sub>
              </m:sSub>
            </m:num>
            <m:den>
              <w:ins w:id="6470" w:author="The Si Tran" w:date="2012-12-06T03:07:00Z">
                <m:r>
                  <w:rPr>
                    <w:rFonts w:ascii="Cambria Math" w:hAnsi="Cambria Math"/>
                  </w:rPr>
                  <m:t>∂</m:t>
                </m:r>
              </w:ins>
              <m:sSub>
                <m:sSubPr>
                  <m:ctrlPr>
                    <w:ins w:id="6471" w:author="The Si Tran" w:date="2012-12-06T03:07:00Z">
                      <w:rPr>
                        <w:rFonts w:ascii="Cambria Math" w:hAnsi="Cambria Math"/>
                      </w:rPr>
                    </w:ins>
                  </m:ctrlPr>
                </m:sSubPr>
                <m:e>
                  <w:ins w:id="6472" w:author="The Si Tran" w:date="2012-12-06T03:07:00Z">
                    <m:r>
                      <w:rPr>
                        <w:rFonts w:ascii="Cambria Math" w:hAnsi="Cambria Math"/>
                      </w:rPr>
                      <m:t>net</m:t>
                    </m:r>
                  </w:ins>
                </m:e>
                <m:sub>
                  <w:ins w:id="6473" w:author="The Si Tran" w:date="2012-12-06T03:07:00Z">
                    <m:r>
                      <w:rPr>
                        <w:rFonts w:ascii="Cambria Math" w:hAnsi="Cambria Math"/>
                      </w:rPr>
                      <m:t>i</m:t>
                    </m:r>
                  </w:ins>
                </m:sub>
              </m:sSub>
            </m:den>
          </m:f>
          <m:f>
            <m:fPr>
              <m:ctrlPr>
                <w:ins w:id="6474" w:author="The Si Tran" w:date="2012-12-06T03:07:00Z">
                  <w:rPr>
                    <w:rFonts w:ascii="Cambria Math" w:hAnsi="Cambria Math"/>
                  </w:rPr>
                </w:ins>
              </m:ctrlPr>
            </m:fPr>
            <m:num>
              <w:ins w:id="6475" w:author="The Si Tran" w:date="2012-12-06T03:07:00Z">
                <m:r>
                  <w:rPr>
                    <w:rFonts w:ascii="Cambria Math" w:hAnsi="Cambria Math"/>
                  </w:rPr>
                  <m:t>∂</m:t>
                </m:r>
              </w:ins>
              <m:sSub>
                <m:sSubPr>
                  <m:ctrlPr>
                    <w:ins w:id="6476" w:author="The Si Tran" w:date="2012-12-06T03:07:00Z">
                      <w:rPr>
                        <w:rFonts w:ascii="Cambria Math" w:hAnsi="Cambria Math"/>
                      </w:rPr>
                    </w:ins>
                  </m:ctrlPr>
                </m:sSubPr>
                <m:e>
                  <w:ins w:id="6477" w:author="The Si Tran" w:date="2012-12-06T03:07:00Z">
                    <m:r>
                      <w:rPr>
                        <w:rFonts w:ascii="Cambria Math" w:hAnsi="Cambria Math"/>
                      </w:rPr>
                      <m:t>net</m:t>
                    </m:r>
                  </w:ins>
                </m:e>
                <m:sub>
                  <w:ins w:id="6478" w:author="The Si Tran" w:date="2012-12-06T03:07:00Z">
                    <m:r>
                      <w:rPr>
                        <w:rFonts w:ascii="Cambria Math" w:hAnsi="Cambria Math"/>
                      </w:rPr>
                      <m:t>i</m:t>
                    </m:r>
                  </w:ins>
                </m:sub>
              </m:sSub>
            </m:num>
            <m:den>
              <w:ins w:id="6479" w:author="The Si Tran" w:date="2012-12-06T03:07:00Z">
                <m:r>
                  <w:rPr>
                    <w:rFonts w:ascii="Cambria Math" w:hAnsi="Cambria Math"/>
                  </w:rPr>
                  <m:t>∂</m:t>
                </m:r>
              </w:ins>
              <m:sSub>
                <m:sSubPr>
                  <m:ctrlPr>
                    <w:ins w:id="6480" w:author="The Si Tran" w:date="2012-12-06T03:07:00Z">
                      <w:rPr>
                        <w:rFonts w:ascii="Cambria Math" w:hAnsi="Cambria Math"/>
                      </w:rPr>
                    </w:ins>
                  </m:ctrlPr>
                </m:sSubPr>
                <m:e>
                  <w:ins w:id="6481" w:author="The Si Tran" w:date="2012-12-06T03:07:00Z">
                    <m:r>
                      <w:rPr>
                        <w:rFonts w:ascii="Cambria Math" w:hAnsi="Cambria Math"/>
                      </w:rPr>
                      <m:t>w</m:t>
                    </m:r>
                  </w:ins>
                </m:e>
                <m:sub>
                  <w:ins w:id="6482" w:author="The Si Tran" w:date="2012-12-06T03:07:00Z">
                    <m:r>
                      <w:rPr>
                        <w:rFonts w:ascii="Cambria Math" w:hAnsi="Cambria Math"/>
                      </w:rPr>
                      <m:t>ij</m:t>
                    </m:r>
                  </w:ins>
                </m:sub>
              </m:sSub>
            </m:den>
          </m:f>
          <w:ins w:id="6483" w:author="The Si Tran" w:date="2012-12-06T03:07:00Z">
            <m:r>
              <m:rPr>
                <m:sty m:val="p"/>
              </m:rPr>
              <w:rPr>
                <w:rFonts w:ascii="Cambria Math" w:hAnsi="Cambria Math"/>
              </w:rPr>
              <m:t>=</m:t>
            </m:r>
          </w:ins>
          <m:sSup>
            <m:sSupPr>
              <m:ctrlPr>
                <w:ins w:id="6484" w:author="The Si Tran" w:date="2012-12-06T03:07:00Z">
                  <w:rPr>
                    <w:rFonts w:ascii="Cambria Math" w:hAnsi="Cambria Math"/>
                  </w:rPr>
                </w:ins>
              </m:ctrlPr>
            </m:sSupPr>
            <m:e>
              <w:ins w:id="6485" w:author="The Si Tran" w:date="2012-12-06T03:07:00Z">
                <m:r>
                  <w:rPr>
                    <w:rFonts w:ascii="Cambria Math" w:hAnsi="Cambria Math"/>
                  </w:rPr>
                  <m:t>f</m:t>
                </m:r>
              </w:ins>
            </m:e>
            <m:sup>
              <w:ins w:id="6486" w:author="The Si Tran" w:date="2012-12-06T03:07:00Z">
                <m:r>
                  <m:rPr>
                    <m:sty m:val="p"/>
                  </m:rPr>
                  <w:rPr>
                    <w:rFonts w:ascii="Cambria Math" w:hAnsi="Cambria Math"/>
                  </w:rPr>
                  <m:t>'</m:t>
                </m:r>
              </w:ins>
            </m:sup>
          </m:sSup>
          <m:d>
            <m:dPr>
              <m:ctrlPr>
                <w:ins w:id="6487" w:author="The Si Tran" w:date="2012-12-06T03:07:00Z">
                  <w:rPr>
                    <w:rFonts w:ascii="Cambria Math" w:hAnsi="Cambria Math"/>
                  </w:rPr>
                </w:ins>
              </m:ctrlPr>
            </m:dPr>
            <m:e>
              <m:sSub>
                <m:sSubPr>
                  <m:ctrlPr>
                    <w:ins w:id="6488" w:author="The Si Tran" w:date="2012-12-06T03:07:00Z">
                      <w:rPr>
                        <w:rFonts w:ascii="Cambria Math" w:hAnsi="Cambria Math"/>
                      </w:rPr>
                    </w:ins>
                  </m:ctrlPr>
                </m:sSubPr>
                <m:e>
                  <w:ins w:id="6489" w:author="The Si Tran" w:date="2012-12-06T03:07:00Z">
                    <m:r>
                      <w:rPr>
                        <w:rFonts w:ascii="Cambria Math" w:hAnsi="Cambria Math"/>
                      </w:rPr>
                      <m:t>net</m:t>
                    </m:r>
                  </w:ins>
                </m:e>
                <m:sub>
                  <w:ins w:id="6490" w:author="The Si Tran" w:date="2012-12-06T03:07:00Z">
                    <m:r>
                      <w:rPr>
                        <w:rFonts w:ascii="Cambria Math" w:hAnsi="Cambria Math"/>
                      </w:rPr>
                      <m:t>i</m:t>
                    </m:r>
                  </w:ins>
                </m:sub>
              </m:sSub>
            </m:e>
          </m:d>
          <m:sSub>
            <m:sSubPr>
              <m:ctrlPr>
                <w:ins w:id="6491" w:author="The Si Tran" w:date="2012-12-06T03:07:00Z">
                  <w:rPr>
                    <w:rFonts w:ascii="Cambria Math" w:hAnsi="Cambria Math"/>
                  </w:rPr>
                </w:ins>
              </m:ctrlPr>
            </m:sSubPr>
            <m:e>
              <w:ins w:id="6492" w:author="The Si Tran" w:date="2012-12-06T03:07:00Z">
                <m:r>
                  <w:rPr>
                    <w:rFonts w:ascii="Cambria Math" w:hAnsi="Cambria Math"/>
                  </w:rPr>
                  <m:t>o</m:t>
                </m:r>
              </w:ins>
            </m:e>
            <m:sub>
              <w:ins w:id="6493" w:author="The Si Tran" w:date="2012-12-06T03:07:00Z">
                <m:r>
                  <w:rPr>
                    <w:rFonts w:ascii="Cambria Math" w:hAnsi="Cambria Math"/>
                  </w:rPr>
                  <m:t>j</m:t>
                </m:r>
              </w:ins>
            </m:sub>
          </m:sSub>
          <w:ins w:id="6494" w:author="The Si Tran" w:date="2012-12-06T03:07:00Z">
            <m:r>
              <m:rPr>
                <m:sty m:val="p"/>
              </m:rPr>
              <w:rPr>
                <w:rFonts w:ascii="Cambria Math" w:hAnsi="Cambria Math"/>
              </w:rPr>
              <m:t xml:space="preserve"> </m:t>
            </m:r>
          </w:ins>
        </m:oMath>
      </m:oMathPara>
    </w:p>
    <w:p w14:paraId="6DCE81A7" w14:textId="56C52D35" w:rsidR="00FA0144" w:rsidRDefault="00537CF3">
      <w:pPr>
        <w:pStyle w:val="EquationIndex"/>
        <w:rPr>
          <w:ins w:id="6495" w:author="The Si Tran" w:date="2012-12-06T03:03:00Z"/>
        </w:rPr>
        <w:pPrChange w:id="6496" w:author="The Si Tran" w:date="2012-12-16T08:25:00Z">
          <w:pPr>
            <w:spacing w:before="0"/>
            <w:ind w:firstLine="720"/>
          </w:pPr>
        </w:pPrChange>
      </w:pPr>
      <m:oMathPara>
        <m:oMath>
          <m:sSub>
            <m:sSubPr>
              <m:ctrlPr>
                <w:ins w:id="6497" w:author="The Si Tran" w:date="2012-12-06T03:04:00Z">
                  <w:rPr>
                    <w:rFonts w:ascii="Cambria Math" w:hAnsi="Cambria Math"/>
                  </w:rPr>
                </w:ins>
              </m:ctrlPr>
            </m:sSubPr>
            <m:e>
              <w:ins w:id="6498" w:author="The Si Tran" w:date="2012-12-06T03:04:00Z">
                <m:r>
                  <w:rPr>
                    <w:rFonts w:ascii="Cambria Math" w:hAnsi="Cambria Math"/>
                  </w:rPr>
                  <m:t>net</m:t>
                </m:r>
              </w:ins>
            </m:e>
            <m:sub>
              <w:ins w:id="6499" w:author="The Si Tran" w:date="2012-12-06T03:04:00Z">
                <m:r>
                  <w:rPr>
                    <w:rFonts w:ascii="Cambria Math" w:hAnsi="Cambria Math"/>
                  </w:rPr>
                  <m:t>i</m:t>
                </m:r>
              </w:ins>
            </m:sub>
          </m:sSub>
          <w:ins w:id="6500" w:author="The Si Tran" w:date="2012-12-06T03:04:00Z">
            <m:r>
              <m:rPr>
                <m:sty m:val="p"/>
              </m:rPr>
              <w:rPr>
                <w:rFonts w:ascii="Cambria Math" w:hAnsi="Cambria Math"/>
              </w:rPr>
              <m:t>=</m:t>
            </m:r>
          </w:ins>
          <m:nary>
            <m:naryPr>
              <m:chr m:val="∑"/>
              <m:limLoc m:val="subSup"/>
              <m:supHide m:val="1"/>
              <m:ctrlPr>
                <w:ins w:id="6501" w:author="The Si Tran" w:date="2012-12-06T03:04:00Z">
                  <w:rPr>
                    <w:rFonts w:ascii="Cambria Math" w:hAnsi="Cambria Math"/>
                  </w:rPr>
                </w:ins>
              </m:ctrlPr>
            </m:naryPr>
            <m:sub>
              <w:ins w:id="6502"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503" w:author="The Si Tran" w:date="2012-12-06T03:05:00Z">
                      <w:rPr>
                        <w:rFonts w:ascii="Cambria Math" w:hAnsi="Cambria Math"/>
                      </w:rPr>
                    </w:ins>
                  </m:ctrlPr>
                </m:sSubPr>
                <m:e>
                  <w:ins w:id="6504" w:author="The Si Tran" w:date="2012-12-06T03:05:00Z">
                    <m:r>
                      <w:rPr>
                        <w:rFonts w:ascii="Cambria Math" w:hAnsi="Cambria Math"/>
                      </w:rPr>
                      <m:t>s</m:t>
                    </m:r>
                  </w:ins>
                </m:e>
                <m:sub>
                  <w:ins w:id="6505" w:author="The Si Tran" w:date="2012-12-06T03:05:00Z">
                    <m:r>
                      <w:rPr>
                        <w:rFonts w:ascii="Cambria Math" w:hAnsi="Cambria Math"/>
                      </w:rPr>
                      <m:t>j</m:t>
                    </m:r>
                  </w:ins>
                </m:sub>
              </m:sSub>
              <m:sSub>
                <m:sSubPr>
                  <m:ctrlPr>
                    <w:ins w:id="6506" w:author="The Si Tran" w:date="2012-12-06T03:05:00Z">
                      <w:rPr>
                        <w:rFonts w:ascii="Cambria Math" w:hAnsi="Cambria Math"/>
                      </w:rPr>
                    </w:ins>
                  </m:ctrlPr>
                </m:sSubPr>
                <m:e>
                  <w:ins w:id="6507" w:author="The Si Tran" w:date="2012-12-06T03:05:00Z">
                    <m:r>
                      <w:rPr>
                        <w:rFonts w:ascii="Cambria Math" w:hAnsi="Cambria Math"/>
                      </w:rPr>
                      <m:t>w</m:t>
                    </m:r>
                  </w:ins>
                </m:e>
                <m:sub>
                  <w:ins w:id="6508" w:author="The Si Tran" w:date="2012-12-06T03:05:00Z">
                    <m:r>
                      <w:rPr>
                        <w:rFonts w:ascii="Cambria Math" w:hAnsi="Cambria Math"/>
                      </w:rPr>
                      <m:t>ij</m:t>
                    </m:r>
                  </w:ins>
                </m:sub>
              </m:sSub>
              <w:ins w:id="6509" w:author="The Si Tran" w:date="2012-12-06T03:05:00Z">
                <m:r>
                  <m:rPr>
                    <m:sty m:val="p"/>
                  </m:rPr>
                  <w:rPr>
                    <w:rFonts w:ascii="Cambria Math" w:hAnsi="Cambria Math"/>
                  </w:rPr>
                  <m:t>-</m:t>
                </m:r>
              </w:ins>
              <m:sSub>
                <m:sSubPr>
                  <m:ctrlPr>
                    <w:ins w:id="6510" w:author="The Si Tran" w:date="2012-12-06T03:05:00Z">
                      <w:rPr>
                        <w:rFonts w:ascii="Cambria Math" w:hAnsi="Cambria Math"/>
                      </w:rPr>
                    </w:ins>
                  </m:ctrlPr>
                </m:sSubPr>
                <m:e>
                  <w:ins w:id="6511" w:author="The Si Tran" w:date="2012-12-06T03:05:00Z">
                    <m:r>
                      <w:rPr>
                        <w:rFonts w:ascii="Cambria Math" w:hAnsi="Cambria Math"/>
                      </w:rPr>
                      <m:t>θ</m:t>
                    </m:r>
                  </w:ins>
                </m:e>
                <m:sub>
                  <w:ins w:id="6512" w:author="The Si Tran" w:date="2012-12-06T03:05:00Z">
                    <m:r>
                      <w:rPr>
                        <w:rFonts w:ascii="Cambria Math" w:hAnsi="Cambria Math"/>
                      </w:rPr>
                      <m:t>i</m:t>
                    </m:r>
                  </w:ins>
                </m:sub>
              </m:sSub>
              <w:ins w:id="6513"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514" w:author="The Si Tran" w:date="2012-12-06T03:04:00Z"/>
        </w:rPr>
        <w:pPrChange w:id="6515" w:author="The Si Tran" w:date="2012-12-16T08:25:00Z">
          <w:pPr>
            <w:spacing w:before="0"/>
            <w:ind w:firstLine="720"/>
          </w:pPr>
        </w:pPrChange>
      </w:pPr>
      <w:del w:id="6516" w:author="The Si Tran" w:date="2012-12-06T03:01:00Z">
        <w:r w:rsidRPr="00AF1345" w:rsidDel="00783376">
          <w:object w:dxaOrig="2160" w:dyaOrig="700" w14:anchorId="117E428C">
            <v:shape id="_x0000_i1122" type="#_x0000_t75" style="width:140.65pt;height:46.9pt" o:ole="">
              <v:imagedata r:id="rId244" o:title=""/>
            </v:shape>
            <o:OLEObject Type="Embed" ProgID="Equation.DSMT4" ShapeID="_x0000_i1122" DrawAspect="Content" ObjectID="_1417159120" r:id="rId245"/>
          </w:object>
        </w:r>
      </w:del>
    </w:p>
    <w:p w14:paraId="08D54D3E" w14:textId="77777777" w:rsidR="0088753F" w:rsidRPr="0049233F" w:rsidDel="00FA0144" w:rsidRDefault="0088753F">
      <w:pPr>
        <w:rPr>
          <w:del w:id="6517" w:author="The Si Tran" w:date="2012-12-06T03:08:00Z"/>
        </w:rPr>
        <w:pPrChange w:id="6518" w:author="The Si Tran" w:date="2012-12-16T08:25:00Z">
          <w:pPr>
            <w:spacing w:before="0"/>
            <w:ind w:firstLine="720"/>
          </w:pPr>
        </w:pPrChange>
      </w:pPr>
      <w:del w:id="6519" w:author="The Si Tran" w:date="2012-12-06T03:08:00Z">
        <w:r w:rsidRPr="0049233F" w:rsidDel="00FA0144">
          <w:delText xml:space="preserve">với  </w:delText>
        </w:r>
      </w:del>
      <w:del w:id="6520" w:author="The Si Tran" w:date="2012-12-06T03:06:00Z">
        <w:r w:rsidRPr="00AF1345" w:rsidDel="00FA0144">
          <w:object w:dxaOrig="3700" w:dyaOrig="700" w14:anchorId="33CBC123">
            <v:shape id="_x0000_i1123" type="#_x0000_t75" style="width:240.3pt;height:46.9pt" o:ole="">
              <v:imagedata r:id="rId246" o:title=""/>
            </v:shape>
            <o:OLEObject Type="Embed" ProgID="Equation.DSMT4" ShapeID="_x0000_i1123" DrawAspect="Content" ObjectID="_1417159121" r:id="rId247"/>
          </w:object>
        </w:r>
      </w:del>
    </w:p>
    <w:p w14:paraId="7A00F220" w14:textId="77777777" w:rsidR="0088753F" w:rsidRPr="0049233F" w:rsidDel="00FA0144" w:rsidRDefault="0088753F">
      <w:pPr>
        <w:rPr>
          <w:del w:id="6521" w:author="The Si Tran" w:date="2012-12-06T03:08:00Z"/>
        </w:rPr>
        <w:pPrChange w:id="6522" w:author="The Si Tran" w:date="2012-12-16T08:25:00Z">
          <w:pPr>
            <w:spacing w:before="0"/>
            <w:ind w:firstLine="720"/>
          </w:pPr>
        </w:pPrChange>
      </w:pPr>
      <w:del w:id="6523" w:author="The Si Tran" w:date="2012-12-06T03:08:00Z">
        <w:r w:rsidRPr="0049233F" w:rsidDel="00FA0144">
          <w:delText xml:space="preserve">       </w:delText>
        </w:r>
        <w:r w:rsidRPr="00AF1345" w:rsidDel="00FA0144">
          <w:rPr>
            <w:position w:val="-30"/>
          </w:rPr>
          <w:object w:dxaOrig="2860" w:dyaOrig="560" w14:anchorId="2ABD321C">
            <v:shape id="_x0000_i1124" type="#_x0000_t75" style="width:171.65pt;height:32.65pt" o:ole="">
              <v:imagedata r:id="rId248" o:title=""/>
            </v:shape>
            <o:OLEObject Type="Embed" ProgID="Equation.DSMT4" ShapeID="_x0000_i1124" DrawAspect="Content" ObjectID="_1417159122" r:id="rId249"/>
          </w:object>
        </w:r>
      </w:del>
    </w:p>
    <w:p w14:paraId="1155B515" w14:textId="77777777" w:rsidR="0088753F" w:rsidRPr="0049233F" w:rsidRDefault="0088753F">
      <w:pPr>
        <w:pPrChange w:id="6524" w:author="The Si Tran" w:date="2012-12-16T08:25:00Z">
          <w:pPr>
            <w:spacing w:before="0"/>
          </w:pPr>
        </w:pPrChange>
      </w:pPr>
      <w:r w:rsidRPr="0049233F">
        <w:t>Ở đây:</w:t>
      </w:r>
    </w:p>
    <w:p w14:paraId="2010990F" w14:textId="77777777" w:rsidR="0088753F" w:rsidRPr="0049233F" w:rsidRDefault="00537CF3">
      <w:pPr>
        <w:numPr>
          <w:ilvl w:val="0"/>
          <w:numId w:val="61"/>
        </w:numPr>
        <w:spacing w:before="0"/>
        <w:rPr>
          <w:szCs w:val="26"/>
        </w:rPr>
        <w:pPrChange w:id="6525" w:author="The Si Tran" w:date="2012-12-14T05:39:00Z">
          <w:pPr>
            <w:numPr>
              <w:numId w:val="9"/>
            </w:numPr>
            <w:spacing w:before="0"/>
            <w:ind w:left="2160" w:hanging="360"/>
          </w:pPr>
        </w:pPrChange>
      </w:pPr>
      <m:oMath>
        <m:sSub>
          <m:sSubPr>
            <m:ctrlPr>
              <w:ins w:id="6526" w:author="The Si Tran" w:date="2012-12-06T03:08:00Z">
                <w:rPr>
                  <w:rFonts w:ascii="Cambria Math" w:hAnsi="Cambria Math"/>
                  <w:i/>
                  <w:szCs w:val="26"/>
                </w:rPr>
              </w:ins>
            </m:ctrlPr>
          </m:sSubPr>
          <m:e>
            <w:ins w:id="6527" w:author="The Si Tran" w:date="2012-12-06T03:08:00Z">
              <m:r>
                <w:rPr>
                  <w:rFonts w:ascii="Cambria Math" w:hAnsi="Cambria Math"/>
                  <w:szCs w:val="26"/>
                </w:rPr>
                <m:t>w</m:t>
              </m:r>
            </w:ins>
          </m:e>
          <m:sub>
            <w:ins w:id="6528" w:author="The Si Tran" w:date="2012-12-06T03:08:00Z">
              <m:r>
                <w:rPr>
                  <w:rFonts w:ascii="Cambria Math" w:hAnsi="Cambria Math"/>
                  <w:szCs w:val="26"/>
                </w:rPr>
                <m:t>ij</m:t>
              </m:r>
            </w:ins>
          </m:sub>
        </m:sSub>
      </m:oMath>
      <w:del w:id="6529"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537CF3">
      <w:pPr>
        <w:numPr>
          <w:ilvl w:val="0"/>
          <w:numId w:val="61"/>
        </w:numPr>
        <w:spacing w:before="0"/>
        <w:rPr>
          <w:szCs w:val="26"/>
        </w:rPr>
        <w:pPrChange w:id="6530" w:author="The Si Tran" w:date="2012-12-14T05:39:00Z">
          <w:pPr>
            <w:numPr>
              <w:numId w:val="9"/>
            </w:numPr>
            <w:spacing w:before="0"/>
            <w:ind w:left="2160" w:hanging="360"/>
          </w:pPr>
        </w:pPrChange>
      </w:pPr>
      <m:oMath>
        <m:sSub>
          <m:sSubPr>
            <m:ctrlPr>
              <w:ins w:id="6531" w:author="The Si Tran" w:date="2012-12-06T03:09:00Z">
                <w:rPr>
                  <w:rFonts w:ascii="Cambria Math" w:hAnsi="Cambria Math"/>
                  <w:i/>
                  <w:szCs w:val="26"/>
                </w:rPr>
              </w:ins>
            </m:ctrlPr>
          </m:sSubPr>
          <m:e>
            <w:ins w:id="6532" w:author="The Si Tran" w:date="2012-12-06T03:09:00Z">
              <m:r>
                <w:rPr>
                  <w:rFonts w:ascii="Cambria Math" w:hAnsi="Cambria Math"/>
                  <w:szCs w:val="26"/>
                </w:rPr>
                <m:t>o</m:t>
              </m:r>
            </w:ins>
          </m:e>
          <m:sub>
            <w:ins w:id="6533" w:author="The Si Tran" w:date="2012-12-06T03:09:00Z">
              <m:r>
                <w:rPr>
                  <w:rFonts w:ascii="Cambria Math" w:hAnsi="Cambria Math"/>
                  <w:szCs w:val="26"/>
                </w:rPr>
                <m:t>j</m:t>
              </m:r>
            </w:ins>
          </m:sub>
        </m:sSub>
      </m:oMath>
      <w:ins w:id="6534" w:author="The Si Tran" w:date="2012-12-06T03:09:00Z">
        <w:r w:rsidR="00FA0144">
          <w:rPr>
            <w:i/>
            <w:szCs w:val="26"/>
          </w:rPr>
          <w:t xml:space="preserve"> </w:t>
        </w:r>
      </w:ins>
      <w:del w:id="6535"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536" w:author="The Si Tran" w:date="2012-12-14T05:39:00Z">
          <w:pPr>
            <w:numPr>
              <w:numId w:val="9"/>
            </w:numPr>
            <w:spacing w:before="0"/>
            <w:ind w:left="2160" w:hanging="360"/>
          </w:pPr>
        </w:pPrChange>
      </w:pPr>
      <w:ins w:id="6537" w:author="The Si Tran" w:date="2012-12-06T03:09:00Z">
        <m:oMath>
          <m:r>
            <w:rPr>
              <w:rFonts w:ascii="Cambria Math" w:hAnsi="Cambria Math"/>
              <w:szCs w:val="26"/>
            </w:rPr>
            <m:t>f()</m:t>
          </m:r>
        </m:oMath>
        <w:r w:rsidR="001164BE">
          <w:rPr>
            <w:i/>
            <w:szCs w:val="26"/>
          </w:rPr>
          <w:t xml:space="preserve"> </w:t>
        </w:r>
      </w:ins>
      <w:del w:id="6538"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539" w:author="The Si Tran" w:date="2012-12-14T05:39:00Z">
          <w:pPr>
            <w:numPr>
              <w:numId w:val="9"/>
            </w:numPr>
            <w:spacing w:before="0"/>
            <w:ind w:left="2160" w:hanging="360"/>
          </w:pPr>
        </w:pPrChange>
      </w:pPr>
      <w:ins w:id="6540" w:author="The Si Tran" w:date="2012-12-06T03:09:00Z">
        <m:oMath>
          <m:r>
            <w:rPr>
              <w:rFonts w:ascii="Cambria Math" w:hAnsi="Cambria Math"/>
              <w:szCs w:val="26"/>
            </w:rPr>
            <m:t>pred</m:t>
          </m:r>
        </m:oMath>
      </w:ins>
      <w:ins w:id="6541" w:author="The Si Tran" w:date="2012-12-06T03:10:00Z">
        <m:oMath>
          <m:r>
            <w:rPr>
              <w:rFonts w:ascii="Cambria Math" w:hAnsi="Cambria Math"/>
              <w:szCs w:val="26"/>
            </w:rPr>
            <m:t>(i)</m:t>
          </m:r>
        </m:oMath>
      </w:ins>
      <w:del w:id="6542"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543" w:author="The Si Tran" w:date="2012-12-16T08:25:00Z">
          <w:pPr>
            <w:spacing w:before="0"/>
            <w:ind w:firstLine="720"/>
          </w:pPr>
        </w:pPrChange>
      </w:pPr>
      <w:r w:rsidRPr="0049233F">
        <w:t xml:space="preserve">Giá trị </w:t>
      </w:r>
      <w:del w:id="6544" w:author="The Si Tran" w:date="2012-12-06T03:10:00Z">
        <w:r w:rsidRPr="0049233F" w:rsidDel="00EF4DD4">
          <w:rPr>
            <w:position w:val="-30"/>
            <w:rPrChange w:id="6545" w:author="The Si Tran" w:date="2012-12-05T23:02:00Z">
              <w:rPr>
                <w:position w:val="-30"/>
              </w:rPr>
            </w:rPrChange>
          </w:rPr>
          <w:object w:dxaOrig="400" w:dyaOrig="680" w14:anchorId="37382035">
            <v:shape id="_x0000_i1125" type="#_x0000_t75" style="width:24.3pt;height:40.2pt" o:ole="">
              <v:imagedata r:id="rId250" o:title=""/>
            </v:shape>
            <o:OLEObject Type="Embed" ProgID="Equation.DSMT4" ShapeID="_x0000_i1125" DrawAspect="Content" ObjectID="_1417159123" r:id="rId251"/>
          </w:object>
        </w:r>
      </w:del>
      <m:oMath>
        <m:f>
          <m:fPr>
            <m:ctrlPr>
              <w:ins w:id="6546" w:author="The Si Tran" w:date="2012-12-06T03:10:00Z">
                <w:rPr>
                  <w:rFonts w:ascii="Cambria Math" w:hAnsi="Cambria Math"/>
                  <w:i/>
                  <w:sz w:val="30"/>
                  <w:szCs w:val="30"/>
                </w:rPr>
              </w:ins>
            </m:ctrlPr>
          </m:fPr>
          <m:num>
            <w:ins w:id="6547" w:author="The Si Tran" w:date="2012-12-06T03:10:00Z">
              <m:r>
                <w:rPr>
                  <w:rFonts w:ascii="Cambria Math" w:hAnsi="Cambria Math"/>
                  <w:sz w:val="30"/>
                  <w:szCs w:val="30"/>
                  <w:rPrChange w:id="6548" w:author="The Si Tran" w:date="2012-12-06T03:10:00Z">
                    <w:rPr>
                      <w:rFonts w:ascii="Cambria Math" w:hAnsi="Cambria Math"/>
                      <w:szCs w:val="26"/>
                    </w:rPr>
                  </w:rPrChange>
                </w:rPr>
                <m:t>∂E</m:t>
              </m:r>
            </w:ins>
          </m:num>
          <m:den>
            <w:ins w:id="6549" w:author="The Si Tran" w:date="2012-12-06T03:10:00Z">
              <m:r>
                <w:rPr>
                  <w:rFonts w:ascii="Cambria Math" w:hAnsi="Cambria Math"/>
                  <w:sz w:val="30"/>
                  <w:szCs w:val="30"/>
                  <w:rPrChange w:id="6550" w:author="The Si Tran" w:date="2012-12-06T03:10:00Z">
                    <w:rPr>
                      <w:rFonts w:ascii="Cambria Math" w:hAnsi="Cambria Math"/>
                      <w:szCs w:val="26"/>
                    </w:rPr>
                  </w:rPrChange>
                </w:rPr>
                <m:t>∂</m:t>
              </m:r>
            </w:ins>
            <m:sSub>
              <m:sSubPr>
                <m:ctrlPr>
                  <w:ins w:id="6551" w:author="The Si Tran" w:date="2012-12-06T03:10:00Z">
                    <w:rPr>
                      <w:rFonts w:ascii="Cambria Math" w:hAnsi="Cambria Math"/>
                      <w:i/>
                      <w:sz w:val="30"/>
                      <w:szCs w:val="30"/>
                    </w:rPr>
                  </w:ins>
                </m:ctrlPr>
              </m:sSubPr>
              <m:e>
                <w:ins w:id="6552" w:author="The Si Tran" w:date="2012-12-06T03:10:00Z">
                  <m:r>
                    <w:rPr>
                      <w:rFonts w:ascii="Cambria Math" w:hAnsi="Cambria Math"/>
                      <w:sz w:val="30"/>
                      <w:szCs w:val="30"/>
                      <w:rPrChange w:id="6553" w:author="The Si Tran" w:date="2012-12-06T03:10:00Z">
                        <w:rPr>
                          <w:rFonts w:ascii="Cambria Math" w:hAnsi="Cambria Math"/>
                          <w:szCs w:val="26"/>
                        </w:rPr>
                      </w:rPrChange>
                    </w:rPr>
                    <m:t>o</m:t>
                  </m:r>
                </w:ins>
              </m:e>
              <m:sub>
                <w:ins w:id="6554" w:author="The Si Tran" w:date="2012-12-06T03:10:00Z">
                  <m:r>
                    <w:rPr>
                      <w:rFonts w:ascii="Cambria Math" w:hAnsi="Cambria Math"/>
                      <w:sz w:val="30"/>
                      <w:szCs w:val="30"/>
                      <w:rPrChange w:id="6555" w:author="The Si Tran" w:date="2012-12-06T03:10:00Z">
                        <w:rPr>
                          <w:rFonts w:ascii="Cambria Math" w:hAnsi="Cambria Math"/>
                          <w:szCs w:val="26"/>
                        </w:rPr>
                      </w:rPrChange>
                    </w:rPr>
                    <m:t>i</m:t>
                  </m:r>
                </w:ins>
              </m:sub>
            </m:sSub>
          </m:den>
        </m:f>
      </m:oMath>
      <w:ins w:id="6556"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rsidP="0088753F">
      <w:pPr>
        <w:pStyle w:val="ListParagraph"/>
        <w:numPr>
          <w:ilvl w:val="0"/>
          <w:numId w:val="4"/>
        </w:numPr>
        <w:spacing w:after="0" w:line="360" w:lineRule="auto"/>
        <w:ind w:left="0"/>
        <w:rPr>
          <w:ins w:id="6557"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14:paraId="238C82B9" w14:textId="77777777" w:rsidR="00EF4DD4" w:rsidRPr="00097101" w:rsidRDefault="00537CF3">
      <w:pPr>
        <w:pStyle w:val="EquationIndex"/>
        <w:pPrChange w:id="6558" w:author="The Si Tran" w:date="2012-12-15T08:05:00Z">
          <w:pPr>
            <w:pStyle w:val="ListParagraph"/>
            <w:numPr>
              <w:numId w:val="4"/>
            </w:numPr>
            <w:spacing w:after="0" w:line="360" w:lineRule="auto"/>
            <w:ind w:left="0" w:hanging="360"/>
          </w:pPr>
        </w:pPrChange>
      </w:pPr>
      <m:oMathPara>
        <m:oMath>
          <m:f>
            <m:fPr>
              <m:ctrlPr>
                <w:ins w:id="6559" w:author="The Si Tran" w:date="2012-12-06T03:11:00Z">
                  <w:rPr>
                    <w:rFonts w:ascii="Cambria Math" w:hAnsi="Cambria Math"/>
                  </w:rPr>
                </w:ins>
              </m:ctrlPr>
            </m:fPr>
            <m:num>
              <w:ins w:id="6560" w:author="The Si Tran" w:date="2012-12-06T03:11:00Z">
                <m:r>
                  <w:rPr>
                    <w:rFonts w:ascii="Cambria Math" w:hAnsi="Cambria Math"/>
                  </w:rPr>
                  <m:t>∂E</m:t>
                </m:r>
              </w:ins>
            </m:num>
            <m:den>
              <w:ins w:id="6561" w:author="The Si Tran" w:date="2012-12-06T03:11:00Z">
                <m:r>
                  <w:rPr>
                    <w:rFonts w:ascii="Cambria Math" w:hAnsi="Cambria Math"/>
                  </w:rPr>
                  <m:t>∂</m:t>
                </m:r>
              </w:ins>
              <m:sSub>
                <m:sSubPr>
                  <m:ctrlPr>
                    <w:ins w:id="6562" w:author="The Si Tran" w:date="2012-12-06T03:11:00Z">
                      <w:rPr>
                        <w:rFonts w:ascii="Cambria Math" w:hAnsi="Cambria Math"/>
                      </w:rPr>
                    </w:ins>
                  </m:ctrlPr>
                </m:sSubPr>
                <m:e>
                  <w:ins w:id="6563" w:author="The Si Tran" w:date="2012-12-06T03:11:00Z">
                    <m:r>
                      <w:rPr>
                        <w:rFonts w:ascii="Cambria Math" w:hAnsi="Cambria Math"/>
                      </w:rPr>
                      <m:t>o</m:t>
                    </m:r>
                  </w:ins>
                </m:e>
                <m:sub>
                  <w:ins w:id="6564" w:author="The Si Tran" w:date="2012-12-06T03:11:00Z">
                    <m:r>
                      <w:rPr>
                        <w:rFonts w:ascii="Cambria Math" w:hAnsi="Cambria Math"/>
                      </w:rPr>
                      <m:t>i</m:t>
                    </m:r>
                  </w:ins>
                </m:sub>
              </m:sSub>
            </m:den>
          </m:f>
          <w:ins w:id="6565" w:author="The Si Tran" w:date="2012-12-06T03:11:00Z">
            <m:r>
              <m:rPr>
                <m:sty m:val="p"/>
              </m:rPr>
              <w:rPr>
                <w:rFonts w:ascii="Cambria Math" w:hAnsi="Cambria Math"/>
              </w:rPr>
              <m:t>=</m:t>
            </m:r>
          </w:ins>
          <m:f>
            <m:fPr>
              <m:ctrlPr>
                <w:ins w:id="6566" w:author="The Si Tran" w:date="2012-12-06T03:11:00Z">
                  <w:rPr>
                    <w:rFonts w:ascii="Cambria Math" w:hAnsi="Cambria Math"/>
                  </w:rPr>
                </w:ins>
              </m:ctrlPr>
            </m:fPr>
            <m:num>
              <w:ins w:id="6567" w:author="The Si Tran" w:date="2012-12-06T03:11:00Z">
                <m:r>
                  <w:rPr>
                    <w:rFonts w:ascii="Cambria Math" w:hAnsi="Cambria Math"/>
                  </w:rPr>
                  <m:t>∂</m:t>
                </m:r>
              </w:ins>
            </m:num>
            <m:den>
              <w:ins w:id="6568" w:author="The Si Tran" w:date="2012-12-06T03:11:00Z">
                <m:r>
                  <w:rPr>
                    <w:rFonts w:ascii="Cambria Math" w:hAnsi="Cambria Math"/>
                  </w:rPr>
                  <m:t>∂</m:t>
                </m:r>
              </w:ins>
              <m:sSub>
                <m:sSubPr>
                  <m:ctrlPr>
                    <w:ins w:id="6569" w:author="The Si Tran" w:date="2012-12-06T03:11:00Z">
                      <w:rPr>
                        <w:rFonts w:ascii="Cambria Math" w:hAnsi="Cambria Math"/>
                      </w:rPr>
                    </w:ins>
                  </m:ctrlPr>
                </m:sSubPr>
                <m:e>
                  <w:ins w:id="6570" w:author="The Si Tran" w:date="2012-12-06T03:11:00Z">
                    <m:r>
                      <w:rPr>
                        <w:rFonts w:ascii="Cambria Math" w:hAnsi="Cambria Math"/>
                      </w:rPr>
                      <m:t>o</m:t>
                    </m:r>
                  </w:ins>
                </m:e>
                <m:sub>
                  <w:ins w:id="6571" w:author="The Si Tran" w:date="2012-12-06T03:11:00Z">
                    <m:r>
                      <w:rPr>
                        <w:rFonts w:ascii="Cambria Math" w:hAnsi="Cambria Math"/>
                      </w:rPr>
                      <m:t>i</m:t>
                    </m:r>
                  </w:ins>
                </m:sub>
              </m:sSub>
            </m:den>
          </m:f>
          <m:f>
            <m:fPr>
              <m:ctrlPr>
                <w:ins w:id="6572" w:author="The Si Tran" w:date="2012-12-06T03:11:00Z">
                  <w:rPr>
                    <w:rFonts w:ascii="Cambria Math" w:hAnsi="Cambria Math"/>
                  </w:rPr>
                </w:ins>
              </m:ctrlPr>
            </m:fPr>
            <m:num>
              <w:ins w:id="6573" w:author="The Si Tran" w:date="2012-12-06T03:11:00Z">
                <m:r>
                  <m:rPr>
                    <m:sty m:val="p"/>
                  </m:rPr>
                  <w:rPr>
                    <w:rFonts w:ascii="Cambria Math" w:hAnsi="Cambria Math"/>
                  </w:rPr>
                  <m:t>1</m:t>
                </m:r>
              </w:ins>
            </m:num>
            <m:den>
              <w:ins w:id="6574" w:author="The Si Tran" w:date="2012-12-06T03:11:00Z">
                <m:r>
                  <m:rPr>
                    <m:sty m:val="p"/>
                  </m:rPr>
                  <w:rPr>
                    <w:rFonts w:ascii="Cambria Math" w:hAnsi="Cambria Math"/>
                  </w:rPr>
                  <m:t>2</m:t>
                </m:r>
              </w:ins>
            </m:den>
          </m:f>
          <m:nary>
            <m:naryPr>
              <m:chr m:val="∑"/>
              <m:limLoc m:val="subSup"/>
              <m:supHide m:val="1"/>
              <m:ctrlPr>
                <w:ins w:id="6575" w:author="The Si Tran" w:date="2012-12-06T03:11:00Z">
                  <w:rPr>
                    <w:rFonts w:ascii="Cambria Math" w:hAnsi="Cambria Math"/>
                  </w:rPr>
                </w:ins>
              </m:ctrlPr>
            </m:naryPr>
            <m:sub>
              <w:ins w:id="6576"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577" w:author="The Si Tran" w:date="2012-12-06T03:11:00Z">
                      <w:rPr>
                        <w:rFonts w:ascii="Cambria Math" w:hAnsi="Cambria Math"/>
                      </w:rPr>
                    </w:ins>
                  </m:ctrlPr>
                </m:sSupPr>
                <m:e>
                  <w:ins w:id="6578" w:author="The Si Tran" w:date="2012-12-06T03:11:00Z">
                    <m:r>
                      <m:rPr>
                        <m:sty m:val="p"/>
                      </m:rPr>
                      <w:rPr>
                        <w:rFonts w:ascii="Cambria Math" w:hAnsi="Cambria Math"/>
                      </w:rPr>
                      <m:t>(</m:t>
                    </m:r>
                  </w:ins>
                  <m:sSub>
                    <m:sSubPr>
                      <m:ctrlPr>
                        <w:ins w:id="6579" w:author="The Si Tran" w:date="2012-12-06T03:11:00Z">
                          <w:rPr>
                            <w:rFonts w:ascii="Cambria Math" w:hAnsi="Cambria Math"/>
                          </w:rPr>
                        </w:ins>
                      </m:ctrlPr>
                    </m:sSubPr>
                    <m:e>
                      <w:ins w:id="6580" w:author="The Si Tran" w:date="2012-12-06T03:12:00Z">
                        <m:r>
                          <w:rPr>
                            <w:rFonts w:ascii="Cambria Math" w:hAnsi="Cambria Math"/>
                          </w:rPr>
                          <m:t>t</m:t>
                        </m:r>
                      </w:ins>
                    </m:e>
                    <m:sub>
                      <w:ins w:id="6581" w:author="The Si Tran" w:date="2012-12-06T03:12:00Z">
                        <m:r>
                          <w:rPr>
                            <w:rFonts w:ascii="Cambria Math" w:hAnsi="Cambria Math"/>
                          </w:rPr>
                          <m:t>k</m:t>
                        </m:r>
                      </w:ins>
                    </m:sub>
                  </m:sSub>
                  <w:ins w:id="6582" w:author="The Si Tran" w:date="2012-12-06T03:12:00Z">
                    <m:r>
                      <m:rPr>
                        <m:sty m:val="p"/>
                      </m:rPr>
                      <w:rPr>
                        <w:rFonts w:ascii="Cambria Math" w:hAnsi="Cambria Math"/>
                      </w:rPr>
                      <m:t>-</m:t>
                    </m:r>
                  </w:ins>
                  <m:sSub>
                    <m:sSubPr>
                      <m:ctrlPr>
                        <w:ins w:id="6583" w:author="The Si Tran" w:date="2012-12-06T03:12:00Z">
                          <w:rPr>
                            <w:rFonts w:ascii="Cambria Math" w:hAnsi="Cambria Math"/>
                          </w:rPr>
                        </w:ins>
                      </m:ctrlPr>
                    </m:sSubPr>
                    <m:e>
                      <w:ins w:id="6584" w:author="The Si Tran" w:date="2012-12-06T03:12:00Z">
                        <m:r>
                          <w:rPr>
                            <w:rFonts w:ascii="Cambria Math" w:hAnsi="Cambria Math"/>
                          </w:rPr>
                          <m:t>o</m:t>
                        </m:r>
                      </w:ins>
                    </m:e>
                    <m:sub>
                      <w:ins w:id="6585" w:author="The Si Tran" w:date="2012-12-06T03:12:00Z">
                        <m:r>
                          <w:rPr>
                            <w:rFonts w:ascii="Cambria Math" w:hAnsi="Cambria Math"/>
                          </w:rPr>
                          <m:t>k</m:t>
                        </m:r>
                      </w:ins>
                    </m:sub>
                  </m:sSub>
                  <w:ins w:id="6586" w:author="The Si Tran" w:date="2012-12-06T03:11:00Z">
                    <m:r>
                      <m:rPr>
                        <m:sty m:val="p"/>
                      </m:rPr>
                      <w:rPr>
                        <w:rFonts w:ascii="Cambria Math" w:hAnsi="Cambria Math"/>
                      </w:rPr>
                      <m:t>)</m:t>
                    </m:r>
                  </w:ins>
                </m:e>
                <m:sup>
                  <w:ins w:id="6587"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588" w:author="The Si Tran" w:date="2012-12-06T03:13:00Z"/>
          <w:rFonts w:ascii="Times New Roman" w:hAnsi="Times New Roman"/>
          <w:sz w:val="26"/>
          <w:szCs w:val="26"/>
        </w:rPr>
      </w:pPr>
      <w:ins w:id="6589" w:author="The Si Tran" w:date="2012-12-14T05:40:00Z">
        <w:r w:rsidRPr="00097101">
          <w:rPr>
            <w:noProof/>
            <w:szCs w:val="26"/>
            <w:rPrChange w:id="6590" w:author="Unknown">
              <w:rPr>
                <w:noProof/>
              </w:rPr>
            </w:rPrChange>
          </w:rPr>
          <mc:AlternateContent>
            <mc:Choice Requires="wps">
              <w:drawing>
                <wp:anchor distT="0" distB="0" distL="114300" distR="114300" simplePos="0" relativeHeight="251657216" behindDoc="0" locked="0" layoutInCell="1" allowOverlap="1" wp14:anchorId="0B6A6565" wp14:editId="13EC4DEB">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537CF3" w:rsidRDefault="00537CF3" w:rsidP="00BC0EFC">
                              <w:ins w:id="6591" w:author="The Si Tran" w:date="2012-12-06T02:41:00Z">
                                <w:r>
                                  <w:t>(4.</w:t>
                                </w:r>
                              </w:ins>
                              <w:ins w:id="6592" w:author="The Si Tran" w:date="2012-12-06T02:44:00Z">
                                <w:r>
                                  <w:t>8</w:t>
                                </w:r>
                              </w:ins>
                              <w:ins w:id="659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98" type="#_x0000_t202" style="position:absolute;left:0;text-align:left;margin-left:411.05pt;margin-top:32.6pt;width:41.85pt;height:2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MkAIAAJUFAAAOAAAAZHJzL2Uyb0RvYy54bWysVMFuGyEQvVfqPyDuzdqO49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AxCP4y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537CF3" w:rsidRDefault="00537CF3" w:rsidP="00BC0EFC">
                        <w:ins w:id="6594" w:author="The Si Tran" w:date="2012-12-06T02:41:00Z">
                          <w:r>
                            <w:t>(4.</w:t>
                          </w:r>
                        </w:ins>
                        <w:ins w:id="6595" w:author="The Si Tran" w:date="2012-12-06T02:44:00Z">
                          <w:r>
                            <w:t>8</w:t>
                          </w:r>
                        </w:ins>
                        <w:ins w:id="6596"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597"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6" type="#_x0000_t75" style="width:184.2pt;height:46.9pt" o:ole="">
              <v:imagedata r:id="rId252" o:title=""/>
            </v:shape>
            <o:OLEObject Type="Embed" ProgID="Equation.DSMT4" ShapeID="_x0000_i1126" DrawAspect="Content" ObjectID="_1417159124" r:id="rId253"/>
          </w:object>
        </w:r>
      </w:del>
    </w:p>
    <w:p w14:paraId="1DD0E63D" w14:textId="5A6E6883" w:rsidR="0088753F" w:rsidRDefault="0088753F" w:rsidP="0088753F">
      <w:pPr>
        <w:pStyle w:val="ListParagraph"/>
        <w:spacing w:after="0" w:line="360" w:lineRule="auto"/>
        <w:ind w:left="0"/>
        <w:rPr>
          <w:ins w:id="6598"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599" w:author="The Si Tran" w:date="2012-12-06T03:13:00Z">
                <w:rPr>
                  <w:rFonts w:ascii="Cambria Math" w:eastAsia="Times New Roman" w:hAnsi="Cambria Math"/>
                  <w:i/>
                  <w:sz w:val="26"/>
                  <w:szCs w:val="26"/>
                </w:rPr>
              </w:ins>
            </m:ctrlPr>
          </m:fPr>
          <m:num>
            <w:ins w:id="6600" w:author="The Si Tran" w:date="2012-12-06T03:13:00Z">
              <m:r>
                <w:rPr>
                  <w:rFonts w:ascii="Cambria Math" w:eastAsia="Times New Roman" w:hAnsi="Cambria Math"/>
                  <w:sz w:val="26"/>
                  <w:szCs w:val="26"/>
                </w:rPr>
                <m:t>∂</m:t>
              </m:r>
            </w:ins>
          </m:num>
          <m:den>
            <w:ins w:id="6601" w:author="The Si Tran" w:date="2012-12-06T03:13:00Z">
              <m:r>
                <w:rPr>
                  <w:rFonts w:ascii="Cambria Math" w:eastAsia="Times New Roman" w:hAnsi="Cambria Math"/>
                  <w:sz w:val="26"/>
                  <w:szCs w:val="26"/>
                </w:rPr>
                <m:t>∂</m:t>
              </m:r>
            </w:ins>
            <m:sSub>
              <m:sSubPr>
                <m:ctrlPr>
                  <w:ins w:id="6602" w:author="The Si Tran" w:date="2012-12-06T03:13:00Z">
                    <w:rPr>
                      <w:rFonts w:ascii="Cambria Math" w:eastAsia="Times New Roman" w:hAnsi="Cambria Math"/>
                      <w:i/>
                      <w:sz w:val="26"/>
                      <w:szCs w:val="26"/>
                    </w:rPr>
                  </w:ins>
                </m:ctrlPr>
              </m:sSubPr>
              <m:e>
                <w:ins w:id="6603" w:author="The Si Tran" w:date="2012-12-06T03:13:00Z">
                  <m:r>
                    <w:rPr>
                      <w:rFonts w:ascii="Cambria Math" w:eastAsia="Times New Roman" w:hAnsi="Cambria Math"/>
                      <w:sz w:val="26"/>
                      <w:szCs w:val="26"/>
                    </w:rPr>
                    <m:t>o</m:t>
                  </m:r>
                </w:ins>
              </m:e>
              <m:sub>
                <w:ins w:id="6604" w:author="The Si Tran" w:date="2012-12-06T03:13:00Z">
                  <m:r>
                    <w:rPr>
                      <w:rFonts w:ascii="Cambria Math" w:eastAsia="Times New Roman" w:hAnsi="Cambria Math"/>
                      <w:sz w:val="26"/>
                      <w:szCs w:val="26"/>
                    </w:rPr>
                    <m:t>i</m:t>
                  </m:r>
                </w:ins>
              </m:sub>
            </m:sSub>
          </m:den>
        </m:f>
        <m:sSup>
          <m:sSupPr>
            <m:ctrlPr>
              <w:ins w:id="6605" w:author="The Si Tran" w:date="2012-12-06T03:13:00Z">
                <w:rPr>
                  <w:rFonts w:ascii="Cambria Math" w:eastAsia="Times New Roman" w:hAnsi="Cambria Math"/>
                  <w:i/>
                  <w:sz w:val="26"/>
                  <w:szCs w:val="26"/>
                </w:rPr>
              </w:ins>
            </m:ctrlPr>
          </m:sSupPr>
          <m:e>
            <w:ins w:id="6606" w:author="The Si Tran" w:date="2012-12-06T03:13:00Z">
              <m:r>
                <w:rPr>
                  <w:rFonts w:ascii="Cambria Math" w:eastAsia="Times New Roman" w:hAnsi="Cambria Math"/>
                  <w:sz w:val="26"/>
                  <w:szCs w:val="26"/>
                </w:rPr>
                <m:t>(</m:t>
              </m:r>
            </w:ins>
            <m:sSub>
              <m:sSubPr>
                <m:ctrlPr>
                  <w:ins w:id="6607" w:author="The Si Tran" w:date="2012-12-06T03:13:00Z">
                    <w:rPr>
                      <w:rFonts w:ascii="Cambria Math" w:eastAsia="Times New Roman" w:hAnsi="Cambria Math"/>
                      <w:i/>
                      <w:sz w:val="26"/>
                      <w:szCs w:val="26"/>
                    </w:rPr>
                  </w:ins>
                </m:ctrlPr>
              </m:sSubPr>
              <m:e>
                <w:ins w:id="6608" w:author="The Si Tran" w:date="2012-12-06T03:13:00Z">
                  <m:r>
                    <w:rPr>
                      <w:rFonts w:ascii="Cambria Math" w:eastAsia="Times New Roman" w:hAnsi="Cambria Math"/>
                      <w:sz w:val="26"/>
                      <w:szCs w:val="26"/>
                    </w:rPr>
                    <m:t>t</m:t>
                  </m:r>
                </w:ins>
              </m:e>
              <m:sub>
                <w:ins w:id="6609" w:author="The Si Tran" w:date="2012-12-06T03:13:00Z">
                  <m:r>
                    <w:rPr>
                      <w:rFonts w:ascii="Cambria Math" w:eastAsia="Times New Roman" w:hAnsi="Cambria Math"/>
                      <w:sz w:val="26"/>
                      <w:szCs w:val="26"/>
                    </w:rPr>
                    <m:t>k</m:t>
                  </m:r>
                </w:ins>
              </m:sub>
            </m:sSub>
            <w:ins w:id="6610" w:author="The Si Tran" w:date="2012-12-06T03:13:00Z">
              <m:r>
                <w:rPr>
                  <w:rFonts w:ascii="Cambria Math" w:eastAsia="Times New Roman" w:hAnsi="Cambria Math"/>
                  <w:sz w:val="26"/>
                  <w:szCs w:val="26"/>
                </w:rPr>
                <m:t>-</m:t>
              </m:r>
            </w:ins>
            <m:sSub>
              <m:sSubPr>
                <m:ctrlPr>
                  <w:ins w:id="6611" w:author="The Si Tran" w:date="2012-12-06T03:13:00Z">
                    <w:rPr>
                      <w:rFonts w:ascii="Cambria Math" w:eastAsia="Times New Roman" w:hAnsi="Cambria Math"/>
                      <w:i/>
                      <w:sz w:val="26"/>
                      <w:szCs w:val="26"/>
                    </w:rPr>
                  </w:ins>
                </m:ctrlPr>
              </m:sSubPr>
              <m:e>
                <w:ins w:id="6612" w:author="The Si Tran" w:date="2012-12-06T03:13:00Z">
                  <m:r>
                    <w:rPr>
                      <w:rFonts w:ascii="Cambria Math" w:eastAsia="Times New Roman" w:hAnsi="Cambria Math"/>
                      <w:sz w:val="26"/>
                      <w:szCs w:val="26"/>
                    </w:rPr>
                    <m:t>o</m:t>
                  </m:r>
                </w:ins>
              </m:e>
              <m:sub>
                <w:ins w:id="6613" w:author="The Si Tran" w:date="2012-12-06T03:13:00Z">
                  <m:r>
                    <w:rPr>
                      <w:rFonts w:ascii="Cambria Math" w:eastAsia="Times New Roman" w:hAnsi="Cambria Math"/>
                      <w:sz w:val="26"/>
                      <w:szCs w:val="26"/>
                    </w:rPr>
                    <m:t>k</m:t>
                  </m:r>
                </w:ins>
              </m:sub>
            </m:sSub>
            <w:ins w:id="6614" w:author="The Si Tran" w:date="2012-12-06T03:13:00Z">
              <m:r>
                <w:rPr>
                  <w:rFonts w:ascii="Cambria Math" w:eastAsia="Times New Roman" w:hAnsi="Cambria Math"/>
                  <w:sz w:val="26"/>
                  <w:szCs w:val="26"/>
                </w:rPr>
                <m:t>)</m:t>
              </m:r>
            </w:ins>
          </m:e>
          <m:sup>
            <w:ins w:id="6615" w:author="The Si Tran" w:date="2012-12-06T03:13:00Z">
              <m:r>
                <w:rPr>
                  <w:rFonts w:ascii="Cambria Math" w:eastAsia="Times New Roman" w:hAnsi="Cambria Math"/>
                  <w:sz w:val="26"/>
                  <w:szCs w:val="26"/>
                </w:rPr>
                <m:t>2</m:t>
              </m:r>
            </w:ins>
          </m:sup>
        </m:sSup>
      </m:oMath>
      <w:del w:id="6616" w:author="The Si Tran" w:date="2012-12-06T03:13:00Z">
        <w:r w:rsidRPr="00AF1345" w:rsidDel="00EF4DD4">
          <w:rPr>
            <w:rFonts w:ascii="Times New Roman" w:hAnsi="Times New Roman"/>
            <w:position w:val="-32"/>
            <w:sz w:val="26"/>
            <w:szCs w:val="26"/>
          </w:rPr>
          <w:object w:dxaOrig="1300" w:dyaOrig="700" w14:anchorId="3209CE0C">
            <v:shape id="_x0000_i1127" type="#_x0000_t75" style="width:65.3pt;height:35.15pt" o:ole="">
              <v:imagedata r:id="rId254" o:title=""/>
            </v:shape>
            <o:OLEObject Type="Embed" ProgID="Equation.DSMT4" ShapeID="_x0000_i1127" DrawAspect="Content" ObjectID="_1417159125" r:id="rId255"/>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617" w:author="The Si Tran" w:date="2012-12-14T05:40:00Z">
        <w:r w:rsidR="00BC0EFC">
          <w:rPr>
            <w:rFonts w:ascii="Times New Roman" w:hAnsi="Times New Roman"/>
            <w:sz w:val="26"/>
            <w:szCs w:val="26"/>
          </w:rPr>
          <w:t xml:space="preserve"> </w:t>
        </w:r>
      </w:ins>
    </w:p>
    <w:p w14:paraId="721D6D33" w14:textId="706DA5D1" w:rsidR="00EF4DD4" w:rsidRPr="00097101" w:rsidRDefault="00537CF3">
      <w:pPr>
        <w:pStyle w:val="EquationIndex"/>
        <w:pPrChange w:id="6618" w:author="The Si Tran" w:date="2012-12-15T08:05:00Z">
          <w:pPr>
            <w:pStyle w:val="ListParagraph"/>
            <w:spacing w:after="0" w:line="360" w:lineRule="auto"/>
            <w:ind w:left="0"/>
          </w:pPr>
        </w:pPrChange>
      </w:pPr>
      <m:oMathPara>
        <m:oMathParaPr>
          <m:jc m:val="center"/>
        </m:oMathParaPr>
        <m:oMath>
          <m:f>
            <m:fPr>
              <m:ctrlPr>
                <w:ins w:id="6619" w:author="The Si Tran" w:date="2012-12-06T03:13:00Z">
                  <w:rPr>
                    <w:rFonts w:ascii="Cambria Math" w:hAnsi="Cambria Math"/>
                  </w:rPr>
                </w:ins>
              </m:ctrlPr>
            </m:fPr>
            <m:num>
              <w:ins w:id="6620" w:author="The Si Tran" w:date="2012-12-06T03:13:00Z">
                <m:r>
                  <w:rPr>
                    <w:rFonts w:ascii="Cambria Math" w:hAnsi="Cambria Math"/>
                  </w:rPr>
                  <m:t>∂E</m:t>
                </m:r>
              </w:ins>
            </m:num>
            <m:den>
              <w:ins w:id="6621" w:author="The Si Tran" w:date="2012-12-06T03:13:00Z">
                <m:r>
                  <w:rPr>
                    <w:rFonts w:ascii="Cambria Math" w:hAnsi="Cambria Math"/>
                  </w:rPr>
                  <m:t>∂</m:t>
                </m:r>
              </w:ins>
              <m:sSub>
                <m:sSubPr>
                  <m:ctrlPr>
                    <w:ins w:id="6622" w:author="The Si Tran" w:date="2012-12-06T03:13:00Z">
                      <w:rPr>
                        <w:rFonts w:ascii="Cambria Math" w:hAnsi="Cambria Math"/>
                      </w:rPr>
                    </w:ins>
                  </m:ctrlPr>
                </m:sSubPr>
                <m:e>
                  <w:ins w:id="6623" w:author="The Si Tran" w:date="2012-12-06T03:13:00Z">
                    <m:r>
                      <w:rPr>
                        <w:rFonts w:ascii="Cambria Math" w:hAnsi="Cambria Math"/>
                      </w:rPr>
                      <m:t>o</m:t>
                    </m:r>
                  </w:ins>
                </m:e>
                <m:sub>
                  <w:ins w:id="6624" w:author="The Si Tran" w:date="2012-12-06T03:13:00Z">
                    <m:r>
                      <w:rPr>
                        <w:rFonts w:ascii="Cambria Math" w:hAnsi="Cambria Math"/>
                      </w:rPr>
                      <m:t>i</m:t>
                    </m:r>
                  </w:ins>
                </m:sub>
              </m:sSub>
            </m:den>
          </m:f>
          <w:ins w:id="6625" w:author="The Si Tran" w:date="2012-12-06T03:13:00Z">
            <m:r>
              <m:rPr>
                <m:sty m:val="p"/>
              </m:rPr>
              <w:rPr>
                <w:rFonts w:ascii="Cambria Math" w:hAnsi="Cambria Math"/>
              </w:rPr>
              <m:t>=</m:t>
            </m:r>
          </w:ins>
          <m:f>
            <m:fPr>
              <m:ctrlPr>
                <w:ins w:id="6626" w:author="The Si Tran" w:date="2012-12-06T03:14:00Z">
                  <w:rPr>
                    <w:rFonts w:ascii="Cambria Math" w:hAnsi="Cambria Math"/>
                  </w:rPr>
                </w:ins>
              </m:ctrlPr>
            </m:fPr>
            <m:num>
              <w:ins w:id="6627" w:author="The Si Tran" w:date="2012-12-06T03:14:00Z">
                <m:r>
                  <w:rPr>
                    <w:rFonts w:ascii="Cambria Math" w:hAnsi="Cambria Math"/>
                  </w:rPr>
                  <m:t>∂</m:t>
                </m:r>
              </w:ins>
            </m:num>
            <m:den>
              <w:ins w:id="6628" w:author="The Si Tran" w:date="2012-12-06T03:14:00Z">
                <m:r>
                  <w:rPr>
                    <w:rFonts w:ascii="Cambria Math" w:hAnsi="Cambria Math"/>
                  </w:rPr>
                  <m:t>∂</m:t>
                </m:r>
              </w:ins>
              <m:sSub>
                <m:sSubPr>
                  <m:ctrlPr>
                    <w:ins w:id="6629" w:author="The Si Tran" w:date="2012-12-06T03:14:00Z">
                      <w:rPr>
                        <w:rFonts w:ascii="Cambria Math" w:hAnsi="Cambria Math"/>
                      </w:rPr>
                    </w:ins>
                  </m:ctrlPr>
                </m:sSubPr>
                <m:e>
                  <w:ins w:id="6630" w:author="The Si Tran" w:date="2012-12-06T03:14:00Z">
                    <m:r>
                      <w:rPr>
                        <w:rFonts w:ascii="Cambria Math" w:hAnsi="Cambria Math"/>
                      </w:rPr>
                      <m:t>o</m:t>
                    </m:r>
                  </w:ins>
                </m:e>
                <m:sub>
                  <w:ins w:id="6631" w:author="The Si Tran" w:date="2012-12-06T03:14:00Z">
                    <m:r>
                      <w:rPr>
                        <w:rFonts w:ascii="Cambria Math" w:hAnsi="Cambria Math"/>
                      </w:rPr>
                      <m:t>i</m:t>
                    </m:r>
                  </w:ins>
                </m:sub>
              </m:sSub>
            </m:den>
          </m:f>
          <m:sSup>
            <m:sSupPr>
              <m:ctrlPr>
                <w:ins w:id="6632" w:author="The Si Tran" w:date="2012-12-06T03:14:00Z">
                  <w:rPr>
                    <w:rFonts w:ascii="Cambria Math" w:hAnsi="Cambria Math"/>
                  </w:rPr>
                </w:ins>
              </m:ctrlPr>
            </m:sSupPr>
            <m:e>
              <w:ins w:id="6633" w:author="The Si Tran" w:date="2012-12-06T03:14:00Z">
                <m:r>
                  <m:rPr>
                    <m:sty m:val="p"/>
                  </m:rPr>
                  <w:rPr>
                    <w:rFonts w:ascii="Cambria Math" w:hAnsi="Cambria Math"/>
                  </w:rPr>
                  <m:t>(</m:t>
                </m:r>
              </w:ins>
              <m:sSub>
                <m:sSubPr>
                  <m:ctrlPr>
                    <w:ins w:id="6634" w:author="The Si Tran" w:date="2012-12-06T03:14:00Z">
                      <w:rPr>
                        <w:rFonts w:ascii="Cambria Math" w:hAnsi="Cambria Math"/>
                      </w:rPr>
                    </w:ins>
                  </m:ctrlPr>
                </m:sSubPr>
                <m:e>
                  <w:ins w:id="6635" w:author="The Si Tran" w:date="2012-12-06T03:14:00Z">
                    <m:r>
                      <w:rPr>
                        <w:rFonts w:ascii="Cambria Math" w:hAnsi="Cambria Math"/>
                      </w:rPr>
                      <m:t>t</m:t>
                    </m:r>
                  </w:ins>
                </m:e>
                <m:sub>
                  <w:ins w:id="6636" w:author="The Si Tran" w:date="2012-12-06T03:14:00Z">
                    <m:r>
                      <w:rPr>
                        <w:rFonts w:ascii="Cambria Math" w:hAnsi="Cambria Math"/>
                      </w:rPr>
                      <m:t>i</m:t>
                    </m:r>
                  </w:ins>
                </m:sub>
              </m:sSub>
              <w:ins w:id="6637" w:author="The Si Tran" w:date="2012-12-06T03:14:00Z">
                <m:r>
                  <m:rPr>
                    <m:sty m:val="p"/>
                  </m:rPr>
                  <w:rPr>
                    <w:rFonts w:ascii="Cambria Math" w:hAnsi="Cambria Math"/>
                  </w:rPr>
                  <m:t>-</m:t>
                </m:r>
              </w:ins>
              <m:sSub>
                <m:sSubPr>
                  <m:ctrlPr>
                    <w:ins w:id="6638" w:author="The Si Tran" w:date="2012-12-06T03:14:00Z">
                      <w:rPr>
                        <w:rFonts w:ascii="Cambria Math" w:hAnsi="Cambria Math"/>
                      </w:rPr>
                    </w:ins>
                  </m:ctrlPr>
                </m:sSubPr>
                <m:e>
                  <w:ins w:id="6639" w:author="The Si Tran" w:date="2012-12-06T03:14:00Z">
                    <m:r>
                      <w:rPr>
                        <w:rFonts w:ascii="Cambria Math" w:hAnsi="Cambria Math"/>
                      </w:rPr>
                      <m:t>o</m:t>
                    </m:r>
                  </w:ins>
                </m:e>
                <m:sub>
                  <w:ins w:id="6640" w:author="The Si Tran" w:date="2012-12-06T03:14:00Z">
                    <m:r>
                      <w:rPr>
                        <w:rFonts w:ascii="Cambria Math" w:hAnsi="Cambria Math"/>
                      </w:rPr>
                      <m:t>i</m:t>
                    </m:r>
                  </w:ins>
                </m:sub>
              </m:sSub>
              <w:ins w:id="6641" w:author="The Si Tran" w:date="2012-12-06T03:14:00Z">
                <m:r>
                  <m:rPr>
                    <m:sty m:val="p"/>
                  </m:rPr>
                  <w:rPr>
                    <w:rFonts w:ascii="Cambria Math" w:hAnsi="Cambria Math"/>
                  </w:rPr>
                  <m:t>)</m:t>
                </m:r>
              </w:ins>
            </m:e>
            <m:sup>
              <w:ins w:id="6642" w:author="The Si Tran" w:date="2012-12-06T03:14:00Z">
                <m:r>
                  <m:rPr>
                    <m:sty m:val="p"/>
                  </m:rPr>
                  <w:rPr>
                    <w:rFonts w:ascii="Cambria Math" w:hAnsi="Cambria Math"/>
                  </w:rPr>
                  <m:t>2</m:t>
                </m:r>
              </w:ins>
            </m:sup>
          </m:sSup>
          <w:ins w:id="6643" w:author="The Si Tran" w:date="2012-12-06T03:14:00Z">
            <m:r>
              <m:rPr>
                <m:sty m:val="p"/>
              </m:rPr>
              <w:rPr>
                <w:rFonts w:ascii="Cambria Math" w:hAnsi="Cambria Math"/>
              </w:rPr>
              <m:t>=</m:t>
            </m:r>
          </w:ins>
          <m:f>
            <m:fPr>
              <m:ctrlPr>
                <w:ins w:id="6644" w:author="The Si Tran" w:date="2012-12-06T03:14:00Z">
                  <w:rPr>
                    <w:rFonts w:ascii="Cambria Math" w:hAnsi="Cambria Math"/>
                  </w:rPr>
                </w:ins>
              </m:ctrlPr>
            </m:fPr>
            <m:num>
              <w:ins w:id="6645" w:author="The Si Tran" w:date="2012-12-06T03:14:00Z">
                <m:r>
                  <m:rPr>
                    <m:sty m:val="p"/>
                  </m:rPr>
                  <w:rPr>
                    <w:rFonts w:ascii="Cambria Math" w:hAnsi="Cambria Math"/>
                  </w:rPr>
                  <m:t>1</m:t>
                </m:r>
              </w:ins>
            </m:num>
            <m:den>
              <w:ins w:id="6646" w:author="The Si Tran" w:date="2012-12-06T03:14:00Z">
                <m:r>
                  <m:rPr>
                    <m:sty m:val="p"/>
                  </m:rPr>
                  <w:rPr>
                    <w:rFonts w:ascii="Cambria Math" w:hAnsi="Cambria Math"/>
                  </w:rPr>
                  <m:t>2</m:t>
                </m:r>
              </w:ins>
            </m:den>
          </m:f>
          <w:ins w:id="6647" w:author="The Si Tran" w:date="2012-12-06T03:14:00Z">
            <m:r>
              <m:rPr>
                <m:sty m:val="p"/>
              </m:rPr>
              <w:rPr>
                <w:rFonts w:ascii="Cambria Math" w:hAnsi="Cambria Math"/>
              </w:rPr>
              <m:t>2</m:t>
            </m:r>
          </w:ins>
          <m:d>
            <m:dPr>
              <m:ctrlPr>
                <w:ins w:id="6648" w:author="The Si Tran" w:date="2012-12-06T03:14:00Z">
                  <w:rPr>
                    <w:rFonts w:ascii="Cambria Math" w:hAnsi="Cambria Math"/>
                  </w:rPr>
                </w:ins>
              </m:ctrlPr>
            </m:dPr>
            <m:e>
              <m:sSub>
                <m:sSubPr>
                  <m:ctrlPr>
                    <w:ins w:id="6649" w:author="The Si Tran" w:date="2012-12-06T03:14:00Z">
                      <w:rPr>
                        <w:rFonts w:ascii="Cambria Math" w:hAnsi="Cambria Math"/>
                      </w:rPr>
                    </w:ins>
                  </m:ctrlPr>
                </m:sSubPr>
                <m:e>
                  <w:ins w:id="6650" w:author="The Si Tran" w:date="2012-12-06T03:14:00Z">
                    <m:r>
                      <w:rPr>
                        <w:rFonts w:ascii="Cambria Math" w:hAnsi="Cambria Math"/>
                      </w:rPr>
                      <m:t>t</m:t>
                    </m:r>
                  </w:ins>
                </m:e>
                <m:sub>
                  <w:ins w:id="6651" w:author="The Si Tran" w:date="2012-12-06T03:14:00Z">
                    <m:r>
                      <w:rPr>
                        <w:rFonts w:ascii="Cambria Math" w:hAnsi="Cambria Math"/>
                      </w:rPr>
                      <m:t>i</m:t>
                    </m:r>
                  </w:ins>
                </m:sub>
              </m:sSub>
              <w:ins w:id="6652" w:author="The Si Tran" w:date="2012-12-06T03:14:00Z">
                <m:r>
                  <m:rPr>
                    <m:sty m:val="p"/>
                  </m:rPr>
                  <w:rPr>
                    <w:rFonts w:ascii="Cambria Math" w:hAnsi="Cambria Math"/>
                  </w:rPr>
                  <m:t>-</m:t>
                </m:r>
              </w:ins>
              <m:sSub>
                <m:sSubPr>
                  <m:ctrlPr>
                    <w:ins w:id="6653" w:author="The Si Tran" w:date="2012-12-06T03:14:00Z">
                      <w:rPr>
                        <w:rFonts w:ascii="Cambria Math" w:hAnsi="Cambria Math"/>
                      </w:rPr>
                    </w:ins>
                  </m:ctrlPr>
                </m:sSubPr>
                <m:e>
                  <w:ins w:id="6654" w:author="The Si Tran" w:date="2012-12-06T03:14:00Z">
                    <m:r>
                      <w:rPr>
                        <w:rFonts w:ascii="Cambria Math" w:hAnsi="Cambria Math"/>
                      </w:rPr>
                      <m:t>o</m:t>
                    </m:r>
                  </w:ins>
                </m:e>
                <m:sub>
                  <w:ins w:id="6655" w:author="The Si Tran" w:date="2012-12-06T03:14:00Z">
                    <m:r>
                      <w:rPr>
                        <w:rFonts w:ascii="Cambria Math" w:hAnsi="Cambria Math"/>
                      </w:rPr>
                      <m:t>i</m:t>
                    </m:r>
                  </w:ins>
                </m:sub>
              </m:sSub>
            </m:e>
          </m:d>
          <m:f>
            <m:fPr>
              <m:ctrlPr>
                <w:ins w:id="6656" w:author="The Si Tran" w:date="2012-12-06T03:14:00Z">
                  <w:rPr>
                    <w:rFonts w:ascii="Cambria Math" w:hAnsi="Cambria Math"/>
                  </w:rPr>
                </w:ins>
              </m:ctrlPr>
            </m:fPr>
            <m:num>
              <w:ins w:id="6657" w:author="The Si Tran" w:date="2012-12-06T03:14:00Z">
                <m:r>
                  <w:rPr>
                    <w:rFonts w:ascii="Cambria Math" w:hAnsi="Cambria Math"/>
                  </w:rPr>
                  <m:t>∂</m:t>
                </m:r>
              </w:ins>
              <m:d>
                <m:dPr>
                  <m:ctrlPr>
                    <w:ins w:id="6658" w:author="The Si Tran" w:date="2012-12-06T03:14:00Z">
                      <w:rPr>
                        <w:rFonts w:ascii="Cambria Math" w:hAnsi="Cambria Math"/>
                      </w:rPr>
                    </w:ins>
                  </m:ctrlPr>
                </m:dPr>
                <m:e>
                  <m:sSub>
                    <m:sSubPr>
                      <m:ctrlPr>
                        <w:ins w:id="6659" w:author="The Si Tran" w:date="2012-12-06T03:14:00Z">
                          <w:rPr>
                            <w:rFonts w:ascii="Cambria Math" w:hAnsi="Cambria Math"/>
                          </w:rPr>
                        </w:ins>
                      </m:ctrlPr>
                    </m:sSubPr>
                    <m:e>
                      <w:ins w:id="6660" w:author="The Si Tran" w:date="2012-12-06T03:14:00Z">
                        <m:r>
                          <w:rPr>
                            <w:rFonts w:ascii="Cambria Math" w:hAnsi="Cambria Math"/>
                          </w:rPr>
                          <m:t>t</m:t>
                        </m:r>
                      </w:ins>
                    </m:e>
                    <m:sub>
                      <w:ins w:id="6661" w:author="The Si Tran" w:date="2012-12-06T03:14:00Z">
                        <m:r>
                          <w:rPr>
                            <w:rFonts w:ascii="Cambria Math" w:hAnsi="Cambria Math"/>
                          </w:rPr>
                          <m:t>i</m:t>
                        </m:r>
                      </w:ins>
                    </m:sub>
                  </m:sSub>
                  <w:ins w:id="6662" w:author="The Si Tran" w:date="2012-12-06T03:14:00Z">
                    <m:r>
                      <m:rPr>
                        <m:sty m:val="p"/>
                      </m:rPr>
                      <w:rPr>
                        <w:rFonts w:ascii="Cambria Math" w:hAnsi="Cambria Math"/>
                      </w:rPr>
                      <m:t>-</m:t>
                    </m:r>
                  </w:ins>
                  <m:sSub>
                    <m:sSubPr>
                      <m:ctrlPr>
                        <w:ins w:id="6663" w:author="The Si Tran" w:date="2012-12-06T03:14:00Z">
                          <w:rPr>
                            <w:rFonts w:ascii="Cambria Math" w:hAnsi="Cambria Math"/>
                          </w:rPr>
                        </w:ins>
                      </m:ctrlPr>
                    </m:sSubPr>
                    <m:e>
                      <w:ins w:id="6664" w:author="The Si Tran" w:date="2012-12-06T03:14:00Z">
                        <m:r>
                          <w:rPr>
                            <w:rFonts w:ascii="Cambria Math" w:hAnsi="Cambria Math"/>
                          </w:rPr>
                          <m:t>o</m:t>
                        </m:r>
                      </w:ins>
                    </m:e>
                    <m:sub>
                      <w:ins w:id="6665" w:author="The Si Tran" w:date="2012-12-06T03:14:00Z">
                        <m:r>
                          <w:rPr>
                            <w:rFonts w:ascii="Cambria Math" w:hAnsi="Cambria Math"/>
                          </w:rPr>
                          <m:t>i</m:t>
                        </m:r>
                      </w:ins>
                    </m:sub>
                  </m:sSub>
                </m:e>
              </m:d>
            </m:num>
            <m:den>
              <w:ins w:id="6666" w:author="The Si Tran" w:date="2012-12-06T03:14:00Z">
                <m:r>
                  <w:rPr>
                    <w:rFonts w:ascii="Cambria Math" w:hAnsi="Cambria Math"/>
                  </w:rPr>
                  <m:t>∂</m:t>
                </m:r>
              </w:ins>
              <m:sSub>
                <m:sSubPr>
                  <m:ctrlPr>
                    <w:ins w:id="6667" w:author="The Si Tran" w:date="2012-12-06T03:15:00Z">
                      <w:rPr>
                        <w:rFonts w:ascii="Cambria Math" w:hAnsi="Cambria Math"/>
                      </w:rPr>
                    </w:ins>
                  </m:ctrlPr>
                </m:sSubPr>
                <m:e>
                  <w:ins w:id="6668" w:author="The Si Tran" w:date="2012-12-06T03:15:00Z">
                    <m:r>
                      <w:rPr>
                        <w:rFonts w:ascii="Cambria Math" w:hAnsi="Cambria Math"/>
                      </w:rPr>
                      <m:t>o</m:t>
                    </m:r>
                  </w:ins>
                </m:e>
                <m:sub>
                  <w:ins w:id="6669" w:author="The Si Tran" w:date="2012-12-06T03:15:00Z">
                    <m:r>
                      <w:rPr>
                        <w:rFonts w:ascii="Cambria Math" w:hAnsi="Cambria Math"/>
                      </w:rPr>
                      <m:t>i</m:t>
                    </m:r>
                  </w:ins>
                </m:sub>
              </m:sSub>
            </m:den>
          </m:f>
          <w:ins w:id="6670" w:author="The Si Tran" w:date="2012-12-06T03:17:00Z">
            <m:r>
              <m:rPr>
                <m:sty m:val="p"/>
              </m:rPr>
              <w:rPr>
                <w:rFonts w:ascii="Cambria Math" w:hAnsi="Cambria Math"/>
              </w:rPr>
              <m:t>=-</m:t>
            </m:r>
          </w:ins>
          <m:d>
            <m:dPr>
              <m:ctrlPr>
                <w:ins w:id="6671" w:author="The Si Tran" w:date="2012-12-06T03:17:00Z">
                  <w:rPr>
                    <w:rFonts w:ascii="Cambria Math" w:hAnsi="Cambria Math"/>
                  </w:rPr>
                </w:ins>
              </m:ctrlPr>
            </m:dPr>
            <m:e>
              <m:sSub>
                <m:sSubPr>
                  <m:ctrlPr>
                    <w:ins w:id="6672" w:author="The Si Tran" w:date="2012-12-06T03:17:00Z">
                      <w:rPr>
                        <w:rFonts w:ascii="Cambria Math" w:hAnsi="Cambria Math"/>
                      </w:rPr>
                    </w:ins>
                  </m:ctrlPr>
                </m:sSubPr>
                <m:e>
                  <w:ins w:id="6673" w:author="The Si Tran" w:date="2012-12-06T03:17:00Z">
                    <m:r>
                      <w:rPr>
                        <w:rFonts w:ascii="Cambria Math" w:hAnsi="Cambria Math"/>
                      </w:rPr>
                      <m:t>t</m:t>
                    </m:r>
                  </w:ins>
                </m:e>
                <m:sub>
                  <w:ins w:id="6674" w:author="The Si Tran" w:date="2012-12-06T03:17:00Z">
                    <m:r>
                      <w:rPr>
                        <w:rFonts w:ascii="Cambria Math" w:hAnsi="Cambria Math"/>
                      </w:rPr>
                      <m:t>i</m:t>
                    </m:r>
                  </w:ins>
                </m:sub>
              </m:sSub>
              <w:ins w:id="6675" w:author="The Si Tran" w:date="2012-12-06T03:17:00Z">
                <m:r>
                  <m:rPr>
                    <m:sty m:val="p"/>
                  </m:rPr>
                  <w:rPr>
                    <w:rFonts w:ascii="Cambria Math" w:hAnsi="Cambria Math"/>
                  </w:rPr>
                  <m:t>-</m:t>
                </m:r>
              </w:ins>
              <m:sSub>
                <m:sSubPr>
                  <m:ctrlPr>
                    <w:ins w:id="6676" w:author="The Si Tran" w:date="2012-12-06T03:17:00Z">
                      <w:rPr>
                        <w:rFonts w:ascii="Cambria Math" w:hAnsi="Cambria Math"/>
                      </w:rPr>
                    </w:ins>
                  </m:ctrlPr>
                </m:sSubPr>
                <m:e>
                  <w:ins w:id="6677" w:author="The Si Tran" w:date="2012-12-06T03:17:00Z">
                    <m:r>
                      <w:rPr>
                        <w:rFonts w:ascii="Cambria Math" w:hAnsi="Cambria Math"/>
                      </w:rPr>
                      <m:t>o</m:t>
                    </m:r>
                  </w:ins>
                </m:e>
                <m:sub>
                  <w:ins w:id="6678"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6679" w:author="The Si Tran" w:date="2012-12-06T03:15:00Z">
        <w:r w:rsidRPr="00AF1345" w:rsidDel="00EF4DD4">
          <w:rPr>
            <w:rFonts w:ascii="Times New Roman" w:hAnsi="Times New Roman"/>
            <w:position w:val="-66"/>
            <w:sz w:val="26"/>
            <w:szCs w:val="26"/>
          </w:rPr>
          <w:object w:dxaOrig="3120" w:dyaOrig="1760" w14:anchorId="3D3276CE">
            <v:shape id="_x0000_i1128" type="#_x0000_t75" style="width:200.95pt;height:112.2pt" o:ole="">
              <v:imagedata r:id="rId256" o:title=""/>
            </v:shape>
            <o:OLEObject Type="Embed" ProgID="Equation.DSMT4" ShapeID="_x0000_i1128" DrawAspect="Content" ObjectID="_1417159126" r:id="rId257"/>
          </w:object>
        </w:r>
      </w:del>
    </w:p>
    <w:p w14:paraId="285777E3" w14:textId="1B352A76" w:rsidR="0088753F" w:rsidRDefault="00D21E01" w:rsidP="0088753F">
      <w:pPr>
        <w:pStyle w:val="ListParagraph"/>
        <w:spacing w:after="0" w:line="360" w:lineRule="auto"/>
        <w:ind w:left="0"/>
        <w:rPr>
          <w:ins w:id="6680" w:author="The Si Tran" w:date="2012-12-06T03:16:00Z"/>
          <w:rFonts w:ascii="Times New Roman" w:hAnsi="Times New Roman"/>
          <w:position w:val="-30"/>
          <w:sz w:val="26"/>
          <w:szCs w:val="26"/>
        </w:rPr>
      </w:pPr>
      <w:ins w:id="6681" w:author="The Si Tran" w:date="2012-12-14T05:42:00Z">
        <w:r w:rsidRPr="00097101">
          <w:rPr>
            <w:noProof/>
            <w:szCs w:val="26"/>
            <w:rPrChange w:id="6682" w:author="Unknown">
              <w:rPr>
                <w:noProof/>
              </w:rPr>
            </w:rPrChange>
          </w:rPr>
          <mc:AlternateContent>
            <mc:Choice Requires="wps">
              <w:drawing>
                <wp:anchor distT="0" distB="0" distL="114300" distR="114300" simplePos="0" relativeHeight="251659264" behindDoc="0" locked="0" layoutInCell="1" allowOverlap="1" wp14:anchorId="559E3426" wp14:editId="6B75FF0B">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537CF3" w:rsidRDefault="00537CF3" w:rsidP="00BC0EFC">
                              <w:ins w:id="6683" w:author="The Si Tran" w:date="2012-12-06T02:41:00Z">
                                <w:r>
                                  <w:t>(4.</w:t>
                                </w:r>
                              </w:ins>
                              <w:ins w:id="6684" w:author="The Si Tran" w:date="2012-12-06T02:44:00Z">
                                <w:r>
                                  <w:t>9</w:t>
                                </w:r>
                              </w:ins>
                              <w:ins w:id="668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99" type="#_x0000_t202" style="position:absolute;left:0;text-align:left;margin-left:411.9pt;margin-top:39.45pt;width:41.85pt;height:2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xFPWi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537CF3" w:rsidRDefault="00537CF3" w:rsidP="00BC0EFC">
                        <w:ins w:id="6686" w:author="The Si Tran" w:date="2012-12-06T02:41:00Z">
                          <w:r>
                            <w:t>(4.</w:t>
                          </w:r>
                        </w:ins>
                        <w:ins w:id="6687" w:author="The Si Tran" w:date="2012-12-06T02:44:00Z">
                          <w:r>
                            <w:t>9</w:t>
                          </w:r>
                        </w:ins>
                        <w:ins w:id="6688"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6689" w:author="The Si Tran" w:date="2012-12-14T05:41:00Z">
        <w:r w:rsidR="00BC0EFC">
          <w:rPr>
            <w:rFonts w:ascii="Times New Roman" w:hAnsi="Times New Roman"/>
            <w:position w:val="-30"/>
            <w:sz w:val="26"/>
            <w:szCs w:val="26"/>
          </w:rPr>
          <w:t>4.</w:t>
        </w:r>
      </w:ins>
      <w:del w:id="6690"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6691" w:author="The Si Tran" w:date="2012-12-14T05:41:00Z">
        <w:r w:rsidR="00BC0EFC">
          <w:rPr>
            <w:rFonts w:ascii="Times New Roman" w:hAnsi="Times New Roman"/>
            <w:position w:val="-30"/>
            <w:sz w:val="26"/>
            <w:szCs w:val="26"/>
          </w:rPr>
          <w:t>4</w:t>
        </w:r>
      </w:ins>
      <w:del w:id="669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6693" w:author="The Si Tran" w:date="2012-12-14T05:41:00Z">
        <w:r w:rsidR="00BC0EFC">
          <w:rPr>
            <w:rFonts w:ascii="Times New Roman" w:hAnsi="Times New Roman"/>
            <w:position w:val="-30"/>
            <w:sz w:val="26"/>
            <w:szCs w:val="26"/>
          </w:rPr>
          <w:t>4</w:t>
        </w:r>
      </w:ins>
      <w:del w:id="669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537CF3">
      <w:pPr>
        <w:pStyle w:val="EquationIndex"/>
        <w:rPr>
          <w:del w:id="6695" w:author="The Si Tran" w:date="2012-12-06T03:18:00Z"/>
          <w:position w:val="-30"/>
        </w:rPr>
        <w:pPrChange w:id="6696" w:author="The Si Tran" w:date="2012-12-15T08:05:00Z">
          <w:pPr>
            <w:pStyle w:val="ListParagraph"/>
            <w:spacing w:after="0" w:line="360" w:lineRule="auto"/>
            <w:ind w:left="0"/>
          </w:pPr>
        </w:pPrChange>
      </w:pPr>
      <m:oMathPara>
        <m:oMath>
          <m:f>
            <m:fPr>
              <m:ctrlPr>
                <w:ins w:id="6697" w:author="The Si Tran" w:date="2012-12-06T03:16:00Z">
                  <w:rPr>
                    <w:rFonts w:ascii="Cambria Math" w:eastAsia="Times New Roman" w:hAnsi="Cambria Math"/>
                  </w:rPr>
                </w:ins>
              </m:ctrlPr>
            </m:fPr>
            <m:num>
              <w:ins w:id="6698" w:author="The Si Tran" w:date="2012-12-06T03:16:00Z">
                <m:r>
                  <m:rPr>
                    <m:sty m:val="p"/>
                  </m:rPr>
                  <w:rPr>
                    <w:rFonts w:ascii="Cambria Math" w:hAnsi="Cambria Math"/>
                  </w:rPr>
                  <m:t>∂E</m:t>
                </m:r>
              </w:ins>
            </m:num>
            <m:den>
              <w:ins w:id="6699" w:author="The Si Tran" w:date="2012-12-06T03:16:00Z">
                <m:r>
                  <m:rPr>
                    <m:sty m:val="p"/>
                  </m:rPr>
                  <w:rPr>
                    <w:rFonts w:ascii="Cambria Math" w:hAnsi="Cambria Math"/>
                  </w:rPr>
                  <m:t>∂</m:t>
                </m:r>
              </w:ins>
              <m:sSub>
                <m:sSubPr>
                  <m:ctrlPr>
                    <w:ins w:id="6700" w:author="The Si Tran" w:date="2012-12-06T03:16:00Z">
                      <w:rPr>
                        <w:rFonts w:ascii="Cambria Math" w:eastAsia="Times New Roman" w:hAnsi="Cambria Math"/>
                      </w:rPr>
                    </w:ins>
                  </m:ctrlPr>
                </m:sSubPr>
                <m:e>
                  <w:ins w:id="6701" w:author="The Si Tran" w:date="2012-12-06T03:16:00Z">
                    <m:r>
                      <m:rPr>
                        <m:sty m:val="p"/>
                      </m:rPr>
                      <w:rPr>
                        <w:rFonts w:ascii="Cambria Math" w:hAnsi="Cambria Math"/>
                      </w:rPr>
                      <m:t>w</m:t>
                    </m:r>
                  </w:ins>
                </m:e>
                <m:sub>
                  <w:ins w:id="6702" w:author="The Si Tran" w:date="2012-12-06T03:16:00Z">
                    <m:r>
                      <m:rPr>
                        <m:sty m:val="p"/>
                      </m:rPr>
                      <w:rPr>
                        <w:rFonts w:ascii="Cambria Math" w:hAnsi="Cambria Math"/>
                      </w:rPr>
                      <m:t>ij</m:t>
                    </m:r>
                  </w:ins>
                </m:sub>
              </m:sSub>
            </m:den>
          </m:f>
          <w:ins w:id="6703" w:author="The Si Tran" w:date="2012-12-06T03:16:00Z">
            <m:r>
              <m:rPr>
                <m:sty m:val="p"/>
              </m:rPr>
              <w:rPr>
                <w:rFonts w:ascii="Cambria Math" w:hAnsi="Cambria Math"/>
              </w:rPr>
              <m:t>=</m:t>
            </m:r>
          </w:ins>
          <w:ins w:id="6704" w:author="The Si Tran" w:date="2012-12-06T03:18:00Z">
            <m:r>
              <m:rPr>
                <m:sty m:val="p"/>
              </m:rPr>
              <w:rPr>
                <w:rFonts w:ascii="Cambria Math" w:hAnsi="Cambria Math"/>
                <w:rPrChange w:id="6705" w:author="The Si Tran" w:date="2012-12-06T03:19:00Z">
                  <w:rPr>
                    <w:rFonts w:ascii="Cambria Math" w:hAnsi="Cambria Math"/>
                    <w:szCs w:val="26"/>
                  </w:rPr>
                </w:rPrChange>
              </w:rPr>
              <m:t>-</m:t>
            </m:r>
          </w:ins>
          <m:d>
            <m:dPr>
              <m:ctrlPr>
                <w:ins w:id="6706" w:author="The Si Tran" w:date="2012-12-06T03:17:00Z">
                  <w:rPr>
                    <w:rFonts w:ascii="Cambria Math" w:eastAsia="Times New Roman" w:hAnsi="Cambria Math"/>
                  </w:rPr>
                </w:ins>
              </m:ctrlPr>
            </m:dPr>
            <m:e>
              <m:sSub>
                <m:sSubPr>
                  <m:ctrlPr>
                    <w:ins w:id="6707" w:author="The Si Tran" w:date="2012-12-06T03:17:00Z">
                      <w:rPr>
                        <w:rFonts w:ascii="Cambria Math" w:eastAsia="Times New Roman" w:hAnsi="Cambria Math"/>
                      </w:rPr>
                    </w:ins>
                  </m:ctrlPr>
                </m:sSubPr>
                <m:e>
                  <w:ins w:id="6708" w:author="The Si Tran" w:date="2012-12-06T03:17:00Z">
                    <m:r>
                      <w:rPr>
                        <w:rFonts w:ascii="Cambria Math" w:hAnsi="Cambria Math"/>
                      </w:rPr>
                      <m:t>t</m:t>
                    </m:r>
                  </w:ins>
                </m:e>
                <m:sub>
                  <w:ins w:id="6709" w:author="The Si Tran" w:date="2012-12-06T03:17:00Z">
                    <m:r>
                      <w:rPr>
                        <w:rFonts w:ascii="Cambria Math" w:hAnsi="Cambria Math"/>
                      </w:rPr>
                      <m:t>i</m:t>
                    </m:r>
                  </w:ins>
                </m:sub>
              </m:sSub>
              <w:ins w:id="6710" w:author="The Si Tran" w:date="2012-12-06T03:17:00Z">
                <m:r>
                  <m:rPr>
                    <m:sty m:val="p"/>
                  </m:rPr>
                  <w:rPr>
                    <w:rFonts w:ascii="Cambria Math" w:hAnsi="Cambria Math"/>
                  </w:rPr>
                  <m:t>-</m:t>
                </m:r>
              </w:ins>
              <m:sSub>
                <m:sSubPr>
                  <m:ctrlPr>
                    <w:ins w:id="6711" w:author="The Si Tran" w:date="2012-12-06T03:17:00Z">
                      <w:rPr>
                        <w:rFonts w:ascii="Cambria Math" w:eastAsia="Times New Roman" w:hAnsi="Cambria Math"/>
                      </w:rPr>
                    </w:ins>
                  </m:ctrlPr>
                </m:sSubPr>
                <m:e>
                  <w:ins w:id="6712" w:author="The Si Tran" w:date="2012-12-06T03:17:00Z">
                    <m:r>
                      <w:rPr>
                        <w:rFonts w:ascii="Cambria Math" w:hAnsi="Cambria Math"/>
                      </w:rPr>
                      <m:t>o</m:t>
                    </m:r>
                  </w:ins>
                </m:e>
                <m:sub>
                  <w:ins w:id="6713" w:author="The Si Tran" w:date="2012-12-06T03:17:00Z">
                    <m:r>
                      <w:rPr>
                        <w:rFonts w:ascii="Cambria Math" w:hAnsi="Cambria Math"/>
                      </w:rPr>
                      <m:t>i</m:t>
                    </m:r>
                  </w:ins>
                </m:sub>
              </m:sSub>
            </m:e>
          </m:d>
          <w:ins w:id="6714" w:author="The Si Tran" w:date="2012-12-06T03:18:00Z">
            <m:r>
              <m:rPr>
                <m:sty m:val="p"/>
              </m:rPr>
              <w:rPr>
                <w:rFonts w:ascii="Cambria Math" w:hAnsi="Cambria Math"/>
              </w:rPr>
              <m:t>*</m:t>
            </m:r>
          </w:ins>
          <m:sSup>
            <m:sSupPr>
              <m:ctrlPr>
                <w:ins w:id="6715" w:author="The Si Tran" w:date="2012-12-06T03:18:00Z">
                  <w:rPr>
                    <w:rFonts w:ascii="Cambria Math" w:eastAsia="Times New Roman" w:hAnsi="Cambria Math"/>
                  </w:rPr>
                </w:ins>
              </m:ctrlPr>
            </m:sSupPr>
            <m:e>
              <w:ins w:id="6716" w:author="The Si Tran" w:date="2012-12-06T03:18:00Z">
                <m:r>
                  <m:rPr>
                    <m:sty m:val="p"/>
                  </m:rPr>
                  <w:rPr>
                    <w:rFonts w:ascii="Cambria Math" w:hAnsi="Cambria Math"/>
                  </w:rPr>
                  <m:t>f</m:t>
                </m:r>
              </w:ins>
            </m:e>
            <m:sup>
              <w:ins w:id="6717" w:author="The Si Tran" w:date="2012-12-06T03:18:00Z">
                <m:r>
                  <m:rPr>
                    <m:sty m:val="p"/>
                  </m:rPr>
                  <w:rPr>
                    <w:rFonts w:ascii="Cambria Math" w:hAnsi="Cambria Math"/>
                  </w:rPr>
                  <m:t>'</m:t>
                </m:r>
              </w:ins>
            </m:sup>
          </m:sSup>
          <m:d>
            <m:dPr>
              <m:ctrlPr>
                <w:ins w:id="6718" w:author="The Si Tran" w:date="2012-12-06T03:18:00Z">
                  <w:rPr>
                    <w:rFonts w:ascii="Cambria Math" w:hAnsi="Cambria Math"/>
                  </w:rPr>
                </w:ins>
              </m:ctrlPr>
            </m:dPr>
            <m:e>
              <m:sSub>
                <m:sSubPr>
                  <m:ctrlPr>
                    <w:ins w:id="6719" w:author="The Si Tran" w:date="2012-12-06T03:18:00Z">
                      <w:rPr>
                        <w:rFonts w:ascii="Cambria Math" w:eastAsia="Times New Roman" w:hAnsi="Cambria Math"/>
                      </w:rPr>
                    </w:ins>
                  </m:ctrlPr>
                </m:sSubPr>
                <m:e>
                  <w:ins w:id="6720" w:author="The Si Tran" w:date="2012-12-06T03:18:00Z">
                    <m:r>
                      <m:rPr>
                        <m:sty m:val="p"/>
                      </m:rPr>
                      <w:rPr>
                        <w:rFonts w:ascii="Cambria Math" w:hAnsi="Cambria Math"/>
                      </w:rPr>
                      <m:t>net</m:t>
                    </m:r>
                  </w:ins>
                </m:e>
                <m:sub>
                  <w:ins w:id="6721" w:author="The Si Tran" w:date="2012-12-06T03:18:00Z">
                    <m:r>
                      <m:rPr>
                        <m:sty m:val="p"/>
                      </m:rPr>
                      <w:rPr>
                        <w:rFonts w:ascii="Cambria Math" w:hAnsi="Cambria Math"/>
                      </w:rPr>
                      <m:t>i</m:t>
                    </m:r>
                  </w:ins>
                </m:sub>
              </m:sSub>
            </m:e>
          </m:d>
          <m:sSub>
            <m:sSubPr>
              <m:ctrlPr>
                <w:ins w:id="6722" w:author="The Si Tran" w:date="2012-12-06T03:18:00Z">
                  <w:rPr>
                    <w:rFonts w:ascii="Cambria Math" w:eastAsia="Times New Roman" w:hAnsi="Cambria Math"/>
                  </w:rPr>
                </w:ins>
              </m:ctrlPr>
            </m:sSubPr>
            <m:e>
              <w:ins w:id="6723" w:author="The Si Tran" w:date="2012-12-06T03:18:00Z">
                <m:r>
                  <m:rPr>
                    <m:sty m:val="p"/>
                  </m:rPr>
                  <w:rPr>
                    <w:rFonts w:ascii="Cambria Math" w:hAnsi="Cambria Math"/>
                  </w:rPr>
                  <m:t>o</m:t>
                </m:r>
              </w:ins>
            </m:e>
            <m:sub>
              <w:ins w:id="6724" w:author="The Si Tran" w:date="2012-12-06T03:18:00Z">
                <m:r>
                  <m:rPr>
                    <m:sty m:val="p"/>
                  </m:rPr>
                  <w:rPr>
                    <w:rFonts w:ascii="Cambria Math" w:hAnsi="Cambria Math"/>
                  </w:rPr>
                  <m:t>j</m:t>
                </m:r>
              </w:ins>
              <w:ins w:id="6725"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6726" w:author="The Si Tran" w:date="2012-12-15T08:05:00Z">
          <w:pPr>
            <w:pStyle w:val="ListParagraph"/>
            <w:spacing w:after="0" w:line="360" w:lineRule="auto"/>
            <w:ind w:left="0"/>
          </w:pPr>
        </w:pPrChange>
      </w:pPr>
      <w:del w:id="6727" w:author="The Si Tran" w:date="2012-12-06T03:18:00Z">
        <w:r w:rsidRPr="0049233F" w:rsidDel="002D525D">
          <w:rPr>
            <w:position w:val="-30"/>
          </w:rPr>
          <w:delText xml:space="preserve">            </w:delText>
        </w:r>
        <w:r w:rsidRPr="00AF1345" w:rsidDel="002D525D">
          <w:object w:dxaOrig="3400" w:dyaOrig="700" w14:anchorId="54048B82">
            <v:shape id="_x0000_i1129" type="#_x0000_t75" style="width:228.55pt;height:46.9pt" o:ole="">
              <v:imagedata r:id="rId258" o:title=""/>
            </v:shape>
            <o:OLEObject Type="Embed" ProgID="Equation.DSMT4" ShapeID="_x0000_i1129" DrawAspect="Content" ObjectID="_1417159127" r:id="rId259"/>
          </w:object>
        </w:r>
      </w:del>
    </w:p>
    <w:p w14:paraId="12EBE08E" w14:textId="61AAC1A3" w:rsidR="0088753F" w:rsidRDefault="00E20E05" w:rsidP="0088753F">
      <w:pPr>
        <w:pStyle w:val="ListParagraph"/>
        <w:numPr>
          <w:ilvl w:val="0"/>
          <w:numId w:val="4"/>
        </w:numPr>
        <w:spacing w:after="0" w:line="360" w:lineRule="auto"/>
        <w:ind w:left="0"/>
        <w:rPr>
          <w:ins w:id="6728" w:author="The Si Tran" w:date="2012-12-06T03:19:00Z"/>
          <w:rFonts w:ascii="Times New Roman" w:hAnsi="Times New Roman"/>
          <w:sz w:val="26"/>
          <w:szCs w:val="26"/>
        </w:rPr>
      </w:pPr>
      <w:ins w:id="6729" w:author="The Si Tran" w:date="2012-12-14T05:43:00Z">
        <w:r w:rsidRPr="00097101">
          <w:rPr>
            <w:noProof/>
            <w:szCs w:val="26"/>
            <w:rPrChange w:id="6730" w:author="Unknown">
              <w:rPr>
                <w:noProof/>
              </w:rPr>
            </w:rPrChange>
          </w:rPr>
          <mc:AlternateContent>
            <mc:Choice Requires="wps">
              <w:drawing>
                <wp:anchor distT="0" distB="0" distL="114300" distR="114300" simplePos="0" relativeHeight="251672576" behindDoc="0" locked="0" layoutInCell="1" allowOverlap="1" wp14:anchorId="0BC2898F" wp14:editId="28C63E8F">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537CF3" w:rsidRDefault="00537CF3">
                              <w:pPr>
                                <w:pStyle w:val="EquationIndex"/>
                                <w:pPrChange w:id="6731" w:author="The Si Tran" w:date="2012-12-16T08:25:00Z">
                                  <w:pPr/>
                                </w:pPrChange>
                              </w:pPr>
                              <w:ins w:id="6732" w:author="The Si Tran" w:date="2012-12-06T02:41:00Z">
                                <w:r>
                                  <w:t>(4.</w:t>
                                </w:r>
                              </w:ins>
                              <w:ins w:id="6733" w:author="The Si Tran" w:date="2012-12-06T02:44:00Z">
                                <w:r>
                                  <w:t>10</w:t>
                                </w:r>
                              </w:ins>
                              <w:ins w:id="67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100" type="#_x0000_t202" style="position:absolute;left:0;text-align:left;margin-left:402.3pt;margin-top:74.25pt;width:51pt;height:28.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IkQIAAJU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" fillcolor="white [3201]" stroked="f" strokeweight=".5pt">
                  <v:textbox>
                    <w:txbxContent>
                      <w:p w14:paraId="31D0E72E" w14:textId="67068AA6" w:rsidR="00537CF3" w:rsidRDefault="00537CF3">
                        <w:pPr>
                          <w:pStyle w:val="EquationIndex"/>
                          <w:pPrChange w:id="6735" w:author="The Si Tran" w:date="2012-12-16T08:25:00Z">
                            <w:pPr/>
                          </w:pPrChange>
                        </w:pPr>
                        <w:ins w:id="6736" w:author="The Si Tran" w:date="2012-12-06T02:41:00Z">
                          <w:r>
                            <w:t>(4.</w:t>
                          </w:r>
                        </w:ins>
                        <w:ins w:id="6737" w:author="The Si Tran" w:date="2012-12-06T02:44:00Z">
                          <w:r>
                            <w:t>10</w:t>
                          </w:r>
                        </w:ins>
                        <w:ins w:id="6738" w:author="The Si Tran" w:date="2012-12-06T02:41:00Z">
                          <w:r>
                            <w:t>)</w:t>
                          </w:r>
                        </w:ins>
                      </w:p>
                    </w:txbxContent>
                  </v:textbox>
                </v:shape>
              </w:pict>
            </mc:Fallback>
          </mc:AlternateContent>
        </w:r>
      </w:ins>
      <w:r w:rsidR="0088753F" w:rsidRPr="0049233F">
        <w:rPr>
          <w:rFonts w:ascii="Times New Roman" w:hAnsi="Times New Roman"/>
          <w:sz w:val="26"/>
          <w:szCs w:val="26"/>
        </w:rPr>
        <w:t xml:space="preserve">Nếu đơn vị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là đơn vị ở tầng ẩn ở tầng ẩn thì việc tính toán phức tạp hơn bởi vì giá trị xuất của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14:paraId="7E125C68" w14:textId="256F4FC4" w:rsidR="002D525D" w:rsidRPr="002D525D" w:rsidRDefault="00537CF3">
      <w:pPr>
        <w:pStyle w:val="ListParagraph"/>
        <w:spacing w:after="0" w:line="360" w:lineRule="auto"/>
        <w:ind w:left="0" w:firstLine="0"/>
        <w:rPr>
          <w:rFonts w:ascii="Times New Roman" w:hAnsi="Times New Roman"/>
          <w:sz w:val="26"/>
          <w:szCs w:val="26"/>
        </w:rPr>
        <w:pPrChange w:id="6739" w:author="The Si Tran" w:date="2012-12-06T03:19:00Z">
          <w:pPr>
            <w:pStyle w:val="ListParagraph"/>
            <w:numPr>
              <w:numId w:val="4"/>
            </w:numPr>
            <w:spacing w:after="0" w:line="360" w:lineRule="auto"/>
            <w:ind w:left="0" w:hanging="360"/>
          </w:pPr>
        </w:pPrChange>
      </w:pPr>
      <m:oMathPara>
        <m:oMath>
          <m:f>
            <m:fPr>
              <m:ctrlPr>
                <w:ins w:id="6740" w:author="The Si Tran" w:date="2012-12-06T03:19:00Z">
                  <w:rPr>
                    <w:rFonts w:ascii="Cambria Math" w:eastAsia="Times New Roman" w:hAnsi="Cambria Math"/>
                    <w:i/>
                    <w:sz w:val="26"/>
                    <w:szCs w:val="26"/>
                  </w:rPr>
                </w:ins>
              </m:ctrlPr>
            </m:fPr>
            <m:num>
              <w:ins w:id="6741" w:author="The Si Tran" w:date="2012-12-06T03:19:00Z">
                <m:r>
                  <w:rPr>
                    <w:rFonts w:ascii="Cambria Math" w:hAnsi="Cambria Math"/>
                    <w:sz w:val="26"/>
                    <w:szCs w:val="26"/>
                    <w:rPrChange w:id="6742" w:author="The Si Tran" w:date="2012-12-06T03:20:00Z">
                      <w:rPr>
                        <w:rFonts w:ascii="Cambria Math" w:hAnsi="Cambria Math"/>
                        <w:szCs w:val="26"/>
                      </w:rPr>
                    </w:rPrChange>
                  </w:rPr>
                  <m:t>∂E</m:t>
                </m:r>
              </w:ins>
            </m:num>
            <m:den>
              <w:ins w:id="6743" w:author="The Si Tran" w:date="2012-12-06T03:19:00Z">
                <m:r>
                  <w:rPr>
                    <w:rFonts w:ascii="Cambria Math" w:hAnsi="Cambria Math"/>
                    <w:sz w:val="26"/>
                    <w:szCs w:val="26"/>
                    <w:rPrChange w:id="6744" w:author="The Si Tran" w:date="2012-12-06T03:20:00Z">
                      <w:rPr>
                        <w:rFonts w:ascii="Cambria Math" w:hAnsi="Cambria Math"/>
                        <w:szCs w:val="26"/>
                      </w:rPr>
                    </w:rPrChange>
                  </w:rPr>
                  <m:t>∂</m:t>
                </m:r>
              </w:ins>
              <m:sSub>
                <m:sSubPr>
                  <m:ctrlPr>
                    <w:ins w:id="6745" w:author="The Si Tran" w:date="2012-12-06T03:19:00Z">
                      <w:rPr>
                        <w:rFonts w:ascii="Cambria Math" w:eastAsia="Times New Roman" w:hAnsi="Cambria Math"/>
                        <w:i/>
                        <w:sz w:val="26"/>
                        <w:szCs w:val="26"/>
                      </w:rPr>
                    </w:ins>
                  </m:ctrlPr>
                </m:sSubPr>
                <m:e>
                  <w:ins w:id="6746" w:author="The Si Tran" w:date="2012-12-06T03:19:00Z">
                    <m:r>
                      <w:rPr>
                        <w:rFonts w:ascii="Cambria Math" w:hAnsi="Cambria Math"/>
                        <w:sz w:val="26"/>
                        <w:szCs w:val="26"/>
                        <w:rPrChange w:id="6747" w:author="The Si Tran" w:date="2012-12-06T03:20:00Z">
                          <w:rPr>
                            <w:rFonts w:ascii="Cambria Math" w:hAnsi="Cambria Math"/>
                            <w:szCs w:val="26"/>
                          </w:rPr>
                        </w:rPrChange>
                      </w:rPr>
                      <m:t>o</m:t>
                    </m:r>
                  </w:ins>
                </m:e>
                <m:sub>
                  <w:ins w:id="6748" w:author="The Si Tran" w:date="2012-12-06T03:19:00Z">
                    <m:r>
                      <w:rPr>
                        <w:rFonts w:ascii="Cambria Math" w:hAnsi="Cambria Math"/>
                        <w:sz w:val="26"/>
                        <w:szCs w:val="26"/>
                        <w:rPrChange w:id="6749" w:author="The Si Tran" w:date="2012-12-06T03:20:00Z">
                          <w:rPr>
                            <w:rFonts w:ascii="Cambria Math" w:hAnsi="Cambria Math"/>
                            <w:szCs w:val="26"/>
                          </w:rPr>
                        </w:rPrChange>
                      </w:rPr>
                      <m:t>i</m:t>
                    </m:r>
                  </w:ins>
                </m:sub>
              </m:sSub>
            </m:den>
          </m:f>
          <w:ins w:id="6750" w:author="The Si Tran" w:date="2012-12-06T03:19:00Z">
            <m:r>
              <w:rPr>
                <w:rFonts w:ascii="Cambria Math" w:eastAsia="Times New Roman" w:hAnsi="Cambria Math"/>
                <w:sz w:val="26"/>
                <w:szCs w:val="26"/>
              </w:rPr>
              <m:t>=</m:t>
            </m:r>
          </w:ins>
          <m:nary>
            <m:naryPr>
              <m:chr m:val="∑"/>
              <m:limLoc m:val="subSup"/>
              <m:supHide m:val="1"/>
              <m:ctrlPr>
                <w:ins w:id="6751" w:author="The Si Tran" w:date="2012-12-06T03:19:00Z">
                  <w:rPr>
                    <w:rFonts w:ascii="Cambria Math" w:eastAsia="Times New Roman" w:hAnsi="Cambria Math"/>
                    <w:i/>
                    <w:sz w:val="26"/>
                    <w:szCs w:val="26"/>
                  </w:rPr>
                </w:ins>
              </m:ctrlPr>
            </m:naryPr>
            <m:sub>
              <w:ins w:id="6752" w:author="The Si Tran" w:date="2012-12-06T03:19:00Z">
                <m:r>
                  <w:rPr>
                    <w:rFonts w:ascii="Cambria Math" w:eastAsia="Times New Roman" w:hAnsi="Cambria Math"/>
                    <w:sz w:val="26"/>
                    <w:szCs w:val="26"/>
                  </w:rPr>
                  <m:t>k∈succ(i)</m:t>
                </m:r>
              </w:ins>
            </m:sub>
            <m:sup/>
            <m:e>
              <m:f>
                <m:fPr>
                  <m:ctrlPr>
                    <w:ins w:id="6753" w:author="The Si Tran" w:date="2012-12-06T03:20:00Z">
                      <w:rPr>
                        <w:rFonts w:ascii="Cambria Math" w:eastAsia="Times New Roman" w:hAnsi="Cambria Math"/>
                        <w:i/>
                        <w:sz w:val="26"/>
                        <w:szCs w:val="26"/>
                      </w:rPr>
                    </w:ins>
                  </m:ctrlPr>
                </m:fPr>
                <m:num>
                  <w:ins w:id="6754" w:author="The Si Tran" w:date="2012-12-06T03:20:00Z">
                    <m:r>
                      <w:rPr>
                        <w:rFonts w:ascii="Cambria Math" w:hAnsi="Cambria Math"/>
                        <w:sz w:val="26"/>
                        <w:szCs w:val="26"/>
                        <w:rPrChange w:id="6755" w:author="The Si Tran" w:date="2012-12-06T03:20:00Z">
                          <w:rPr>
                            <w:rFonts w:ascii="Cambria Math" w:hAnsi="Cambria Math"/>
                            <w:szCs w:val="26"/>
                          </w:rPr>
                        </w:rPrChange>
                      </w:rPr>
                      <m:t>∂E</m:t>
                    </m:r>
                  </w:ins>
                </m:num>
                <m:den>
                  <w:ins w:id="6756" w:author="The Si Tran" w:date="2012-12-06T03:20:00Z">
                    <m:r>
                      <w:rPr>
                        <w:rFonts w:ascii="Cambria Math" w:hAnsi="Cambria Math"/>
                        <w:sz w:val="26"/>
                        <w:szCs w:val="26"/>
                        <w:rPrChange w:id="6757" w:author="The Si Tran" w:date="2012-12-06T03:20:00Z">
                          <w:rPr>
                            <w:rFonts w:ascii="Cambria Math" w:hAnsi="Cambria Math"/>
                            <w:szCs w:val="26"/>
                          </w:rPr>
                        </w:rPrChange>
                      </w:rPr>
                      <m:t>∂</m:t>
                    </m:r>
                  </w:ins>
                  <m:sSub>
                    <m:sSubPr>
                      <m:ctrlPr>
                        <w:ins w:id="6758" w:author="The Si Tran" w:date="2012-12-06T03:20:00Z">
                          <w:rPr>
                            <w:rFonts w:ascii="Cambria Math" w:eastAsia="Times New Roman" w:hAnsi="Cambria Math"/>
                            <w:i/>
                            <w:sz w:val="26"/>
                            <w:szCs w:val="26"/>
                          </w:rPr>
                        </w:ins>
                      </m:ctrlPr>
                    </m:sSubPr>
                    <m:e>
                      <w:ins w:id="6759" w:author="The Si Tran" w:date="2012-12-06T03:20:00Z">
                        <m:r>
                          <w:rPr>
                            <w:rFonts w:ascii="Cambria Math" w:hAnsi="Cambria Math"/>
                            <w:sz w:val="26"/>
                            <w:szCs w:val="26"/>
                            <w:rPrChange w:id="6760" w:author="The Si Tran" w:date="2012-12-06T03:20:00Z">
                              <w:rPr>
                                <w:rFonts w:ascii="Cambria Math" w:hAnsi="Cambria Math"/>
                                <w:szCs w:val="26"/>
                              </w:rPr>
                            </w:rPrChange>
                          </w:rPr>
                          <m:t>o</m:t>
                        </m:r>
                      </w:ins>
                    </m:e>
                    <m:sub>
                      <w:ins w:id="6761" w:author="The Si Tran" w:date="2012-12-06T03:20:00Z">
                        <m:r>
                          <w:rPr>
                            <w:rFonts w:ascii="Cambria Math" w:hAnsi="Cambria Math"/>
                            <w:sz w:val="26"/>
                            <w:szCs w:val="26"/>
                          </w:rPr>
                          <m:t>k</m:t>
                        </m:r>
                      </w:ins>
                    </m:sub>
                  </m:sSub>
                </m:den>
              </m:f>
              <m:f>
                <m:fPr>
                  <m:ctrlPr>
                    <w:ins w:id="6762" w:author="The Si Tran" w:date="2012-12-06T03:20:00Z">
                      <w:rPr>
                        <w:rFonts w:ascii="Cambria Math" w:eastAsia="Times New Roman" w:hAnsi="Cambria Math"/>
                        <w:i/>
                        <w:sz w:val="26"/>
                        <w:szCs w:val="26"/>
                      </w:rPr>
                    </w:ins>
                  </m:ctrlPr>
                </m:fPr>
                <m:num>
                  <w:ins w:id="6763" w:author="The Si Tran" w:date="2012-12-06T03:20:00Z">
                    <m:r>
                      <w:rPr>
                        <w:rFonts w:ascii="Cambria Math" w:hAnsi="Cambria Math"/>
                        <w:sz w:val="26"/>
                        <w:szCs w:val="26"/>
                        <w:rPrChange w:id="6764" w:author="The Si Tran" w:date="2012-12-06T03:20:00Z">
                          <w:rPr>
                            <w:rFonts w:ascii="Cambria Math" w:hAnsi="Cambria Math"/>
                            <w:szCs w:val="26"/>
                          </w:rPr>
                        </w:rPrChange>
                      </w:rPr>
                      <m:t>∂</m:t>
                    </m:r>
                  </w:ins>
                  <m:sSub>
                    <m:sSubPr>
                      <m:ctrlPr>
                        <w:ins w:id="6765" w:author="The Si Tran" w:date="2012-12-06T03:20:00Z">
                          <w:rPr>
                            <w:rFonts w:ascii="Cambria Math" w:eastAsia="Times New Roman" w:hAnsi="Cambria Math"/>
                            <w:i/>
                            <w:sz w:val="26"/>
                            <w:szCs w:val="26"/>
                          </w:rPr>
                        </w:ins>
                      </m:ctrlPr>
                    </m:sSubPr>
                    <m:e>
                      <w:ins w:id="6766" w:author="The Si Tran" w:date="2012-12-06T03:20:00Z">
                        <m:r>
                          <w:rPr>
                            <w:rFonts w:ascii="Cambria Math" w:hAnsi="Cambria Math"/>
                            <w:sz w:val="26"/>
                            <w:szCs w:val="26"/>
                            <w:rPrChange w:id="6767" w:author="The Si Tran" w:date="2012-12-06T03:20:00Z">
                              <w:rPr>
                                <w:rFonts w:ascii="Cambria Math" w:hAnsi="Cambria Math"/>
                                <w:szCs w:val="26"/>
                              </w:rPr>
                            </w:rPrChange>
                          </w:rPr>
                          <m:t>o</m:t>
                        </m:r>
                      </w:ins>
                    </m:e>
                    <m:sub>
                      <w:ins w:id="6768" w:author="The Si Tran" w:date="2012-12-06T03:20:00Z">
                        <m:r>
                          <w:rPr>
                            <w:rFonts w:ascii="Cambria Math" w:hAnsi="Cambria Math"/>
                            <w:sz w:val="26"/>
                            <w:szCs w:val="26"/>
                          </w:rPr>
                          <m:t>k</m:t>
                        </m:r>
                      </w:ins>
                    </m:sub>
                  </m:sSub>
                </m:num>
                <m:den>
                  <w:ins w:id="6769" w:author="The Si Tran" w:date="2012-12-06T03:20:00Z">
                    <m:r>
                      <w:rPr>
                        <w:rFonts w:ascii="Cambria Math" w:hAnsi="Cambria Math"/>
                        <w:sz w:val="26"/>
                        <w:szCs w:val="26"/>
                        <w:rPrChange w:id="6770" w:author="The Si Tran" w:date="2012-12-06T03:20:00Z">
                          <w:rPr>
                            <w:rFonts w:ascii="Cambria Math" w:hAnsi="Cambria Math"/>
                            <w:szCs w:val="26"/>
                          </w:rPr>
                        </w:rPrChange>
                      </w:rPr>
                      <m:t>∂</m:t>
                    </m:r>
                  </w:ins>
                  <m:sSub>
                    <m:sSubPr>
                      <m:ctrlPr>
                        <w:ins w:id="6771" w:author="The Si Tran" w:date="2012-12-06T03:20:00Z">
                          <w:rPr>
                            <w:rFonts w:ascii="Cambria Math" w:eastAsia="Times New Roman" w:hAnsi="Cambria Math"/>
                            <w:i/>
                            <w:sz w:val="26"/>
                            <w:szCs w:val="26"/>
                          </w:rPr>
                        </w:ins>
                      </m:ctrlPr>
                    </m:sSubPr>
                    <m:e>
                      <w:ins w:id="6772" w:author="The Si Tran" w:date="2012-12-06T03:20:00Z">
                        <m:r>
                          <w:rPr>
                            <w:rFonts w:ascii="Cambria Math" w:eastAsia="Times New Roman" w:hAnsi="Cambria Math"/>
                            <w:sz w:val="26"/>
                            <w:szCs w:val="26"/>
                          </w:rPr>
                          <m:t>o</m:t>
                        </m:r>
                      </w:ins>
                    </m:e>
                    <m:sub>
                      <w:ins w:id="6773" w:author="The Si Tran" w:date="2012-12-06T03:20:00Z">
                        <m:r>
                          <w:rPr>
                            <w:rFonts w:ascii="Cambria Math" w:hAnsi="Cambria Math"/>
                            <w:sz w:val="26"/>
                            <w:szCs w:val="26"/>
                          </w:rPr>
                          <m:t>i</m:t>
                        </m:r>
                      </w:ins>
                    </m:sub>
                  </m:sSub>
                </m:den>
              </m:f>
            </m:e>
          </m:nary>
          <w:ins w:id="6774" w:author="The Si Tran" w:date="2012-12-06T03:20:00Z">
            <m:r>
              <w:rPr>
                <w:rFonts w:ascii="Cambria Math" w:eastAsia="Times New Roman" w:hAnsi="Cambria Math"/>
                <w:sz w:val="26"/>
                <w:szCs w:val="26"/>
              </w:rPr>
              <m:t>=</m:t>
            </m:r>
          </w:ins>
          <m:nary>
            <m:naryPr>
              <m:chr m:val="∑"/>
              <m:limLoc m:val="subSup"/>
              <m:supHide m:val="1"/>
              <m:ctrlPr>
                <w:ins w:id="6775" w:author="The Si Tran" w:date="2012-12-06T03:21:00Z">
                  <w:rPr>
                    <w:rFonts w:ascii="Cambria Math" w:eastAsia="Times New Roman" w:hAnsi="Cambria Math"/>
                    <w:i/>
                    <w:sz w:val="26"/>
                    <w:szCs w:val="26"/>
                  </w:rPr>
                </w:ins>
              </m:ctrlPr>
            </m:naryPr>
            <m:sub>
              <w:ins w:id="6776" w:author="The Si Tran" w:date="2012-12-06T03:21:00Z">
                <m:r>
                  <w:rPr>
                    <w:rFonts w:ascii="Cambria Math" w:eastAsia="Times New Roman" w:hAnsi="Cambria Math"/>
                    <w:sz w:val="26"/>
                    <w:szCs w:val="26"/>
                  </w:rPr>
                  <m:t>k∈succ(i)</m:t>
                </m:r>
              </w:ins>
            </m:sub>
            <m:sup/>
            <m:e>
              <m:f>
                <m:fPr>
                  <m:ctrlPr>
                    <w:ins w:id="6777" w:author="The Si Tran" w:date="2012-12-06T03:21:00Z">
                      <w:rPr>
                        <w:rFonts w:ascii="Cambria Math" w:eastAsia="Times New Roman" w:hAnsi="Cambria Math"/>
                        <w:i/>
                        <w:sz w:val="26"/>
                        <w:szCs w:val="26"/>
                      </w:rPr>
                    </w:ins>
                  </m:ctrlPr>
                </m:fPr>
                <m:num>
                  <w:ins w:id="6778" w:author="The Si Tran" w:date="2012-12-06T03:21:00Z">
                    <m:r>
                      <w:rPr>
                        <w:rFonts w:ascii="Cambria Math" w:hAnsi="Cambria Math"/>
                        <w:sz w:val="26"/>
                        <w:szCs w:val="26"/>
                      </w:rPr>
                      <m:t>∂E</m:t>
                    </m:r>
                  </w:ins>
                </m:num>
                <m:den>
                  <w:ins w:id="6779" w:author="The Si Tran" w:date="2012-12-06T03:21:00Z">
                    <m:r>
                      <w:rPr>
                        <w:rFonts w:ascii="Cambria Math" w:hAnsi="Cambria Math"/>
                        <w:sz w:val="26"/>
                        <w:szCs w:val="26"/>
                      </w:rPr>
                      <m:t>∂</m:t>
                    </m:r>
                  </w:ins>
                  <m:sSub>
                    <m:sSubPr>
                      <m:ctrlPr>
                        <w:ins w:id="6780" w:author="The Si Tran" w:date="2012-12-06T03:21:00Z">
                          <w:rPr>
                            <w:rFonts w:ascii="Cambria Math" w:eastAsia="Times New Roman" w:hAnsi="Cambria Math"/>
                            <w:i/>
                            <w:sz w:val="26"/>
                            <w:szCs w:val="26"/>
                          </w:rPr>
                        </w:ins>
                      </m:ctrlPr>
                    </m:sSubPr>
                    <m:e>
                      <w:ins w:id="6781" w:author="The Si Tran" w:date="2012-12-06T03:21:00Z">
                        <m:r>
                          <w:rPr>
                            <w:rFonts w:ascii="Cambria Math" w:hAnsi="Cambria Math"/>
                            <w:sz w:val="26"/>
                            <w:szCs w:val="26"/>
                          </w:rPr>
                          <m:t>o</m:t>
                        </m:r>
                      </w:ins>
                    </m:e>
                    <m:sub>
                      <w:ins w:id="6782" w:author="The Si Tran" w:date="2012-12-06T03:21:00Z">
                        <m:r>
                          <w:rPr>
                            <w:rFonts w:ascii="Cambria Math" w:hAnsi="Cambria Math"/>
                            <w:sz w:val="26"/>
                            <w:szCs w:val="26"/>
                          </w:rPr>
                          <m:t>k</m:t>
                        </m:r>
                      </w:ins>
                    </m:sub>
                  </m:sSub>
                </m:den>
              </m:f>
              <m:f>
                <m:fPr>
                  <m:ctrlPr>
                    <w:ins w:id="6783" w:author="The Si Tran" w:date="2012-12-06T03:21:00Z">
                      <w:rPr>
                        <w:rFonts w:ascii="Cambria Math" w:eastAsia="Times New Roman" w:hAnsi="Cambria Math"/>
                        <w:i/>
                        <w:sz w:val="26"/>
                        <w:szCs w:val="26"/>
                      </w:rPr>
                    </w:ins>
                  </m:ctrlPr>
                </m:fPr>
                <m:num>
                  <w:ins w:id="6784" w:author="The Si Tran" w:date="2012-12-06T03:21:00Z">
                    <m:r>
                      <w:rPr>
                        <w:rFonts w:ascii="Cambria Math" w:hAnsi="Cambria Math"/>
                        <w:sz w:val="26"/>
                        <w:szCs w:val="26"/>
                      </w:rPr>
                      <m:t>∂</m:t>
                    </m:r>
                  </w:ins>
                  <m:sSub>
                    <m:sSubPr>
                      <m:ctrlPr>
                        <w:ins w:id="6785" w:author="The Si Tran" w:date="2012-12-06T03:21:00Z">
                          <w:rPr>
                            <w:rFonts w:ascii="Cambria Math" w:eastAsia="Times New Roman" w:hAnsi="Cambria Math"/>
                            <w:i/>
                            <w:sz w:val="26"/>
                            <w:szCs w:val="26"/>
                          </w:rPr>
                        </w:ins>
                      </m:ctrlPr>
                    </m:sSubPr>
                    <m:e>
                      <w:ins w:id="6786" w:author="The Si Tran" w:date="2012-12-06T03:21:00Z">
                        <m:r>
                          <w:rPr>
                            <w:rFonts w:ascii="Cambria Math" w:hAnsi="Cambria Math"/>
                            <w:sz w:val="26"/>
                            <w:szCs w:val="26"/>
                          </w:rPr>
                          <m:t>o</m:t>
                        </m:r>
                      </w:ins>
                    </m:e>
                    <m:sub>
                      <w:ins w:id="6787" w:author="The Si Tran" w:date="2012-12-06T03:21:00Z">
                        <m:r>
                          <w:rPr>
                            <w:rFonts w:ascii="Cambria Math" w:hAnsi="Cambria Math"/>
                            <w:sz w:val="26"/>
                            <w:szCs w:val="26"/>
                          </w:rPr>
                          <m:t>k</m:t>
                        </m:r>
                      </w:ins>
                    </m:sub>
                  </m:sSub>
                </m:num>
                <m:den>
                  <w:ins w:id="6788" w:author="The Si Tran" w:date="2012-12-06T03:21:00Z">
                    <m:r>
                      <w:rPr>
                        <w:rFonts w:ascii="Cambria Math" w:hAnsi="Cambria Math"/>
                        <w:sz w:val="26"/>
                        <w:szCs w:val="26"/>
                      </w:rPr>
                      <m:t>∂</m:t>
                    </m:r>
                  </w:ins>
                  <m:sSub>
                    <m:sSubPr>
                      <m:ctrlPr>
                        <w:ins w:id="6789" w:author="The Si Tran" w:date="2012-12-06T03:21:00Z">
                          <w:rPr>
                            <w:rFonts w:ascii="Cambria Math" w:eastAsia="Times New Roman" w:hAnsi="Cambria Math"/>
                            <w:i/>
                            <w:sz w:val="26"/>
                            <w:szCs w:val="26"/>
                          </w:rPr>
                        </w:ins>
                      </m:ctrlPr>
                    </m:sSubPr>
                    <m:e>
                      <w:ins w:id="6790" w:author="The Si Tran" w:date="2012-12-06T03:21:00Z">
                        <m:r>
                          <w:rPr>
                            <w:rFonts w:ascii="Cambria Math" w:eastAsia="Times New Roman" w:hAnsi="Cambria Math"/>
                            <w:sz w:val="26"/>
                            <w:szCs w:val="26"/>
                          </w:rPr>
                          <m:t>net</m:t>
                        </m:r>
                      </w:ins>
                    </m:e>
                    <m:sub>
                      <w:ins w:id="6791" w:author="The Si Tran" w:date="2012-12-06T03:21:00Z">
                        <m:r>
                          <w:rPr>
                            <w:rFonts w:ascii="Cambria Math" w:hAnsi="Cambria Math"/>
                            <w:sz w:val="26"/>
                            <w:szCs w:val="26"/>
                          </w:rPr>
                          <m:t>k</m:t>
                        </m:r>
                      </w:ins>
                    </m:sub>
                  </m:sSub>
                </m:den>
              </m:f>
              <m:f>
                <m:fPr>
                  <m:ctrlPr>
                    <w:ins w:id="6792" w:author="The Si Tran" w:date="2012-12-06T03:21:00Z">
                      <w:rPr>
                        <w:rFonts w:ascii="Cambria Math" w:eastAsia="Times New Roman" w:hAnsi="Cambria Math"/>
                        <w:i/>
                        <w:sz w:val="26"/>
                        <w:szCs w:val="26"/>
                      </w:rPr>
                    </w:ins>
                  </m:ctrlPr>
                </m:fPr>
                <m:num>
                  <w:ins w:id="6793" w:author="The Si Tran" w:date="2012-12-06T03:21:00Z">
                    <m:r>
                      <w:rPr>
                        <w:rFonts w:ascii="Cambria Math" w:hAnsi="Cambria Math"/>
                        <w:sz w:val="26"/>
                        <w:szCs w:val="26"/>
                      </w:rPr>
                      <m:t>∂</m:t>
                    </m:r>
                  </w:ins>
                  <m:sSub>
                    <m:sSubPr>
                      <m:ctrlPr>
                        <w:ins w:id="6794" w:author="The Si Tran" w:date="2012-12-06T03:21:00Z">
                          <w:rPr>
                            <w:rFonts w:ascii="Cambria Math" w:eastAsia="Times New Roman" w:hAnsi="Cambria Math"/>
                            <w:i/>
                            <w:sz w:val="26"/>
                            <w:szCs w:val="26"/>
                          </w:rPr>
                        </w:ins>
                      </m:ctrlPr>
                    </m:sSubPr>
                    <m:e>
                      <w:ins w:id="6795" w:author="The Si Tran" w:date="2012-12-06T03:21:00Z">
                        <m:r>
                          <w:rPr>
                            <w:rFonts w:ascii="Cambria Math" w:hAnsi="Cambria Math"/>
                            <w:sz w:val="26"/>
                            <w:szCs w:val="26"/>
                          </w:rPr>
                          <m:t>net</m:t>
                        </m:r>
                      </w:ins>
                    </m:e>
                    <m:sub>
                      <w:ins w:id="6796" w:author="The Si Tran" w:date="2012-12-06T03:21:00Z">
                        <m:r>
                          <w:rPr>
                            <w:rFonts w:ascii="Cambria Math" w:hAnsi="Cambria Math"/>
                            <w:sz w:val="26"/>
                            <w:szCs w:val="26"/>
                          </w:rPr>
                          <m:t>k</m:t>
                        </m:r>
                      </w:ins>
                    </m:sub>
                  </m:sSub>
                </m:num>
                <m:den>
                  <w:ins w:id="6797" w:author="The Si Tran" w:date="2012-12-06T03:21:00Z">
                    <m:r>
                      <w:rPr>
                        <w:rFonts w:ascii="Cambria Math" w:hAnsi="Cambria Math"/>
                        <w:sz w:val="26"/>
                        <w:szCs w:val="26"/>
                      </w:rPr>
                      <m:t>∂</m:t>
                    </m:r>
                  </w:ins>
                  <m:sSub>
                    <m:sSubPr>
                      <m:ctrlPr>
                        <w:ins w:id="6798" w:author="The Si Tran" w:date="2012-12-06T03:21:00Z">
                          <w:rPr>
                            <w:rFonts w:ascii="Cambria Math" w:eastAsia="Times New Roman" w:hAnsi="Cambria Math"/>
                            <w:i/>
                            <w:sz w:val="26"/>
                            <w:szCs w:val="26"/>
                          </w:rPr>
                        </w:ins>
                      </m:ctrlPr>
                    </m:sSubPr>
                    <m:e>
                      <w:ins w:id="6799" w:author="The Si Tran" w:date="2012-12-06T03:21:00Z">
                        <m:r>
                          <w:rPr>
                            <w:rFonts w:ascii="Cambria Math" w:eastAsia="Times New Roman" w:hAnsi="Cambria Math"/>
                            <w:sz w:val="26"/>
                            <w:szCs w:val="26"/>
                          </w:rPr>
                          <m:t>o</m:t>
                        </m:r>
                      </w:ins>
                    </m:e>
                    <m:sub>
                      <w:ins w:id="6800" w:author="The Si Tran" w:date="2012-12-06T03:21:00Z">
                        <m:r>
                          <w:rPr>
                            <w:rFonts w:ascii="Cambria Math" w:hAnsi="Cambria Math"/>
                            <w:sz w:val="26"/>
                            <w:szCs w:val="26"/>
                          </w:rPr>
                          <m:t>i</m:t>
                        </m:r>
                      </w:ins>
                    </m:sub>
                  </m:sSub>
                </m:den>
              </m:f>
              <w:ins w:id="6801" w:author="The Si Tran" w:date="2012-12-06T03:22:00Z">
                <m:r>
                  <w:rPr>
                    <w:rFonts w:ascii="Cambria Math" w:eastAsia="Times New Roman" w:hAnsi="Cambria Math"/>
                    <w:sz w:val="26"/>
                    <w:szCs w:val="26"/>
                  </w:rPr>
                  <m:t>=</m:t>
                </m:r>
              </w:ins>
            </m:e>
          </m:nary>
          <m:nary>
            <m:naryPr>
              <m:chr m:val="∑"/>
              <m:limLoc m:val="subSup"/>
              <m:supHide m:val="1"/>
              <m:ctrlPr>
                <w:ins w:id="6802" w:author="The Si Tran" w:date="2012-12-06T03:22:00Z">
                  <w:rPr>
                    <w:rFonts w:ascii="Cambria Math" w:eastAsia="Times New Roman" w:hAnsi="Cambria Math"/>
                    <w:i/>
                    <w:sz w:val="26"/>
                    <w:szCs w:val="26"/>
                  </w:rPr>
                </w:ins>
              </m:ctrlPr>
            </m:naryPr>
            <m:sub>
              <w:ins w:id="6803" w:author="The Si Tran" w:date="2012-12-06T03:22:00Z">
                <m:r>
                  <w:rPr>
                    <w:rFonts w:ascii="Cambria Math" w:eastAsia="Times New Roman" w:hAnsi="Cambria Math"/>
                    <w:sz w:val="26"/>
                    <w:szCs w:val="26"/>
                  </w:rPr>
                  <m:t>k∈succ(i)</m:t>
                </m:r>
              </w:ins>
            </m:sub>
            <m:sup/>
            <m:e>
              <m:f>
                <m:fPr>
                  <m:ctrlPr>
                    <w:ins w:id="6804" w:author="The Si Tran" w:date="2012-12-06T03:22:00Z">
                      <w:rPr>
                        <w:rFonts w:ascii="Cambria Math" w:eastAsia="Times New Roman" w:hAnsi="Cambria Math"/>
                        <w:i/>
                        <w:sz w:val="26"/>
                        <w:szCs w:val="26"/>
                      </w:rPr>
                    </w:ins>
                  </m:ctrlPr>
                </m:fPr>
                <m:num>
                  <w:ins w:id="6805" w:author="The Si Tran" w:date="2012-12-06T03:22:00Z">
                    <m:r>
                      <w:rPr>
                        <w:rFonts w:ascii="Cambria Math" w:hAnsi="Cambria Math"/>
                        <w:sz w:val="26"/>
                        <w:szCs w:val="26"/>
                      </w:rPr>
                      <m:t>∂E</m:t>
                    </m:r>
                  </w:ins>
                </m:num>
                <m:den>
                  <w:ins w:id="6806" w:author="The Si Tran" w:date="2012-12-06T03:22:00Z">
                    <m:r>
                      <w:rPr>
                        <w:rFonts w:ascii="Cambria Math" w:hAnsi="Cambria Math"/>
                        <w:sz w:val="26"/>
                        <w:szCs w:val="26"/>
                      </w:rPr>
                      <m:t>∂</m:t>
                    </m:r>
                  </w:ins>
                  <m:sSub>
                    <m:sSubPr>
                      <m:ctrlPr>
                        <w:ins w:id="6807" w:author="The Si Tran" w:date="2012-12-06T03:22:00Z">
                          <w:rPr>
                            <w:rFonts w:ascii="Cambria Math" w:eastAsia="Times New Roman" w:hAnsi="Cambria Math"/>
                            <w:i/>
                            <w:sz w:val="26"/>
                            <w:szCs w:val="26"/>
                          </w:rPr>
                        </w:ins>
                      </m:ctrlPr>
                    </m:sSubPr>
                    <m:e>
                      <w:ins w:id="6808" w:author="The Si Tran" w:date="2012-12-06T03:22:00Z">
                        <m:r>
                          <w:rPr>
                            <w:rFonts w:ascii="Cambria Math" w:hAnsi="Cambria Math"/>
                            <w:sz w:val="26"/>
                            <w:szCs w:val="26"/>
                          </w:rPr>
                          <m:t>o</m:t>
                        </m:r>
                      </w:ins>
                    </m:e>
                    <m:sub>
                      <w:ins w:id="6809" w:author="The Si Tran" w:date="2012-12-06T03:22:00Z">
                        <m:r>
                          <w:rPr>
                            <w:rFonts w:ascii="Cambria Math" w:hAnsi="Cambria Math"/>
                            <w:sz w:val="26"/>
                            <w:szCs w:val="26"/>
                          </w:rPr>
                          <m:t>k</m:t>
                        </m:r>
                      </w:ins>
                    </m:sub>
                  </m:sSub>
                </m:den>
              </m:f>
              <m:sSup>
                <m:sSupPr>
                  <m:ctrlPr>
                    <w:ins w:id="6810" w:author="The Si Tran" w:date="2012-12-06T03:22:00Z">
                      <w:rPr>
                        <w:rFonts w:ascii="Cambria Math" w:eastAsia="Times New Roman" w:hAnsi="Cambria Math"/>
                        <w:i/>
                        <w:sz w:val="26"/>
                        <w:szCs w:val="26"/>
                      </w:rPr>
                    </w:ins>
                  </m:ctrlPr>
                </m:sSupPr>
                <m:e>
                  <w:ins w:id="6811" w:author="The Si Tran" w:date="2012-12-06T03:22:00Z">
                    <m:r>
                      <w:rPr>
                        <w:rFonts w:ascii="Cambria Math" w:eastAsia="Times New Roman" w:hAnsi="Cambria Math"/>
                        <w:sz w:val="26"/>
                        <w:szCs w:val="26"/>
                      </w:rPr>
                      <m:t>f</m:t>
                    </m:r>
                  </w:ins>
                </m:e>
                <m:sup>
                  <w:ins w:id="6812" w:author="The Si Tran" w:date="2012-12-06T03:22:00Z">
                    <m:r>
                      <w:rPr>
                        <w:rFonts w:ascii="Cambria Math" w:eastAsia="Times New Roman" w:hAnsi="Cambria Math"/>
                        <w:sz w:val="26"/>
                        <w:szCs w:val="26"/>
                      </w:rPr>
                      <m:t>'</m:t>
                    </m:r>
                  </w:ins>
                </m:sup>
              </m:sSup>
              <m:d>
                <m:dPr>
                  <m:ctrlPr>
                    <w:ins w:id="6813" w:author="The Si Tran" w:date="2012-12-06T03:22:00Z">
                      <w:rPr>
                        <w:rFonts w:ascii="Cambria Math" w:eastAsia="Times New Roman" w:hAnsi="Cambria Math"/>
                        <w:i/>
                        <w:sz w:val="26"/>
                        <w:szCs w:val="26"/>
                      </w:rPr>
                    </w:ins>
                  </m:ctrlPr>
                </m:dPr>
                <m:e>
                  <m:sSub>
                    <m:sSubPr>
                      <m:ctrlPr>
                        <w:ins w:id="6814" w:author="The Si Tran" w:date="2012-12-06T03:22:00Z">
                          <w:rPr>
                            <w:rFonts w:ascii="Cambria Math" w:eastAsia="Times New Roman" w:hAnsi="Cambria Math"/>
                            <w:i/>
                            <w:sz w:val="26"/>
                            <w:szCs w:val="26"/>
                          </w:rPr>
                        </w:ins>
                      </m:ctrlPr>
                    </m:sSubPr>
                    <m:e>
                      <w:ins w:id="6815" w:author="The Si Tran" w:date="2012-12-06T03:23:00Z">
                        <m:r>
                          <w:rPr>
                            <w:rFonts w:ascii="Cambria Math" w:eastAsia="Times New Roman" w:hAnsi="Cambria Math"/>
                            <w:sz w:val="26"/>
                            <w:szCs w:val="26"/>
                          </w:rPr>
                          <m:t>net</m:t>
                        </m:r>
                      </w:ins>
                    </m:e>
                    <m:sub>
                      <w:ins w:id="6816" w:author="The Si Tran" w:date="2012-12-06T03:23:00Z">
                        <m:r>
                          <w:rPr>
                            <w:rFonts w:ascii="Cambria Math" w:eastAsia="Times New Roman" w:hAnsi="Cambria Math"/>
                            <w:sz w:val="26"/>
                            <w:szCs w:val="26"/>
                          </w:rPr>
                          <m:t>k</m:t>
                        </m:r>
                      </w:ins>
                    </m:sub>
                  </m:sSub>
                </m:e>
              </m:d>
              <m:sSub>
                <m:sSubPr>
                  <m:ctrlPr>
                    <w:ins w:id="6817" w:author="The Si Tran" w:date="2012-12-06T03:23:00Z">
                      <w:rPr>
                        <w:rFonts w:ascii="Cambria Math" w:eastAsia="Times New Roman" w:hAnsi="Cambria Math"/>
                        <w:i/>
                        <w:sz w:val="26"/>
                        <w:szCs w:val="26"/>
                      </w:rPr>
                    </w:ins>
                  </m:ctrlPr>
                </m:sSubPr>
                <m:e>
                  <w:ins w:id="6818" w:author="The Si Tran" w:date="2012-12-06T03:23:00Z">
                    <m:r>
                      <w:rPr>
                        <w:rFonts w:ascii="Cambria Math" w:eastAsia="Times New Roman" w:hAnsi="Cambria Math"/>
                        <w:sz w:val="26"/>
                        <w:szCs w:val="26"/>
                      </w:rPr>
                      <m:t>w</m:t>
                    </m:r>
                  </w:ins>
                </m:e>
                <m:sub>
                  <w:ins w:id="6819"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6820" w:author="The Si Tran" w:date="2012-12-06T03:23:00Z">
        <w:r w:rsidRPr="00AF1345" w:rsidDel="008A5312">
          <w:rPr>
            <w:rFonts w:ascii="Times New Roman" w:hAnsi="Times New Roman"/>
            <w:position w:val="-64"/>
            <w:sz w:val="26"/>
            <w:szCs w:val="26"/>
          </w:rPr>
          <w:object w:dxaOrig="5840" w:dyaOrig="1400" w14:anchorId="4D68EFCA">
            <v:shape id="_x0000_i1130" type="#_x0000_t75" style="width:383.45pt;height:90.4pt" o:ole="">
              <v:imagedata r:id="rId260" o:title=""/>
            </v:shape>
            <o:OLEObject Type="Embed" ProgID="Equation.DSMT4" ShapeID="_x0000_i1130" DrawAspect="Content" ObjectID="_1417159128" r:id="rId261"/>
          </w:object>
        </w:r>
      </w:del>
    </w:p>
    <w:p w14:paraId="615C4E77" w14:textId="796CC167" w:rsidR="0088753F" w:rsidRDefault="00E20E05" w:rsidP="0088753F">
      <w:pPr>
        <w:pStyle w:val="ListParagraph"/>
        <w:spacing w:after="0" w:line="360" w:lineRule="auto"/>
        <w:ind w:left="0"/>
        <w:rPr>
          <w:ins w:id="6821" w:author="The Si Tran" w:date="2012-12-06T03:24:00Z"/>
          <w:rFonts w:ascii="Times New Roman" w:hAnsi="Times New Roman"/>
          <w:sz w:val="26"/>
          <w:szCs w:val="26"/>
        </w:rPr>
      </w:pPr>
      <w:ins w:id="6822" w:author="The Si Tran" w:date="2012-12-14T05:43:00Z">
        <w:r w:rsidRPr="00097101">
          <w:rPr>
            <w:noProof/>
            <w:szCs w:val="26"/>
            <w:rPrChange w:id="6823" w:author="Unknown">
              <w:rPr>
                <w:noProof/>
              </w:rPr>
            </w:rPrChange>
          </w:rPr>
          <mc:AlternateContent>
            <mc:Choice Requires="wps">
              <w:drawing>
                <wp:anchor distT="0" distB="0" distL="114300" distR="114300" simplePos="0" relativeHeight="251666432" behindDoc="0" locked="0" layoutInCell="1" allowOverlap="1" wp14:anchorId="04312190" wp14:editId="585ACDA3">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537CF3" w:rsidRDefault="00537CF3">
                              <w:pPr>
                                <w:pStyle w:val="EquationIndex"/>
                                <w:pPrChange w:id="6824" w:author="The Si Tran" w:date="2012-12-16T08:25:00Z">
                                  <w:pPr/>
                                </w:pPrChange>
                              </w:pPr>
                              <w:ins w:id="6825" w:author="The Si Tran" w:date="2012-12-06T02:41:00Z">
                                <w:r>
                                  <w:t>(4.</w:t>
                                </w:r>
                              </w:ins>
                              <w:ins w:id="6826" w:author="The Si Tran" w:date="2012-12-06T02:44:00Z">
                                <w:r>
                                  <w:t>11</w:t>
                                </w:r>
                              </w:ins>
                              <w:ins w:id="682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101" type="#_x0000_t202" style="position:absolute;left:0;text-align:left;margin-left:405.65pt;margin-top:46.05pt;width:46.8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v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" fillcolor="white [3201]" stroked="f" strokeweight=".5pt">
                  <v:textbox>
                    <w:txbxContent>
                      <w:p w14:paraId="66EB77D1" w14:textId="4AFF9F18" w:rsidR="00537CF3" w:rsidRDefault="00537CF3">
                        <w:pPr>
                          <w:pStyle w:val="EquationIndex"/>
                          <w:pPrChange w:id="6828" w:author="The Si Tran" w:date="2012-12-16T08:25:00Z">
                            <w:pPr/>
                          </w:pPrChange>
                        </w:pPr>
                        <w:ins w:id="6829" w:author="The Si Tran" w:date="2012-12-06T02:41:00Z">
                          <w:r>
                            <w:t>(4.</w:t>
                          </w:r>
                        </w:ins>
                        <w:ins w:id="6830" w:author="The Si Tran" w:date="2012-12-06T02:44:00Z">
                          <w:r>
                            <w:t>11</w:t>
                          </w:r>
                        </w:ins>
                        <w:ins w:id="6831" w:author="The Si Tran" w:date="2012-12-06T02:41:00Z">
                          <w:r>
                            <w:t>)</w:t>
                          </w:r>
                        </w:ins>
                      </w:p>
                    </w:txbxContent>
                  </v:textbox>
                </v:shape>
              </w:pict>
            </mc:Fallback>
          </mc:AlternateContent>
        </w:r>
      </w:ins>
      <w:r w:rsidR="0088753F" w:rsidRPr="0049233F">
        <w:rPr>
          <w:rFonts w:ascii="Times New Roman" w:hAnsi="Times New Roman"/>
          <w:sz w:val="26"/>
          <w:szCs w:val="26"/>
        </w:rPr>
        <w:t>Thay (</w:t>
      </w:r>
      <w:ins w:id="6832" w:author="The Si Tran" w:date="2012-12-14T05:45:00Z">
        <w:r>
          <w:rPr>
            <w:rFonts w:ascii="Times New Roman" w:hAnsi="Times New Roman"/>
            <w:sz w:val="26"/>
            <w:szCs w:val="26"/>
          </w:rPr>
          <w:t>4</w:t>
        </w:r>
      </w:ins>
      <w:del w:id="6833"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6834" w:author="The Si Tran" w:date="2012-12-14T05:45:00Z">
        <w:r>
          <w:rPr>
            <w:rFonts w:ascii="Times New Roman" w:hAnsi="Times New Roman"/>
            <w:sz w:val="26"/>
            <w:szCs w:val="26"/>
          </w:rPr>
          <w:t>4</w:t>
        </w:r>
      </w:ins>
      <w:del w:id="6835"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6836" w:author="The Si Tran" w:date="2012-12-14T05:45:00Z">
        <w:r>
          <w:rPr>
            <w:rFonts w:ascii="Times New Roman" w:hAnsi="Times New Roman"/>
            <w:sz w:val="26"/>
            <w:szCs w:val="26"/>
          </w:rPr>
          <w:t>4</w:t>
        </w:r>
      </w:ins>
      <w:del w:id="6837"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537CF3">
      <w:pPr>
        <w:pStyle w:val="ListParagraph"/>
        <w:spacing w:after="0" w:line="360" w:lineRule="auto"/>
        <w:ind w:firstLine="720"/>
        <w:rPr>
          <w:rFonts w:ascii="Times New Roman" w:hAnsi="Times New Roman"/>
          <w:sz w:val="26"/>
          <w:szCs w:val="26"/>
        </w:rPr>
        <w:pPrChange w:id="6838" w:author="The Si Tran" w:date="2012-12-06T03:25:00Z">
          <w:pPr>
            <w:pStyle w:val="ListParagraph"/>
            <w:spacing w:after="0" w:line="360" w:lineRule="auto"/>
            <w:ind w:left="0"/>
          </w:pPr>
        </w:pPrChange>
      </w:pPr>
      <m:oMathPara>
        <m:oMath>
          <m:f>
            <m:fPr>
              <m:ctrlPr>
                <w:ins w:id="6839" w:author="The Si Tran" w:date="2012-12-06T03:24:00Z">
                  <w:rPr>
                    <w:rFonts w:ascii="Cambria Math" w:eastAsia="Times New Roman" w:hAnsi="Cambria Math"/>
                    <w:i/>
                    <w:sz w:val="26"/>
                    <w:szCs w:val="26"/>
                  </w:rPr>
                </w:ins>
              </m:ctrlPr>
            </m:fPr>
            <m:num>
              <w:ins w:id="6840" w:author="The Si Tran" w:date="2012-12-06T03:24:00Z">
                <m:r>
                  <w:rPr>
                    <w:rFonts w:ascii="Cambria Math" w:hAnsi="Cambria Math"/>
                    <w:sz w:val="26"/>
                    <w:szCs w:val="26"/>
                  </w:rPr>
                  <m:t>∂E</m:t>
                </m:r>
              </w:ins>
            </m:num>
            <m:den>
              <w:ins w:id="6841" w:author="The Si Tran" w:date="2012-12-06T03:24:00Z">
                <m:r>
                  <w:rPr>
                    <w:rFonts w:ascii="Cambria Math" w:hAnsi="Cambria Math"/>
                    <w:sz w:val="26"/>
                    <w:szCs w:val="26"/>
                  </w:rPr>
                  <m:t>∂</m:t>
                </m:r>
              </w:ins>
              <m:sSub>
                <m:sSubPr>
                  <m:ctrlPr>
                    <w:ins w:id="6842" w:author="The Si Tran" w:date="2012-12-06T03:24:00Z">
                      <w:rPr>
                        <w:rFonts w:ascii="Cambria Math" w:eastAsia="Times New Roman" w:hAnsi="Cambria Math"/>
                        <w:i/>
                        <w:sz w:val="26"/>
                        <w:szCs w:val="26"/>
                      </w:rPr>
                    </w:ins>
                  </m:ctrlPr>
                </m:sSubPr>
                <m:e>
                  <w:ins w:id="6843" w:author="The Si Tran" w:date="2012-12-06T03:24:00Z">
                    <m:r>
                      <w:rPr>
                        <w:rFonts w:ascii="Cambria Math" w:hAnsi="Cambria Math"/>
                        <w:sz w:val="26"/>
                        <w:szCs w:val="26"/>
                      </w:rPr>
                      <m:t>w</m:t>
                    </m:r>
                  </w:ins>
                </m:e>
                <m:sub>
                  <w:ins w:id="6844" w:author="The Si Tran" w:date="2012-12-06T03:24:00Z">
                    <m:r>
                      <w:rPr>
                        <w:rFonts w:ascii="Cambria Math" w:hAnsi="Cambria Math"/>
                        <w:sz w:val="26"/>
                        <w:szCs w:val="26"/>
                      </w:rPr>
                      <m:t>ij</m:t>
                    </m:r>
                  </w:ins>
                </m:sub>
              </m:sSub>
            </m:den>
          </m:f>
          <w:ins w:id="6845" w:author="The Si Tran" w:date="2012-12-06T03:24:00Z">
            <m:r>
              <w:rPr>
                <w:rFonts w:ascii="Cambria Math" w:hAnsi="Cambria Math"/>
                <w:sz w:val="26"/>
                <w:szCs w:val="26"/>
              </w:rPr>
              <m:t>=</m:t>
            </m:r>
          </w:ins>
          <m:d>
            <m:dPr>
              <m:ctrlPr>
                <w:ins w:id="6846" w:author="The Si Tran" w:date="2012-12-06T03:24:00Z">
                  <w:rPr>
                    <w:rFonts w:ascii="Cambria Math" w:hAnsi="Cambria Math"/>
                    <w:i/>
                    <w:sz w:val="26"/>
                    <w:szCs w:val="26"/>
                  </w:rPr>
                </w:ins>
              </m:ctrlPr>
            </m:dPr>
            <m:e>
              <m:nary>
                <m:naryPr>
                  <m:chr m:val="∑"/>
                  <m:limLoc m:val="subSup"/>
                  <m:supHide m:val="1"/>
                  <m:ctrlPr>
                    <w:ins w:id="6847" w:author="The Si Tran" w:date="2012-12-06T03:24:00Z">
                      <w:rPr>
                        <w:rFonts w:ascii="Cambria Math" w:eastAsia="Times New Roman" w:hAnsi="Cambria Math"/>
                        <w:i/>
                        <w:sz w:val="26"/>
                        <w:szCs w:val="26"/>
                      </w:rPr>
                    </w:ins>
                  </m:ctrlPr>
                </m:naryPr>
                <m:sub>
                  <w:ins w:id="6848" w:author="The Si Tran" w:date="2012-12-06T03:24:00Z">
                    <m:r>
                      <w:rPr>
                        <w:rFonts w:ascii="Cambria Math" w:eastAsia="Times New Roman" w:hAnsi="Cambria Math"/>
                        <w:sz w:val="26"/>
                        <w:szCs w:val="26"/>
                      </w:rPr>
                      <m:t>k∈succ</m:t>
                    </m:r>
                  </w:ins>
                  <m:d>
                    <m:dPr>
                      <m:ctrlPr>
                        <w:ins w:id="6849" w:author="The Si Tran" w:date="2012-12-06T03:24:00Z">
                          <w:rPr>
                            <w:rFonts w:ascii="Cambria Math" w:eastAsia="Times New Roman" w:hAnsi="Cambria Math"/>
                            <w:i/>
                            <w:sz w:val="26"/>
                            <w:szCs w:val="26"/>
                          </w:rPr>
                        </w:ins>
                      </m:ctrlPr>
                    </m:dPr>
                    <m:e>
                      <w:ins w:id="6850" w:author="The Si Tran" w:date="2012-12-06T03:24:00Z">
                        <m:r>
                          <w:rPr>
                            <w:rFonts w:ascii="Cambria Math" w:eastAsia="Times New Roman" w:hAnsi="Cambria Math"/>
                            <w:sz w:val="26"/>
                            <w:szCs w:val="26"/>
                          </w:rPr>
                          <m:t>i</m:t>
                        </m:r>
                      </w:ins>
                    </m:e>
                  </m:d>
                </m:sub>
                <m:sup/>
                <m:e>
                  <m:f>
                    <m:fPr>
                      <m:ctrlPr>
                        <w:ins w:id="6851" w:author="The Si Tran" w:date="2012-12-06T03:24:00Z">
                          <w:rPr>
                            <w:rFonts w:ascii="Cambria Math" w:eastAsia="Times New Roman" w:hAnsi="Cambria Math"/>
                            <w:i/>
                            <w:sz w:val="26"/>
                            <w:szCs w:val="26"/>
                          </w:rPr>
                        </w:ins>
                      </m:ctrlPr>
                    </m:fPr>
                    <m:num>
                      <w:ins w:id="6852" w:author="The Si Tran" w:date="2012-12-06T03:24:00Z">
                        <m:r>
                          <w:rPr>
                            <w:rFonts w:ascii="Cambria Math" w:hAnsi="Cambria Math"/>
                            <w:sz w:val="26"/>
                            <w:szCs w:val="26"/>
                          </w:rPr>
                          <m:t>∂E</m:t>
                        </m:r>
                      </w:ins>
                    </m:num>
                    <m:den>
                      <w:ins w:id="6853" w:author="The Si Tran" w:date="2012-12-06T03:24:00Z">
                        <m:r>
                          <w:rPr>
                            <w:rFonts w:ascii="Cambria Math" w:hAnsi="Cambria Math"/>
                            <w:sz w:val="26"/>
                            <w:szCs w:val="26"/>
                          </w:rPr>
                          <m:t>∂</m:t>
                        </m:r>
                      </w:ins>
                      <m:sSub>
                        <m:sSubPr>
                          <m:ctrlPr>
                            <w:ins w:id="6854" w:author="The Si Tran" w:date="2012-12-06T03:24:00Z">
                              <w:rPr>
                                <w:rFonts w:ascii="Cambria Math" w:eastAsia="Times New Roman" w:hAnsi="Cambria Math"/>
                                <w:i/>
                                <w:sz w:val="26"/>
                                <w:szCs w:val="26"/>
                              </w:rPr>
                            </w:ins>
                          </m:ctrlPr>
                        </m:sSubPr>
                        <m:e>
                          <w:ins w:id="6855" w:author="The Si Tran" w:date="2012-12-06T03:24:00Z">
                            <m:r>
                              <w:rPr>
                                <w:rFonts w:ascii="Cambria Math" w:hAnsi="Cambria Math"/>
                                <w:sz w:val="26"/>
                                <w:szCs w:val="26"/>
                              </w:rPr>
                              <m:t>o</m:t>
                            </m:r>
                          </w:ins>
                        </m:e>
                        <m:sub>
                          <w:ins w:id="6856" w:author="The Si Tran" w:date="2012-12-06T03:24:00Z">
                            <m:r>
                              <w:rPr>
                                <w:rFonts w:ascii="Cambria Math" w:hAnsi="Cambria Math"/>
                                <w:sz w:val="26"/>
                                <w:szCs w:val="26"/>
                              </w:rPr>
                              <m:t>k</m:t>
                            </m:r>
                          </w:ins>
                        </m:sub>
                      </m:sSub>
                    </m:den>
                  </m:f>
                  <m:sSup>
                    <m:sSupPr>
                      <m:ctrlPr>
                        <w:ins w:id="6857" w:author="The Si Tran" w:date="2012-12-06T03:24:00Z">
                          <w:rPr>
                            <w:rFonts w:ascii="Cambria Math" w:eastAsia="Times New Roman" w:hAnsi="Cambria Math"/>
                            <w:i/>
                            <w:sz w:val="26"/>
                            <w:szCs w:val="26"/>
                          </w:rPr>
                        </w:ins>
                      </m:ctrlPr>
                    </m:sSupPr>
                    <m:e>
                      <w:ins w:id="6858" w:author="The Si Tran" w:date="2012-12-06T03:24:00Z">
                        <m:r>
                          <w:rPr>
                            <w:rFonts w:ascii="Cambria Math" w:eastAsia="Times New Roman" w:hAnsi="Cambria Math"/>
                            <w:sz w:val="26"/>
                            <w:szCs w:val="26"/>
                          </w:rPr>
                          <m:t>f</m:t>
                        </m:r>
                      </w:ins>
                    </m:e>
                    <m:sup>
                      <w:ins w:id="6859" w:author="The Si Tran" w:date="2012-12-06T03:24:00Z">
                        <m:r>
                          <w:rPr>
                            <w:rFonts w:ascii="Cambria Math" w:eastAsia="Times New Roman" w:hAnsi="Cambria Math"/>
                            <w:sz w:val="26"/>
                            <w:szCs w:val="26"/>
                          </w:rPr>
                          <m:t>'</m:t>
                        </m:r>
                      </w:ins>
                    </m:sup>
                  </m:sSup>
                  <m:d>
                    <m:dPr>
                      <m:ctrlPr>
                        <w:ins w:id="6860" w:author="The Si Tran" w:date="2012-12-06T03:24:00Z">
                          <w:rPr>
                            <w:rFonts w:ascii="Cambria Math" w:eastAsia="Times New Roman" w:hAnsi="Cambria Math"/>
                            <w:i/>
                            <w:sz w:val="26"/>
                            <w:szCs w:val="26"/>
                          </w:rPr>
                        </w:ins>
                      </m:ctrlPr>
                    </m:dPr>
                    <m:e>
                      <m:sSub>
                        <m:sSubPr>
                          <m:ctrlPr>
                            <w:ins w:id="6861" w:author="The Si Tran" w:date="2012-12-06T03:24:00Z">
                              <w:rPr>
                                <w:rFonts w:ascii="Cambria Math" w:eastAsia="Times New Roman" w:hAnsi="Cambria Math"/>
                                <w:i/>
                                <w:sz w:val="26"/>
                                <w:szCs w:val="26"/>
                              </w:rPr>
                            </w:ins>
                          </m:ctrlPr>
                        </m:sSubPr>
                        <m:e>
                          <w:ins w:id="6862" w:author="The Si Tran" w:date="2012-12-06T03:24:00Z">
                            <m:r>
                              <w:rPr>
                                <w:rFonts w:ascii="Cambria Math" w:eastAsia="Times New Roman" w:hAnsi="Cambria Math"/>
                                <w:sz w:val="26"/>
                                <w:szCs w:val="26"/>
                              </w:rPr>
                              <m:t>net</m:t>
                            </m:r>
                          </w:ins>
                        </m:e>
                        <m:sub>
                          <w:ins w:id="6863" w:author="The Si Tran" w:date="2012-12-06T03:24:00Z">
                            <m:r>
                              <w:rPr>
                                <w:rFonts w:ascii="Cambria Math" w:eastAsia="Times New Roman" w:hAnsi="Cambria Math"/>
                                <w:sz w:val="26"/>
                                <w:szCs w:val="26"/>
                              </w:rPr>
                              <m:t>k</m:t>
                            </m:r>
                          </w:ins>
                        </m:sub>
                      </m:sSub>
                    </m:e>
                  </m:d>
                  <m:sSub>
                    <m:sSubPr>
                      <m:ctrlPr>
                        <w:ins w:id="6864" w:author="The Si Tran" w:date="2012-12-06T03:24:00Z">
                          <w:rPr>
                            <w:rFonts w:ascii="Cambria Math" w:eastAsia="Times New Roman" w:hAnsi="Cambria Math"/>
                            <w:i/>
                            <w:sz w:val="26"/>
                            <w:szCs w:val="26"/>
                          </w:rPr>
                        </w:ins>
                      </m:ctrlPr>
                    </m:sSubPr>
                    <m:e>
                      <w:ins w:id="6865" w:author="The Si Tran" w:date="2012-12-06T03:24:00Z">
                        <m:r>
                          <w:rPr>
                            <w:rFonts w:ascii="Cambria Math" w:eastAsia="Times New Roman" w:hAnsi="Cambria Math"/>
                            <w:sz w:val="26"/>
                            <w:szCs w:val="26"/>
                          </w:rPr>
                          <m:t>w</m:t>
                        </m:r>
                      </w:ins>
                    </m:e>
                    <m:sub>
                      <w:ins w:id="6866" w:author="The Si Tran" w:date="2012-12-06T03:24:00Z">
                        <m:r>
                          <w:rPr>
                            <w:rFonts w:ascii="Cambria Math" w:eastAsia="Times New Roman" w:hAnsi="Cambria Math"/>
                            <w:sz w:val="26"/>
                            <w:szCs w:val="26"/>
                          </w:rPr>
                          <m:t>ki</m:t>
                        </m:r>
                      </w:ins>
                    </m:sub>
                  </m:sSub>
                </m:e>
              </m:nary>
            </m:e>
          </m:d>
          <w:ins w:id="6867" w:author="The Si Tran" w:date="2012-12-06T03:24:00Z">
            <m:r>
              <w:rPr>
                <w:rFonts w:ascii="Cambria Math" w:hAnsi="Cambria Math"/>
                <w:sz w:val="26"/>
                <w:szCs w:val="26"/>
              </w:rPr>
              <m:t>*</m:t>
            </m:r>
          </w:ins>
          <m:sSup>
            <m:sSupPr>
              <m:ctrlPr>
                <w:ins w:id="6868" w:author="The Si Tran" w:date="2012-12-06T03:25:00Z">
                  <w:rPr>
                    <w:rFonts w:ascii="Cambria Math" w:eastAsia="Times New Roman" w:hAnsi="Cambria Math"/>
                    <w:i/>
                    <w:sz w:val="26"/>
                    <w:szCs w:val="26"/>
                  </w:rPr>
                </w:ins>
              </m:ctrlPr>
            </m:sSupPr>
            <m:e>
              <w:ins w:id="6869" w:author="The Si Tran" w:date="2012-12-06T03:25:00Z">
                <m:r>
                  <w:rPr>
                    <w:rFonts w:ascii="Cambria Math" w:hAnsi="Cambria Math"/>
                    <w:sz w:val="26"/>
                    <w:szCs w:val="26"/>
                  </w:rPr>
                  <m:t>f</m:t>
                </m:r>
              </w:ins>
            </m:e>
            <m:sup>
              <w:ins w:id="6870" w:author="The Si Tran" w:date="2012-12-06T03:25:00Z">
                <m:r>
                  <w:rPr>
                    <w:rFonts w:ascii="Cambria Math" w:hAnsi="Cambria Math"/>
                    <w:sz w:val="26"/>
                    <w:szCs w:val="26"/>
                  </w:rPr>
                  <m:t>'</m:t>
                </m:r>
              </w:ins>
            </m:sup>
          </m:sSup>
          <m:d>
            <m:dPr>
              <m:ctrlPr>
                <w:ins w:id="6871" w:author="The Si Tran" w:date="2012-12-06T03:25:00Z">
                  <w:rPr>
                    <w:rFonts w:ascii="Cambria Math" w:hAnsi="Cambria Math"/>
                    <w:i/>
                    <w:sz w:val="26"/>
                    <w:szCs w:val="26"/>
                  </w:rPr>
                </w:ins>
              </m:ctrlPr>
            </m:dPr>
            <m:e>
              <m:sSub>
                <m:sSubPr>
                  <m:ctrlPr>
                    <w:ins w:id="6872" w:author="The Si Tran" w:date="2012-12-06T03:25:00Z">
                      <w:rPr>
                        <w:rFonts w:ascii="Cambria Math" w:eastAsia="Times New Roman" w:hAnsi="Cambria Math"/>
                        <w:i/>
                        <w:sz w:val="26"/>
                        <w:szCs w:val="26"/>
                      </w:rPr>
                    </w:ins>
                  </m:ctrlPr>
                </m:sSubPr>
                <m:e>
                  <w:ins w:id="6873" w:author="The Si Tran" w:date="2012-12-06T03:25:00Z">
                    <m:r>
                      <w:rPr>
                        <w:rFonts w:ascii="Cambria Math" w:hAnsi="Cambria Math"/>
                        <w:sz w:val="26"/>
                        <w:szCs w:val="26"/>
                      </w:rPr>
                      <m:t>net</m:t>
                    </m:r>
                  </w:ins>
                </m:e>
                <m:sub>
                  <w:ins w:id="6874" w:author="The Si Tran" w:date="2012-12-06T03:25:00Z">
                    <m:r>
                      <w:rPr>
                        <w:rFonts w:ascii="Cambria Math" w:hAnsi="Cambria Math"/>
                        <w:sz w:val="26"/>
                        <w:szCs w:val="26"/>
                      </w:rPr>
                      <m:t>i</m:t>
                    </m:r>
                  </w:ins>
                </m:sub>
              </m:sSub>
            </m:e>
          </m:d>
          <m:sSub>
            <m:sSubPr>
              <m:ctrlPr>
                <w:ins w:id="6875" w:author="The Si Tran" w:date="2012-12-06T03:25:00Z">
                  <w:rPr>
                    <w:rFonts w:ascii="Cambria Math" w:eastAsia="Times New Roman" w:hAnsi="Cambria Math"/>
                    <w:i/>
                    <w:sz w:val="26"/>
                    <w:szCs w:val="26"/>
                  </w:rPr>
                </w:ins>
              </m:ctrlPr>
            </m:sSubPr>
            <m:e>
              <w:ins w:id="6876" w:author="The Si Tran" w:date="2012-12-06T03:25:00Z">
                <m:r>
                  <w:rPr>
                    <w:rFonts w:ascii="Cambria Math" w:hAnsi="Cambria Math"/>
                    <w:sz w:val="26"/>
                    <w:szCs w:val="26"/>
                  </w:rPr>
                  <m:t>o</m:t>
                </m:r>
              </w:ins>
            </m:e>
            <m:sub>
              <w:ins w:id="6877"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6878" w:author="The Si Tran" w:date="2012-12-06T03:25:00Z">
        <w:r w:rsidRPr="00AF1345" w:rsidDel="005B51B1">
          <w:rPr>
            <w:rFonts w:ascii="Times New Roman" w:hAnsi="Times New Roman"/>
            <w:position w:val="-32"/>
            <w:sz w:val="26"/>
            <w:szCs w:val="26"/>
          </w:rPr>
          <w:object w:dxaOrig="4940" w:dyaOrig="700" w14:anchorId="4DC3F1FF">
            <v:shape id="_x0000_i1131" type="#_x0000_t75" style="width:330.7pt;height:46.9pt" o:ole="">
              <v:imagedata r:id="rId262" o:title=""/>
            </v:shape>
            <o:OLEObject Type="Embed" ProgID="Equation.DSMT4" ShapeID="_x0000_i1131" DrawAspect="Content" ObjectID="_1417159129" r:id="rId263"/>
          </w:object>
        </w:r>
      </w:del>
    </w:p>
    <w:p w14:paraId="1B4AB723" w14:textId="4F7D63EE" w:rsidR="0088753F" w:rsidRPr="0049233F" w:rsidRDefault="0088753F">
      <w:pPr>
        <w:pPrChange w:id="6879"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pPr>
        <w:rPr>
          <w:ins w:id="6880" w:author="The Si Tran" w:date="2012-12-06T03:26:00Z"/>
        </w:rPr>
        <w:pPrChange w:id="6881" w:author="The Si Tran" w:date="2012-12-16T08:26:00Z">
          <w:pPr>
            <w:pStyle w:val="ListParagraph"/>
            <w:tabs>
              <w:tab w:val="left" w:pos="720"/>
            </w:tabs>
            <w:spacing w:after="0" w:line="360" w:lineRule="auto"/>
            <w:ind w:left="0" w:firstLine="720"/>
          </w:pPr>
        </w:pPrChange>
      </w:pPr>
      <w:ins w:id="6882" w:author="The Si Tran" w:date="2012-12-14T05:54:00Z">
        <w:r w:rsidRPr="00097101">
          <w:rPr>
            <w:noProof/>
            <w:rPrChange w:id="6883" w:author="Unknown">
              <w:rPr>
                <w:noProof/>
              </w:rPr>
            </w:rPrChange>
          </w:rPr>
          <mc:AlternateContent>
            <mc:Choice Requires="wps">
              <w:drawing>
                <wp:anchor distT="0" distB="0" distL="114300" distR="114300" simplePos="0" relativeHeight="251675648" behindDoc="0" locked="0" layoutInCell="1" allowOverlap="1" wp14:anchorId="404F4B27" wp14:editId="2E8FD051">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537CF3" w:rsidRDefault="00537CF3">
                              <w:pPr>
                                <w:pStyle w:val="EquationIndex"/>
                                <w:pPrChange w:id="6884" w:author="The Si Tran" w:date="2012-12-16T08:25:00Z">
                                  <w:pPr/>
                                </w:pPrChange>
                              </w:pPr>
                              <w:ins w:id="6885" w:author="The Si Tran" w:date="2012-12-06T02:41:00Z">
                                <w:r>
                                  <w:t>(4.</w:t>
                                </w:r>
                              </w:ins>
                              <w:ins w:id="6886" w:author="The Si Tran" w:date="2012-12-06T02:44:00Z">
                                <w:r>
                                  <w:t>12</w:t>
                                </w:r>
                              </w:ins>
                              <w:ins w:id="688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102" type="#_x0000_t202" style="position:absolute;left:0;text-align:left;margin-left:406.45pt;margin-top:36.95pt;width:46.85pt;height:2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PNjQ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" fillcolor="white [3201]" stroked="f" strokeweight=".5pt">
                  <v:textbox>
                    <w:txbxContent>
                      <w:p w14:paraId="0387FEFB" w14:textId="2F37823D" w:rsidR="00537CF3" w:rsidRDefault="00537CF3">
                        <w:pPr>
                          <w:pStyle w:val="EquationIndex"/>
                          <w:pPrChange w:id="6888" w:author="The Si Tran" w:date="2012-12-16T08:25:00Z">
                            <w:pPr/>
                          </w:pPrChange>
                        </w:pPr>
                        <w:ins w:id="6889" w:author="The Si Tran" w:date="2012-12-06T02:41:00Z">
                          <w:r>
                            <w:t>(4.</w:t>
                          </w:r>
                        </w:ins>
                        <w:ins w:id="6890" w:author="The Si Tran" w:date="2012-12-06T02:44:00Z">
                          <w:r>
                            <w:t>12</w:t>
                          </w:r>
                        </w:ins>
                        <w:ins w:id="6891"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6892" w:author="The Si Tran" w:date="2012-12-06T03:30:00Z"/>
          <w:rFonts w:ascii="Times New Roman" w:hAnsi="Times New Roman"/>
          <w:sz w:val="26"/>
          <w:szCs w:val="26"/>
        </w:rPr>
        <w:pPrChange w:id="6893" w:author="The Si Tran" w:date="2012-12-14T06:17:00Z">
          <w:pPr>
            <w:pStyle w:val="ListParagraph"/>
            <w:tabs>
              <w:tab w:val="left" w:pos="720"/>
            </w:tabs>
            <w:spacing w:after="0" w:line="360" w:lineRule="auto"/>
            <w:ind w:left="0" w:firstLine="720"/>
          </w:pPr>
        </w:pPrChange>
      </w:pPr>
      <w:ins w:id="6894" w:author="The Si Tran" w:date="2012-12-14T05:55:00Z">
        <w:r w:rsidRPr="00097101">
          <w:rPr>
            <w:noProof/>
            <w:szCs w:val="26"/>
            <w:rPrChange w:id="6895" w:author="Unknown">
              <w:rPr>
                <w:noProof/>
              </w:rPr>
            </w:rPrChange>
          </w:rPr>
          <mc:AlternateContent>
            <mc:Choice Requires="wps">
              <w:drawing>
                <wp:anchor distT="0" distB="0" distL="114300" distR="114300" simplePos="0" relativeHeight="251680768" behindDoc="0" locked="0" layoutInCell="1" allowOverlap="1" wp14:anchorId="78175529" wp14:editId="5E376EB1">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537CF3" w:rsidRDefault="00537CF3">
                              <w:pPr>
                                <w:pStyle w:val="EquationIndex"/>
                                <w:pPrChange w:id="6896" w:author="The Si Tran" w:date="2012-12-16T08:25:00Z">
                                  <w:pPr/>
                                </w:pPrChange>
                              </w:pPr>
                              <w:ins w:id="6897" w:author="The Si Tran" w:date="2012-12-06T02:41:00Z">
                                <w:r>
                                  <w:t>(4.</w:t>
                                </w:r>
                              </w:ins>
                              <w:ins w:id="6898" w:author="The Si Tran" w:date="2012-12-06T02:44:00Z">
                                <w:r>
                                  <w:t>13</w:t>
                                </w:r>
                              </w:ins>
                              <w:ins w:id="689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103" type="#_x0000_t202" style="position:absolute;left:0;text-align:left;margin-left:406.4pt;margin-top:25.55pt;width:46.85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K9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Mtw3wJyqDfrCUzdbwcmbGtW7FSE+&#10;CI9hQsGxIOI9PtoQ2KftibMF+V+vyRMePQ4tZ2sMZ8nDz6XwijPz1aL7R/2zszTN+XI2/DjAxR9r&#10;5scau2yuCC3RxypyMh8TPprdUXtqnrBHpikqVMJKxC553B2vYrcysIekmk4zCPPrRLy1MyeT60Rz&#10;6s3H9kl4t23giM6/o90Yi/GLPu6wydLSdBlJ17nJE9Edq9sCYPZz72/3VFoux/eMOmzTyW8A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ngbyvY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537CF3" w:rsidRDefault="00537CF3">
                        <w:pPr>
                          <w:pStyle w:val="EquationIndex"/>
                          <w:pPrChange w:id="6900" w:author="The Si Tran" w:date="2012-12-16T08:25:00Z">
                            <w:pPr/>
                          </w:pPrChange>
                        </w:pPr>
                        <w:ins w:id="6901" w:author="The Si Tran" w:date="2012-12-06T02:41:00Z">
                          <w:r>
                            <w:t>(4.</w:t>
                          </w:r>
                        </w:ins>
                        <w:ins w:id="6902" w:author="The Si Tran" w:date="2012-12-06T02:44:00Z">
                          <w:r>
                            <w:t>13</w:t>
                          </w:r>
                        </w:ins>
                        <w:ins w:id="6903" w:author="The Si Tran" w:date="2012-12-06T02:41:00Z">
                          <w:r>
                            <w:t>)</w:t>
                          </w:r>
                        </w:ins>
                      </w:p>
                    </w:txbxContent>
                  </v:textbox>
                </v:shape>
              </w:pict>
            </mc:Fallback>
          </mc:AlternateContent>
        </w:r>
      </w:ins>
      <w:ins w:id="6904"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6905" w:author="The Si Tran" w:date="2012-12-06T03:30:00Z"/>
          <w:rFonts w:ascii="Times New Roman" w:hAnsi="Times New Roman"/>
          <w:sz w:val="26"/>
          <w:szCs w:val="26"/>
        </w:rPr>
        <w:pPrChange w:id="6906" w:author="The Si Tran" w:date="2012-12-14T06:17:00Z">
          <w:pPr>
            <w:pStyle w:val="ListParagraph"/>
            <w:tabs>
              <w:tab w:val="left" w:pos="720"/>
            </w:tabs>
            <w:spacing w:after="0" w:line="360" w:lineRule="auto"/>
            <w:ind w:left="0" w:firstLine="720"/>
          </w:pPr>
        </w:pPrChange>
      </w:pPr>
      <w:ins w:id="6907"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6908" w:author="The Si Tran" w:date="2012-12-06T03:30:00Z">
            <w:rPr/>
          </w:rPrChange>
        </w:rPr>
        <w:pPrChange w:id="6909" w:author="The Si Tran" w:date="2012-12-14T06:17:00Z">
          <w:pPr>
            <w:pStyle w:val="ListParagraph"/>
            <w:spacing w:after="0" w:line="360" w:lineRule="auto"/>
            <w:ind w:left="0" w:firstLine="720"/>
          </w:pPr>
        </w:pPrChange>
      </w:pPr>
      <w:del w:id="6910" w:author="The Si Tran" w:date="2012-12-06T03:30:00Z">
        <w:r w:rsidRPr="00AF1345" w:rsidDel="00962DC9">
          <w:object w:dxaOrig="4040" w:dyaOrig="1040" w14:anchorId="7127A6C4">
            <v:shape id="_x0000_i1132" type="#_x0000_t75" style="width:265.4pt;height:68.65pt" o:ole="">
              <v:imagedata r:id="rId264" o:title=""/>
            </v:shape>
            <o:OLEObject Type="Embed" ProgID="Equation.DSMT4" ShapeID="_x0000_i1132" DrawAspect="Content" ObjectID="_1417159130" r:id="rId265"/>
          </w:object>
        </w:r>
      </w:del>
    </w:p>
    <w:p w14:paraId="41B71683" w14:textId="60BCD495" w:rsidR="0088753F" w:rsidRPr="0049233F" w:rsidRDefault="0088753F">
      <w:pPr>
        <w:pPrChange w:id="6911"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3" type="#_x0000_t75" style="width:10.05pt;height:12.55pt" o:ole="">
            <v:imagedata r:id="rId266" o:title=""/>
          </v:shape>
          <o:OLEObject Type="Embed" ProgID="Equation.DSMT4" ShapeID="_x0000_i1133" DrawAspect="Content" ObjectID="_1417159131" r:id="rId267"/>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6912"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6913"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6914"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pPr>
        <w:pPrChange w:id="6915"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6916" w:name="OLE_LINK1"/>
      <w:r w:rsidRPr="0049233F">
        <w:t>oscillation</w:t>
      </w:r>
      <w:bookmarkEnd w:id="6916"/>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4" type="#_x0000_t75" style="width:17.6pt;height:14.25pt" o:ole="">
            <v:imagedata r:id="rId268" o:title=""/>
          </v:shape>
          <o:OLEObject Type="Embed" ProgID="Equation.DSMT4" ShapeID="_x0000_i1134" DrawAspect="Content" ObjectID="_1417159132" r:id="rId269"/>
        </w:object>
      </w:r>
      <w:r w:rsidRPr="0049233F">
        <w:t xml:space="preserve"> nhỏ, nếu đạo hàm riêng phần lớn thì </w:t>
      </w:r>
      <w:r w:rsidRPr="0049233F">
        <w:rPr>
          <w:position w:val="-6"/>
          <w:rPrChange w:id="6917" w:author="The Si Tran" w:date="2012-12-05T23:02:00Z">
            <w:rPr>
              <w:position w:val="-6"/>
            </w:rPr>
          </w:rPrChange>
        </w:rPr>
        <w:object w:dxaOrig="380" w:dyaOrig="279" w14:anchorId="1B8537DF">
          <v:shape id="_x0000_i1135" type="#_x0000_t75" style="width:17.6pt;height:14.25pt" o:ole="">
            <v:imagedata r:id="rId268" o:title=""/>
          </v:shape>
          <o:OLEObject Type="Embed" ProgID="Equation.DSMT4" ShapeID="_x0000_i1135" DrawAspect="Content" ObjectID="_1417159133" r:id="rId270"/>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6918" w:author="The Si Tran" w:date="2012-12-06T03:34:00Z"/>
        </w:rPr>
        <w:pPrChange w:id="6919" w:author="The Si Tran" w:date="2012-12-16T08:27:00Z">
          <w:pPr>
            <w:pStyle w:val="ListParagraph"/>
            <w:spacing w:after="0" w:line="360" w:lineRule="auto"/>
            <w:ind w:left="0" w:firstLine="720"/>
          </w:pPr>
        </w:pPrChange>
      </w:pPr>
      <w:ins w:id="6920" w:author="The Si Tran" w:date="2012-12-14T05:55:00Z">
        <w:r w:rsidRPr="00097101">
          <w:rPr>
            <w:noProof/>
            <w:rPrChange w:id="6921" w:author="Unknown">
              <w:rPr>
                <w:noProof/>
              </w:rPr>
            </w:rPrChange>
          </w:rPr>
          <mc:AlternateContent>
            <mc:Choice Requires="wps">
              <w:drawing>
                <wp:anchor distT="0" distB="0" distL="114300" distR="114300" simplePos="0" relativeHeight="251685888" behindDoc="0" locked="0" layoutInCell="1" allowOverlap="1" wp14:anchorId="6A99BEC4" wp14:editId="0F9E7025">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537CF3" w:rsidRDefault="00537CF3">
                              <w:pPr>
                                <w:pStyle w:val="EquationIndex"/>
                                <w:pPrChange w:id="6922" w:author="The Si Tran" w:date="2012-12-16T08:27:00Z">
                                  <w:pPr/>
                                </w:pPrChange>
                              </w:pPr>
                              <w:ins w:id="6923" w:author="The Si Tran" w:date="2012-12-06T02:41:00Z">
                                <w:r>
                                  <w:t>(4.</w:t>
                                </w:r>
                              </w:ins>
                              <w:ins w:id="6924" w:author="The Si Tran" w:date="2012-12-06T02:44:00Z">
                                <w:r>
                                  <w:t>14</w:t>
                                </w:r>
                              </w:ins>
                              <w:ins w:id="692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104" type="#_x0000_t202" style="position:absolute;left:0;text-align:left;margin-left:406.4pt;margin-top:42.7pt;width:46.85pt;height:28.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ahvgBVUe+wLD+1sBcdvFFbvloX4&#10;wDwOExYcF0S8x4/UgOxDd6JkA/7Xa/KExx5HLSU1DmdJw88t84IS/dVi90+HFxdpmvPlYvxxhBd/&#10;qlmdauzWXAG2xBBXkeP5mPBR90fpwTzjHlmmqKhilmPsksb+eBXblYF7iIvlMoNwfh2Lt/bR8eQ6&#10;0Zx686l5Zt51DRyx8++gH2M2e9HHLTZZWlhuI0iVmzwR3bLaFQBnP/d+t6fScjm9Z9Rxmy5+Aw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IX50Sy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537CF3" w:rsidRDefault="00537CF3">
                        <w:pPr>
                          <w:pStyle w:val="EquationIndex"/>
                          <w:pPrChange w:id="6926" w:author="The Si Tran" w:date="2012-12-16T08:27:00Z">
                            <w:pPr/>
                          </w:pPrChange>
                        </w:pPr>
                        <w:ins w:id="6927" w:author="The Si Tran" w:date="2012-12-06T02:41:00Z">
                          <w:r>
                            <w:t>(4.</w:t>
                          </w:r>
                        </w:ins>
                        <w:ins w:id="6928" w:author="The Si Tran" w:date="2012-12-06T02:44:00Z">
                          <w:r>
                            <w:t>14</w:t>
                          </w:r>
                        </w:ins>
                        <w:ins w:id="6929"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6930" w:author="The Si Tran" w:date="2012-12-06T03:31:00Z"/>
          <w:rPrChange w:id="6931" w:author="The Si Tran" w:date="2012-12-06T03:34:00Z">
            <w:rPr>
              <w:ins w:id="6932" w:author="The Si Tran" w:date="2012-12-06T03:31:00Z"/>
            </w:rPr>
          </w:rPrChange>
        </w:rPr>
        <w:pPrChange w:id="6933" w:author="The Si Tran" w:date="2012-12-16T08:27:00Z">
          <w:pPr>
            <w:pStyle w:val="ListParagraph"/>
            <w:spacing w:after="0" w:line="360" w:lineRule="auto"/>
            <w:ind w:left="0" w:firstLine="720"/>
          </w:pPr>
        </w:pPrChange>
      </w:pPr>
      <w:del w:id="6934" w:author="The Si Tran" w:date="2012-12-06T03:34:00Z">
        <w:r w:rsidRPr="0049233F" w:rsidDel="003B3962">
          <w:rPr>
            <w:rPrChange w:id="6935" w:author="The Si Tran" w:date="2012-12-05T23:02:00Z">
              <w:rPr/>
            </w:rPrChange>
          </w:rPr>
          <w:object w:dxaOrig="4760" w:dyaOrig="700" w14:anchorId="60BD1AD6">
            <v:shape id="_x0000_i1136" type="#_x0000_t75" style="width:304.75pt;height:46.05pt" o:ole="">
              <v:imagedata r:id="rId271" o:title=""/>
            </v:shape>
            <o:OLEObject Type="Embed" ProgID="Equation.DSMT4" ShapeID="_x0000_i1136" DrawAspect="Content" ObjectID="_1417159134" r:id="rId272"/>
          </w:object>
        </w:r>
      </w:del>
    </w:p>
    <w:p w14:paraId="46D768F1" w14:textId="4DAB363F" w:rsidR="00673068" w:rsidRPr="007E3E87" w:rsidRDefault="00537CF3">
      <w:pPr>
        <w:pStyle w:val="ListParagraph"/>
        <w:spacing w:after="0" w:line="360" w:lineRule="auto"/>
        <w:ind w:firstLine="720"/>
        <w:rPr>
          <w:rFonts w:ascii="Times New Roman" w:hAnsi="Times New Roman"/>
          <w:sz w:val="26"/>
          <w:szCs w:val="26"/>
        </w:rPr>
        <w:pPrChange w:id="6936" w:author="The Si Tran" w:date="2012-12-06T03:34:00Z">
          <w:pPr>
            <w:pStyle w:val="ListParagraph"/>
            <w:spacing w:after="0" w:line="360" w:lineRule="auto"/>
            <w:ind w:left="0" w:firstLine="720"/>
          </w:pPr>
        </w:pPrChange>
      </w:pPr>
      <m:oMathPara>
        <m:oMathParaPr>
          <m:jc m:val="center"/>
        </m:oMathParaPr>
        <m:oMath>
          <m:f>
            <m:fPr>
              <m:ctrlPr>
                <w:ins w:id="6937" w:author="The Si Tran" w:date="2012-12-06T03:32:00Z">
                  <w:rPr>
                    <w:rFonts w:ascii="Cambria Math" w:eastAsia="Times New Roman" w:hAnsi="Cambria Math"/>
                    <w:i/>
                    <w:sz w:val="26"/>
                    <w:szCs w:val="26"/>
                  </w:rPr>
                </w:ins>
              </m:ctrlPr>
            </m:fPr>
            <m:num>
              <w:ins w:id="6938" w:author="The Si Tran" w:date="2012-12-06T03:32:00Z">
                <m:r>
                  <w:rPr>
                    <w:rFonts w:ascii="Cambria Math" w:hAnsi="Cambria Math"/>
                    <w:sz w:val="26"/>
                    <w:szCs w:val="26"/>
                  </w:rPr>
                  <m:t>∂E</m:t>
                </m:r>
              </w:ins>
            </m:num>
            <m:den>
              <w:ins w:id="6939" w:author="The Si Tran" w:date="2012-12-06T03:32:00Z">
                <m:r>
                  <w:rPr>
                    <w:rFonts w:ascii="Cambria Math" w:hAnsi="Cambria Math"/>
                    <w:sz w:val="26"/>
                    <w:szCs w:val="26"/>
                  </w:rPr>
                  <m:t>∂</m:t>
                </m:r>
              </w:ins>
              <m:sSub>
                <m:sSubPr>
                  <m:ctrlPr>
                    <w:ins w:id="6940" w:author="The Si Tran" w:date="2012-12-06T03:32:00Z">
                      <w:rPr>
                        <w:rFonts w:ascii="Cambria Math" w:eastAsia="Times New Roman" w:hAnsi="Cambria Math"/>
                        <w:i/>
                        <w:sz w:val="26"/>
                        <w:szCs w:val="26"/>
                      </w:rPr>
                    </w:ins>
                  </m:ctrlPr>
                </m:sSubPr>
                <m:e>
                  <w:ins w:id="6941" w:author="The Si Tran" w:date="2012-12-06T03:32:00Z">
                    <m:r>
                      <w:rPr>
                        <w:rFonts w:ascii="Cambria Math" w:hAnsi="Cambria Math"/>
                        <w:sz w:val="26"/>
                        <w:szCs w:val="26"/>
                      </w:rPr>
                      <m:t>w</m:t>
                    </m:r>
                  </w:ins>
                </m:e>
                <m:sub>
                  <w:ins w:id="6942" w:author="The Si Tran" w:date="2012-12-06T03:32:00Z">
                    <m:r>
                      <w:rPr>
                        <w:rFonts w:ascii="Cambria Math" w:hAnsi="Cambria Math"/>
                        <w:sz w:val="26"/>
                        <w:szCs w:val="26"/>
                      </w:rPr>
                      <m:t>ij</m:t>
                    </m:r>
                  </w:ins>
                </m:sub>
              </m:sSub>
            </m:den>
          </m:f>
          <w:ins w:id="6943" w:author="The Si Tran" w:date="2012-12-06T03:32:00Z">
            <m:r>
              <w:rPr>
                <w:rFonts w:ascii="Cambria Math" w:hAnsi="Cambria Math"/>
                <w:sz w:val="26"/>
                <w:szCs w:val="26"/>
              </w:rPr>
              <m:t xml:space="preserve">  ∆</m:t>
            </m:r>
          </w:ins>
          <m:sSub>
            <m:sSubPr>
              <m:ctrlPr>
                <w:ins w:id="6944" w:author="The Si Tran" w:date="2012-12-06T03:32:00Z">
                  <w:rPr>
                    <w:rFonts w:ascii="Cambria Math" w:hAnsi="Cambria Math"/>
                    <w:i/>
                    <w:sz w:val="26"/>
                    <w:szCs w:val="26"/>
                  </w:rPr>
                </w:ins>
              </m:ctrlPr>
            </m:sSubPr>
            <m:e>
              <w:ins w:id="6945" w:author="The Si Tran" w:date="2012-12-06T03:32:00Z">
                <m:r>
                  <w:rPr>
                    <w:rFonts w:ascii="Cambria Math" w:hAnsi="Cambria Math"/>
                    <w:sz w:val="26"/>
                    <w:szCs w:val="26"/>
                  </w:rPr>
                  <m:t>w</m:t>
                </m:r>
              </w:ins>
            </m:e>
            <m:sub>
              <w:ins w:id="6946" w:author="The Si Tran" w:date="2012-12-06T03:32:00Z">
                <m:r>
                  <w:rPr>
                    <w:rFonts w:ascii="Cambria Math" w:hAnsi="Cambria Math"/>
                    <w:sz w:val="26"/>
                    <w:szCs w:val="26"/>
                  </w:rPr>
                  <m:t>ij</m:t>
                </m:r>
              </w:ins>
            </m:sub>
          </m:sSub>
          <m:d>
            <m:dPr>
              <m:ctrlPr>
                <w:ins w:id="6947" w:author="The Si Tran" w:date="2012-12-06T03:32:00Z">
                  <w:rPr>
                    <w:rFonts w:ascii="Cambria Math" w:hAnsi="Cambria Math"/>
                    <w:i/>
                    <w:sz w:val="26"/>
                    <w:szCs w:val="26"/>
                  </w:rPr>
                </w:ins>
              </m:ctrlPr>
            </m:dPr>
            <m:e>
              <w:ins w:id="6948" w:author="The Si Tran" w:date="2012-12-06T03:32:00Z">
                <m:r>
                  <w:rPr>
                    <w:rFonts w:ascii="Cambria Math" w:hAnsi="Cambria Math"/>
                    <w:sz w:val="26"/>
                    <w:szCs w:val="26"/>
                  </w:rPr>
                  <m:t>t</m:t>
                </m:r>
              </w:ins>
            </m:e>
          </m:d>
          <w:ins w:id="6949" w:author="The Si Tran" w:date="2012-12-06T03:32:00Z">
            <m:r>
              <w:rPr>
                <w:rFonts w:ascii="Cambria Math" w:hAnsi="Cambria Math"/>
                <w:sz w:val="26"/>
                <w:szCs w:val="26"/>
              </w:rPr>
              <m:t>=-</m:t>
            </m:r>
          </w:ins>
          <w:ins w:id="6950" w:author="The Si Tran" w:date="2012-12-06T03:33:00Z">
            <m:r>
              <w:rPr>
                <w:rFonts w:ascii="Cambria Math" w:hAnsi="Cambria Math"/>
                <w:sz w:val="26"/>
                <w:szCs w:val="26"/>
              </w:rPr>
              <m:t>η</m:t>
            </m:r>
          </w:ins>
          <m:f>
            <m:fPr>
              <m:ctrlPr>
                <w:ins w:id="6951" w:author="The Si Tran" w:date="2012-12-06T03:33:00Z">
                  <w:rPr>
                    <w:rFonts w:ascii="Cambria Math" w:hAnsi="Cambria Math"/>
                    <w:i/>
                    <w:sz w:val="26"/>
                    <w:szCs w:val="26"/>
                  </w:rPr>
                </w:ins>
              </m:ctrlPr>
            </m:fPr>
            <m:num>
              <w:ins w:id="6952" w:author="The Si Tran" w:date="2012-12-06T03:33:00Z">
                <m:r>
                  <w:rPr>
                    <w:rFonts w:ascii="Cambria Math" w:hAnsi="Cambria Math"/>
                    <w:sz w:val="26"/>
                    <w:szCs w:val="26"/>
                  </w:rPr>
                  <m:t>∂E</m:t>
                </m:r>
              </w:ins>
            </m:num>
            <m:den>
              <w:ins w:id="6953" w:author="The Si Tran" w:date="2012-12-06T03:33:00Z">
                <m:r>
                  <w:rPr>
                    <w:rFonts w:ascii="Cambria Math" w:hAnsi="Cambria Math"/>
                    <w:sz w:val="26"/>
                    <w:szCs w:val="26"/>
                  </w:rPr>
                  <m:t>∂</m:t>
                </m:r>
              </w:ins>
              <m:sSub>
                <m:sSubPr>
                  <m:ctrlPr>
                    <w:ins w:id="6954" w:author="The Si Tran" w:date="2012-12-06T03:33:00Z">
                      <w:rPr>
                        <w:rFonts w:ascii="Cambria Math" w:hAnsi="Cambria Math"/>
                        <w:i/>
                        <w:sz w:val="26"/>
                        <w:szCs w:val="26"/>
                      </w:rPr>
                    </w:ins>
                  </m:ctrlPr>
                </m:sSubPr>
                <m:e>
                  <w:ins w:id="6955" w:author="The Si Tran" w:date="2012-12-06T03:33:00Z">
                    <m:r>
                      <w:rPr>
                        <w:rFonts w:ascii="Cambria Math" w:hAnsi="Cambria Math"/>
                        <w:sz w:val="26"/>
                        <w:szCs w:val="26"/>
                      </w:rPr>
                      <m:t>w</m:t>
                    </m:r>
                  </w:ins>
                </m:e>
                <m:sub>
                  <w:ins w:id="6956" w:author="The Si Tran" w:date="2012-12-06T03:33:00Z">
                    <m:r>
                      <w:rPr>
                        <w:rFonts w:ascii="Cambria Math" w:hAnsi="Cambria Math"/>
                        <w:sz w:val="26"/>
                        <w:szCs w:val="26"/>
                      </w:rPr>
                      <m:t>ij</m:t>
                    </m:r>
                  </w:ins>
                </m:sub>
              </m:sSub>
            </m:den>
          </m:f>
          <m:d>
            <m:dPr>
              <m:ctrlPr>
                <w:ins w:id="6957" w:author="The Si Tran" w:date="2012-12-06T03:33:00Z">
                  <w:rPr>
                    <w:rFonts w:ascii="Cambria Math" w:hAnsi="Cambria Math"/>
                    <w:i/>
                    <w:sz w:val="26"/>
                    <w:szCs w:val="26"/>
                  </w:rPr>
                </w:ins>
              </m:ctrlPr>
            </m:dPr>
            <m:e>
              <w:ins w:id="6958" w:author="The Si Tran" w:date="2012-12-06T03:33:00Z">
                <m:r>
                  <w:rPr>
                    <w:rFonts w:ascii="Cambria Math" w:hAnsi="Cambria Math"/>
                    <w:sz w:val="26"/>
                    <w:szCs w:val="26"/>
                  </w:rPr>
                  <m:t>t</m:t>
                </m:r>
              </w:ins>
            </m:e>
          </m:d>
          <w:ins w:id="6959" w:author="The Si Tran" w:date="2012-12-06T03:33:00Z">
            <m:r>
              <w:rPr>
                <w:rFonts w:ascii="Cambria Math" w:hAnsi="Cambria Math"/>
                <w:sz w:val="26"/>
                <w:szCs w:val="26"/>
              </w:rPr>
              <m:t>+μ*∆</m:t>
            </m:r>
          </w:ins>
          <m:sSub>
            <m:sSubPr>
              <m:ctrlPr>
                <w:ins w:id="6960" w:author="The Si Tran" w:date="2012-12-06T03:34:00Z">
                  <w:rPr>
                    <w:rFonts w:ascii="Cambria Math" w:hAnsi="Cambria Math"/>
                    <w:i/>
                    <w:sz w:val="26"/>
                    <w:szCs w:val="26"/>
                  </w:rPr>
                </w:ins>
              </m:ctrlPr>
            </m:sSubPr>
            <m:e>
              <w:ins w:id="6961" w:author="The Si Tran" w:date="2012-12-06T03:34:00Z">
                <m:r>
                  <w:rPr>
                    <w:rFonts w:ascii="Cambria Math" w:hAnsi="Cambria Math"/>
                    <w:sz w:val="26"/>
                    <w:szCs w:val="26"/>
                  </w:rPr>
                  <m:t>w</m:t>
                </m:r>
              </w:ins>
            </m:e>
            <m:sub>
              <w:ins w:id="6962" w:author="The Si Tran" w:date="2012-12-06T03:34:00Z">
                <m:r>
                  <w:rPr>
                    <w:rFonts w:ascii="Cambria Math" w:hAnsi="Cambria Math"/>
                    <w:sz w:val="26"/>
                    <w:szCs w:val="26"/>
                  </w:rPr>
                  <m:t>ij</m:t>
                </m:r>
              </w:ins>
            </m:sub>
          </m:sSub>
          <m:d>
            <m:dPr>
              <m:ctrlPr>
                <w:ins w:id="6963" w:author="The Si Tran" w:date="2012-12-06T03:34:00Z">
                  <w:rPr>
                    <w:rFonts w:ascii="Cambria Math" w:hAnsi="Cambria Math"/>
                    <w:i/>
                    <w:sz w:val="26"/>
                    <w:szCs w:val="26"/>
                  </w:rPr>
                </w:ins>
              </m:ctrlPr>
            </m:dPr>
            <m:e>
              <w:ins w:id="6964" w:author="The Si Tran" w:date="2012-12-06T03:34:00Z">
                <m:r>
                  <w:rPr>
                    <w:rFonts w:ascii="Cambria Math" w:hAnsi="Cambria Math"/>
                    <w:sz w:val="26"/>
                    <w:szCs w:val="26"/>
                  </w:rPr>
                  <m:t>t-1</m:t>
                </m:r>
              </w:ins>
            </m:e>
          </m:d>
          <w:ins w:id="6965"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6966"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7" type="#_x0000_t75" style="width:10.9pt;height:12.55pt" o:ole="">
            <v:imagedata r:id="rId273" o:title=""/>
          </v:shape>
          <o:OLEObject Type="Embed" ProgID="Equation.DSMT4" ShapeID="_x0000_i1137" DrawAspect="Content" ObjectID="_1417159135" r:id="rId274"/>
        </w:object>
      </w:r>
      <w:r w:rsidRPr="0049233F">
        <w:t xml:space="preserve">có tác dụng điều chỉnh mức độ ảnh hưởng của giá trị </w:t>
      </w:r>
      <w:r w:rsidRPr="00AF1345">
        <w:rPr>
          <w:position w:val="-14"/>
        </w:rPr>
        <w:object w:dxaOrig="999" w:dyaOrig="380" w14:anchorId="1C554B0E">
          <v:shape id="_x0000_i1138" type="#_x0000_t75" style="width:50.25pt;height:17.6pt" o:ole="">
            <v:imagedata r:id="rId275" o:title=""/>
          </v:shape>
          <o:OLEObject Type="Embed" ProgID="Equation.DSMT4" ShapeID="_x0000_i1138" DrawAspect="Content" ObjectID="_1417159136" r:id="rId276"/>
        </w:object>
      </w:r>
      <w:r w:rsidRPr="0049233F">
        <w:t xml:space="preserve">ở bước lặp trước lên giá trị </w:t>
      </w:r>
      <w:r w:rsidRPr="00AF1345">
        <w:rPr>
          <w:position w:val="-14"/>
        </w:rPr>
        <w:object w:dxaOrig="720" w:dyaOrig="380" w14:anchorId="0F2D06B2">
          <v:shape id="_x0000_i1139" type="#_x0000_t75" style="width:36.85pt;height:17.6pt" o:ole="">
            <v:imagedata r:id="rId277" o:title=""/>
          </v:shape>
          <o:OLEObject Type="Embed" ProgID="Equation.DSMT4" ShapeID="_x0000_i1139" DrawAspect="Content" ObjectID="_1417159137" r:id="rId278"/>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pPr>
        <w:rPr>
          <w:del w:id="6967" w:author="The Si Tran" w:date="2012-12-14T05:56:00Z"/>
        </w:rPr>
        <w:pPrChange w:id="6968"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6DCD6A4" w14:textId="10B9DDE1" w:rsidR="0088753F" w:rsidRPr="0049233F" w:rsidDel="005457E8" w:rsidRDefault="0088753F">
      <w:pPr>
        <w:rPr>
          <w:del w:id="6969" w:author="The Si Tran" w:date="2012-12-14T05:56:00Z"/>
        </w:rPr>
        <w:pPrChange w:id="6970" w:author="The Si Tran" w:date="2012-12-16T08:27:00Z">
          <w:pPr>
            <w:pStyle w:val="ListParagraph"/>
            <w:spacing w:after="0" w:line="360" w:lineRule="auto"/>
            <w:ind w:left="0" w:firstLine="720"/>
          </w:pPr>
        </w:pPrChange>
      </w:pPr>
    </w:p>
    <w:p w14:paraId="01231F6F" w14:textId="77777777" w:rsidR="0088753F" w:rsidRPr="0049233F" w:rsidDel="005457E8" w:rsidRDefault="0088753F">
      <w:pPr>
        <w:rPr>
          <w:del w:id="6971" w:author="The Si Tran" w:date="2012-12-14T05:56:00Z"/>
        </w:rPr>
        <w:pPrChange w:id="6972" w:author="The Si Tran" w:date="2012-12-16T08:27:00Z">
          <w:pPr>
            <w:pStyle w:val="ListParagraph"/>
            <w:spacing w:after="0" w:line="360" w:lineRule="auto"/>
            <w:ind w:left="0" w:firstLine="720"/>
          </w:pPr>
        </w:pPrChange>
      </w:pPr>
    </w:p>
    <w:p w14:paraId="3B7999BD" w14:textId="4B4E647D" w:rsidR="0088753F" w:rsidDel="005457E8" w:rsidRDefault="0088753F">
      <w:pPr>
        <w:rPr>
          <w:del w:id="6973" w:author="The Si Tran" w:date="2012-12-14T05:56:00Z"/>
        </w:rPr>
        <w:pPrChange w:id="6974" w:author="The Si Tran" w:date="2012-12-16T08:27:00Z">
          <w:pPr>
            <w:pStyle w:val="ListParagraph"/>
            <w:spacing w:after="0" w:line="360" w:lineRule="auto"/>
            <w:ind w:left="0" w:firstLine="720"/>
          </w:pPr>
        </w:pPrChange>
      </w:pPr>
    </w:p>
    <w:p w14:paraId="430BB087" w14:textId="77777777" w:rsidR="0088753F" w:rsidRPr="0049233F" w:rsidRDefault="0088753F">
      <w:pPr>
        <w:pPrChange w:id="6975"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6976"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6977"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6978"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6979"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6980"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0" type="#_x0000_t75" style="width:25.1pt;height:35.15pt" o:ole="">
                  <v:imagedata r:id="rId279" o:title=""/>
                </v:shape>
                <o:OLEObject Type="Embed" ProgID="Equation.DSMT4" ShapeID="_x0000_i1140" DrawAspect="Content" ObjectID="_1417159138" r:id="rId280"/>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6981" w:author="The Si Tran" w:date="2012-12-05T23:02:00Z">
                  <w:rPr>
                    <w:rFonts w:ascii="Times New Roman" w:hAnsi="Times New Roman"/>
                    <w:i/>
                    <w:position w:val="-32"/>
                    <w:sz w:val="26"/>
                    <w:szCs w:val="26"/>
                  </w:rPr>
                </w:rPrChange>
              </w:rPr>
              <w:object w:dxaOrig="520" w:dyaOrig="700" w14:anchorId="724B0E0A">
                <v:shape id="_x0000_i1141" type="#_x0000_t75" style="width:25.1pt;height:35.15pt" o:ole="">
                  <v:imagedata r:id="rId281" o:title=""/>
                </v:shape>
                <o:OLEObject Type="Embed" ProgID="Equation.DSMT4" ShapeID="_x0000_i1141" DrawAspect="Content" ObjectID="_1417159139" r:id="rId282"/>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6982" w:author="The Si Tran" w:date="2012-12-05T23:02:00Z">
                  <w:rPr>
                    <w:rFonts w:ascii="Times New Roman" w:hAnsi="Times New Roman"/>
                    <w:i/>
                    <w:position w:val="-32"/>
                    <w:sz w:val="26"/>
                    <w:szCs w:val="26"/>
                  </w:rPr>
                </w:rPrChange>
              </w:rPr>
              <w:object w:dxaOrig="3400" w:dyaOrig="700" w14:anchorId="4466983C">
                <v:shape id="_x0000_i1142" type="#_x0000_t75" style="width:169.1pt;height:35.15pt" o:ole="">
                  <v:imagedata r:id="rId283" o:title=""/>
                </v:shape>
                <o:OLEObject Type="Embed" ProgID="Equation.DSMT4" ShapeID="_x0000_i1142" DrawAspect="Content" ObjectID="_1417159140" r:id="rId284"/>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6983" w:author="The Si Tran" w:date="2012-12-05T23:02:00Z">
                  <w:rPr>
                    <w:rFonts w:ascii="Times New Roman" w:hAnsi="Times New Roman"/>
                    <w:i/>
                    <w:position w:val="-14"/>
                    <w:sz w:val="26"/>
                    <w:szCs w:val="26"/>
                  </w:rPr>
                </w:rPrChange>
              </w:rPr>
              <w:object w:dxaOrig="2480" w:dyaOrig="380" w14:anchorId="2EEB005A">
                <v:shape id="_x0000_i1143" type="#_x0000_t75" style="width:123.9pt;height:17.6pt" o:ole="">
                  <v:imagedata r:id="rId285" o:title=""/>
                </v:shape>
                <o:OLEObject Type="Embed" ProgID="Equation.DSMT4" ShapeID="_x0000_i1143" DrawAspect="Content" ObjectID="_1417159141" r:id="rId286"/>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jc w:val="center"/>
        <w:rPr>
          <w:ins w:id="6984" w:author="The Si Tran" w:date="2012-12-11T23:37:00Z"/>
          <w:b w:val="0"/>
        </w:rPr>
        <w:pPrChange w:id="6985" w:author="The Si Tran" w:date="2012-12-11T23:37:00Z">
          <w:pPr>
            <w:pStyle w:val="Caption"/>
            <w:ind w:left="2160" w:firstLine="720"/>
          </w:pPr>
        </w:pPrChange>
      </w:pPr>
      <w:bookmarkStart w:id="6986" w:name="_Toc327348217"/>
      <w:bookmarkStart w:id="6987" w:name="_Toc343029967"/>
      <w:bookmarkStart w:id="6988" w:name="_Toc343415612"/>
      <w:r w:rsidRPr="0049233F">
        <w:lastRenderedPageBreak/>
        <w:t>Hình</w:t>
      </w:r>
      <w:ins w:id="6989" w:author="The Si Tran" w:date="2012-12-11T23:36:00Z">
        <w:r w:rsidR="002400FD">
          <w:t xml:space="preserve"> 4.8</w:t>
        </w:r>
      </w:ins>
      <w:del w:id="6990"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991"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992"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6993" w:author="The Si Tran" w:date="2012-12-11T23:37:00Z">
            <w:rPr/>
          </w:rPrChange>
        </w:rPr>
        <w:t>Giải thuật lan truyền ngược</w:t>
      </w:r>
      <w:bookmarkEnd w:id="6986"/>
      <w:bookmarkEnd w:id="6987"/>
      <w:bookmarkEnd w:id="6988"/>
    </w:p>
    <w:p w14:paraId="6BC77435" w14:textId="77777777" w:rsidR="002400FD" w:rsidRPr="002400FD" w:rsidRDefault="002400FD">
      <w:pPr>
        <w:pStyle w:val="Hinh"/>
        <w:jc w:val="center"/>
        <w:rPr>
          <w:b w:val="0"/>
          <w:rPrChange w:id="6994" w:author="The Si Tran" w:date="2012-12-11T23:37:00Z">
            <w:rPr/>
          </w:rPrChange>
        </w:rPr>
        <w:pPrChange w:id="6995" w:author="The Si Tran" w:date="2012-12-11T23:37:00Z">
          <w:pPr>
            <w:pStyle w:val="Caption"/>
            <w:ind w:left="2160" w:firstLine="720"/>
          </w:pPr>
        </w:pPrChange>
      </w:pPr>
    </w:p>
    <w:p w14:paraId="5DC1FB62" w14:textId="77777777" w:rsidR="0088753F" w:rsidRPr="0049233F" w:rsidDel="00334CAD" w:rsidRDefault="0088753F">
      <w:pPr>
        <w:rPr>
          <w:del w:id="6996" w:author="The Si Tran" w:date="2012-12-16T08:28:00Z"/>
        </w:rPr>
        <w:pPrChange w:id="6997"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6998" w:author="The Si Tran" w:date="2012-12-16T08:28:00Z">
          <w:pPr>
            <w:spacing w:before="0"/>
            <w:ind w:firstLine="720"/>
          </w:pPr>
        </w:pPrChange>
      </w:pPr>
    </w:p>
    <w:p w14:paraId="22CC9BD4" w14:textId="699F67BE" w:rsidR="0088753F" w:rsidRPr="0049233F" w:rsidRDefault="0088753F" w:rsidP="0088753F">
      <w:pPr>
        <w:pStyle w:val="Heading3"/>
      </w:pPr>
      <w:bookmarkStart w:id="6999" w:name="_Toc327348175"/>
      <w:bookmarkStart w:id="7000" w:name="_Toc343415527"/>
      <w:r w:rsidRPr="0049233F">
        <w:t>Giải thuật RPROP</w:t>
      </w:r>
      <w:bookmarkEnd w:id="6999"/>
      <w:bookmarkEnd w:id="7000"/>
    </w:p>
    <w:p w14:paraId="1E82DD5F" w14:textId="12F603D8" w:rsidR="0088753F" w:rsidRPr="0049233F" w:rsidRDefault="0088753F">
      <w:pPr>
        <w:pPrChange w:id="7001" w:author="The Si Tran" w:date="2012-12-16T08:28:00Z">
          <w:pPr>
            <w:spacing w:before="0"/>
            <w:ind w:firstLine="720"/>
          </w:pPr>
        </w:pPrChange>
      </w:pPr>
      <w:r w:rsidRPr="0049233F">
        <w:t>Giải thuật lan truyền ngược gặp một vấn đề ở chỗ giá trị cập nhập trọng số (</w:t>
      </w:r>
      <w:r w:rsidRPr="00AF1345">
        <w:rPr>
          <w:position w:val="-14"/>
        </w:rPr>
        <w:object w:dxaOrig="720" w:dyaOrig="380" w14:anchorId="08794C46">
          <v:shape id="_x0000_i1144" type="#_x0000_t75" style="width:36.85pt;height:17.6pt" o:ole="">
            <v:imagedata r:id="rId287" o:title=""/>
          </v:shape>
          <o:OLEObject Type="Embed" ProgID="Equation.DSMT4" ShapeID="_x0000_i1144" DrawAspect="Content" ObjectID="_1417159142" r:id="rId288"/>
        </w:object>
      </w:r>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002"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003" w:author="The Si Tran" w:date="2012-12-06T03:35:00Z"/>
        </w:rPr>
        <w:pPrChange w:id="7004" w:author="The Si Tran" w:date="2012-12-16T08:28:00Z">
          <w:pPr>
            <w:spacing w:before="0"/>
            <w:ind w:firstLine="720"/>
          </w:pPr>
        </w:pPrChange>
      </w:pPr>
      <w:ins w:id="7005" w:author="The Si Tran" w:date="2012-12-14T05:57:00Z">
        <w:r w:rsidRPr="00097101">
          <w:rPr>
            <w:noProof/>
            <w:rPrChange w:id="7006" w:author="Unknown">
              <w:rPr>
                <w:noProof/>
              </w:rPr>
            </w:rPrChange>
          </w:rPr>
          <w:lastRenderedPageBreak/>
          <mc:AlternateContent>
            <mc:Choice Requires="wps">
              <w:drawing>
                <wp:anchor distT="0" distB="0" distL="114300" distR="114300" simplePos="0" relativeHeight="251694080" behindDoc="0" locked="0" layoutInCell="1" allowOverlap="1" wp14:anchorId="6AFED96D" wp14:editId="4C40E7E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537CF3" w:rsidRDefault="00537CF3">
                              <w:pPr>
                                <w:pStyle w:val="EquationIndex"/>
                                <w:pPrChange w:id="7007" w:author="The Si Tran" w:date="2012-12-16T08:28:00Z">
                                  <w:pPr/>
                                </w:pPrChange>
                              </w:pPr>
                              <w:ins w:id="7008" w:author="The Si Tran" w:date="2012-12-06T02:41:00Z">
                                <w:r>
                                  <w:t>(4.</w:t>
                                </w:r>
                              </w:ins>
                              <w:ins w:id="7009" w:author="The Si Tran" w:date="2012-12-06T02:44:00Z">
                                <w:r>
                                  <w:t>15</w:t>
                                </w:r>
                              </w:ins>
                              <w:ins w:id="701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105" type="#_x0000_t202" style="position:absolute;left:0;text-align:left;margin-left:406.4pt;margin-top:188.6pt;width:46.85pt;height:2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Bc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6b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CMrDBc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537CF3" w:rsidRDefault="00537CF3">
                        <w:pPr>
                          <w:pStyle w:val="EquationIndex"/>
                          <w:pPrChange w:id="7011" w:author="The Si Tran" w:date="2012-12-16T08:28:00Z">
                            <w:pPr/>
                          </w:pPrChange>
                        </w:pPr>
                        <w:ins w:id="7012" w:author="The Si Tran" w:date="2012-12-06T02:41:00Z">
                          <w:r>
                            <w:t>(4.</w:t>
                          </w:r>
                        </w:ins>
                        <w:ins w:id="7013" w:author="The Si Tran" w:date="2012-12-06T02:44:00Z">
                          <w:r>
                            <w:t>15</w:t>
                          </w:r>
                        </w:ins>
                        <w:ins w:id="7014"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5" type="#_x0000_t75" style="width:16.75pt;height:17.6pt" o:ole="">
            <v:imagedata r:id="rId289" o:title=""/>
          </v:shape>
          <o:OLEObject Type="Embed" ProgID="Equation.DSMT4" ShapeID="_x0000_i1145" DrawAspect="Content" ObjectID="_1417159143" r:id="rId290"/>
        </w:object>
      </w:r>
      <w:r w:rsidR="0088753F" w:rsidRPr="0049233F">
        <w:t xml:space="preserve">chỉ phụ thuộc vào dấu của </w:t>
      </w:r>
      <w:r w:rsidR="0088753F" w:rsidRPr="00AF1345">
        <w:rPr>
          <w:position w:val="-32"/>
        </w:rPr>
        <w:object w:dxaOrig="480" w:dyaOrig="700" w14:anchorId="4B84F86B">
          <v:shape id="_x0000_i1146" type="#_x0000_t75" style="width:24.3pt;height:35.15pt" o:ole="">
            <v:imagedata r:id="rId291" o:title=""/>
          </v:shape>
          <o:OLEObject Type="Embed" ProgID="Equation.DSMT4" ShapeID="_x0000_i1146" DrawAspect="Content" ObjectID="_1417159144" r:id="rId292"/>
        </w:object>
      </w:r>
      <w:r w:rsidR="0088753F" w:rsidRPr="0049233F">
        <w:t>. Giá trị này được cập nhập trong quá trình học theo quy luật sau:</w:t>
      </w:r>
    </w:p>
    <w:p w14:paraId="327B0C45" w14:textId="0C2BE980" w:rsidR="003B3962" w:rsidRPr="006B6122" w:rsidDel="00E40F7B" w:rsidRDefault="00537CF3">
      <w:pPr>
        <w:spacing w:before="0"/>
        <w:ind w:left="720" w:firstLine="720"/>
        <w:rPr>
          <w:del w:id="7015" w:author="The Si Tran" w:date="2012-12-06T03:40:00Z"/>
          <w:szCs w:val="26"/>
        </w:rPr>
        <w:pPrChange w:id="7016" w:author="The Si Tran" w:date="2012-12-14T06:18:00Z">
          <w:pPr>
            <w:spacing w:before="0"/>
            <w:ind w:firstLine="720"/>
          </w:pPr>
        </w:pPrChange>
      </w:pPr>
      <m:oMathPara>
        <m:oMathParaPr>
          <m:jc m:val="left"/>
        </m:oMathParaPr>
        <m:oMath>
          <m:sSubSup>
            <m:sSubSupPr>
              <m:ctrlPr>
                <w:ins w:id="7017" w:author="The Si Tran" w:date="2012-12-06T03:36:00Z">
                  <w:rPr>
                    <w:rFonts w:ascii="Cambria Math" w:hAnsi="Cambria Math"/>
                    <w:i/>
                    <w:szCs w:val="26"/>
                  </w:rPr>
                </w:ins>
              </m:ctrlPr>
            </m:sSubSupPr>
            <m:e>
              <w:ins w:id="7018" w:author="The Si Tran" w:date="2012-12-06T03:36:00Z">
                <m:r>
                  <w:rPr>
                    <w:rFonts w:ascii="Cambria Math" w:hAnsi="Cambria Math"/>
                    <w:szCs w:val="26"/>
                  </w:rPr>
                  <m:t>∆</m:t>
                </m:r>
              </w:ins>
            </m:e>
            <m:sub>
              <w:ins w:id="7019" w:author="The Si Tran" w:date="2012-12-06T03:36:00Z">
                <m:r>
                  <w:rPr>
                    <w:rFonts w:ascii="Cambria Math" w:hAnsi="Cambria Math"/>
                    <w:szCs w:val="26"/>
                  </w:rPr>
                  <m:t>ij</m:t>
                </m:r>
              </w:ins>
            </m:sub>
            <m:sup>
              <w:ins w:id="7020" w:author="The Si Tran" w:date="2012-12-06T03:36:00Z">
                <m:r>
                  <w:rPr>
                    <w:rFonts w:ascii="Cambria Math" w:hAnsi="Cambria Math"/>
                    <w:szCs w:val="26"/>
                  </w:rPr>
                  <m:t>(t)</m:t>
                </m:r>
              </w:ins>
            </m:sup>
          </m:sSubSup>
          <w:ins w:id="7021" w:author="The Si Tran" w:date="2012-12-06T03:36:00Z">
            <m:r>
              <w:rPr>
                <w:rFonts w:ascii="Cambria Math" w:hAnsi="Cambria Math"/>
                <w:szCs w:val="26"/>
              </w:rPr>
              <m:t>=</m:t>
            </m:r>
          </w:ins>
          <m:d>
            <m:dPr>
              <m:begChr m:val="{"/>
              <m:endChr m:val=""/>
              <m:ctrlPr>
                <w:ins w:id="7022" w:author="The Si Tran" w:date="2012-12-06T03:38:00Z">
                  <w:rPr>
                    <w:rFonts w:ascii="Cambria Math" w:hAnsi="Cambria Math"/>
                    <w:i/>
                    <w:szCs w:val="26"/>
                  </w:rPr>
                </w:ins>
              </m:ctrlPr>
            </m:dPr>
            <m:e>
              <m:eqArr>
                <m:eqArrPr>
                  <m:ctrlPr>
                    <w:ins w:id="7023" w:author="The Si Tran" w:date="2012-12-06T03:38:00Z">
                      <w:rPr>
                        <w:rFonts w:ascii="Cambria Math" w:hAnsi="Cambria Math"/>
                        <w:i/>
                        <w:szCs w:val="26"/>
                      </w:rPr>
                    </w:ins>
                  </m:ctrlPr>
                </m:eqArrPr>
                <m:e>
                  <m:sSup>
                    <m:sSupPr>
                      <m:ctrlPr>
                        <w:ins w:id="7024" w:author="The Si Tran" w:date="2012-12-06T03:38:00Z">
                          <w:rPr>
                            <w:rFonts w:ascii="Cambria Math" w:hAnsi="Cambria Math"/>
                            <w:i/>
                            <w:szCs w:val="26"/>
                          </w:rPr>
                        </w:ins>
                      </m:ctrlPr>
                    </m:sSupPr>
                    <m:e>
                      <w:ins w:id="7025" w:author="The Si Tran" w:date="2012-12-06T03:38:00Z">
                        <m:r>
                          <w:rPr>
                            <w:rFonts w:ascii="Cambria Math" w:hAnsi="Cambria Math"/>
                            <w:szCs w:val="26"/>
                          </w:rPr>
                          <m:t>η</m:t>
                        </m:r>
                      </w:ins>
                    </m:e>
                    <m:sup>
                      <w:ins w:id="7026" w:author="The Si Tran" w:date="2012-12-06T03:38:00Z">
                        <m:r>
                          <w:rPr>
                            <w:rFonts w:ascii="Cambria Math" w:hAnsi="Cambria Math"/>
                            <w:szCs w:val="26"/>
                          </w:rPr>
                          <m:t>+</m:t>
                        </m:r>
                      </w:ins>
                    </m:sup>
                  </m:sSup>
                  <w:ins w:id="7027" w:author="The Si Tran" w:date="2012-12-06T03:38:00Z">
                    <m:r>
                      <w:rPr>
                        <w:rFonts w:ascii="Cambria Math" w:hAnsi="Cambria Math"/>
                        <w:szCs w:val="26"/>
                      </w:rPr>
                      <m:t>*</m:t>
                    </m:r>
                  </w:ins>
                  <m:sSubSup>
                    <m:sSubSupPr>
                      <m:ctrlPr>
                        <w:ins w:id="7028" w:author="The Si Tran" w:date="2012-12-06T03:38:00Z">
                          <w:rPr>
                            <w:rFonts w:ascii="Cambria Math" w:hAnsi="Cambria Math"/>
                            <w:i/>
                            <w:szCs w:val="26"/>
                          </w:rPr>
                        </w:ins>
                      </m:ctrlPr>
                    </m:sSubSupPr>
                    <m:e>
                      <w:ins w:id="7029" w:author="The Si Tran" w:date="2012-12-06T03:38:00Z">
                        <m:r>
                          <w:rPr>
                            <w:rFonts w:ascii="Cambria Math" w:hAnsi="Cambria Math"/>
                            <w:szCs w:val="26"/>
                          </w:rPr>
                          <m:t>∆</m:t>
                        </m:r>
                      </w:ins>
                    </m:e>
                    <m:sub>
                      <w:ins w:id="7030" w:author="The Si Tran" w:date="2012-12-06T03:38:00Z">
                        <m:r>
                          <w:rPr>
                            <w:rFonts w:ascii="Cambria Math" w:hAnsi="Cambria Math"/>
                            <w:szCs w:val="26"/>
                          </w:rPr>
                          <m:t>ij</m:t>
                        </m:r>
                      </w:ins>
                    </m:sub>
                    <m:sup>
                      <m:d>
                        <m:dPr>
                          <m:ctrlPr>
                            <w:ins w:id="7031" w:author="The Si Tran" w:date="2012-12-06T03:38:00Z">
                              <w:rPr>
                                <w:rFonts w:ascii="Cambria Math" w:hAnsi="Cambria Math"/>
                                <w:i/>
                                <w:szCs w:val="26"/>
                              </w:rPr>
                            </w:ins>
                          </m:ctrlPr>
                        </m:dPr>
                        <m:e>
                          <w:ins w:id="7032" w:author="The Si Tran" w:date="2012-12-06T03:38:00Z">
                            <m:r>
                              <w:rPr>
                                <w:rFonts w:ascii="Cambria Math" w:hAnsi="Cambria Math"/>
                                <w:szCs w:val="26"/>
                              </w:rPr>
                              <m:t>t</m:t>
                            </m:r>
                          </w:ins>
                        </m:e>
                      </m:d>
                    </m:sup>
                  </m:sSubSup>
                  <w:ins w:id="7033" w:author="The Si Tran" w:date="2012-12-06T03:38:00Z">
                    <m:r>
                      <w:rPr>
                        <w:rFonts w:ascii="Cambria Math" w:hAnsi="Cambria Math"/>
                        <w:szCs w:val="26"/>
                      </w:rPr>
                      <m:t>, if</m:t>
                    </m:r>
                  </w:ins>
                  <w:ins w:id="7034" w:author="The Si Tran" w:date="2012-12-06T03:39:00Z">
                    <m:r>
                      <w:rPr>
                        <w:rFonts w:ascii="Cambria Math" w:hAnsi="Cambria Math"/>
                        <w:szCs w:val="26"/>
                      </w:rPr>
                      <m:t xml:space="preserve"> </m:t>
                    </m:r>
                  </w:ins>
                  <m:f>
                    <m:fPr>
                      <m:ctrlPr>
                        <w:ins w:id="7035" w:author="The Si Tran" w:date="2012-12-06T03:39:00Z">
                          <w:rPr>
                            <w:rFonts w:ascii="Cambria Math" w:hAnsi="Cambria Math"/>
                            <w:i/>
                            <w:szCs w:val="26"/>
                          </w:rPr>
                        </w:ins>
                      </m:ctrlPr>
                    </m:fPr>
                    <m:num>
                      <w:ins w:id="7036" w:author="The Si Tran" w:date="2012-12-06T03:39:00Z">
                        <m:r>
                          <w:rPr>
                            <w:rFonts w:ascii="Cambria Math" w:hAnsi="Cambria Math"/>
                            <w:szCs w:val="26"/>
                          </w:rPr>
                          <m:t>∂</m:t>
                        </m:r>
                      </w:ins>
                      <m:sSup>
                        <m:sSupPr>
                          <m:ctrlPr>
                            <w:ins w:id="7037" w:author="The Si Tran" w:date="2012-12-06T03:39:00Z">
                              <w:rPr>
                                <w:rFonts w:ascii="Cambria Math" w:hAnsi="Cambria Math"/>
                                <w:i/>
                                <w:szCs w:val="26"/>
                              </w:rPr>
                            </w:ins>
                          </m:ctrlPr>
                        </m:sSupPr>
                        <m:e>
                          <w:ins w:id="7038" w:author="The Si Tran" w:date="2012-12-06T03:39:00Z">
                            <m:r>
                              <w:rPr>
                                <w:rFonts w:ascii="Cambria Math" w:hAnsi="Cambria Math"/>
                                <w:szCs w:val="26"/>
                              </w:rPr>
                              <m:t>E</m:t>
                            </m:r>
                          </w:ins>
                        </m:e>
                        <m:sup>
                          <m:d>
                            <m:dPr>
                              <m:ctrlPr>
                                <w:ins w:id="7039" w:author="The Si Tran" w:date="2012-12-06T03:39:00Z">
                                  <w:rPr>
                                    <w:rFonts w:ascii="Cambria Math" w:hAnsi="Cambria Math"/>
                                    <w:i/>
                                    <w:szCs w:val="26"/>
                                  </w:rPr>
                                </w:ins>
                              </m:ctrlPr>
                            </m:dPr>
                            <m:e>
                              <w:ins w:id="7040" w:author="The Si Tran" w:date="2012-12-06T03:39:00Z">
                                <m:r>
                                  <w:rPr>
                                    <w:rFonts w:ascii="Cambria Math" w:hAnsi="Cambria Math"/>
                                    <w:szCs w:val="26"/>
                                  </w:rPr>
                                  <m:t>t-1</m:t>
                                </m:r>
                              </w:ins>
                            </m:e>
                          </m:d>
                        </m:sup>
                      </m:sSup>
                    </m:num>
                    <m:den>
                      <w:ins w:id="7041" w:author="The Si Tran" w:date="2012-12-06T03:39:00Z">
                        <m:r>
                          <w:rPr>
                            <w:rFonts w:ascii="Cambria Math" w:hAnsi="Cambria Math"/>
                            <w:szCs w:val="26"/>
                          </w:rPr>
                          <m:t>∂</m:t>
                        </m:r>
                      </w:ins>
                      <m:sSub>
                        <m:sSubPr>
                          <m:ctrlPr>
                            <w:ins w:id="7042" w:author="The Si Tran" w:date="2012-12-06T03:39:00Z">
                              <w:rPr>
                                <w:rFonts w:ascii="Cambria Math" w:hAnsi="Cambria Math"/>
                                <w:i/>
                                <w:szCs w:val="26"/>
                              </w:rPr>
                            </w:ins>
                          </m:ctrlPr>
                        </m:sSubPr>
                        <m:e>
                          <w:ins w:id="7043" w:author="The Si Tran" w:date="2012-12-06T03:39:00Z">
                            <m:r>
                              <w:rPr>
                                <w:rFonts w:ascii="Cambria Math" w:hAnsi="Cambria Math"/>
                                <w:szCs w:val="26"/>
                              </w:rPr>
                              <m:t>w</m:t>
                            </m:r>
                          </w:ins>
                        </m:e>
                        <m:sub>
                          <w:ins w:id="7044" w:author="The Si Tran" w:date="2012-12-06T03:39:00Z">
                            <m:r>
                              <w:rPr>
                                <w:rFonts w:ascii="Cambria Math" w:hAnsi="Cambria Math"/>
                                <w:szCs w:val="26"/>
                              </w:rPr>
                              <m:t>ij</m:t>
                            </m:r>
                          </w:ins>
                        </m:sub>
                      </m:sSub>
                    </m:den>
                  </m:f>
                  <w:ins w:id="7045" w:author="The Si Tran" w:date="2012-12-06T03:39:00Z">
                    <m:r>
                      <w:rPr>
                        <w:rFonts w:ascii="Cambria Math" w:hAnsi="Cambria Math"/>
                        <w:szCs w:val="26"/>
                      </w:rPr>
                      <m:t>*</m:t>
                    </m:r>
                  </w:ins>
                  <m:f>
                    <m:fPr>
                      <m:ctrlPr>
                        <w:ins w:id="7046" w:author="The Si Tran" w:date="2012-12-06T03:39:00Z">
                          <w:rPr>
                            <w:rFonts w:ascii="Cambria Math" w:hAnsi="Cambria Math"/>
                            <w:i/>
                            <w:szCs w:val="26"/>
                          </w:rPr>
                        </w:ins>
                      </m:ctrlPr>
                    </m:fPr>
                    <m:num>
                      <w:ins w:id="7047" w:author="The Si Tran" w:date="2012-12-06T03:39:00Z">
                        <m:r>
                          <w:rPr>
                            <w:rFonts w:ascii="Cambria Math" w:hAnsi="Cambria Math"/>
                            <w:szCs w:val="26"/>
                          </w:rPr>
                          <m:t>∂</m:t>
                        </m:r>
                      </w:ins>
                      <m:sSup>
                        <m:sSupPr>
                          <m:ctrlPr>
                            <w:ins w:id="7048" w:author="The Si Tran" w:date="2012-12-06T03:39:00Z">
                              <w:rPr>
                                <w:rFonts w:ascii="Cambria Math" w:hAnsi="Cambria Math"/>
                                <w:i/>
                                <w:szCs w:val="26"/>
                              </w:rPr>
                            </w:ins>
                          </m:ctrlPr>
                        </m:sSupPr>
                        <m:e>
                          <w:ins w:id="7049" w:author="The Si Tran" w:date="2012-12-06T03:39:00Z">
                            <m:r>
                              <w:rPr>
                                <w:rFonts w:ascii="Cambria Math" w:hAnsi="Cambria Math"/>
                                <w:szCs w:val="26"/>
                              </w:rPr>
                              <m:t>E</m:t>
                            </m:r>
                          </w:ins>
                        </m:e>
                        <m:sup>
                          <m:d>
                            <m:dPr>
                              <m:ctrlPr>
                                <w:ins w:id="7050" w:author="The Si Tran" w:date="2012-12-06T03:39:00Z">
                                  <w:rPr>
                                    <w:rFonts w:ascii="Cambria Math" w:hAnsi="Cambria Math"/>
                                    <w:i/>
                                    <w:szCs w:val="26"/>
                                  </w:rPr>
                                </w:ins>
                              </m:ctrlPr>
                            </m:dPr>
                            <m:e>
                              <w:ins w:id="7051" w:author="The Si Tran" w:date="2012-12-06T03:39:00Z">
                                <m:r>
                                  <w:rPr>
                                    <w:rFonts w:ascii="Cambria Math" w:hAnsi="Cambria Math"/>
                                    <w:szCs w:val="26"/>
                                  </w:rPr>
                                  <m:t>t</m:t>
                                </m:r>
                              </w:ins>
                            </m:e>
                          </m:d>
                        </m:sup>
                      </m:sSup>
                    </m:num>
                    <m:den>
                      <w:ins w:id="7052" w:author="The Si Tran" w:date="2012-12-06T03:39:00Z">
                        <m:r>
                          <w:rPr>
                            <w:rFonts w:ascii="Cambria Math" w:hAnsi="Cambria Math"/>
                            <w:szCs w:val="26"/>
                          </w:rPr>
                          <m:t>∂</m:t>
                        </m:r>
                      </w:ins>
                      <m:sSub>
                        <m:sSubPr>
                          <m:ctrlPr>
                            <w:ins w:id="7053" w:author="The Si Tran" w:date="2012-12-06T03:39:00Z">
                              <w:rPr>
                                <w:rFonts w:ascii="Cambria Math" w:hAnsi="Cambria Math"/>
                                <w:i/>
                                <w:szCs w:val="26"/>
                              </w:rPr>
                            </w:ins>
                          </m:ctrlPr>
                        </m:sSubPr>
                        <m:e>
                          <w:ins w:id="7054" w:author="The Si Tran" w:date="2012-12-06T03:39:00Z">
                            <m:r>
                              <w:rPr>
                                <w:rFonts w:ascii="Cambria Math" w:hAnsi="Cambria Math"/>
                                <w:szCs w:val="26"/>
                              </w:rPr>
                              <m:t>w</m:t>
                            </m:r>
                          </w:ins>
                        </m:e>
                        <m:sub>
                          <w:ins w:id="7055" w:author="The Si Tran" w:date="2012-12-06T03:39:00Z">
                            <m:r>
                              <w:rPr>
                                <w:rFonts w:ascii="Cambria Math" w:hAnsi="Cambria Math"/>
                                <w:szCs w:val="26"/>
                              </w:rPr>
                              <m:t>ij</m:t>
                            </m:r>
                          </w:ins>
                        </m:sub>
                      </m:sSub>
                    </m:den>
                  </m:f>
                  <w:ins w:id="7056" w:author="The Si Tran" w:date="2012-12-06T03:39:00Z">
                    <m:r>
                      <w:rPr>
                        <w:rFonts w:ascii="Cambria Math" w:hAnsi="Cambria Math"/>
                        <w:szCs w:val="26"/>
                      </w:rPr>
                      <m:t>&gt;0</m:t>
                    </m:r>
                  </w:ins>
                </m:e>
                <m:e>
                  <m:sSup>
                    <m:sSupPr>
                      <m:ctrlPr>
                        <w:ins w:id="7057" w:author="The Si Tran" w:date="2012-12-06T03:39:00Z">
                          <w:rPr>
                            <w:rFonts w:ascii="Cambria Math" w:hAnsi="Cambria Math"/>
                            <w:i/>
                            <w:szCs w:val="26"/>
                          </w:rPr>
                        </w:ins>
                      </m:ctrlPr>
                    </m:sSupPr>
                    <m:e>
                      <w:ins w:id="7058" w:author="The Si Tran" w:date="2012-12-06T03:39:00Z">
                        <m:r>
                          <w:rPr>
                            <w:rFonts w:ascii="Cambria Math" w:hAnsi="Cambria Math"/>
                            <w:szCs w:val="26"/>
                          </w:rPr>
                          <m:t>η</m:t>
                        </m:r>
                      </w:ins>
                    </m:e>
                    <m:sup>
                      <w:ins w:id="7059" w:author="The Si Tran" w:date="2012-12-06T03:39:00Z">
                        <m:r>
                          <w:rPr>
                            <w:rFonts w:ascii="Cambria Math" w:hAnsi="Cambria Math"/>
                            <w:szCs w:val="26"/>
                          </w:rPr>
                          <m:t>-</m:t>
                        </m:r>
                      </w:ins>
                    </m:sup>
                  </m:sSup>
                  <w:ins w:id="7060" w:author="The Si Tran" w:date="2012-12-06T03:39:00Z">
                    <m:r>
                      <w:rPr>
                        <w:rFonts w:ascii="Cambria Math" w:hAnsi="Cambria Math"/>
                        <w:szCs w:val="26"/>
                      </w:rPr>
                      <m:t>*</m:t>
                    </m:r>
                  </w:ins>
                  <m:sSubSup>
                    <m:sSubSupPr>
                      <m:ctrlPr>
                        <w:ins w:id="7061" w:author="The Si Tran" w:date="2012-12-06T03:39:00Z">
                          <w:rPr>
                            <w:rFonts w:ascii="Cambria Math" w:hAnsi="Cambria Math"/>
                            <w:i/>
                            <w:szCs w:val="26"/>
                          </w:rPr>
                        </w:ins>
                      </m:ctrlPr>
                    </m:sSubSupPr>
                    <m:e>
                      <w:ins w:id="7062" w:author="The Si Tran" w:date="2012-12-06T03:39:00Z">
                        <m:r>
                          <w:rPr>
                            <w:rFonts w:ascii="Cambria Math" w:hAnsi="Cambria Math"/>
                            <w:szCs w:val="26"/>
                          </w:rPr>
                          <m:t>∆</m:t>
                        </m:r>
                      </w:ins>
                    </m:e>
                    <m:sub>
                      <w:ins w:id="7063" w:author="The Si Tran" w:date="2012-12-06T03:39:00Z">
                        <m:r>
                          <w:rPr>
                            <w:rFonts w:ascii="Cambria Math" w:hAnsi="Cambria Math"/>
                            <w:szCs w:val="26"/>
                          </w:rPr>
                          <m:t>ij</m:t>
                        </m:r>
                      </w:ins>
                    </m:sub>
                    <m:sup>
                      <m:d>
                        <m:dPr>
                          <m:ctrlPr>
                            <w:ins w:id="7064" w:author="The Si Tran" w:date="2012-12-06T03:39:00Z">
                              <w:rPr>
                                <w:rFonts w:ascii="Cambria Math" w:hAnsi="Cambria Math"/>
                                <w:i/>
                                <w:szCs w:val="26"/>
                              </w:rPr>
                            </w:ins>
                          </m:ctrlPr>
                        </m:dPr>
                        <m:e>
                          <w:ins w:id="7065" w:author="The Si Tran" w:date="2012-12-06T03:39:00Z">
                            <m:r>
                              <w:rPr>
                                <w:rFonts w:ascii="Cambria Math" w:hAnsi="Cambria Math"/>
                                <w:szCs w:val="26"/>
                              </w:rPr>
                              <m:t>t</m:t>
                            </m:r>
                          </w:ins>
                        </m:e>
                      </m:d>
                    </m:sup>
                  </m:sSubSup>
                  <w:ins w:id="7066" w:author="The Si Tran" w:date="2012-12-06T03:39:00Z">
                    <m:r>
                      <w:rPr>
                        <w:rFonts w:ascii="Cambria Math" w:hAnsi="Cambria Math"/>
                        <w:szCs w:val="26"/>
                      </w:rPr>
                      <m:t xml:space="preserve">, if </m:t>
                    </m:r>
                  </w:ins>
                  <m:f>
                    <m:fPr>
                      <m:ctrlPr>
                        <w:ins w:id="7067" w:author="The Si Tran" w:date="2012-12-06T03:39:00Z">
                          <w:rPr>
                            <w:rFonts w:ascii="Cambria Math" w:hAnsi="Cambria Math"/>
                            <w:i/>
                            <w:szCs w:val="26"/>
                          </w:rPr>
                        </w:ins>
                      </m:ctrlPr>
                    </m:fPr>
                    <m:num>
                      <w:ins w:id="7068" w:author="The Si Tran" w:date="2012-12-06T03:39:00Z">
                        <m:r>
                          <w:rPr>
                            <w:rFonts w:ascii="Cambria Math" w:hAnsi="Cambria Math"/>
                            <w:szCs w:val="26"/>
                          </w:rPr>
                          <m:t>∂</m:t>
                        </m:r>
                      </w:ins>
                      <m:sSup>
                        <m:sSupPr>
                          <m:ctrlPr>
                            <w:ins w:id="7069" w:author="The Si Tran" w:date="2012-12-06T03:39:00Z">
                              <w:rPr>
                                <w:rFonts w:ascii="Cambria Math" w:hAnsi="Cambria Math"/>
                                <w:i/>
                                <w:szCs w:val="26"/>
                              </w:rPr>
                            </w:ins>
                          </m:ctrlPr>
                        </m:sSupPr>
                        <m:e>
                          <w:ins w:id="7070" w:author="The Si Tran" w:date="2012-12-06T03:39:00Z">
                            <m:r>
                              <w:rPr>
                                <w:rFonts w:ascii="Cambria Math" w:hAnsi="Cambria Math"/>
                                <w:szCs w:val="26"/>
                              </w:rPr>
                              <m:t>E</m:t>
                            </m:r>
                          </w:ins>
                        </m:e>
                        <m:sup>
                          <m:d>
                            <m:dPr>
                              <m:ctrlPr>
                                <w:ins w:id="7071" w:author="The Si Tran" w:date="2012-12-06T03:39:00Z">
                                  <w:rPr>
                                    <w:rFonts w:ascii="Cambria Math" w:hAnsi="Cambria Math"/>
                                    <w:i/>
                                    <w:szCs w:val="26"/>
                                  </w:rPr>
                                </w:ins>
                              </m:ctrlPr>
                            </m:dPr>
                            <m:e>
                              <w:ins w:id="7072" w:author="The Si Tran" w:date="2012-12-06T03:39:00Z">
                                <m:r>
                                  <w:rPr>
                                    <w:rFonts w:ascii="Cambria Math" w:hAnsi="Cambria Math"/>
                                    <w:szCs w:val="26"/>
                                  </w:rPr>
                                  <m:t>t-1</m:t>
                                </m:r>
                              </w:ins>
                            </m:e>
                          </m:d>
                        </m:sup>
                      </m:sSup>
                    </m:num>
                    <m:den>
                      <w:ins w:id="7073" w:author="The Si Tran" w:date="2012-12-06T03:39:00Z">
                        <m:r>
                          <w:rPr>
                            <w:rFonts w:ascii="Cambria Math" w:hAnsi="Cambria Math"/>
                            <w:szCs w:val="26"/>
                          </w:rPr>
                          <m:t>∂</m:t>
                        </m:r>
                      </w:ins>
                      <m:sSub>
                        <m:sSubPr>
                          <m:ctrlPr>
                            <w:ins w:id="7074" w:author="The Si Tran" w:date="2012-12-06T03:39:00Z">
                              <w:rPr>
                                <w:rFonts w:ascii="Cambria Math" w:hAnsi="Cambria Math"/>
                                <w:i/>
                                <w:szCs w:val="26"/>
                              </w:rPr>
                            </w:ins>
                          </m:ctrlPr>
                        </m:sSubPr>
                        <m:e>
                          <w:ins w:id="7075" w:author="The Si Tran" w:date="2012-12-06T03:39:00Z">
                            <m:r>
                              <w:rPr>
                                <w:rFonts w:ascii="Cambria Math" w:hAnsi="Cambria Math"/>
                                <w:szCs w:val="26"/>
                              </w:rPr>
                              <m:t>w</m:t>
                            </m:r>
                          </w:ins>
                        </m:e>
                        <m:sub>
                          <w:ins w:id="7076" w:author="The Si Tran" w:date="2012-12-06T03:39:00Z">
                            <m:r>
                              <w:rPr>
                                <w:rFonts w:ascii="Cambria Math" w:hAnsi="Cambria Math"/>
                                <w:szCs w:val="26"/>
                              </w:rPr>
                              <m:t>ij</m:t>
                            </m:r>
                          </w:ins>
                        </m:sub>
                      </m:sSub>
                    </m:den>
                  </m:f>
                  <w:ins w:id="7077" w:author="The Si Tran" w:date="2012-12-06T03:39:00Z">
                    <m:r>
                      <w:rPr>
                        <w:rFonts w:ascii="Cambria Math" w:hAnsi="Cambria Math"/>
                        <w:szCs w:val="26"/>
                      </w:rPr>
                      <m:t>*</m:t>
                    </m:r>
                  </w:ins>
                  <m:f>
                    <m:fPr>
                      <m:ctrlPr>
                        <w:ins w:id="7078" w:author="The Si Tran" w:date="2012-12-06T03:39:00Z">
                          <w:rPr>
                            <w:rFonts w:ascii="Cambria Math" w:hAnsi="Cambria Math"/>
                            <w:i/>
                            <w:szCs w:val="26"/>
                          </w:rPr>
                        </w:ins>
                      </m:ctrlPr>
                    </m:fPr>
                    <m:num>
                      <w:ins w:id="7079" w:author="The Si Tran" w:date="2012-12-06T03:39:00Z">
                        <m:r>
                          <w:rPr>
                            <w:rFonts w:ascii="Cambria Math" w:hAnsi="Cambria Math"/>
                            <w:szCs w:val="26"/>
                          </w:rPr>
                          <m:t>∂</m:t>
                        </m:r>
                      </w:ins>
                      <m:sSup>
                        <m:sSupPr>
                          <m:ctrlPr>
                            <w:ins w:id="7080" w:author="The Si Tran" w:date="2012-12-06T03:39:00Z">
                              <w:rPr>
                                <w:rFonts w:ascii="Cambria Math" w:hAnsi="Cambria Math"/>
                                <w:i/>
                                <w:szCs w:val="26"/>
                              </w:rPr>
                            </w:ins>
                          </m:ctrlPr>
                        </m:sSupPr>
                        <m:e>
                          <w:ins w:id="7081" w:author="The Si Tran" w:date="2012-12-06T03:39:00Z">
                            <m:r>
                              <w:rPr>
                                <w:rFonts w:ascii="Cambria Math" w:hAnsi="Cambria Math"/>
                                <w:szCs w:val="26"/>
                              </w:rPr>
                              <m:t>E</m:t>
                            </m:r>
                          </w:ins>
                        </m:e>
                        <m:sup>
                          <m:d>
                            <m:dPr>
                              <m:ctrlPr>
                                <w:ins w:id="7082" w:author="The Si Tran" w:date="2012-12-06T03:39:00Z">
                                  <w:rPr>
                                    <w:rFonts w:ascii="Cambria Math" w:hAnsi="Cambria Math"/>
                                    <w:i/>
                                    <w:szCs w:val="26"/>
                                  </w:rPr>
                                </w:ins>
                              </m:ctrlPr>
                            </m:dPr>
                            <m:e>
                              <w:ins w:id="7083" w:author="The Si Tran" w:date="2012-12-06T03:39:00Z">
                                <m:r>
                                  <w:rPr>
                                    <w:rFonts w:ascii="Cambria Math" w:hAnsi="Cambria Math"/>
                                    <w:szCs w:val="26"/>
                                  </w:rPr>
                                  <m:t>t</m:t>
                                </m:r>
                              </w:ins>
                            </m:e>
                          </m:d>
                        </m:sup>
                      </m:sSup>
                    </m:num>
                    <m:den>
                      <w:ins w:id="7084" w:author="The Si Tran" w:date="2012-12-06T03:39:00Z">
                        <m:r>
                          <w:rPr>
                            <w:rFonts w:ascii="Cambria Math" w:hAnsi="Cambria Math"/>
                            <w:szCs w:val="26"/>
                          </w:rPr>
                          <m:t>∂</m:t>
                        </m:r>
                      </w:ins>
                      <m:sSub>
                        <m:sSubPr>
                          <m:ctrlPr>
                            <w:ins w:id="7085" w:author="The Si Tran" w:date="2012-12-06T03:39:00Z">
                              <w:rPr>
                                <w:rFonts w:ascii="Cambria Math" w:hAnsi="Cambria Math"/>
                                <w:i/>
                                <w:szCs w:val="26"/>
                              </w:rPr>
                            </w:ins>
                          </m:ctrlPr>
                        </m:sSubPr>
                        <m:e>
                          <w:ins w:id="7086" w:author="The Si Tran" w:date="2012-12-06T03:39:00Z">
                            <m:r>
                              <w:rPr>
                                <w:rFonts w:ascii="Cambria Math" w:hAnsi="Cambria Math"/>
                                <w:szCs w:val="26"/>
                              </w:rPr>
                              <m:t>w</m:t>
                            </m:r>
                          </w:ins>
                        </m:e>
                        <m:sub>
                          <w:ins w:id="7087" w:author="The Si Tran" w:date="2012-12-06T03:39:00Z">
                            <m:r>
                              <w:rPr>
                                <w:rFonts w:ascii="Cambria Math" w:hAnsi="Cambria Math"/>
                                <w:szCs w:val="26"/>
                              </w:rPr>
                              <m:t>ij</m:t>
                            </m:r>
                          </w:ins>
                        </m:sub>
                      </m:sSub>
                    </m:den>
                  </m:f>
                  <w:ins w:id="7088" w:author="The Si Tran" w:date="2012-12-06T03:39:00Z">
                    <m:r>
                      <w:rPr>
                        <w:rFonts w:ascii="Cambria Math" w:hAnsi="Cambria Math"/>
                        <w:szCs w:val="26"/>
                      </w:rPr>
                      <m:t>&lt;0</m:t>
                    </m:r>
                  </w:ins>
                </m:e>
                <m:e>
                  <m:sSubSup>
                    <m:sSubSupPr>
                      <m:ctrlPr>
                        <w:ins w:id="7089" w:author="The Si Tran" w:date="2012-12-06T03:40:00Z">
                          <w:rPr>
                            <w:rFonts w:ascii="Cambria Math" w:hAnsi="Cambria Math"/>
                            <w:i/>
                            <w:szCs w:val="26"/>
                          </w:rPr>
                        </w:ins>
                      </m:ctrlPr>
                    </m:sSubSupPr>
                    <m:e>
                      <w:ins w:id="7090" w:author="The Si Tran" w:date="2012-12-06T03:40:00Z">
                        <m:r>
                          <w:rPr>
                            <w:rFonts w:ascii="Cambria Math" w:hAnsi="Cambria Math"/>
                            <w:szCs w:val="26"/>
                          </w:rPr>
                          <m:t>∆</m:t>
                        </m:r>
                      </w:ins>
                    </m:e>
                    <m:sub>
                      <w:ins w:id="7091" w:author="The Si Tran" w:date="2012-12-06T03:40:00Z">
                        <m:r>
                          <w:rPr>
                            <w:rFonts w:ascii="Cambria Math" w:hAnsi="Cambria Math"/>
                            <w:szCs w:val="26"/>
                          </w:rPr>
                          <m:t>ij</m:t>
                        </m:r>
                      </w:ins>
                    </m:sub>
                    <m:sup>
                      <w:ins w:id="7092" w:author="The Si Tran" w:date="2012-12-06T03:40:00Z">
                        <m:r>
                          <w:rPr>
                            <w:rFonts w:ascii="Cambria Math" w:hAnsi="Cambria Math"/>
                            <w:szCs w:val="26"/>
                          </w:rPr>
                          <m:t>(t-1)</m:t>
                        </m:r>
                      </w:ins>
                    </m:sup>
                  </m:sSubSup>
                  <w:ins w:id="7093" w:author="The Si Tran" w:date="2012-12-06T03:40:00Z">
                    <m:r>
                      <w:rPr>
                        <w:rFonts w:ascii="Cambria Math" w:hAnsi="Cambria Math"/>
                        <w:szCs w:val="26"/>
                      </w:rPr>
                      <m:t>, else</m:t>
                    </m:r>
                  </w:ins>
                </m:e>
              </m:eqArr>
            </m:e>
          </m:d>
        </m:oMath>
      </m:oMathPara>
    </w:p>
    <w:p w14:paraId="35928650" w14:textId="77777777" w:rsidR="0088753F" w:rsidRPr="0049233F" w:rsidRDefault="0088753F">
      <w:pPr>
        <w:spacing w:before="0"/>
        <w:ind w:left="720" w:firstLine="720"/>
        <w:rPr>
          <w:szCs w:val="26"/>
        </w:rPr>
        <w:pPrChange w:id="7094" w:author="The Si Tran" w:date="2012-12-14T06:18:00Z">
          <w:pPr>
            <w:spacing w:before="0"/>
            <w:ind w:firstLine="720"/>
          </w:pPr>
        </w:pPrChange>
      </w:pPr>
      <w:del w:id="7095" w:author="The Si Tran" w:date="2012-12-06T03:40:00Z">
        <w:r w:rsidRPr="00AF1345" w:rsidDel="00BA6E4C">
          <w:rPr>
            <w:position w:val="-108"/>
            <w:szCs w:val="26"/>
          </w:rPr>
          <w:object w:dxaOrig="4660" w:dyaOrig="2280" w14:anchorId="473B087F">
            <v:shape id="_x0000_i1147" type="#_x0000_t75" style="width:277.95pt;height:136.45pt" o:ole="">
              <v:imagedata r:id="rId293" o:title=""/>
            </v:shape>
            <o:OLEObject Type="Embed" ProgID="Equation.DSMT4" ShapeID="_x0000_i1147" DrawAspect="Content" ObjectID="_1417159145" r:id="rId294"/>
          </w:object>
        </w:r>
      </w:del>
    </w:p>
    <w:p w14:paraId="51377D55" w14:textId="77777777" w:rsidR="0088753F" w:rsidRPr="0049233F" w:rsidRDefault="0088753F">
      <w:pPr>
        <w:pPrChange w:id="7096" w:author="The Si Tran" w:date="2012-12-16T08:28:00Z">
          <w:pPr>
            <w:spacing w:before="0"/>
            <w:ind w:firstLine="720"/>
          </w:pPr>
        </w:pPrChange>
      </w:pPr>
      <w:r w:rsidRPr="0049233F">
        <w:t xml:space="preserve">Ở đây </w:t>
      </w:r>
      <w:ins w:id="7097"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098" w:author="The Si Tran" w:date="2012-12-06T03:41:00Z">
                <w:rPr>
                  <w:rFonts w:ascii="Cambria Math" w:hAnsi="Cambria Math"/>
                  <w:i/>
                </w:rPr>
              </w:ins>
            </m:ctrlPr>
          </m:sSupPr>
          <m:e>
            <w:ins w:id="7099" w:author="The Si Tran" w:date="2012-12-06T03:41:00Z">
              <m:r>
                <w:rPr>
                  <w:rFonts w:ascii="Cambria Math" w:hAnsi="Cambria Math"/>
                </w:rPr>
                <m:t>η</m:t>
              </m:r>
            </w:ins>
          </m:e>
          <m:sup>
            <w:ins w:id="7100" w:author="The Si Tran" w:date="2012-12-06T03:41:00Z">
              <m:r>
                <w:rPr>
                  <w:rFonts w:ascii="Cambria Math" w:hAnsi="Cambria Math"/>
                </w:rPr>
                <m:t>+</m:t>
              </m:r>
            </w:ins>
          </m:sup>
        </m:sSup>
      </m:oMath>
      <w:del w:id="7101" w:author="The Si Tran" w:date="2012-12-06T03:41:00Z">
        <w:r w:rsidRPr="00AF1345" w:rsidDel="00E40F7B">
          <w:rPr>
            <w:position w:val="-10"/>
          </w:rPr>
          <w:object w:dxaOrig="1440" w:dyaOrig="360" w14:anchorId="3EC1D1FE">
            <v:shape id="_x0000_i1148" type="#_x0000_t75" style="width:1in;height:17.6pt" o:ole="">
              <v:imagedata r:id="rId295" o:title=""/>
            </v:shape>
            <o:OLEObject Type="Embed" ProgID="Equation.DSMT4" ShapeID="_x0000_i1148" DrawAspect="Content" ObjectID="_1417159146" r:id="rId296"/>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pPr>
        <w:rPr>
          <w:ins w:id="7102" w:author="The Si Tran" w:date="2012-12-06T03:41:00Z"/>
        </w:rPr>
        <w:pPrChange w:id="7103" w:author="The Si Tran" w:date="2012-12-16T08:28:00Z">
          <w:pPr>
            <w:spacing w:before="0"/>
            <w:ind w:firstLine="720"/>
          </w:pPr>
        </w:pPrChange>
      </w:pPr>
      <w:ins w:id="7104" w:author="The Si Tran" w:date="2012-12-14T05:57:00Z">
        <w:r w:rsidRPr="00097101">
          <w:rPr>
            <w:noProof/>
            <w:rPrChange w:id="7105" w:author="Unknown">
              <w:rPr>
                <w:noProof/>
              </w:rPr>
            </w:rPrChange>
          </w:rPr>
          <mc:AlternateContent>
            <mc:Choice Requires="wps">
              <w:drawing>
                <wp:anchor distT="0" distB="0" distL="114300" distR="114300" simplePos="0" relativeHeight="251699200" behindDoc="0" locked="0" layoutInCell="1" allowOverlap="1" wp14:anchorId="11D227F1" wp14:editId="710C4B32">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537CF3" w:rsidRDefault="00537CF3">
                              <w:pPr>
                                <w:pStyle w:val="EquationIndex"/>
                                <w:pPrChange w:id="7106" w:author="The Si Tran" w:date="2012-12-16T08:28:00Z">
                                  <w:pPr/>
                                </w:pPrChange>
                              </w:pPr>
                              <w:ins w:id="7107" w:author="The Si Tran" w:date="2012-12-06T02:41:00Z">
                                <w:r>
                                  <w:t>(4.</w:t>
                                </w:r>
                              </w:ins>
                              <w:ins w:id="7108" w:author="The Si Tran" w:date="2012-12-06T02:44:00Z">
                                <w:r>
                                  <w:t>16</w:t>
                                </w:r>
                              </w:ins>
                              <w:ins w:id="710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106" type="#_x0000_t202" style="position:absolute;left:0;text-align:left;margin-left:406.4pt;margin-top:214.7pt;width:46.85pt;height:28.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f4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FKcf4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537CF3" w:rsidRDefault="00537CF3">
                        <w:pPr>
                          <w:pStyle w:val="EquationIndex"/>
                          <w:pPrChange w:id="7110" w:author="The Si Tran" w:date="2012-12-16T08:28:00Z">
                            <w:pPr/>
                          </w:pPrChange>
                        </w:pPr>
                        <w:ins w:id="7111" w:author="The Si Tran" w:date="2012-12-06T02:41:00Z">
                          <w:r>
                            <w:t>(4.</w:t>
                          </w:r>
                        </w:ins>
                        <w:ins w:id="7112" w:author="The Si Tran" w:date="2012-12-06T02:44:00Z">
                          <w:r>
                            <w:t>16</w:t>
                          </w:r>
                        </w:ins>
                        <w:ins w:id="7113"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49" type="#_x0000_t75" style="width:16.75pt;height:17.6pt" o:ole="">
            <v:imagedata r:id="rId297" o:title=""/>
          </v:shape>
          <o:OLEObject Type="Embed" ProgID="Equation.DSMT4" ShapeID="_x0000_i1149" DrawAspect="Content" ObjectID="_1417159147" r:id="rId298"/>
        </w:object>
      </w:r>
      <w:r w:rsidR="0088753F" w:rsidRPr="0049233F">
        <w:t xml:space="preserve">sẽ giảm đi theo một thừa số </w:t>
      </w:r>
      <w:r w:rsidR="0088753F" w:rsidRPr="00AF1345">
        <w:rPr>
          <w:position w:val="-10"/>
        </w:rPr>
        <w:object w:dxaOrig="300" w:dyaOrig="360" w14:anchorId="590DF676">
          <v:shape id="_x0000_i1150" type="#_x0000_t75" style="width:15.05pt;height:17.6pt" o:ole="">
            <v:imagedata r:id="rId299" o:title=""/>
          </v:shape>
          <o:OLEObject Type="Embed" ProgID="Equation.DSMT4" ShapeID="_x0000_i1150" DrawAspect="Content" ObjectID="_1417159148" r:id="rId300"/>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1" type="#_x0000_t75" style="width:16.75pt;height:17.6pt" o:ole="">
            <v:imagedata r:id="rId297" o:title=""/>
          </v:shape>
          <o:OLEObject Type="Embed" ProgID="Equation.DSMT4" ShapeID="_x0000_i1151" DrawAspect="Content" ObjectID="_1417159149" r:id="rId301"/>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2" type="#_x0000_t75" style="width:16.75pt;height:17.6pt" o:ole="">
            <v:imagedata r:id="rId297" o:title=""/>
          </v:shape>
          <o:OLEObject Type="Embed" ProgID="Equation.DSMT4" ShapeID="_x0000_i1152" DrawAspect="Content" ObjectID="_1417159150" r:id="rId302"/>
        </w:object>
      </w:r>
      <w:r w:rsidR="0088753F" w:rsidRPr="0049233F">
        <w:t>), nếu đạo hàm riêng phần âm thì giá trị cập nhập được cộng thêm vào trọng số.</w:t>
      </w:r>
    </w:p>
    <w:p w14:paraId="411BAA4A" w14:textId="1B11615D" w:rsidR="00E40F7B" w:rsidRPr="007E3E87" w:rsidRDefault="00537CF3">
      <w:pPr>
        <w:pStyle w:val="EquationIndex"/>
        <w:rPr>
          <w:ins w:id="7114" w:author="The Si Tran" w:date="2012-12-06T03:44:00Z"/>
          <w:rPrChange w:id="7115" w:author="The Si Tran" w:date="2012-12-14T06:18:00Z">
            <w:rPr>
              <w:ins w:id="7116" w:author="The Si Tran" w:date="2012-12-06T03:44:00Z"/>
            </w:rPr>
          </w:rPrChange>
        </w:rPr>
        <w:pPrChange w:id="7117" w:author="The Si Tran" w:date="2012-12-15T08:05:00Z">
          <w:pPr>
            <w:spacing w:before="0"/>
            <w:ind w:firstLine="720"/>
          </w:pPr>
        </w:pPrChange>
      </w:pPr>
      <m:oMathPara>
        <m:oMath>
          <m:sSubSup>
            <m:sSubSupPr>
              <m:ctrlPr>
                <w:ins w:id="7118" w:author="The Si Tran" w:date="2012-12-06T03:41:00Z">
                  <w:rPr>
                    <w:rFonts w:ascii="Cambria Math" w:hAnsi="Cambria Math"/>
                  </w:rPr>
                </w:ins>
              </m:ctrlPr>
            </m:sSubSupPr>
            <m:e>
              <w:ins w:id="7119" w:author="The Si Tran" w:date="2012-12-06T03:41:00Z">
                <m:r>
                  <m:rPr>
                    <m:sty m:val="p"/>
                  </m:rPr>
                  <w:rPr>
                    <w:rFonts w:ascii="Cambria Math" w:hAnsi="Cambria Math"/>
                  </w:rPr>
                  <m:t>∆</m:t>
                </m:r>
                <m:r>
                  <w:rPr>
                    <w:rFonts w:ascii="Cambria Math" w:hAnsi="Cambria Math"/>
                  </w:rPr>
                  <m:t>w</m:t>
                </m:r>
              </w:ins>
            </m:e>
            <m:sub>
              <w:ins w:id="7120" w:author="The Si Tran" w:date="2012-12-06T03:41:00Z">
                <m:r>
                  <w:rPr>
                    <w:rFonts w:ascii="Cambria Math" w:hAnsi="Cambria Math"/>
                  </w:rPr>
                  <m:t>ij</m:t>
                </m:r>
              </w:ins>
            </m:sub>
            <m:sup>
              <w:ins w:id="7121"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122" w:author="The Si Tran" w:date="2012-12-06T03:41:00Z">
            <m:r>
              <m:rPr>
                <m:sty m:val="p"/>
              </m:rPr>
              <w:rPr>
                <w:rFonts w:ascii="Cambria Math" w:hAnsi="Cambria Math"/>
              </w:rPr>
              <m:t>=</m:t>
            </m:r>
          </w:ins>
          <m:d>
            <m:dPr>
              <m:begChr m:val="{"/>
              <m:endChr m:val=""/>
              <m:ctrlPr>
                <w:ins w:id="7123" w:author="The Si Tran" w:date="2012-12-06T03:41:00Z">
                  <w:rPr>
                    <w:rFonts w:ascii="Cambria Math" w:hAnsi="Cambria Math"/>
                  </w:rPr>
                </w:ins>
              </m:ctrlPr>
            </m:dPr>
            <m:e>
              <m:eqArr>
                <m:eqArrPr>
                  <m:ctrlPr>
                    <w:ins w:id="7124" w:author="The Si Tran" w:date="2012-12-06T03:41:00Z">
                      <w:rPr>
                        <w:rFonts w:ascii="Cambria Math" w:hAnsi="Cambria Math"/>
                      </w:rPr>
                    </w:ins>
                  </m:ctrlPr>
                </m:eqArrPr>
                <m:e>
                  <w:ins w:id="7125" w:author="The Si Tran" w:date="2012-12-06T03:42:00Z">
                    <m:r>
                      <m:rPr>
                        <m:sty m:val="p"/>
                      </m:rPr>
                      <w:rPr>
                        <w:rFonts w:ascii="Cambria Math" w:hAnsi="Cambria Math"/>
                      </w:rPr>
                      <m:t>-</m:t>
                    </m:r>
                  </w:ins>
                  <m:sSubSup>
                    <m:sSubSupPr>
                      <m:ctrlPr>
                        <w:ins w:id="7126" w:author="The Si Tran" w:date="2012-12-06T03:41:00Z">
                          <w:rPr>
                            <w:rFonts w:ascii="Cambria Math" w:hAnsi="Cambria Math"/>
                          </w:rPr>
                        </w:ins>
                      </m:ctrlPr>
                    </m:sSubSupPr>
                    <m:e>
                      <w:ins w:id="7127" w:author="The Si Tran" w:date="2012-12-06T03:41:00Z">
                        <m:r>
                          <m:rPr>
                            <m:sty m:val="p"/>
                          </m:rPr>
                          <w:rPr>
                            <w:rFonts w:ascii="Cambria Math" w:hAnsi="Cambria Math"/>
                          </w:rPr>
                          <m:t>∆</m:t>
                        </m:r>
                      </w:ins>
                    </m:e>
                    <m:sub>
                      <w:ins w:id="7128" w:author="The Si Tran" w:date="2012-12-06T03:41:00Z">
                        <m:r>
                          <w:rPr>
                            <w:rFonts w:ascii="Cambria Math" w:hAnsi="Cambria Math"/>
                          </w:rPr>
                          <m:t>ij</m:t>
                        </m:r>
                      </w:ins>
                    </m:sub>
                    <m:sup>
                      <m:d>
                        <m:dPr>
                          <m:ctrlPr>
                            <w:ins w:id="7129" w:author="The Si Tran" w:date="2012-12-06T03:41:00Z">
                              <w:rPr>
                                <w:rFonts w:ascii="Cambria Math" w:hAnsi="Cambria Math"/>
                              </w:rPr>
                            </w:ins>
                          </m:ctrlPr>
                        </m:dPr>
                        <m:e>
                          <w:ins w:id="7130" w:author="The Si Tran" w:date="2012-12-06T03:41:00Z">
                            <m:r>
                              <w:rPr>
                                <w:rFonts w:ascii="Cambria Math" w:hAnsi="Cambria Math"/>
                              </w:rPr>
                              <m:t>t</m:t>
                            </m:r>
                          </w:ins>
                        </m:e>
                      </m:d>
                    </m:sup>
                  </m:sSubSup>
                  <w:ins w:id="7131"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132" w:author="The Si Tran" w:date="2012-12-06T03:41:00Z">
                          <w:rPr>
                            <w:rFonts w:ascii="Cambria Math" w:hAnsi="Cambria Math"/>
                          </w:rPr>
                        </w:ins>
                      </m:ctrlPr>
                    </m:fPr>
                    <m:num>
                      <w:ins w:id="7133" w:author="The Si Tran" w:date="2012-12-06T03:41:00Z">
                        <m:r>
                          <w:rPr>
                            <w:rFonts w:ascii="Cambria Math" w:hAnsi="Cambria Math"/>
                          </w:rPr>
                          <m:t>∂</m:t>
                        </m:r>
                      </w:ins>
                      <m:sSup>
                        <m:sSupPr>
                          <m:ctrlPr>
                            <w:ins w:id="7134" w:author="The Si Tran" w:date="2012-12-06T03:41:00Z">
                              <w:rPr>
                                <w:rFonts w:ascii="Cambria Math" w:hAnsi="Cambria Math"/>
                              </w:rPr>
                            </w:ins>
                          </m:ctrlPr>
                        </m:sSupPr>
                        <m:e>
                          <w:ins w:id="7135" w:author="The Si Tran" w:date="2012-12-06T03:41:00Z">
                            <m:r>
                              <w:rPr>
                                <w:rFonts w:ascii="Cambria Math" w:hAnsi="Cambria Math"/>
                              </w:rPr>
                              <m:t>E</m:t>
                            </m:r>
                          </w:ins>
                        </m:e>
                        <m:sup>
                          <m:d>
                            <m:dPr>
                              <m:ctrlPr>
                                <w:ins w:id="7136" w:author="The Si Tran" w:date="2012-12-06T03:41:00Z">
                                  <w:rPr>
                                    <w:rFonts w:ascii="Cambria Math" w:hAnsi="Cambria Math"/>
                                  </w:rPr>
                                </w:ins>
                              </m:ctrlPr>
                            </m:dPr>
                            <m:e>
                              <w:ins w:id="7137" w:author="The Si Tran" w:date="2012-12-06T03:41:00Z">
                                <m:r>
                                  <w:rPr>
                                    <w:rFonts w:ascii="Cambria Math" w:hAnsi="Cambria Math"/>
                                  </w:rPr>
                                  <m:t>t</m:t>
                                </m:r>
                              </w:ins>
                            </m:e>
                          </m:d>
                        </m:sup>
                      </m:sSup>
                    </m:num>
                    <m:den>
                      <w:ins w:id="7138" w:author="The Si Tran" w:date="2012-12-06T03:41:00Z">
                        <m:r>
                          <w:rPr>
                            <w:rFonts w:ascii="Cambria Math" w:hAnsi="Cambria Math"/>
                          </w:rPr>
                          <m:t>∂</m:t>
                        </m:r>
                      </w:ins>
                      <m:sSub>
                        <m:sSubPr>
                          <m:ctrlPr>
                            <w:ins w:id="7139" w:author="The Si Tran" w:date="2012-12-06T03:41:00Z">
                              <w:rPr>
                                <w:rFonts w:ascii="Cambria Math" w:hAnsi="Cambria Math"/>
                              </w:rPr>
                            </w:ins>
                          </m:ctrlPr>
                        </m:sSubPr>
                        <m:e>
                          <w:ins w:id="7140" w:author="The Si Tran" w:date="2012-12-06T03:41:00Z">
                            <m:r>
                              <w:rPr>
                                <w:rFonts w:ascii="Cambria Math" w:hAnsi="Cambria Math"/>
                              </w:rPr>
                              <m:t>w</m:t>
                            </m:r>
                          </w:ins>
                        </m:e>
                        <m:sub>
                          <w:ins w:id="7141" w:author="The Si Tran" w:date="2012-12-06T03:41:00Z">
                            <m:r>
                              <w:rPr>
                                <w:rFonts w:ascii="Cambria Math" w:hAnsi="Cambria Math"/>
                              </w:rPr>
                              <m:t>ij</m:t>
                            </m:r>
                          </w:ins>
                        </m:sub>
                      </m:sSub>
                    </m:den>
                  </m:f>
                  <w:ins w:id="7142" w:author="The Si Tran" w:date="2012-12-06T03:41:00Z">
                    <m:r>
                      <m:rPr>
                        <m:sty m:val="p"/>
                      </m:rPr>
                      <w:rPr>
                        <w:rFonts w:ascii="Cambria Math" w:hAnsi="Cambria Math"/>
                      </w:rPr>
                      <m:t>&gt;0</m:t>
                    </m:r>
                  </w:ins>
                </m:e>
                <m:e>
                  <w:ins w:id="7143" w:author="The Si Tran" w:date="2012-12-06T03:42:00Z">
                    <m:r>
                      <m:rPr>
                        <m:sty m:val="p"/>
                      </m:rPr>
                      <w:rPr>
                        <w:rFonts w:ascii="Cambria Math" w:hAnsi="Cambria Math"/>
                      </w:rPr>
                      <m:t>+</m:t>
                    </m:r>
                  </w:ins>
                  <m:sSubSup>
                    <m:sSubSupPr>
                      <m:ctrlPr>
                        <w:ins w:id="7144" w:author="The Si Tran" w:date="2012-12-06T03:43:00Z">
                          <w:rPr>
                            <w:rFonts w:ascii="Cambria Math" w:hAnsi="Cambria Math"/>
                          </w:rPr>
                        </w:ins>
                      </m:ctrlPr>
                    </m:sSubSupPr>
                    <m:e>
                      <w:ins w:id="7145" w:author="The Si Tran" w:date="2012-12-06T03:43:00Z">
                        <m:r>
                          <m:rPr>
                            <m:sty m:val="p"/>
                          </m:rPr>
                          <w:rPr>
                            <w:rFonts w:ascii="Cambria Math" w:hAnsi="Cambria Math"/>
                          </w:rPr>
                          <m:t>∆</m:t>
                        </m:r>
                      </w:ins>
                    </m:e>
                    <m:sub>
                      <w:ins w:id="7146" w:author="The Si Tran" w:date="2012-12-06T03:43:00Z">
                        <m:r>
                          <w:rPr>
                            <w:rFonts w:ascii="Cambria Math" w:hAnsi="Cambria Math"/>
                          </w:rPr>
                          <m:t>ij</m:t>
                        </m:r>
                      </w:ins>
                    </m:sub>
                    <m:sup>
                      <m:d>
                        <m:dPr>
                          <m:ctrlPr>
                            <w:ins w:id="7147" w:author="The Si Tran" w:date="2012-12-06T03:43:00Z">
                              <w:rPr>
                                <w:rFonts w:ascii="Cambria Math" w:hAnsi="Cambria Math"/>
                              </w:rPr>
                            </w:ins>
                          </m:ctrlPr>
                        </m:dPr>
                        <m:e>
                          <w:ins w:id="7148" w:author="The Si Tran" w:date="2012-12-06T03:43:00Z">
                            <m:r>
                              <w:rPr>
                                <w:rFonts w:ascii="Cambria Math" w:hAnsi="Cambria Math"/>
                              </w:rPr>
                              <m:t>t</m:t>
                            </m:r>
                          </w:ins>
                        </m:e>
                      </m:d>
                    </m:sup>
                  </m:sSubSup>
                  <w:ins w:id="7149"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150" w:author="The Si Tran" w:date="2012-12-06T03:42:00Z">
                          <w:rPr>
                            <w:rFonts w:ascii="Cambria Math" w:hAnsi="Cambria Math"/>
                          </w:rPr>
                        </w:ins>
                      </m:ctrlPr>
                    </m:fPr>
                    <m:num>
                      <w:ins w:id="7151" w:author="The Si Tran" w:date="2012-12-06T03:42:00Z">
                        <m:r>
                          <w:rPr>
                            <w:rFonts w:ascii="Cambria Math" w:hAnsi="Cambria Math"/>
                          </w:rPr>
                          <m:t>∂</m:t>
                        </m:r>
                      </w:ins>
                      <m:sSup>
                        <m:sSupPr>
                          <m:ctrlPr>
                            <w:ins w:id="7152" w:author="The Si Tran" w:date="2012-12-06T03:42:00Z">
                              <w:rPr>
                                <w:rFonts w:ascii="Cambria Math" w:hAnsi="Cambria Math"/>
                              </w:rPr>
                            </w:ins>
                          </m:ctrlPr>
                        </m:sSupPr>
                        <m:e>
                          <w:ins w:id="7153" w:author="The Si Tran" w:date="2012-12-06T03:42:00Z">
                            <m:r>
                              <w:rPr>
                                <w:rFonts w:ascii="Cambria Math" w:hAnsi="Cambria Math"/>
                              </w:rPr>
                              <m:t>E</m:t>
                            </m:r>
                          </w:ins>
                        </m:e>
                        <m:sup>
                          <m:d>
                            <m:dPr>
                              <m:ctrlPr>
                                <w:ins w:id="7154" w:author="The Si Tran" w:date="2012-12-06T03:42:00Z">
                                  <w:rPr>
                                    <w:rFonts w:ascii="Cambria Math" w:hAnsi="Cambria Math"/>
                                  </w:rPr>
                                </w:ins>
                              </m:ctrlPr>
                            </m:dPr>
                            <m:e>
                              <w:ins w:id="7155" w:author="The Si Tran" w:date="2012-12-06T03:42:00Z">
                                <m:r>
                                  <w:rPr>
                                    <w:rFonts w:ascii="Cambria Math" w:hAnsi="Cambria Math"/>
                                  </w:rPr>
                                  <m:t>t</m:t>
                                </m:r>
                              </w:ins>
                            </m:e>
                          </m:d>
                        </m:sup>
                      </m:sSup>
                    </m:num>
                    <m:den>
                      <w:ins w:id="7156" w:author="The Si Tran" w:date="2012-12-06T03:42:00Z">
                        <m:r>
                          <w:rPr>
                            <w:rFonts w:ascii="Cambria Math" w:hAnsi="Cambria Math"/>
                          </w:rPr>
                          <m:t>∂</m:t>
                        </m:r>
                      </w:ins>
                      <m:sSub>
                        <m:sSubPr>
                          <m:ctrlPr>
                            <w:ins w:id="7157" w:author="The Si Tran" w:date="2012-12-06T03:42:00Z">
                              <w:rPr>
                                <w:rFonts w:ascii="Cambria Math" w:hAnsi="Cambria Math"/>
                              </w:rPr>
                            </w:ins>
                          </m:ctrlPr>
                        </m:sSubPr>
                        <m:e>
                          <w:ins w:id="7158" w:author="The Si Tran" w:date="2012-12-06T03:42:00Z">
                            <m:r>
                              <w:rPr>
                                <w:rFonts w:ascii="Cambria Math" w:hAnsi="Cambria Math"/>
                              </w:rPr>
                              <m:t>w</m:t>
                            </m:r>
                          </w:ins>
                        </m:e>
                        <m:sub>
                          <w:ins w:id="7159" w:author="The Si Tran" w:date="2012-12-06T03:42:00Z">
                            <m:r>
                              <w:rPr>
                                <w:rFonts w:ascii="Cambria Math" w:hAnsi="Cambria Math"/>
                              </w:rPr>
                              <m:t>ij</m:t>
                            </m:r>
                          </w:ins>
                        </m:sub>
                      </m:sSub>
                    </m:den>
                  </m:f>
                  <w:ins w:id="7160" w:author="The Si Tran" w:date="2012-12-06T03:42:00Z">
                    <m:r>
                      <m:rPr>
                        <m:sty m:val="p"/>
                      </m:rPr>
                      <w:rPr>
                        <w:rFonts w:ascii="Cambria Math" w:hAnsi="Cambria Math"/>
                      </w:rPr>
                      <m:t>&lt;0</m:t>
                    </m:r>
                  </w:ins>
                </m:e>
                <m:e>
                  <w:ins w:id="7161" w:author="The Si Tran" w:date="2012-12-06T03:43:00Z">
                    <m:r>
                      <m:rPr>
                        <m:sty m:val="p"/>
                      </m:rPr>
                      <w:rPr>
                        <w:rFonts w:ascii="Cambria Math" w:hAnsi="Cambria Math"/>
                      </w:rPr>
                      <m:t>0</m:t>
                    </m:r>
                  </w:ins>
                  <w:ins w:id="7162" w:author="The Si Tran" w:date="2012-12-06T03:41:00Z">
                    <m:r>
                      <m:rPr>
                        <m:sty m:val="p"/>
                      </m:rPr>
                      <w:rPr>
                        <w:rFonts w:ascii="Cambria Math" w:hAnsi="Cambria Math"/>
                      </w:rPr>
                      <m:t xml:space="preserve">, </m:t>
                    </m:r>
                    <m:r>
                      <w:rPr>
                        <w:rFonts w:ascii="Cambria Math" w:hAnsi="Cambria Math"/>
                      </w:rPr>
                      <m:t>else</m:t>
                    </m:r>
                  </w:ins>
                </m:e>
              </m:eqArr>
            </m:e>
          </m:d>
          <w:ins w:id="7163"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164" w:author="The Si Tran" w:date="2012-12-14T06:18:00Z"/>
        </w:rPr>
        <w:pPrChange w:id="7165" w:author="The Si Tran" w:date="2012-12-16T08:29:00Z">
          <w:pPr>
            <w:spacing w:before="0"/>
            <w:ind w:firstLine="720"/>
          </w:pPr>
        </w:pPrChange>
      </w:pPr>
      <w:ins w:id="7166" w:author="The Si Tran" w:date="2012-12-14T05:57:00Z">
        <w:r w:rsidRPr="00097101">
          <w:rPr>
            <w:noProof/>
            <w:rPrChange w:id="7167" w:author="Unknown">
              <w:rPr>
                <w:noProof/>
              </w:rPr>
            </w:rPrChange>
          </w:rPr>
          <mc:AlternateContent>
            <mc:Choice Requires="wps">
              <w:drawing>
                <wp:anchor distT="0" distB="0" distL="114300" distR="114300" simplePos="0" relativeHeight="251704320" behindDoc="0" locked="0" layoutInCell="1" allowOverlap="1" wp14:anchorId="599A3C3F" wp14:editId="7FADC0A9">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537CF3" w:rsidRDefault="00537CF3">
                              <w:pPr>
                                <w:pStyle w:val="EquationIndex"/>
                                <w:pPrChange w:id="7168" w:author="The Si Tran" w:date="2012-12-16T08:28:00Z">
                                  <w:pPr/>
                                </w:pPrChange>
                              </w:pPr>
                              <w:ins w:id="7169" w:author="The Si Tran" w:date="2012-12-06T02:41:00Z">
                                <w:r>
                                  <w:t>(4.</w:t>
                                </w:r>
                              </w:ins>
                              <w:ins w:id="7170" w:author="The Si Tran" w:date="2012-12-06T02:44:00Z">
                                <w:r>
                                  <w:t>17</w:t>
                                </w:r>
                              </w:ins>
                              <w:ins w:id="717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107" type="#_x0000_t202" style="position:absolute;left:0;text-align:left;margin-left:406.4pt;margin-top:1.5pt;width:46.85pt;height:28.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aI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jHwmi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537CF3" w:rsidRDefault="00537CF3">
                        <w:pPr>
                          <w:pStyle w:val="EquationIndex"/>
                          <w:pPrChange w:id="7172" w:author="The Si Tran" w:date="2012-12-16T08:28:00Z">
                            <w:pPr/>
                          </w:pPrChange>
                        </w:pPr>
                        <w:ins w:id="7173" w:author="The Si Tran" w:date="2012-12-06T02:41:00Z">
                          <w:r>
                            <w:t>(4.</w:t>
                          </w:r>
                        </w:ins>
                        <w:ins w:id="7174" w:author="The Si Tran" w:date="2012-12-06T02:44:00Z">
                          <w:r>
                            <w:t>17</w:t>
                          </w:r>
                        </w:ins>
                        <w:ins w:id="7175" w:author="The Si Tran" w:date="2012-12-06T02:41:00Z">
                          <w:r>
                            <w:t>)</w:t>
                          </w:r>
                        </w:ins>
                      </w:p>
                    </w:txbxContent>
                  </v:textbox>
                </v:shape>
              </w:pict>
            </mc:Fallback>
          </mc:AlternateContent>
        </w:r>
      </w:ins>
    </w:p>
    <w:p w14:paraId="600BC804" w14:textId="091793C1" w:rsidR="0088753F" w:rsidRPr="0049233F" w:rsidRDefault="00537CF3">
      <w:pPr>
        <w:pStyle w:val="EquationIndex"/>
        <w:jc w:val="center"/>
        <w:pPrChange w:id="7176" w:author="The Si Tran" w:date="2012-12-16T08:29:00Z">
          <w:pPr>
            <w:spacing w:before="0"/>
            <w:ind w:firstLine="720"/>
          </w:pPr>
        </w:pPrChange>
      </w:pPr>
      <m:oMath>
        <m:sSubSup>
          <m:sSubSupPr>
            <m:ctrlPr>
              <w:ins w:id="7177" w:author="The Si Tran" w:date="2012-12-06T03:45:00Z">
                <w:rPr>
                  <w:rFonts w:ascii="Cambria Math" w:hAnsi="Cambria Math"/>
                </w:rPr>
              </w:ins>
            </m:ctrlPr>
          </m:sSubSupPr>
          <m:e>
            <w:ins w:id="7178" w:author="The Si Tran" w:date="2012-12-06T03:45:00Z">
              <m:r>
                <w:rPr>
                  <w:rFonts w:ascii="Cambria Math" w:hAnsi="Cambria Math"/>
                </w:rPr>
                <m:t>w</m:t>
              </m:r>
            </w:ins>
          </m:e>
          <m:sub>
            <w:ins w:id="7179" w:author="The Si Tran" w:date="2012-12-06T03:45:00Z">
              <m:r>
                <w:rPr>
                  <w:rFonts w:ascii="Cambria Math" w:hAnsi="Cambria Math"/>
                </w:rPr>
                <m:t>ij</m:t>
              </m:r>
            </w:ins>
          </m:sub>
          <m:sup>
            <w:ins w:id="7180"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181" w:author="The Si Tran" w:date="2012-12-06T03:45:00Z">
          <m:r>
            <m:rPr>
              <m:sty m:val="p"/>
            </m:rPr>
            <w:rPr>
              <w:rFonts w:ascii="Cambria Math" w:hAnsi="Cambria Math"/>
            </w:rPr>
            <m:t>=</m:t>
          </m:r>
        </w:ins>
        <m:sSubSup>
          <m:sSubSupPr>
            <m:ctrlPr>
              <w:ins w:id="7182" w:author="The Si Tran" w:date="2012-12-06T03:45:00Z">
                <w:rPr>
                  <w:rFonts w:ascii="Cambria Math" w:hAnsi="Cambria Math"/>
                </w:rPr>
              </w:ins>
            </m:ctrlPr>
          </m:sSubSupPr>
          <m:e>
            <w:ins w:id="7183" w:author="The Si Tran" w:date="2012-12-06T03:45:00Z">
              <m:r>
                <w:rPr>
                  <w:rFonts w:ascii="Cambria Math" w:hAnsi="Cambria Math"/>
                </w:rPr>
                <m:t>w</m:t>
              </m:r>
            </w:ins>
          </m:e>
          <m:sub>
            <w:ins w:id="7184" w:author="The Si Tran" w:date="2012-12-06T03:45:00Z">
              <m:r>
                <w:rPr>
                  <w:rFonts w:ascii="Cambria Math" w:hAnsi="Cambria Math"/>
                </w:rPr>
                <m:t>ij</m:t>
              </m:r>
            </w:ins>
          </m:sub>
          <m:sup>
            <w:ins w:id="7185"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186" w:author="The Si Tran" w:date="2012-12-06T03:45:00Z">
          <m:r>
            <m:rPr>
              <m:sty m:val="p"/>
            </m:rPr>
            <w:rPr>
              <w:rFonts w:ascii="Cambria Math" w:hAnsi="Cambria Math"/>
            </w:rPr>
            <m:t>+</m:t>
          </m:r>
        </w:ins>
        <m:sSubSup>
          <m:sSubSupPr>
            <m:ctrlPr>
              <w:ins w:id="7187" w:author="The Si Tran" w:date="2012-12-06T03:45:00Z">
                <w:rPr>
                  <w:rFonts w:ascii="Cambria Math" w:hAnsi="Cambria Math"/>
                </w:rPr>
              </w:ins>
            </m:ctrlPr>
          </m:sSubSupPr>
          <m:e>
            <w:ins w:id="7188" w:author="The Si Tran" w:date="2012-12-06T03:45:00Z">
              <m:r>
                <m:rPr>
                  <m:sty m:val="p"/>
                </m:rPr>
                <w:rPr>
                  <w:rFonts w:ascii="Cambria Math" w:hAnsi="Cambria Math"/>
                </w:rPr>
                <m:t>∆</m:t>
              </m:r>
              <m:r>
                <w:rPr>
                  <w:rFonts w:ascii="Cambria Math" w:hAnsi="Cambria Math"/>
                </w:rPr>
                <m:t>w</m:t>
              </m:r>
            </w:ins>
          </m:e>
          <m:sub>
            <w:ins w:id="7189" w:author="The Si Tran" w:date="2012-12-06T03:45:00Z">
              <m:r>
                <w:rPr>
                  <w:rFonts w:ascii="Cambria Math" w:hAnsi="Cambria Math"/>
                </w:rPr>
                <m:t>ij</m:t>
              </m:r>
            </w:ins>
          </m:sub>
          <m:sup>
            <w:ins w:id="7190"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191" w:author="The Si Tran" w:date="2012-12-06T03:45:00Z">
          <m:r>
            <m:rPr>
              <m:sty m:val="p"/>
            </m:rPr>
            <w:rPr>
              <w:rFonts w:ascii="Cambria Math" w:hAnsi="Cambria Math"/>
            </w:rPr>
            <m:t xml:space="preserve"> </m:t>
          </m:r>
        </w:ins>
      </m:oMath>
      <w:ins w:id="7192" w:author="The Si Tran" w:date="2012-12-06T03:45:00Z">
        <w:r w:rsidR="00A51995">
          <w:t xml:space="preserve"> </w:t>
        </w:r>
      </w:ins>
      <w:del w:id="7193" w:author="The Si Tran" w:date="2012-12-06T03:43:00Z">
        <w:r w:rsidR="0088753F" w:rsidRPr="00AF1345" w:rsidDel="001B4DDE">
          <w:rPr>
            <w:position w:val="-108"/>
          </w:rPr>
          <w:object w:dxaOrig="3879" w:dyaOrig="2280" w14:anchorId="4BC18070">
            <v:shape id="_x0000_i1153" type="#_x0000_t75" style="width:227.7pt;height:133.95pt" o:ole="">
              <v:imagedata r:id="rId303" o:title=""/>
            </v:shape>
            <o:OLEObject Type="Embed" ProgID="Equation.DSMT4" ShapeID="_x0000_i1153" DrawAspect="Content" ObjectID="_1417159151" r:id="rId304"/>
          </w:object>
        </w:r>
      </w:del>
    </w:p>
    <w:p w14:paraId="3F053D4F" w14:textId="77777777" w:rsidR="0088753F" w:rsidRPr="0049233F" w:rsidRDefault="0088753F" w:rsidP="0088753F">
      <w:pPr>
        <w:spacing w:before="0"/>
        <w:ind w:firstLine="720"/>
        <w:rPr>
          <w:szCs w:val="26"/>
        </w:rPr>
      </w:pPr>
      <w:del w:id="7194" w:author="The Si Tran" w:date="2012-12-06T03:46:00Z">
        <w:r w:rsidRPr="00AF1345" w:rsidDel="00477F6C">
          <w:rPr>
            <w:position w:val="-14"/>
            <w:szCs w:val="26"/>
          </w:rPr>
          <w:object w:dxaOrig="2840" w:dyaOrig="400" w14:anchorId="5969322F">
            <v:shape id="_x0000_i1154" type="#_x0000_t75" style="width:205.95pt;height:29.3pt" o:ole="">
              <v:imagedata r:id="rId305" o:title=""/>
            </v:shape>
            <o:OLEObject Type="Embed" ProgID="Equation.DSMT4" ShapeID="_x0000_i1154" DrawAspect="Content" ObjectID="_1417159152" r:id="rId306"/>
          </w:object>
        </w:r>
      </w:del>
    </w:p>
    <w:p w14:paraId="470DE334" w14:textId="77777777" w:rsidR="0088753F" w:rsidRDefault="0088753F">
      <w:pPr>
        <w:rPr>
          <w:ins w:id="7195" w:author="The Si Tran" w:date="2012-12-06T03:46:00Z"/>
        </w:rPr>
        <w:pPrChange w:id="7196" w:author="The Si Tran" w:date="2012-12-16T08:29:00Z">
          <w:pPr>
            <w:spacing w:before="0"/>
            <w:ind w:firstLine="720"/>
          </w:pPr>
        </w:pPrChange>
      </w:pPr>
      <w:r w:rsidRPr="0049233F">
        <w:t xml:space="preserve">Tuy nhiên có một trường hợp đặc biệt đó là khi đạo hàm riêng phần đổi dấu, nghĩa là bước cập nhập trước quá lớn làm cho điểm tối ưu bị nhảy vượt qua. Giá trị trọng số </w:t>
      </w:r>
      <w:r w:rsidRPr="0049233F">
        <w:lastRenderedPageBreak/>
        <w:t xml:space="preserve">phải được trả về giá trị trước khi thay đổi, giá trị cập nhập </w:t>
      </w:r>
      <w:r w:rsidRPr="00AF1345">
        <w:rPr>
          <w:position w:val="-14"/>
        </w:rPr>
        <w:object w:dxaOrig="320" w:dyaOrig="380" w14:anchorId="33B72BB0">
          <v:shape id="_x0000_i1155" type="#_x0000_t75" style="width:16.75pt;height:17.6pt" o:ole="">
            <v:imagedata r:id="rId297" o:title=""/>
          </v:shape>
          <o:OLEObject Type="Embed" ProgID="Equation.DSMT4" ShapeID="_x0000_i1155" DrawAspect="Content" ObjectID="_1417159153" r:id="rId307"/>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537CF3">
      <w:pPr>
        <w:pStyle w:val="EquationIndex"/>
        <w:pPrChange w:id="7197" w:author="The Si Tran" w:date="2012-12-15T08:05:00Z">
          <w:pPr>
            <w:spacing w:before="0"/>
            <w:ind w:firstLine="720"/>
          </w:pPr>
        </w:pPrChange>
      </w:pPr>
      <m:oMathPara>
        <m:oMathParaPr>
          <m:jc m:val="center"/>
        </m:oMathParaPr>
        <m:oMath>
          <m:sSubSup>
            <m:sSubSupPr>
              <m:ctrlPr>
                <w:ins w:id="7198" w:author="The Si Tran" w:date="2012-12-06T03:47:00Z">
                  <w:rPr>
                    <w:rFonts w:ascii="Cambria Math" w:hAnsi="Cambria Math"/>
                  </w:rPr>
                </w:ins>
              </m:ctrlPr>
            </m:sSubSupPr>
            <m:e>
              <w:ins w:id="7199" w:author="The Si Tran" w:date="2012-12-06T03:47:00Z">
                <m:r>
                  <m:rPr>
                    <m:sty m:val="p"/>
                  </m:rPr>
                  <w:rPr>
                    <w:rFonts w:ascii="Cambria Math" w:hAnsi="Cambria Math"/>
                  </w:rPr>
                  <m:t>∆</m:t>
                </m:r>
                <m:r>
                  <w:rPr>
                    <w:rFonts w:ascii="Cambria Math" w:hAnsi="Cambria Math"/>
                  </w:rPr>
                  <m:t>w</m:t>
                </m:r>
              </w:ins>
            </m:e>
            <m:sub>
              <w:ins w:id="7200" w:author="The Si Tran" w:date="2012-12-06T03:47:00Z">
                <m:r>
                  <w:rPr>
                    <w:rFonts w:ascii="Cambria Math" w:hAnsi="Cambria Math"/>
                  </w:rPr>
                  <m:t>ij</m:t>
                </m:r>
              </w:ins>
            </m:sub>
            <m:sup>
              <w:ins w:id="7201"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202" w:author="The Si Tran" w:date="2012-12-06T03:47:00Z">
            <m:r>
              <m:rPr>
                <m:sty m:val="p"/>
              </m:rPr>
              <w:rPr>
                <w:rFonts w:ascii="Cambria Math" w:hAnsi="Cambria Math"/>
              </w:rPr>
              <m:t>=</m:t>
            </m:r>
          </w:ins>
          <m:sSubSup>
            <m:sSubSupPr>
              <m:ctrlPr>
                <w:ins w:id="7203" w:author="The Si Tran" w:date="2012-12-06T03:47:00Z">
                  <w:rPr>
                    <w:rFonts w:ascii="Cambria Math" w:hAnsi="Cambria Math"/>
                  </w:rPr>
                </w:ins>
              </m:ctrlPr>
            </m:sSubSupPr>
            <m:e>
              <w:ins w:id="7204" w:author="The Si Tran" w:date="2012-12-06T03:47:00Z">
                <m:r>
                  <m:rPr>
                    <m:sty m:val="p"/>
                  </m:rPr>
                  <w:rPr>
                    <w:rFonts w:ascii="Cambria Math" w:hAnsi="Cambria Math"/>
                  </w:rPr>
                  <m:t>-∆</m:t>
                </m:r>
                <m:r>
                  <w:rPr>
                    <w:rFonts w:ascii="Cambria Math" w:hAnsi="Cambria Math"/>
                  </w:rPr>
                  <m:t>w</m:t>
                </m:r>
              </w:ins>
            </m:e>
            <m:sub>
              <w:ins w:id="7205" w:author="The Si Tran" w:date="2012-12-06T03:47:00Z">
                <m:r>
                  <w:rPr>
                    <w:rFonts w:ascii="Cambria Math" w:hAnsi="Cambria Math"/>
                  </w:rPr>
                  <m:t>ij</m:t>
                </m:r>
              </w:ins>
            </m:sub>
            <m:sup>
              <w:ins w:id="7206"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207" w:author="The Si Tran" w:date="2012-12-06T03:46:00Z">
            <m:r>
              <m:rPr>
                <m:sty m:val="p"/>
              </m:rPr>
              <w:rPr>
                <w:rFonts w:ascii="Cambria Math" w:hAnsi="Cambria Math"/>
              </w:rPr>
              <m:t xml:space="preserve"> </m:t>
            </m:r>
            <m:r>
              <w:rPr>
                <w:rFonts w:ascii="Cambria Math" w:hAnsi="Cambria Math"/>
              </w:rPr>
              <m:t>v</m:t>
            </m:r>
          </w:ins>
          <w:ins w:id="7208" w:author="The Si Tran" w:date="2012-12-06T03:47:00Z">
            <m:r>
              <m:rPr>
                <m:sty m:val="p"/>
              </m:rPr>
              <w:rPr>
                <w:rFonts w:ascii="Cambria Math" w:hAnsi="Cambria Math"/>
              </w:rPr>
              <m:t xml:space="preserve">à </m:t>
            </m:r>
          </w:ins>
          <m:f>
            <m:fPr>
              <m:ctrlPr>
                <w:ins w:id="7209" w:author="The Si Tran" w:date="2012-12-06T03:47:00Z">
                  <w:rPr>
                    <w:rFonts w:ascii="Cambria Math" w:hAnsi="Cambria Math"/>
                  </w:rPr>
                </w:ins>
              </m:ctrlPr>
            </m:fPr>
            <m:num>
              <w:ins w:id="7210" w:author="The Si Tran" w:date="2012-12-06T03:47:00Z">
                <m:r>
                  <w:rPr>
                    <w:rFonts w:ascii="Cambria Math" w:hAnsi="Cambria Math"/>
                  </w:rPr>
                  <m:t>∂</m:t>
                </m:r>
              </w:ins>
              <m:sSup>
                <m:sSupPr>
                  <m:ctrlPr>
                    <w:ins w:id="7211" w:author="The Si Tran" w:date="2012-12-06T03:47:00Z">
                      <w:rPr>
                        <w:rFonts w:ascii="Cambria Math" w:hAnsi="Cambria Math"/>
                      </w:rPr>
                    </w:ins>
                  </m:ctrlPr>
                </m:sSupPr>
                <m:e>
                  <w:ins w:id="7212" w:author="The Si Tran" w:date="2012-12-06T03:47:00Z">
                    <m:r>
                      <w:rPr>
                        <w:rFonts w:ascii="Cambria Math" w:hAnsi="Cambria Math"/>
                      </w:rPr>
                      <m:t>E</m:t>
                    </m:r>
                  </w:ins>
                </m:e>
                <m:sup>
                  <m:d>
                    <m:dPr>
                      <m:ctrlPr>
                        <w:ins w:id="7213" w:author="The Si Tran" w:date="2012-12-06T03:47:00Z">
                          <w:rPr>
                            <w:rFonts w:ascii="Cambria Math" w:hAnsi="Cambria Math"/>
                          </w:rPr>
                        </w:ins>
                      </m:ctrlPr>
                    </m:dPr>
                    <m:e>
                      <w:ins w:id="7214" w:author="The Si Tran" w:date="2012-12-06T03:47:00Z">
                        <m:r>
                          <w:rPr>
                            <w:rFonts w:ascii="Cambria Math" w:hAnsi="Cambria Math"/>
                          </w:rPr>
                          <m:t>t</m:t>
                        </m:r>
                      </w:ins>
                    </m:e>
                  </m:d>
                </m:sup>
              </m:sSup>
            </m:num>
            <m:den>
              <w:ins w:id="7215" w:author="The Si Tran" w:date="2012-12-06T03:47:00Z">
                <m:r>
                  <w:rPr>
                    <w:rFonts w:ascii="Cambria Math" w:hAnsi="Cambria Math"/>
                  </w:rPr>
                  <m:t>∂</m:t>
                </m:r>
              </w:ins>
              <m:sSub>
                <m:sSubPr>
                  <m:ctrlPr>
                    <w:ins w:id="7216" w:author="The Si Tran" w:date="2012-12-06T03:47:00Z">
                      <w:rPr>
                        <w:rFonts w:ascii="Cambria Math" w:hAnsi="Cambria Math"/>
                      </w:rPr>
                    </w:ins>
                  </m:ctrlPr>
                </m:sSubPr>
                <m:e>
                  <w:ins w:id="7217" w:author="The Si Tran" w:date="2012-12-06T03:47:00Z">
                    <m:r>
                      <w:rPr>
                        <w:rFonts w:ascii="Cambria Math" w:hAnsi="Cambria Math"/>
                      </w:rPr>
                      <m:t>w</m:t>
                    </m:r>
                  </w:ins>
                </m:e>
                <m:sub>
                  <w:ins w:id="7218"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219" w:author="The Si Tran" w:date="2012-12-06T03:47:00Z"/>
          <w:szCs w:val="26"/>
        </w:rPr>
      </w:pPr>
      <w:r w:rsidRPr="0049233F">
        <w:rPr>
          <w:szCs w:val="26"/>
        </w:rPr>
        <w:t xml:space="preserve"> </w:t>
      </w:r>
      <w:del w:id="7220" w:author="The Si Tran" w:date="2012-12-06T03:47:00Z">
        <w:r w:rsidRPr="00AF1345" w:rsidDel="00B63318">
          <w:rPr>
            <w:position w:val="-14"/>
            <w:szCs w:val="26"/>
          </w:rPr>
          <w:object w:dxaOrig="1540" w:dyaOrig="400" w14:anchorId="1513C705">
            <v:shape id="_x0000_i1156" type="#_x0000_t75" style="width:85.4pt;height:22.6pt" o:ole="">
              <v:imagedata r:id="rId308" o:title=""/>
            </v:shape>
            <o:OLEObject Type="Embed" ProgID="Equation.DSMT4" ShapeID="_x0000_i1156" DrawAspect="Content" ObjectID="_1417159154" r:id="rId309"/>
          </w:object>
        </w:r>
        <w:r w:rsidRPr="0049233F" w:rsidDel="00B63318">
          <w:rPr>
            <w:szCs w:val="26"/>
          </w:rPr>
          <w:delText xml:space="preserve"> và </w:delText>
        </w:r>
        <w:r w:rsidRPr="00AF1345" w:rsidDel="00B63318">
          <w:rPr>
            <w:position w:val="-32"/>
            <w:szCs w:val="26"/>
          </w:rPr>
          <w:object w:dxaOrig="920" w:dyaOrig="740" w14:anchorId="32C6DA9E">
            <v:shape id="_x0000_i1157" type="#_x0000_t75" style="width:61.1pt;height:47.7pt" o:ole="">
              <v:imagedata r:id="rId310" o:title=""/>
            </v:shape>
            <o:OLEObject Type="Embed" ProgID="Equation.DSMT4" ShapeID="_x0000_i1157" DrawAspect="Content" ObjectID="_1417159155" r:id="rId311"/>
          </w:object>
        </w:r>
      </w:del>
    </w:p>
    <w:p w14:paraId="7998B599" w14:textId="77777777" w:rsidR="0088753F" w:rsidRPr="0049233F" w:rsidRDefault="0088753F">
      <w:pPr>
        <w:pPrChange w:id="7221"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222"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Del="00334CAD" w:rsidRDefault="0088753F">
      <w:pPr>
        <w:rPr>
          <w:del w:id="7223" w:author="The Si Tran" w:date="2012-12-16T08:29:00Z"/>
        </w:rPr>
        <w:pPrChange w:id="7224"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225" w:author="The Si Tran" w:date="2012-12-06T03:49:00Z"/>
          <w:szCs w:val="26"/>
        </w:rPr>
      </w:pPr>
    </w:p>
    <w:p w14:paraId="0FEC2133" w14:textId="77777777" w:rsidR="0088753F" w:rsidRPr="0049233F" w:rsidRDefault="0088753F">
      <w:pPr>
        <w:rPr>
          <w:szCs w:val="26"/>
        </w:rPr>
        <w:pPrChange w:id="7226"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227"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8" type="#_x0000_t75" style="width:81.2pt;height:34.35pt" o:ole="">
                  <v:imagedata r:id="rId312" o:title=""/>
                </v:shape>
                <o:OLEObject Type="Embed" ProgID="Equation.DSMT4" ShapeID="_x0000_i1158" DrawAspect="Content" ObjectID="_1417159156" r:id="rId313"/>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228"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9" type="#_x0000_t75" style="width:20.95pt;height:20.95pt" o:ole="">
                  <v:imagedata r:id="rId314" o:title=""/>
                </v:shape>
                <o:OLEObject Type="Embed" ProgID="Equation.DSMT4" ShapeID="_x0000_i1159" DrawAspect="Content" ObjectID="_1417159157" r:id="rId315"/>
              </w:object>
            </w:r>
            <w:r w:rsidRPr="0049233F">
              <w:rPr>
                <w:i/>
                <w:szCs w:val="26"/>
              </w:rPr>
              <w:t xml:space="preserve"> = minimum (</w:t>
            </w:r>
            <w:r w:rsidRPr="00AF1345">
              <w:rPr>
                <w:i/>
                <w:position w:val="-14"/>
                <w:szCs w:val="26"/>
              </w:rPr>
              <w:object w:dxaOrig="1460" w:dyaOrig="400" w14:anchorId="5338F7B6">
                <v:shape id="_x0000_i1160" type="#_x0000_t75" style="width:73.65pt;height:20.95pt" o:ole="">
                  <v:imagedata r:id="rId316" o:title=""/>
                </v:shape>
                <o:OLEObject Type="Embed" ProgID="Equation.DSMT4" ShapeID="_x0000_i1160" DrawAspect="Content" ObjectID="_1417159158" r:id="rId317"/>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22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1" type="#_x0000_t75" style="width:25.95pt;height:20.95pt" o:ole="">
                  <v:imagedata r:id="rId318" o:title=""/>
                </v:shape>
                <o:OLEObject Type="Embed" ProgID="Equation.DSMT4" ShapeID="_x0000_i1161" DrawAspect="Content" ObjectID="_1417159159" r:id="rId319"/>
              </w:object>
            </w:r>
            <w:r w:rsidRPr="0049233F">
              <w:rPr>
                <w:i/>
                <w:szCs w:val="26"/>
              </w:rPr>
              <w:t xml:space="preserve"> = - sign (</w:t>
            </w:r>
            <w:r w:rsidRPr="00AF1345">
              <w:rPr>
                <w:i/>
                <w:position w:val="-32"/>
                <w:szCs w:val="26"/>
              </w:rPr>
              <w:object w:dxaOrig="580" w:dyaOrig="740" w14:anchorId="1C11FF13">
                <v:shape id="_x0000_i1162" type="#_x0000_t75" style="width:29.3pt;height:36.85pt" o:ole="">
                  <v:imagedata r:id="rId320" o:title=""/>
                </v:shape>
                <o:OLEObject Type="Embed" ProgID="Equation.DSMT4" ShapeID="_x0000_i1162" DrawAspect="Content" ObjectID="_1417159160" r:id="rId321"/>
              </w:object>
            </w:r>
            <w:r w:rsidRPr="0049233F">
              <w:rPr>
                <w:i/>
                <w:szCs w:val="26"/>
              </w:rPr>
              <w:t>)*</w:t>
            </w:r>
            <w:r w:rsidRPr="00AF1345">
              <w:rPr>
                <w:i/>
                <w:position w:val="-14"/>
                <w:szCs w:val="26"/>
              </w:rPr>
              <w:object w:dxaOrig="400" w:dyaOrig="400" w14:anchorId="797347F4">
                <v:shape id="_x0000_i1163" type="#_x0000_t75" style="width:20.95pt;height:20.95pt" o:ole="">
                  <v:imagedata r:id="rId314" o:title=""/>
                </v:shape>
                <o:OLEObject Type="Embed" ProgID="Equation.DSMT4" ShapeID="_x0000_i1163" DrawAspect="Content" ObjectID="_1417159161" r:id="rId322"/>
              </w:object>
            </w:r>
          </w:p>
          <w:p w14:paraId="7A102CBB" w14:textId="77777777" w:rsidR="0088753F" w:rsidRPr="0049233F" w:rsidRDefault="0088753F">
            <w:pPr>
              <w:spacing w:before="0" w:line="240" w:lineRule="auto"/>
              <w:ind w:firstLine="720"/>
              <w:rPr>
                <w:i/>
                <w:szCs w:val="26"/>
              </w:rPr>
              <w:pPrChange w:id="723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4" type="#_x0000_t75" style="width:25.95pt;height:20.95pt" o:ole="">
                  <v:imagedata r:id="rId323" o:title=""/>
                </v:shape>
                <o:OLEObject Type="Embed" ProgID="Equation.DSMT4" ShapeID="_x0000_i1164" DrawAspect="Content" ObjectID="_1417159162" r:id="rId324"/>
              </w:object>
            </w:r>
            <w:r w:rsidRPr="0049233F">
              <w:rPr>
                <w:i/>
                <w:szCs w:val="26"/>
              </w:rPr>
              <w:t xml:space="preserve">  = </w:t>
            </w:r>
            <w:r w:rsidRPr="00AF1345">
              <w:rPr>
                <w:i/>
                <w:position w:val="-14"/>
                <w:szCs w:val="26"/>
              </w:rPr>
              <w:object w:dxaOrig="400" w:dyaOrig="400" w14:anchorId="43D60952">
                <v:shape id="_x0000_i1165" type="#_x0000_t75" style="width:20.95pt;height:20.95pt" o:ole="">
                  <v:imagedata r:id="rId325" o:title=""/>
                </v:shape>
                <o:OLEObject Type="Embed" ProgID="Equation.DSMT4" ShapeID="_x0000_i1165" DrawAspect="Content" ObjectID="_1417159163" r:id="rId326"/>
              </w:object>
            </w:r>
            <w:r w:rsidRPr="0049233F">
              <w:rPr>
                <w:i/>
                <w:szCs w:val="26"/>
              </w:rPr>
              <w:t xml:space="preserve">+  </w:t>
            </w:r>
            <w:r w:rsidRPr="00AF1345">
              <w:rPr>
                <w:i/>
                <w:position w:val="-14"/>
                <w:szCs w:val="26"/>
              </w:rPr>
              <w:object w:dxaOrig="540" w:dyaOrig="400" w14:anchorId="053072BF">
                <v:shape id="_x0000_i1166" type="#_x0000_t75" style="width:25.95pt;height:20.95pt" o:ole="">
                  <v:imagedata r:id="rId318" o:title=""/>
                </v:shape>
                <o:OLEObject Type="Embed" ProgID="Equation.DSMT4" ShapeID="_x0000_i1166" DrawAspect="Content" ObjectID="_1417159164" r:id="rId327"/>
              </w:object>
            </w:r>
          </w:p>
          <w:p w14:paraId="599100C9" w14:textId="77777777" w:rsidR="0088753F" w:rsidRPr="0049233F" w:rsidRDefault="0088753F">
            <w:pPr>
              <w:spacing w:before="0" w:line="240" w:lineRule="auto"/>
              <w:ind w:firstLine="720"/>
              <w:rPr>
                <w:i/>
                <w:szCs w:val="26"/>
              </w:rPr>
              <w:pPrChange w:id="7231"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7" type="#_x0000_t75" style="width:77.85pt;height:32.65pt" o:ole="">
                  <v:imagedata r:id="rId328" o:title=""/>
                </v:shape>
                <o:OLEObject Type="Embed" ProgID="Equation.DSMT4" ShapeID="_x0000_i1167" DrawAspect="Content" ObjectID="_1417159165" r:id="rId329"/>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232"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8" type="#_x0000_t75" style="width:20.95pt;height:20.95pt" o:ole="">
                  <v:imagedata r:id="rId314" o:title=""/>
                </v:shape>
                <o:OLEObject Type="Embed" ProgID="Equation.DSMT4" ShapeID="_x0000_i1168" DrawAspect="Content" ObjectID="_1417159166" r:id="rId330"/>
              </w:object>
            </w:r>
            <w:r w:rsidRPr="0049233F">
              <w:rPr>
                <w:i/>
                <w:szCs w:val="26"/>
              </w:rPr>
              <w:t xml:space="preserve"> = maximum (</w:t>
            </w:r>
            <w:r w:rsidRPr="00AF1345">
              <w:rPr>
                <w:i/>
                <w:position w:val="-14"/>
                <w:szCs w:val="26"/>
              </w:rPr>
              <w:object w:dxaOrig="1440" w:dyaOrig="400" w14:anchorId="47CE5A1E">
                <v:shape id="_x0000_i1169" type="#_x0000_t75" style="width:1in;height:20.95pt" o:ole="">
                  <v:imagedata r:id="rId331" o:title=""/>
                </v:shape>
                <o:OLEObject Type="Embed" ProgID="Equation.DSMT4" ShapeID="_x0000_i1169" DrawAspect="Content" ObjectID="_1417159167" r:id="rId332"/>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23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0" type="#_x0000_t75" style="width:25.95pt;height:20.95pt" o:ole="">
                  <v:imagedata r:id="rId323" o:title=""/>
                </v:shape>
                <o:OLEObject Type="Embed" ProgID="Equation.DSMT4" ShapeID="_x0000_i1170" DrawAspect="Content" ObjectID="_1417159168" r:id="rId333"/>
              </w:object>
            </w:r>
            <w:r w:rsidRPr="0049233F">
              <w:rPr>
                <w:i/>
                <w:szCs w:val="26"/>
              </w:rPr>
              <w:t xml:space="preserve">  = </w:t>
            </w:r>
            <w:r w:rsidRPr="00AF1345">
              <w:rPr>
                <w:i/>
                <w:position w:val="-14"/>
                <w:szCs w:val="26"/>
              </w:rPr>
              <w:object w:dxaOrig="400" w:dyaOrig="400" w14:anchorId="645E6D6D">
                <v:shape id="_x0000_i1171" type="#_x0000_t75" style="width:20.95pt;height:20.95pt" o:ole="">
                  <v:imagedata r:id="rId325" o:title=""/>
                </v:shape>
                <o:OLEObject Type="Embed" ProgID="Equation.DSMT4" ShapeID="_x0000_i1171" DrawAspect="Content" ObjectID="_1417159169" r:id="rId334"/>
              </w:object>
            </w:r>
            <w:r w:rsidRPr="0049233F">
              <w:rPr>
                <w:i/>
                <w:szCs w:val="26"/>
              </w:rPr>
              <w:t xml:space="preserve">- </w:t>
            </w:r>
            <w:r w:rsidRPr="00AF1345">
              <w:rPr>
                <w:i/>
                <w:position w:val="-14"/>
                <w:szCs w:val="26"/>
              </w:rPr>
              <w:object w:dxaOrig="680" w:dyaOrig="400" w14:anchorId="1598DD1F">
                <v:shape id="_x0000_i1172" type="#_x0000_t75" style="width:32.65pt;height:20.95pt" o:ole="">
                  <v:imagedata r:id="rId335" o:title=""/>
                </v:shape>
                <o:OLEObject Type="Embed" ProgID="Equation.DSMT4" ShapeID="_x0000_i1172" DrawAspect="Content" ObjectID="_1417159170" r:id="rId336"/>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234"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3" type="#_x0000_t75" style="width:46.9pt;height:36.85pt" o:ole="">
                  <v:imagedata r:id="rId310" o:title=""/>
                </v:shape>
                <o:OLEObject Type="Embed" ProgID="Equation.DSMT4" ShapeID="_x0000_i1173" DrawAspect="Content" ObjectID="_1417159171" r:id="rId337"/>
              </w:object>
            </w:r>
          </w:p>
          <w:p w14:paraId="41704DD5" w14:textId="77777777" w:rsidR="0088753F" w:rsidRPr="0049233F" w:rsidRDefault="0088753F">
            <w:pPr>
              <w:spacing w:before="0" w:line="240" w:lineRule="auto"/>
              <w:ind w:firstLine="720"/>
              <w:rPr>
                <w:i/>
                <w:szCs w:val="26"/>
              </w:rPr>
              <w:pPrChange w:id="7235"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236"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4" type="#_x0000_t75" style="width:81.2pt;height:34.35pt" o:ole="">
                  <v:imagedata r:id="rId338" o:title=""/>
                </v:shape>
                <o:OLEObject Type="Embed" ProgID="Equation.DSMT4" ShapeID="_x0000_i1174" DrawAspect="Content" ObjectID="_1417159172" r:id="rId339"/>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237" w:author="The Si Tran" w:date="2012-12-14T06:19:00Z">
                <w:pPr>
                  <w:spacing w:before="0"/>
                  <w:ind w:firstLine="720"/>
                </w:pPr>
              </w:pPrChange>
            </w:pPr>
            <w:r w:rsidRPr="0049233F">
              <w:rPr>
                <w:i/>
                <w:szCs w:val="26"/>
              </w:rPr>
              <w:lastRenderedPageBreak/>
              <w:t xml:space="preserve">             </w:t>
            </w:r>
            <w:r w:rsidRPr="00AF1345">
              <w:rPr>
                <w:i/>
                <w:position w:val="-14"/>
                <w:szCs w:val="26"/>
              </w:rPr>
              <w:object w:dxaOrig="540" w:dyaOrig="400" w14:anchorId="21571DC1">
                <v:shape id="_x0000_i1175" type="#_x0000_t75" style="width:25.95pt;height:20.95pt" o:ole="">
                  <v:imagedata r:id="rId318" o:title=""/>
                </v:shape>
                <o:OLEObject Type="Embed" ProgID="Equation.DSMT4" ShapeID="_x0000_i1175" DrawAspect="Content" ObjectID="_1417159173" r:id="rId340"/>
              </w:object>
            </w:r>
            <w:r w:rsidRPr="0049233F">
              <w:rPr>
                <w:i/>
                <w:szCs w:val="26"/>
              </w:rPr>
              <w:t xml:space="preserve"> = - sign (</w:t>
            </w:r>
            <w:r w:rsidRPr="00AF1345">
              <w:rPr>
                <w:i/>
                <w:position w:val="-32"/>
                <w:szCs w:val="26"/>
              </w:rPr>
              <w:object w:dxaOrig="580" w:dyaOrig="740" w14:anchorId="261D33FB">
                <v:shape id="_x0000_i1176" type="#_x0000_t75" style="width:29.3pt;height:36.85pt" o:ole="">
                  <v:imagedata r:id="rId320" o:title=""/>
                </v:shape>
                <o:OLEObject Type="Embed" ProgID="Equation.DSMT4" ShapeID="_x0000_i1176" DrawAspect="Content" ObjectID="_1417159174" r:id="rId341"/>
              </w:object>
            </w:r>
            <w:r w:rsidRPr="0049233F">
              <w:rPr>
                <w:i/>
                <w:szCs w:val="26"/>
              </w:rPr>
              <w:t>)*</w:t>
            </w:r>
            <w:r w:rsidRPr="00AF1345">
              <w:rPr>
                <w:i/>
                <w:position w:val="-14"/>
                <w:szCs w:val="26"/>
              </w:rPr>
              <w:object w:dxaOrig="400" w:dyaOrig="400" w14:anchorId="495FE6DF">
                <v:shape id="_x0000_i1177" type="#_x0000_t75" style="width:20.95pt;height:20.95pt" o:ole="">
                  <v:imagedata r:id="rId314" o:title=""/>
                </v:shape>
                <o:OLEObject Type="Embed" ProgID="Equation.DSMT4" ShapeID="_x0000_i1177" DrawAspect="Content" ObjectID="_1417159175" r:id="rId342"/>
              </w:object>
            </w:r>
          </w:p>
          <w:p w14:paraId="2F859299" w14:textId="77777777" w:rsidR="0088753F" w:rsidRPr="0049233F" w:rsidRDefault="0088753F">
            <w:pPr>
              <w:spacing w:before="0" w:line="240" w:lineRule="auto"/>
              <w:ind w:firstLine="720"/>
              <w:rPr>
                <w:i/>
                <w:szCs w:val="26"/>
              </w:rPr>
              <w:pPrChange w:id="723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8" type="#_x0000_t75" style="width:25.95pt;height:20.95pt" o:ole="">
                  <v:imagedata r:id="rId323" o:title=""/>
                </v:shape>
                <o:OLEObject Type="Embed" ProgID="Equation.DSMT4" ShapeID="_x0000_i1178" DrawAspect="Content" ObjectID="_1417159176" r:id="rId343"/>
              </w:object>
            </w:r>
            <w:r w:rsidRPr="0049233F">
              <w:rPr>
                <w:i/>
                <w:szCs w:val="26"/>
              </w:rPr>
              <w:t xml:space="preserve">  = </w:t>
            </w:r>
            <w:r w:rsidRPr="00AF1345">
              <w:rPr>
                <w:i/>
                <w:position w:val="-14"/>
                <w:szCs w:val="26"/>
              </w:rPr>
              <w:object w:dxaOrig="400" w:dyaOrig="400" w14:anchorId="5A399D5E">
                <v:shape id="_x0000_i1179" type="#_x0000_t75" style="width:20.95pt;height:20.95pt" o:ole="">
                  <v:imagedata r:id="rId325" o:title=""/>
                </v:shape>
                <o:OLEObject Type="Embed" ProgID="Equation.DSMT4" ShapeID="_x0000_i1179" DrawAspect="Content" ObjectID="_1417159177" r:id="rId344"/>
              </w:object>
            </w:r>
            <w:r w:rsidRPr="0049233F">
              <w:rPr>
                <w:i/>
                <w:szCs w:val="26"/>
              </w:rPr>
              <w:t xml:space="preserve">+  </w:t>
            </w:r>
            <w:r w:rsidRPr="00AF1345">
              <w:rPr>
                <w:i/>
                <w:position w:val="-14"/>
                <w:szCs w:val="26"/>
              </w:rPr>
              <w:object w:dxaOrig="540" w:dyaOrig="400" w14:anchorId="6F57130F">
                <v:shape id="_x0000_i1180" type="#_x0000_t75" style="width:25.95pt;height:20.95pt" o:ole="">
                  <v:imagedata r:id="rId318" o:title=""/>
                </v:shape>
                <o:OLEObject Type="Embed" ProgID="Equation.DSMT4" ShapeID="_x0000_i1180" DrawAspect="Content" ObjectID="_1417159178" r:id="rId345"/>
              </w:object>
            </w:r>
          </w:p>
          <w:p w14:paraId="3255C968" w14:textId="77777777" w:rsidR="0088753F" w:rsidRPr="0049233F" w:rsidRDefault="0088753F">
            <w:pPr>
              <w:spacing w:before="0" w:line="240" w:lineRule="auto"/>
              <w:ind w:firstLine="720"/>
              <w:rPr>
                <w:i/>
                <w:szCs w:val="26"/>
              </w:rPr>
              <w:pPrChange w:id="7239"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240" w:author="The Si Tran" w:date="2012-12-14T06:19:00Z">
                <w:pPr>
                  <w:spacing w:before="0"/>
                  <w:ind w:firstLine="720"/>
                </w:pPr>
              </w:pPrChange>
            </w:pPr>
            <w:r w:rsidRPr="0049233F">
              <w:rPr>
                <w:i/>
                <w:szCs w:val="26"/>
              </w:rPr>
              <w:t>}</w:t>
            </w:r>
          </w:p>
        </w:tc>
      </w:tr>
    </w:tbl>
    <w:p w14:paraId="7DECB775" w14:textId="3F70D2D7" w:rsidR="0015202E" w:rsidRPr="00334CAD" w:rsidRDefault="0088753F">
      <w:pPr>
        <w:pStyle w:val="Hinh"/>
        <w:jc w:val="center"/>
        <w:rPr>
          <w:b w:val="0"/>
          <w:rPrChange w:id="7241" w:author="The Si Tran" w:date="2012-12-16T08:29:00Z">
            <w:rPr/>
          </w:rPrChange>
        </w:rPr>
        <w:pPrChange w:id="7242" w:author="The Si Tran" w:date="2012-12-11T23:37:00Z">
          <w:pPr>
            <w:pStyle w:val="Caption"/>
            <w:ind w:left="2160" w:firstLine="720"/>
          </w:pPr>
        </w:pPrChange>
      </w:pPr>
      <w:bookmarkStart w:id="7243" w:name="_Toc327348218"/>
      <w:bookmarkStart w:id="7244" w:name="_Toc343029968"/>
      <w:bookmarkStart w:id="7245" w:name="_Toc343415613"/>
      <w:r w:rsidRPr="0049233F">
        <w:lastRenderedPageBreak/>
        <w:t>Hình</w:t>
      </w:r>
      <w:ins w:id="7246" w:author="The Si Tran" w:date="2012-12-11T23:37:00Z">
        <w:r w:rsidR="0015202E">
          <w:t xml:space="preserve"> 4.9</w:t>
        </w:r>
      </w:ins>
      <w:del w:id="7247"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248"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249"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7250" w:author="The Si Tran" w:date="2012-12-11T23:37:00Z">
            <w:rPr/>
          </w:rPrChange>
        </w:rPr>
        <w:t>Giải thuật RPROP</w:t>
      </w:r>
      <w:bookmarkEnd w:id="7243"/>
      <w:bookmarkEnd w:id="7244"/>
      <w:bookmarkEnd w:id="7245"/>
    </w:p>
    <w:p w14:paraId="7D470EDE" w14:textId="77777777" w:rsidR="0088753F" w:rsidRPr="0049233F" w:rsidRDefault="0088753F">
      <w:pPr>
        <w:pPrChange w:id="7251"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252"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1" type="#_x0000_t75" style="width:16.75pt;height:17.6pt" o:ole="">
            <v:imagedata r:id="rId297" o:title=""/>
          </v:shape>
          <o:OLEObject Type="Embed" ProgID="Equation.DSMT4" ShapeID="_x0000_i1181" DrawAspect="Content" ObjectID="_1417159179" r:id="rId346"/>
        </w:object>
      </w:r>
      <w:r w:rsidRPr="0049233F">
        <w:t xml:space="preserve"> sẽ được khởi tạo một giá trị dương ban đầu </w:t>
      </w:r>
      <w:r w:rsidRPr="00AF1345">
        <w:rPr>
          <w:position w:val="-12"/>
        </w:rPr>
        <w:object w:dxaOrig="300" w:dyaOrig="360" w14:anchorId="146BC69F">
          <v:shape id="_x0000_i1182" type="#_x0000_t75" style="width:15.05pt;height:17.6pt" o:ole="">
            <v:imagedata r:id="rId347" o:title=""/>
          </v:shape>
          <o:OLEObject Type="Embed" ProgID="Equation.DSMT4" ShapeID="_x0000_i1182" DrawAspect="Content" ObjectID="_1417159180" r:id="rId348"/>
        </w:object>
      </w:r>
      <w:r w:rsidRPr="0049233F">
        <w:t xml:space="preserve">. Lựa chọn tốt cho </w:t>
      </w:r>
      <w:r w:rsidRPr="00AF1345">
        <w:rPr>
          <w:position w:val="-12"/>
        </w:rPr>
        <w:object w:dxaOrig="300" w:dyaOrig="360" w14:anchorId="05AF86ED">
          <v:shape id="_x0000_i1183" type="#_x0000_t75" style="width:15.05pt;height:17.6pt" o:ole="">
            <v:imagedata r:id="rId347" o:title=""/>
          </v:shape>
          <o:OLEObject Type="Embed" ProgID="Equation.DSMT4" ShapeID="_x0000_i1183" DrawAspect="Content" ObjectID="_1417159181" r:id="rId349"/>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4" type="#_x0000_t75" style="width:22.6pt;height:17.6pt" o:ole="">
            <v:imagedata r:id="rId350" o:title=""/>
          </v:shape>
          <o:OLEObject Type="Embed" ProgID="Equation.DSMT4" ShapeID="_x0000_i1184" DrawAspect="Content" ObjectID="_1417159182" r:id="rId351"/>
        </w:object>
      </w:r>
      <w:r w:rsidRPr="0049233F">
        <w:t xml:space="preserve"> và </w:t>
      </w:r>
      <w:r w:rsidRPr="00AF1345">
        <w:rPr>
          <w:position w:val="-12"/>
        </w:rPr>
        <w:object w:dxaOrig="480" w:dyaOrig="360" w14:anchorId="289240F7">
          <v:shape id="_x0000_i1185" type="#_x0000_t75" style="width:24.3pt;height:17.6pt" o:ole="">
            <v:imagedata r:id="rId352" o:title=""/>
          </v:shape>
          <o:OLEObject Type="Embed" ProgID="Equation.DSMT4" ShapeID="_x0000_i1185" DrawAspect="Content" ObjectID="_1417159183" r:id="rId353"/>
        </w:object>
      </w:r>
      <w:r w:rsidRPr="0049233F">
        <w:t xml:space="preserve">để tránh vấn đề tràn số của các biến thực. Giá trị </w:t>
      </w:r>
      <w:r w:rsidRPr="00AF1345">
        <w:rPr>
          <w:position w:val="-12"/>
        </w:rPr>
        <w:object w:dxaOrig="460" w:dyaOrig="360" w14:anchorId="0DD31DA6">
          <v:shape id="_x0000_i1186" type="#_x0000_t75" style="width:22.6pt;height:17.6pt" o:ole="">
            <v:imagedata r:id="rId350" o:title=""/>
          </v:shape>
          <o:OLEObject Type="Embed" ProgID="Equation.DSMT4" ShapeID="_x0000_i1186" DrawAspect="Content" ObjectID="_1417159184" r:id="rId354"/>
        </w:object>
      </w:r>
      <w:r w:rsidRPr="0049233F">
        <w:t xml:space="preserve"> được thiết lập thường là 1.0e-6, còn giá trị </w:t>
      </w:r>
      <w:r w:rsidRPr="00AF1345">
        <w:rPr>
          <w:position w:val="-12"/>
        </w:rPr>
        <w:object w:dxaOrig="480" w:dyaOrig="360" w14:anchorId="77251B94">
          <v:shape id="_x0000_i1187" type="#_x0000_t75" style="width:24.3pt;height:17.6pt" o:ole="">
            <v:imagedata r:id="rId352" o:title=""/>
          </v:shape>
          <o:OLEObject Type="Embed" ProgID="Equation.DSMT4" ShapeID="_x0000_i1187" DrawAspect="Content" ObjectID="_1417159185" r:id="rId355"/>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8" type="#_x0000_t75" style="width:24.3pt;height:17.6pt" o:ole="">
            <v:imagedata r:id="rId356" o:title=""/>
          </v:shape>
          <o:OLEObject Type="Embed" ProgID="Equation.DSMT4" ShapeID="_x0000_i1188" DrawAspect="Content" ObjectID="_1417159186" r:id="rId357"/>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89" type="#_x0000_t75" style="width:15.05pt;height:17.6pt" o:ole="">
            <v:imagedata r:id="rId358" o:title=""/>
          </v:shape>
          <o:OLEObject Type="Embed" ProgID="Equation.DSMT4" ShapeID="_x0000_i1189" DrawAspect="Content" ObjectID="_1417159187" r:id="rId359"/>
        </w:object>
      </w:r>
      <w:r w:rsidRPr="0049233F">
        <w:t xml:space="preserve"> và </w:t>
      </w:r>
      <w:r w:rsidRPr="00AF1345">
        <w:rPr>
          <w:position w:val="-10"/>
        </w:rPr>
        <w:object w:dxaOrig="300" w:dyaOrig="360" w14:anchorId="0C7BC802">
          <v:shape id="_x0000_i1190" type="#_x0000_t75" style="width:15.05pt;height:17.6pt" o:ole="">
            <v:imagedata r:id="rId360" o:title=""/>
          </v:shape>
          <o:OLEObject Type="Embed" ProgID="Equation.DSMT4" ShapeID="_x0000_i1190" DrawAspect="Content" ObjectID="_1417159188" r:id="rId361"/>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1" type="#_x0000_t75" style="width:15.05pt;height:17.6pt" o:ole="">
            <v:imagedata r:id="rId347" o:title=""/>
          </v:shape>
          <o:OLEObject Type="Embed" ProgID="Equation.DSMT4" ShapeID="_x0000_i1191" DrawAspect="Content" ObjectID="_1417159189" r:id="rId362"/>
        </w:object>
      </w:r>
      <w:r w:rsidRPr="0049233F">
        <w:t xml:space="preserve"> và </w:t>
      </w:r>
      <w:r w:rsidRPr="00AF1345">
        <w:rPr>
          <w:position w:val="-12"/>
        </w:rPr>
        <w:object w:dxaOrig="480" w:dyaOrig="360" w14:anchorId="43FEEC10">
          <v:shape id="_x0000_i1192" type="#_x0000_t75" style="width:24.3pt;height:17.6pt" o:ole="">
            <v:imagedata r:id="rId352" o:title=""/>
          </v:shape>
          <o:OLEObject Type="Embed" ProgID="Equation.DSMT4" ShapeID="_x0000_i1192" DrawAspect="Content" ObjectID="_1417159190" r:id="rId363"/>
        </w:object>
      </w:r>
      <w:r w:rsidRPr="0049233F">
        <w:t>.</w:t>
      </w:r>
    </w:p>
    <w:p w14:paraId="1C59B8C6" w14:textId="77777777" w:rsidR="0088753F" w:rsidRPr="0049233F" w:rsidRDefault="0088753F">
      <w:pPr>
        <w:pPrChange w:id="7253"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254" w:author="The Si Tran" w:date="2012-12-16T08:29:00Z">
          <w:pPr>
            <w:spacing w:before="0"/>
            <w:ind w:firstLine="720"/>
          </w:pPr>
        </w:pPrChange>
      </w:pPr>
      <w:r w:rsidRPr="0049233F">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255" w:name="_Toc327348176"/>
      <w:bookmarkStart w:id="7256" w:name="_Toc343415528"/>
      <w:r w:rsidRPr="0049233F">
        <w:lastRenderedPageBreak/>
        <w:t>Hiện tượng quá khớp</w:t>
      </w:r>
      <w:bookmarkEnd w:id="7255"/>
      <w:bookmarkEnd w:id="7256"/>
    </w:p>
    <w:p w14:paraId="1FAA90D6" w14:textId="77777777" w:rsidR="0088753F" w:rsidRPr="0049233F" w:rsidRDefault="0088753F">
      <w:pPr>
        <w:pPrChange w:id="7257" w:author="The Si Tran" w:date="2012-12-16T08:29:00Z">
          <w:pPr>
            <w:spacing w:before="0"/>
            <w:jc w:val="left"/>
          </w:pPr>
        </w:pPrChange>
      </w:pPr>
      <w:r w:rsidRPr="0049233F">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258"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259" w:author="The Si Tran" w:date="2012-12-14T05:59:00Z"/>
          <w:szCs w:val="26"/>
        </w:rPr>
      </w:pPr>
      <w:del w:id="7260" w:author="The Si Tran" w:date="2012-12-14T05:59:00Z">
        <w:r w:rsidRPr="0049233F" w:rsidDel="005457E8">
          <w:rPr>
            <w:szCs w:val="26"/>
          </w:rPr>
          <w:br w:type="page"/>
        </w:r>
      </w:del>
    </w:p>
    <w:p w14:paraId="5AEE3EB3" w14:textId="1282A489" w:rsidR="00BE27EE" w:rsidRPr="002B1464" w:rsidDel="005457E8" w:rsidRDefault="00BE27EE" w:rsidP="00BE27EE">
      <w:pPr>
        <w:rPr>
          <w:del w:id="7261" w:author="The Si Tran" w:date="2012-12-14T05:59:00Z"/>
          <w:szCs w:val="26"/>
        </w:rPr>
      </w:pPr>
      <w:bookmarkStart w:id="7262" w:name="_Toc343232326"/>
      <w:bookmarkStart w:id="7263" w:name="_Toc343232739"/>
      <w:bookmarkStart w:id="7264" w:name="_Toc343233024"/>
      <w:bookmarkStart w:id="7265" w:name="_Toc343415529"/>
      <w:bookmarkEnd w:id="7262"/>
      <w:bookmarkEnd w:id="7263"/>
      <w:bookmarkEnd w:id="7264"/>
      <w:bookmarkEnd w:id="7265"/>
    </w:p>
    <w:p w14:paraId="00E85171" w14:textId="77777777" w:rsidR="00A02652" w:rsidRPr="0049233F" w:rsidRDefault="00A02652" w:rsidP="00A02652">
      <w:pPr>
        <w:pStyle w:val="Heading2"/>
        <w:rPr>
          <w:sz w:val="26"/>
          <w:szCs w:val="26"/>
          <w:rPrChange w:id="7266" w:author="The Si Tran" w:date="2012-12-05T23:02:00Z">
            <w:rPr/>
          </w:rPrChange>
        </w:rPr>
      </w:pPr>
      <w:bookmarkStart w:id="7267" w:name="_Toc326315155"/>
      <w:bookmarkStart w:id="7268" w:name="_Toc327348181"/>
      <w:bookmarkStart w:id="7269" w:name="_Toc343415530"/>
      <w:r w:rsidRPr="0049233F">
        <w:rPr>
          <w:sz w:val="26"/>
          <w:szCs w:val="26"/>
          <w:rPrChange w:id="7270" w:author="The Si Tran" w:date="2012-12-05T23:02:00Z">
            <w:rPr>
              <w:rFonts w:cs="Times New Roman"/>
              <w:iCs w:val="0"/>
              <w:sz w:val="20"/>
              <w:szCs w:val="20"/>
            </w:rPr>
          </w:rPrChange>
        </w:rPr>
        <w:t>Áp dụng mạng Neuron vào dự báo dữ liệu chuỗi thời gian</w:t>
      </w:r>
      <w:bookmarkEnd w:id="7267"/>
      <w:bookmarkEnd w:id="7268"/>
      <w:bookmarkEnd w:id="7269"/>
    </w:p>
    <w:p w14:paraId="6B890B8E" w14:textId="77777777" w:rsidR="00A02652" w:rsidRPr="0049233F" w:rsidRDefault="00A02652">
      <w:pPr>
        <w:pPrChange w:id="7271"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nào[6].</w:t>
      </w:r>
    </w:p>
    <w:p w14:paraId="038D2693" w14:textId="77777777"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14:anchorId="25B3040C" wp14:editId="47C50B34">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jc w:val="center"/>
        <w:rPr>
          <w:ins w:id="7272" w:author="The Si Tran" w:date="2012-12-11T23:38:00Z"/>
          <w:b w:val="0"/>
        </w:rPr>
        <w:pPrChange w:id="7273" w:author="The Si Tran" w:date="2012-12-11T23:38:00Z">
          <w:pPr>
            <w:pStyle w:val="Caption"/>
            <w:ind w:left="1440" w:firstLine="720"/>
          </w:pPr>
        </w:pPrChange>
      </w:pPr>
      <w:bookmarkStart w:id="7274" w:name="_Toc326299578"/>
      <w:bookmarkStart w:id="7275" w:name="_Toc327348223"/>
      <w:bookmarkStart w:id="7276" w:name="_Toc343029969"/>
      <w:bookmarkStart w:id="7277" w:name="_Toc343415614"/>
      <w:r w:rsidRPr="0049233F">
        <w:t>Hình</w:t>
      </w:r>
      <w:ins w:id="7278" w:author="The Si Tran" w:date="2012-12-11T23:38:00Z">
        <w:r w:rsidR="0015202E">
          <w:t xml:space="preserve"> 4.10</w:t>
        </w:r>
      </w:ins>
      <w:del w:id="7279"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280"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281"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7282" w:author="The Si Tran" w:date="2012-12-11T23:38:00Z">
            <w:rPr/>
          </w:rPrChange>
        </w:rPr>
        <w:t>Mô hình học với chuỗi thời gian</w:t>
      </w:r>
      <w:bookmarkEnd w:id="7274"/>
      <w:bookmarkEnd w:id="7275"/>
      <w:bookmarkEnd w:id="7276"/>
      <w:bookmarkEnd w:id="7277"/>
    </w:p>
    <w:p w14:paraId="7731F271" w14:textId="77777777" w:rsidR="0015202E" w:rsidRPr="0049233F" w:rsidRDefault="0015202E">
      <w:pPr>
        <w:pStyle w:val="Hinh"/>
        <w:jc w:val="center"/>
        <w:pPrChange w:id="7283" w:author="The Si Tran" w:date="2012-12-11T23:38:00Z">
          <w:pPr>
            <w:pStyle w:val="Caption"/>
            <w:ind w:left="1440" w:firstLine="720"/>
          </w:pPr>
        </w:pPrChange>
      </w:pPr>
    </w:p>
    <w:p w14:paraId="522ED368" w14:textId="77777777" w:rsidR="00A02652" w:rsidRPr="0049233F" w:rsidRDefault="00A02652">
      <w:pPr>
        <w:pPrChange w:id="7284"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Pr="0049233F">
        <w:t>, …, X</w:t>
      </w:r>
      <w:r w:rsidRPr="0049233F">
        <w:rPr>
          <w:vertAlign w:val="subscript"/>
        </w:rPr>
        <w:t>n</w:t>
      </w:r>
      <w:r w:rsidRPr="0049233F">
        <w:t>.</w:t>
      </w:r>
    </w:p>
    <w:p w14:paraId="69712E72" w14:textId="77777777" w:rsidR="00A02652" w:rsidRPr="0049233F" w:rsidRDefault="00A02652">
      <w:pPr>
        <w:pPrChange w:id="7285"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Pr="0049233F">
        <w:t>, …, X</w:t>
      </w:r>
      <w:r w:rsidRPr="0049233F">
        <w:rPr>
          <w:vertAlign w:val="subscript"/>
        </w:rPr>
        <w:t>t</w:t>
      </w:r>
      <w:r w:rsidRPr="0049233F">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Pr="00097101" w:rsidRDefault="00A02652">
      <w:pPr>
        <w:pPrChange w:id="7286"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287" w:author="The Si Tran" w:date="2012-12-14T05:59:00Z">
        <w:r w:rsidR="005457E8">
          <w:tab/>
        </w:r>
      </w:ins>
    </w:p>
    <w:p w14:paraId="146B3BF3" w14:textId="2D2BE9A1" w:rsidR="00A02652" w:rsidRPr="0049233F" w:rsidRDefault="00A02652" w:rsidP="00A02652">
      <w:pPr>
        <w:pStyle w:val="Heading2"/>
        <w:rPr>
          <w:sz w:val="26"/>
          <w:szCs w:val="26"/>
          <w:rPrChange w:id="7288" w:author="The Si Tran" w:date="2012-12-05T23:02:00Z">
            <w:rPr/>
          </w:rPrChange>
        </w:rPr>
      </w:pPr>
      <w:bookmarkStart w:id="7289" w:name="_Toc327348182"/>
      <w:bookmarkStart w:id="7290" w:name="_Toc343415531"/>
      <w:r w:rsidRPr="0049233F">
        <w:rPr>
          <w:sz w:val="26"/>
          <w:szCs w:val="26"/>
          <w:rPrChange w:id="7291" w:author="The Si Tran" w:date="2012-12-05T23:02:00Z">
            <w:rPr>
              <w:rFonts w:cs="Times New Roman"/>
              <w:iCs w:val="0"/>
              <w:sz w:val="20"/>
              <w:szCs w:val="20"/>
            </w:rPr>
          </w:rPrChange>
        </w:rPr>
        <w:t>Các bước xây dựng một mô hình mạng neuron để dự báo dữ liệu chuỗi thời gian</w:t>
      </w:r>
      <w:bookmarkEnd w:id="7289"/>
      <w:bookmarkEnd w:id="7290"/>
    </w:p>
    <w:p w14:paraId="70E7852F" w14:textId="77777777" w:rsidR="00A02652" w:rsidRPr="0049233F" w:rsidRDefault="00A02652">
      <w:pPr>
        <w:pPrChange w:id="7292"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293"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294" w:name="_Toc327348183"/>
      <w:bookmarkStart w:id="7295" w:name="_Toc343415532"/>
      <w:r w:rsidRPr="0049233F">
        <w:lastRenderedPageBreak/>
        <w:t>Lựa chọn các biến</w:t>
      </w:r>
      <w:bookmarkEnd w:id="7294"/>
      <w:bookmarkEnd w:id="7295"/>
    </w:p>
    <w:p w14:paraId="71DA7A36" w14:textId="77777777" w:rsidR="00A02652" w:rsidRPr="0049233F" w:rsidRDefault="00A02652">
      <w:pPr>
        <w:pStyle w:val="BuletL1"/>
        <w:pPrChange w:id="7296"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297"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298"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299"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300" w:name="_Toc327348184"/>
      <w:bookmarkStart w:id="7301" w:name="_Toc343415533"/>
      <w:r w:rsidRPr="0049233F">
        <w:rPr>
          <w:lang w:val="fr-FR"/>
        </w:rPr>
        <w:t>Thu thập dữ liệu</w:t>
      </w:r>
      <w:bookmarkEnd w:id="7300"/>
      <w:bookmarkEnd w:id="7301"/>
    </w:p>
    <w:p w14:paraId="16759051" w14:textId="77777777" w:rsidR="00A02652" w:rsidRPr="0049233F" w:rsidRDefault="00A02652">
      <w:pPr>
        <w:pStyle w:val="BuletL1"/>
        <w:rPr>
          <w:u w:val="single"/>
        </w:rPr>
        <w:pPrChange w:id="7302"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w:t>
      </w:r>
      <w:r w:rsidRPr="0049233F">
        <w:lastRenderedPageBreak/>
        <w:t>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303"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304" w:name="_Toc327348185"/>
      <w:bookmarkStart w:id="7305" w:name="_Toc343415534"/>
      <w:r w:rsidRPr="0049233F">
        <w:t>Tiền xử lý dữ liệu</w:t>
      </w:r>
      <w:bookmarkEnd w:id="7304"/>
      <w:bookmarkEnd w:id="7305"/>
    </w:p>
    <w:p w14:paraId="4A5ADB02" w14:textId="77777777" w:rsidR="00A02652" w:rsidRPr="0049233F" w:rsidRDefault="00A02652">
      <w:pPr>
        <w:pStyle w:val="BuletL1"/>
        <w:pPrChange w:id="7306"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334CAD">
        <w:rPr>
          <w:rPrChange w:id="7307" w:author="The Si Tran" w:date="2012-12-16T08:32:00Z">
            <w:rPr/>
          </w:rPrChange>
        </w:rPr>
        <w:t>đến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334CAD">
        <w:rPr>
          <w:rPrChange w:id="7308" w:author="The Si Tran" w:date="2012-12-16T08:32:00Z">
            <w:rPr/>
          </w:rPrChange>
        </w:rPr>
        <w:t>sự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309" w:author="The Si Tran" w:date="2012-12-16T08:35:00Z">
          <w:pPr>
            <w:pStyle w:val="ListParagraph"/>
            <w:numPr>
              <w:numId w:val="11"/>
            </w:numPr>
            <w:spacing w:after="0" w:line="360" w:lineRule="auto"/>
            <w:ind w:left="360" w:hanging="360"/>
            <w:jc w:val="both"/>
          </w:pPr>
        </w:pPrChange>
      </w:pPr>
      <w:r w:rsidRPr="0049233F">
        <w:t xml:space="preserve">Hai phương </w:t>
      </w:r>
      <w:r w:rsidRPr="00BB4B46">
        <w:rPr>
          <w:rPrChange w:id="7310" w:author="The Si Tran" w:date="2012-12-16T08:34:00Z">
            <w:rPr/>
          </w:rPrChange>
        </w:rPr>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311" w:name="OLE_LINK5"/>
      <w:bookmarkStart w:id="7312" w:name="OLE_LINK6"/>
      <w:r w:rsidRPr="0049233F">
        <w:t xml:space="preserve">Việc lấy logarit tự nhiên </w:t>
      </w:r>
      <w:bookmarkEnd w:id="7311"/>
      <w:bookmarkEnd w:id="7312"/>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313" w:author="The Si Tran" w:date="2012-12-16T08:34:00Z">
            <w:rPr/>
          </w:rPrChange>
        </w:rPr>
        <w:pPrChange w:id="7314" w:author="The Si Tran" w:date="2012-12-16T08:35:00Z">
          <w:pPr>
            <w:pStyle w:val="ListParagraph"/>
            <w:numPr>
              <w:numId w:val="11"/>
            </w:numPr>
            <w:spacing w:after="0" w:line="360" w:lineRule="auto"/>
            <w:ind w:left="360" w:hanging="360"/>
            <w:jc w:val="both"/>
          </w:pPr>
        </w:pPrChange>
      </w:pPr>
      <w:r w:rsidRPr="00BB4B46">
        <w:rPr>
          <w:rPrChange w:id="7315" w:author="The Si Tran" w:date="2012-12-16T08:34:00Z">
            <w:rPr/>
          </w:rPrChange>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316" w:name="_Toc327348186"/>
      <w:bookmarkStart w:id="7317" w:name="_Toc343415535"/>
      <w:r w:rsidRPr="0049233F">
        <w:t>Phân chia tập dữ liệu</w:t>
      </w:r>
      <w:bookmarkEnd w:id="7316"/>
      <w:bookmarkEnd w:id="7317"/>
    </w:p>
    <w:p w14:paraId="150E077C" w14:textId="29F5C1BC" w:rsidR="00BB4B46" w:rsidRPr="00BB4B46" w:rsidRDefault="00A02652">
      <w:pPr>
        <w:pStyle w:val="BuletL1"/>
        <w:rPr>
          <w:u w:val="single"/>
          <w:rPrChange w:id="7318" w:author="The Si Tran" w:date="2012-12-16T08:35:00Z">
            <w:rPr>
              <w:u w:val="single"/>
            </w:rPr>
          </w:rPrChange>
        </w:rPr>
        <w:pPrChange w:id="7319" w:author="The Si Tran" w:date="2012-12-16T08:35:00Z">
          <w:pPr>
            <w:pStyle w:val="ListParagraph"/>
            <w:numPr>
              <w:numId w:val="11"/>
            </w:numPr>
            <w:spacing w:after="0" w:line="360" w:lineRule="auto"/>
            <w:ind w:left="634" w:hanging="360"/>
            <w:jc w:val="both"/>
          </w:pPr>
        </w:pPrChange>
      </w:pPr>
      <w:r w:rsidRPr="007E3E87">
        <w:rPr>
          <w:rPrChange w:id="7320" w:author="The Si Tran" w:date="2012-12-14T06:20:00Z">
            <w:rPr/>
          </w:rPrChange>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w:t>
      </w:r>
      <w:r w:rsidRPr="007E3E87">
        <w:rPr>
          <w:rPrChange w:id="7321" w:author="The Si Tran" w:date="2012-12-14T06:20:00Z">
            <w:rPr/>
          </w:rPrChange>
        </w:rPr>
        <w:lastRenderedPageBreak/>
        <w:t>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322" w:author="The Si Tran" w:date="2012-12-14T06:20:00Z">
            <w:rPr>
              <w:u w:val="single"/>
            </w:rPr>
          </w:rPrChange>
        </w:rPr>
        <w:pPrChange w:id="7323" w:author="The Si Tran" w:date="2012-12-16T08:35:00Z">
          <w:pPr>
            <w:pStyle w:val="ListParagraph"/>
            <w:numPr>
              <w:numId w:val="11"/>
            </w:numPr>
            <w:spacing w:after="0" w:line="360" w:lineRule="auto"/>
            <w:ind w:left="634" w:hanging="360"/>
            <w:jc w:val="both"/>
          </w:pPr>
        </w:pPrChange>
      </w:pPr>
      <w:r w:rsidRPr="007E3E87">
        <w:rPr>
          <w:rPrChange w:id="7324" w:author="The Si Tran" w:date="2012-12-14T06:20:00Z">
            <w:rPr/>
          </w:rPrChange>
        </w:rPr>
        <w:t>Có hai cách thực h</w:t>
      </w:r>
      <w:r w:rsidRPr="00BB4B46">
        <w:rPr>
          <w:rStyle w:val="BuletL1Char"/>
          <w:rPrChange w:id="7325" w:author="The Si Tran" w:date="2012-12-16T08:35:00Z">
            <w:rPr/>
          </w:rPrChange>
        </w:rPr>
        <w:t>i</w:t>
      </w:r>
      <w:r w:rsidRPr="007E3E87">
        <w:rPr>
          <w:rPrChange w:id="7326" w:author="The Si Tran" w:date="2012-12-14T06:20:00Z">
            <w:rPr/>
          </w:rPrChange>
        </w:rPr>
        <w:t>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327" w:author="The Si Tran" w:date="2012-12-14T06:20:00Z">
            <w:rPr>
              <w:u w:val="single"/>
            </w:rPr>
          </w:rPrChange>
        </w:rPr>
        <w:pPrChange w:id="7328" w:author="The Si Tran" w:date="2012-12-16T08:35:00Z">
          <w:pPr>
            <w:pStyle w:val="ListParagraph"/>
            <w:numPr>
              <w:numId w:val="11"/>
            </w:numPr>
            <w:spacing w:after="0" w:line="360" w:lineRule="auto"/>
            <w:ind w:left="634" w:hanging="360"/>
            <w:jc w:val="both"/>
          </w:pPr>
        </w:pPrChange>
      </w:pPr>
      <w:r w:rsidRPr="007E3E87">
        <w:rPr>
          <w:rPrChange w:id="7329"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BuletL1"/>
        <w:rPr>
          <w:u w:val="single"/>
          <w:rPrChange w:id="7330" w:author="The Si Tran" w:date="2012-12-14T06:20:00Z">
            <w:rPr>
              <w:u w:val="single"/>
            </w:rPr>
          </w:rPrChange>
        </w:rPr>
        <w:pPrChange w:id="7331" w:author="The Si Tran" w:date="2012-12-16T08:35:00Z">
          <w:pPr>
            <w:pStyle w:val="ListParagraph"/>
            <w:numPr>
              <w:numId w:val="11"/>
            </w:numPr>
            <w:spacing w:after="0" w:line="360" w:lineRule="auto"/>
            <w:ind w:left="634" w:hanging="360"/>
            <w:jc w:val="both"/>
          </w:pPr>
        </w:pPrChange>
      </w:pPr>
      <w:r w:rsidRPr="007E3E87">
        <w:rPr>
          <w:rPrChange w:id="7332" w:author="The Si Tran" w:date="2012-12-14T06:20:00Z">
            <w:rPr/>
          </w:rPrChange>
        </w:rPr>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14:anchorId="568DC1C0" wp14:editId="6D4BB4D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pPr>
        <w:pStyle w:val="Hinh"/>
        <w:jc w:val="center"/>
        <w:pPrChange w:id="7333" w:author="The Si Tran" w:date="2012-12-11T23:39:00Z">
          <w:pPr>
            <w:pStyle w:val="Caption"/>
            <w:ind w:left="360" w:firstLine="720"/>
          </w:pPr>
        </w:pPrChange>
      </w:pPr>
      <w:bookmarkStart w:id="7334" w:name="_Toc327348224"/>
      <w:bookmarkStart w:id="7335" w:name="_Toc343029970"/>
      <w:bookmarkStart w:id="7336" w:name="_Toc343415615"/>
      <w:r w:rsidRPr="0049233F">
        <w:lastRenderedPageBreak/>
        <w:t>Hình</w:t>
      </w:r>
      <w:ins w:id="7337" w:author="The Si Tran" w:date="2012-12-11T23:38:00Z">
        <w:r w:rsidR="00BD0062">
          <w:t xml:space="preserve"> 4.11</w:t>
        </w:r>
      </w:ins>
      <w:del w:id="7338"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339"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340"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7341" w:author="The Si Tran" w:date="2012-12-11T23:39:00Z">
            <w:rPr/>
          </w:rPrChange>
        </w:rPr>
        <w:t>Thủ tục sử dụng phương pháp walk-forward chia tập dữ liệu</w:t>
      </w:r>
      <w:bookmarkEnd w:id="7334"/>
      <w:bookmarkEnd w:id="7335"/>
      <w:bookmarkEnd w:id="7336"/>
    </w:p>
    <w:p w14:paraId="44351F3D" w14:textId="787F7341" w:rsidR="00A02652" w:rsidRPr="0049233F" w:rsidRDefault="00A02652" w:rsidP="00A02652">
      <w:pPr>
        <w:pStyle w:val="Heading3"/>
      </w:pPr>
      <w:bookmarkStart w:id="7342" w:name="_Toc327348187"/>
      <w:bookmarkStart w:id="7343" w:name="_Toc343415536"/>
      <w:r w:rsidRPr="0049233F">
        <w:t>Xây dựng cấu trúc mạng</w:t>
      </w:r>
      <w:bookmarkEnd w:id="7342"/>
      <w:bookmarkEnd w:id="7343"/>
    </w:p>
    <w:p w14:paraId="44FC4DD0" w14:textId="77777777" w:rsidR="00A02652" w:rsidRPr="0049233F" w:rsidRDefault="00A02652">
      <w:pPr>
        <w:pStyle w:val="BuletL1"/>
        <w:pPrChange w:id="7344"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BuletL1"/>
        <w:pPrChange w:id="7345"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346" w:author="The Si Tran" w:date="2012-12-16T08:36:00Z">
          <w:pPr>
            <w:pStyle w:val="ListParagraph"/>
            <w:numPr>
              <w:numId w:val="11"/>
            </w:numPr>
            <w:spacing w:after="0" w:line="360" w:lineRule="auto"/>
            <w:ind w:left="634" w:hanging="360"/>
            <w:jc w:val="both"/>
          </w:pPr>
        </w:pPrChange>
      </w:pPr>
      <w:r w:rsidRPr="0049233F">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BB4B46" w:rsidRDefault="00A02652">
      <w:pPr>
        <w:pStyle w:val="BuletL1"/>
        <w:rPr>
          <w:rPrChange w:id="7347" w:author="The Si Tran" w:date="2012-12-16T08:36:00Z">
            <w:rPr/>
          </w:rPrChange>
        </w:rPr>
        <w:pPrChange w:id="7348" w:author="The Si Tran" w:date="2012-12-16T08:36:00Z">
          <w:pPr>
            <w:pStyle w:val="ListParagraph"/>
            <w:numPr>
              <w:numId w:val="11"/>
            </w:numPr>
            <w:spacing w:after="0" w:line="360" w:lineRule="auto"/>
            <w:ind w:left="634" w:hanging="360"/>
            <w:jc w:val="both"/>
          </w:pPr>
        </w:pPrChange>
      </w:pPr>
      <w:r w:rsidRPr="00BB4B46">
        <w:rPr>
          <w:rPrChange w:id="7349" w:author="The Si Tran" w:date="2012-12-16T08:36:00Z">
            <w:rPr/>
          </w:rPrChange>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w:t>
      </w:r>
      <w:r w:rsidRPr="00BB4B46">
        <w:rPr>
          <w:rPrChange w:id="7350" w:author="The Si Tran" w:date="2012-12-16T08:36:00Z">
            <w:rPr/>
          </w:rPrChange>
        </w:rPr>
        <w:lastRenderedPageBreak/>
        <w:t xml:space="preserve">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14:paraId="7DDC3BCB" w14:textId="77777777" w:rsidR="00A02652" w:rsidRPr="0049233F" w:rsidRDefault="00A02652">
      <w:pPr>
        <w:pStyle w:val="BuletL1"/>
        <w:pPrChange w:id="7351"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352" w:name="_Toc327348188"/>
      <w:bookmarkStart w:id="7353" w:name="_Toc343415537"/>
      <w:r w:rsidRPr="0049233F">
        <w:t>Xác định tiêu chuẩn đánh giá</w:t>
      </w:r>
      <w:bookmarkEnd w:id="7352"/>
      <w:bookmarkEnd w:id="7353"/>
    </w:p>
    <w:p w14:paraId="5921BBBB" w14:textId="77777777" w:rsidR="00A02652" w:rsidRPr="0049233F" w:rsidRDefault="00A02652">
      <w:pPr>
        <w:pPrChange w:id="7354"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355" w:author="The Si Tran" w:date="2012-12-16T08:36:00Z">
          <w:pPr/>
        </w:pPrChange>
      </w:pPr>
      <w:ins w:id="7356" w:author="The Si Tran" w:date="2012-12-14T06:23:00Z">
        <w:r w:rsidRPr="00097101">
          <w:rPr>
            <w:noProof/>
            <w:rPrChange w:id="7357" w:author="Unknown">
              <w:rPr>
                <w:noProof/>
              </w:rPr>
            </w:rPrChange>
          </w:rPr>
          <mc:AlternateContent>
            <mc:Choice Requires="wps">
              <w:drawing>
                <wp:anchor distT="0" distB="0" distL="114300" distR="114300" simplePos="0" relativeHeight="251707392" behindDoc="0" locked="0" layoutInCell="1" allowOverlap="1" wp14:anchorId="4F57F08A" wp14:editId="0C64711F">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537CF3" w:rsidRDefault="00537CF3">
                              <w:pPr>
                                <w:pStyle w:val="EquationIndex"/>
                                <w:pPrChange w:id="7358" w:author="The Si Tran" w:date="2012-12-16T08:36:00Z">
                                  <w:pPr/>
                                </w:pPrChange>
                              </w:pPr>
                              <w:ins w:id="7359" w:author="The Si Tran" w:date="2012-12-06T02:41:00Z">
                                <w:r>
                                  <w:t>(4.</w:t>
                                </w:r>
                              </w:ins>
                              <w:ins w:id="7360" w:author="The Si Tran" w:date="2012-12-06T02:44:00Z">
                                <w:r>
                                  <w:t>18</w:t>
                                </w:r>
                              </w:ins>
                              <w:ins w:id="736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108" type="#_x0000_t202" style="position:absolute;left:0;text-align:left;margin-left:406.9pt;margin-top:11.15pt;width:46.85pt;height:28.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Puo9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537CF3" w:rsidRDefault="00537CF3">
                        <w:pPr>
                          <w:pStyle w:val="EquationIndex"/>
                          <w:pPrChange w:id="7362" w:author="The Si Tran" w:date="2012-12-16T08:36:00Z">
                            <w:pPr/>
                          </w:pPrChange>
                        </w:pPr>
                        <w:ins w:id="7363" w:author="The Si Tran" w:date="2012-12-06T02:41:00Z">
                          <w:r>
                            <w:t>(4.</w:t>
                          </w:r>
                        </w:ins>
                        <w:ins w:id="7364" w:author="The Si Tran" w:date="2012-12-06T02:44:00Z">
                          <w:r>
                            <w:t>18</w:t>
                          </w:r>
                        </w:ins>
                        <w:ins w:id="7365" w:author="The Si Tran" w:date="2012-12-06T02:41:00Z">
                          <w:r>
                            <w:t>)</w:t>
                          </w:r>
                        </w:ins>
                      </w:p>
                    </w:txbxContent>
                  </v:textbox>
                </v:shape>
              </w:pict>
            </mc:Fallback>
          </mc:AlternateContent>
        </w:r>
      </w:ins>
      <w:r w:rsidRPr="00BB4B46">
        <w:rPr>
          <w:rPrChange w:id="7366" w:author="The Si Tran" w:date="2012-12-16T08:36:00Z">
            <w:rPr/>
          </w:rPrChange>
        </w:rPr>
        <w:object w:dxaOrig="1900" w:dyaOrig="680" w14:anchorId="41722C5E">
          <v:shape id="_x0000_i1193" type="#_x0000_t75" style="width:128.95pt;height:46.9pt" o:ole="">
            <v:imagedata r:id="rId366" o:title=""/>
          </v:shape>
          <o:OLEObject Type="Embed" ProgID="Equation.DSMT4" ShapeID="_x0000_i1193" DrawAspect="Content" ObjectID="_1417159191" r:id="rId367"/>
        </w:object>
      </w:r>
    </w:p>
    <w:p w14:paraId="74DB8EBE" w14:textId="77777777" w:rsidR="00A02652" w:rsidRPr="0049233F" w:rsidRDefault="00A02652">
      <w:pPr>
        <w:pPrChange w:id="7367"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368"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369" w:name="_Toc327348189"/>
      <w:bookmarkStart w:id="7370" w:name="_Toc343415538"/>
      <w:r w:rsidRPr="0049233F">
        <w:rPr>
          <w:lang w:val="fr-FR"/>
        </w:rPr>
        <w:t>Huấn luyện mạng</w:t>
      </w:r>
      <w:bookmarkEnd w:id="7369"/>
      <w:bookmarkEnd w:id="7370"/>
    </w:p>
    <w:p w14:paraId="5D62D645" w14:textId="77777777" w:rsidR="00A02652" w:rsidRPr="0049233F" w:rsidRDefault="00A02652">
      <w:pPr>
        <w:pStyle w:val="BuletL1"/>
        <w:pPrChange w:id="7371"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w:t>
      </w:r>
      <w:r w:rsidRPr="0049233F">
        <w:lastRenderedPageBreak/>
        <w:t xml:space="preserve">ra tập các trọng số cho ta giá trị nhỏ nhất toàn cục của chỉ số hiệu năng hay hàm lỗi. </w:t>
      </w:r>
    </w:p>
    <w:p w14:paraId="33C300BD" w14:textId="77777777" w:rsidR="00A02652" w:rsidRPr="0049233F" w:rsidRDefault="00A02652">
      <w:pPr>
        <w:pStyle w:val="BuletL1"/>
        <w:pPrChange w:id="7372"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373" w:name="_Toc327348190"/>
      <w:bookmarkStart w:id="7374" w:name="_Toc343415539"/>
      <w:r w:rsidRPr="0049233F">
        <w:rPr>
          <w:lang w:val="fr-FR"/>
        </w:rPr>
        <w:t>Dự đoán và cải tiến</w:t>
      </w:r>
      <w:bookmarkEnd w:id="7373"/>
      <w:bookmarkEnd w:id="7374"/>
    </w:p>
    <w:p w14:paraId="30D1DB02" w14:textId="77777777" w:rsidR="00A02652" w:rsidRPr="0049233F" w:rsidRDefault="00A02652">
      <w:pPr>
        <w:rPr>
          <w:lang w:val="fr-FR"/>
        </w:rPr>
        <w:pPrChange w:id="7375"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376" w:author="The Si Tran" w:date="2012-12-06T21:13:00Z"/>
          <w:sz w:val="26"/>
          <w:szCs w:val="26"/>
          <w:rPrChange w:id="7377" w:author="The Si Tran" w:date="2012-12-05T23:02:00Z">
            <w:rPr>
              <w:del w:id="7378" w:author="The Si Tran" w:date="2012-12-06T21:13:00Z"/>
            </w:rPr>
          </w:rPrChange>
        </w:rPr>
      </w:pPr>
      <w:del w:id="7379" w:author="The Si Tran" w:date="2012-12-06T21:13:00Z">
        <w:r w:rsidRPr="0049233F" w:rsidDel="00AF1345">
          <w:rPr>
            <w:sz w:val="26"/>
            <w:szCs w:val="26"/>
            <w:rPrChange w:id="7380" w:author="The Si Tran" w:date="2012-12-05T23:02:00Z">
              <w:rPr>
                <w:sz w:val="20"/>
                <w:szCs w:val="20"/>
              </w:rPr>
            </w:rPrChange>
          </w:rPr>
          <w:delText>Kết quả thực nghiệm</w:delText>
        </w:r>
        <w:bookmarkStart w:id="7381" w:name="_Toc343083648"/>
        <w:bookmarkStart w:id="7382" w:name="_Toc343083862"/>
        <w:bookmarkStart w:id="7383" w:name="_Toc343084073"/>
        <w:bookmarkStart w:id="7384" w:name="_Toc343220832"/>
        <w:bookmarkStart w:id="7385" w:name="_Toc343232337"/>
        <w:bookmarkStart w:id="7386" w:name="_Toc343232750"/>
        <w:bookmarkStart w:id="7387" w:name="_Toc343233035"/>
        <w:bookmarkStart w:id="7388" w:name="_Toc343415540"/>
        <w:bookmarkEnd w:id="7381"/>
        <w:bookmarkEnd w:id="7382"/>
        <w:bookmarkEnd w:id="7383"/>
        <w:bookmarkEnd w:id="7384"/>
        <w:bookmarkEnd w:id="7385"/>
        <w:bookmarkEnd w:id="7386"/>
        <w:bookmarkEnd w:id="7387"/>
        <w:bookmarkEnd w:id="7388"/>
      </w:del>
    </w:p>
    <w:p w14:paraId="0B20EBEE" w14:textId="77777777" w:rsidR="00393709" w:rsidRPr="0049233F" w:rsidDel="00AF1345" w:rsidRDefault="00393709" w:rsidP="00393709">
      <w:pPr>
        <w:ind w:left="144"/>
        <w:rPr>
          <w:del w:id="7389" w:author="The Si Tran" w:date="2012-12-06T21:13:00Z"/>
          <w:color w:val="FF0000"/>
          <w:szCs w:val="26"/>
          <w:rPrChange w:id="7390" w:author="The Si Tran" w:date="2012-12-05T23:02:00Z">
            <w:rPr>
              <w:del w:id="7391" w:author="The Si Tran" w:date="2012-12-06T21:13:00Z"/>
              <w:color w:val="FF0000"/>
              <w:sz w:val="32"/>
            </w:rPr>
          </w:rPrChange>
        </w:rPr>
      </w:pPr>
      <w:del w:id="7392" w:author="The Si Tran" w:date="2012-12-06T21:13:00Z">
        <w:r w:rsidRPr="0049233F" w:rsidDel="00AF1345">
          <w:rPr>
            <w:color w:val="FF0000"/>
            <w:szCs w:val="26"/>
            <w:rPrChange w:id="7393" w:author="The Si Tran" w:date="2012-12-05T23:02:00Z">
              <w:rPr>
                <w:b/>
                <w:bCs/>
                <w:color w:val="FF0000"/>
                <w:sz w:val="32"/>
                <w:szCs w:val="20"/>
              </w:rPr>
            </w:rPrChange>
          </w:rPr>
          <w:delText>Bổ sung</w:delText>
        </w:r>
        <w:bookmarkStart w:id="7394" w:name="_Toc343083649"/>
        <w:bookmarkStart w:id="7395" w:name="_Toc343083863"/>
        <w:bookmarkStart w:id="7396" w:name="_Toc343084074"/>
        <w:bookmarkStart w:id="7397" w:name="_Toc343220833"/>
        <w:bookmarkStart w:id="7398" w:name="_Toc343232338"/>
        <w:bookmarkStart w:id="7399" w:name="_Toc343232751"/>
        <w:bookmarkStart w:id="7400" w:name="_Toc343233036"/>
        <w:bookmarkStart w:id="7401" w:name="_Toc343415541"/>
        <w:bookmarkEnd w:id="7394"/>
        <w:bookmarkEnd w:id="7395"/>
        <w:bookmarkEnd w:id="7396"/>
        <w:bookmarkEnd w:id="7397"/>
        <w:bookmarkEnd w:id="7398"/>
        <w:bookmarkEnd w:id="7399"/>
        <w:bookmarkEnd w:id="7400"/>
        <w:bookmarkEnd w:id="7401"/>
      </w:del>
    </w:p>
    <w:p w14:paraId="0907B599" w14:textId="77777777" w:rsidR="00393709" w:rsidRPr="0049233F" w:rsidRDefault="00001A0C" w:rsidP="00001A0C">
      <w:pPr>
        <w:pStyle w:val="Heading2"/>
        <w:rPr>
          <w:sz w:val="26"/>
          <w:szCs w:val="26"/>
          <w:rPrChange w:id="7402" w:author="The Si Tran" w:date="2012-12-05T23:02:00Z">
            <w:rPr/>
          </w:rPrChange>
        </w:rPr>
      </w:pPr>
      <w:bookmarkStart w:id="7403" w:name="_Toc343415542"/>
      <w:r w:rsidRPr="0049233F">
        <w:rPr>
          <w:sz w:val="26"/>
          <w:szCs w:val="26"/>
          <w:rPrChange w:id="7404" w:author="The Si Tran" w:date="2012-12-05T23:02:00Z">
            <w:rPr>
              <w:rFonts w:cs="Times New Roman"/>
              <w:iCs w:val="0"/>
              <w:sz w:val="20"/>
              <w:szCs w:val="20"/>
            </w:rPr>
          </w:rPrChange>
        </w:rPr>
        <w:t>Kết luận</w:t>
      </w:r>
      <w:bookmarkEnd w:id="7403"/>
    </w:p>
    <w:p w14:paraId="07CE6189" w14:textId="77777777" w:rsidR="006625BC" w:rsidRPr="0049233F" w:rsidRDefault="006625BC">
      <w:pPr>
        <w:pPrChange w:id="7405"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406" w:author="The Si Tran" w:date="2012-12-16T08:37:00Z">
          <w:pPr>
            <w:spacing w:before="0"/>
            <w:ind w:firstLine="720"/>
          </w:pPr>
        </w:pPrChange>
      </w:pPr>
      <w:r w:rsidRPr="0049233F">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w:t>
      </w:r>
      <w:r w:rsidRPr="0049233F">
        <w:lastRenderedPageBreak/>
        <w:t>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pPr>
        <w:pPrChange w:id="7407"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408"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409" w:author="The Si Tran" w:date="2012-12-12T07:57:00Z"/>
          <w:szCs w:val="26"/>
        </w:rPr>
      </w:pPr>
      <w:ins w:id="7410" w:author="The Si Tran" w:date="2012-12-12T07:57:00Z">
        <w:r>
          <w:rPr>
            <w:szCs w:val="26"/>
          </w:rPr>
          <w:br w:type="page"/>
        </w:r>
      </w:ins>
    </w:p>
    <w:p w14:paraId="21D5EC8C" w14:textId="77777777" w:rsidR="006625BC" w:rsidRPr="002B1464" w:rsidDel="00D139B5" w:rsidRDefault="006625BC" w:rsidP="006625BC">
      <w:pPr>
        <w:rPr>
          <w:del w:id="7411" w:author="The Si Tran" w:date="2012-12-12T07:57:00Z"/>
          <w:szCs w:val="26"/>
        </w:rPr>
      </w:pPr>
      <w:bookmarkStart w:id="7412" w:name="_Toc343083651"/>
      <w:bookmarkStart w:id="7413" w:name="_Toc343083865"/>
      <w:bookmarkStart w:id="7414" w:name="_Toc343084076"/>
      <w:bookmarkStart w:id="7415" w:name="_Toc343220835"/>
      <w:bookmarkStart w:id="7416" w:name="_Toc343232340"/>
      <w:bookmarkStart w:id="7417" w:name="_Toc343232753"/>
      <w:bookmarkStart w:id="7418" w:name="_Toc343233038"/>
      <w:bookmarkStart w:id="7419" w:name="_Toc343415543"/>
      <w:bookmarkEnd w:id="7412"/>
      <w:bookmarkEnd w:id="7413"/>
      <w:bookmarkEnd w:id="7414"/>
      <w:bookmarkEnd w:id="7415"/>
      <w:bookmarkEnd w:id="7416"/>
      <w:bookmarkEnd w:id="7417"/>
      <w:bookmarkEnd w:id="7418"/>
      <w:bookmarkEnd w:id="7419"/>
    </w:p>
    <w:p w14:paraId="26E08AA2" w14:textId="77777777" w:rsidR="006A21F7" w:rsidRPr="0049233F" w:rsidRDefault="00FD0937" w:rsidP="00097101">
      <w:pPr>
        <w:pStyle w:val="Heading1"/>
        <w:rPr>
          <w:sz w:val="26"/>
          <w:szCs w:val="26"/>
          <w:rPrChange w:id="7420" w:author="The Si Tran" w:date="2012-12-05T23:02:00Z">
            <w:rPr/>
          </w:rPrChange>
        </w:rPr>
      </w:pPr>
      <w:del w:id="7421" w:author="The Si Tran" w:date="2012-12-12T13:57:00Z">
        <w:r w:rsidRPr="0049233F" w:rsidDel="0050316D">
          <w:rPr>
            <w:sz w:val="26"/>
            <w:szCs w:val="26"/>
            <w:rPrChange w:id="7422" w:author="The Si Tran" w:date="2012-12-05T23:02:00Z">
              <w:rPr>
                <w:rFonts w:cs="Times New Roman"/>
                <w:kern w:val="0"/>
                <w:sz w:val="20"/>
                <w:szCs w:val="20"/>
              </w:rPr>
            </w:rPrChange>
          </w:rPr>
          <w:delText>Mô hình kết hợp giữa</w:delText>
        </w:r>
      </w:del>
      <w:bookmarkStart w:id="7423" w:name="_Toc343415544"/>
      <w:ins w:id="7424" w:author="The Si Tran" w:date="2012-12-12T13:57:00Z">
        <w:r w:rsidR="0050316D">
          <w:rPr>
            <w:sz w:val="26"/>
            <w:szCs w:val="26"/>
          </w:rPr>
          <w:t>MÔ HÌNH KẾT HỢP</w:t>
        </w:r>
      </w:ins>
      <w:r w:rsidRPr="0049233F">
        <w:rPr>
          <w:sz w:val="26"/>
          <w:szCs w:val="26"/>
          <w:rPrChange w:id="7425" w:author="The Si Tran" w:date="2012-12-05T23:02:00Z">
            <w:rPr>
              <w:rFonts w:cs="Times New Roman"/>
              <w:kern w:val="0"/>
              <w:sz w:val="20"/>
              <w:szCs w:val="20"/>
            </w:rPr>
          </w:rPrChange>
        </w:rPr>
        <w:t xml:space="preserve"> ARIMA </w:t>
      </w:r>
      <w:ins w:id="7426" w:author="The Si Tran" w:date="2012-12-12T13:57:00Z">
        <w:r w:rsidR="00EE73AD">
          <w:rPr>
            <w:sz w:val="26"/>
            <w:szCs w:val="26"/>
          </w:rPr>
          <w:t>VÀ</w:t>
        </w:r>
      </w:ins>
      <w:del w:id="7427" w:author="The Si Tran" w:date="2012-12-12T13:57:00Z">
        <w:r w:rsidRPr="0049233F" w:rsidDel="00EE73AD">
          <w:rPr>
            <w:sz w:val="26"/>
            <w:szCs w:val="26"/>
            <w:rPrChange w:id="7428" w:author="The Si Tran" w:date="2012-12-05T23:02:00Z">
              <w:rPr>
                <w:rFonts w:cs="Times New Roman"/>
                <w:kern w:val="0"/>
                <w:sz w:val="20"/>
                <w:szCs w:val="20"/>
              </w:rPr>
            </w:rPrChange>
          </w:rPr>
          <w:delText>và</w:delText>
        </w:r>
      </w:del>
      <w:r w:rsidRPr="0049233F">
        <w:rPr>
          <w:sz w:val="26"/>
          <w:szCs w:val="26"/>
          <w:rPrChange w:id="7429" w:author="The Si Tran" w:date="2012-12-05T23:02:00Z">
            <w:rPr>
              <w:rFonts w:cs="Times New Roman"/>
              <w:kern w:val="0"/>
              <w:sz w:val="20"/>
              <w:szCs w:val="20"/>
            </w:rPr>
          </w:rPrChange>
        </w:rPr>
        <w:t xml:space="preserve"> ANN</w:t>
      </w:r>
      <w:bookmarkEnd w:id="7423"/>
    </w:p>
    <w:p w14:paraId="0F331F2E" w14:textId="77777777" w:rsidR="006A21F7" w:rsidRPr="00805B17" w:rsidRDefault="00CA12FA">
      <w:pPr>
        <w:pPrChange w:id="7430"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431"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432" w:author="The Si Tran" w:date="2012-12-05T23:02:00Z">
            <w:rPr>
              <w:b/>
              <w:bCs/>
              <w:sz w:val="20"/>
              <w:szCs w:val="20"/>
            </w:rPr>
          </w:rPrChange>
        </w:rPr>
        <w:t>n đề trên, người ta xấp xỉ chuỗi thời gian về dạng tuyến</w:t>
      </w:r>
      <w:r w:rsidR="00711ADB" w:rsidRPr="0049233F">
        <w:rPr>
          <w:rPrChange w:id="7433" w:author="The Si Tran" w:date="2012-12-05T23:02:00Z">
            <w:rPr>
              <w:b/>
              <w:bCs/>
              <w:sz w:val="20"/>
              <w:szCs w:val="20"/>
            </w:rPr>
          </w:rPrChange>
        </w:rPr>
        <w:t xml:space="preserve"> tính</w:t>
      </w:r>
      <w:r w:rsidRPr="0049233F">
        <w:rPr>
          <w:rPrChange w:id="7434"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435" w:author="The Si Tran" w:date="2012-12-05T23:02:00Z">
            <w:rPr>
              <w:b/>
              <w:bCs/>
              <w:sz w:val="20"/>
              <w:szCs w:val="20"/>
            </w:rPr>
          </w:rPrChange>
        </w:rPr>
        <w:t xml:space="preserve">an tổng quát về chuỗi thuần </w:t>
      </w:r>
      <w:r w:rsidRPr="0049233F">
        <w:rPr>
          <w:rPrChange w:id="7436" w:author="The Si Tran" w:date="2012-12-05T23:02:00Z">
            <w:rPr>
              <w:b/>
              <w:bCs/>
              <w:sz w:val="20"/>
              <w:szCs w:val="20"/>
            </w:rPr>
          </w:rPrChange>
        </w:rPr>
        <w:t xml:space="preserve">tuyến </w:t>
      </w:r>
      <w:r w:rsidR="00711ADB" w:rsidRPr="0049233F">
        <w:rPr>
          <w:rPrChange w:id="7437" w:author="The Si Tran" w:date="2012-12-05T23:02:00Z">
            <w:rPr>
              <w:b/>
              <w:bCs/>
              <w:sz w:val="20"/>
              <w:szCs w:val="20"/>
            </w:rPr>
          </w:rPrChange>
        </w:rPr>
        <w:t xml:space="preserve">tính </w:t>
      </w:r>
      <w:r w:rsidRPr="0049233F">
        <w:rPr>
          <w:rPrChange w:id="7438" w:author="The Si Tran" w:date="2012-12-05T23:02:00Z">
            <w:rPr>
              <w:b/>
              <w:bCs/>
              <w:sz w:val="20"/>
              <w:szCs w:val="20"/>
            </w:rPr>
          </w:rPrChange>
        </w:rPr>
        <w:t xml:space="preserve">sẽ làm mất đi tính </w:t>
      </w:r>
      <w:r w:rsidR="00711ADB" w:rsidRPr="0049233F">
        <w:rPr>
          <w:rPrChange w:id="7439" w:author="The Si Tran" w:date="2012-12-05T23:02:00Z">
            <w:rPr>
              <w:b/>
              <w:bCs/>
              <w:sz w:val="20"/>
              <w:szCs w:val="20"/>
            </w:rPr>
          </w:rPrChange>
        </w:rPr>
        <w:t xml:space="preserve">phi </w:t>
      </w:r>
      <w:r w:rsidRPr="0049233F">
        <w:rPr>
          <w:rPrChange w:id="7440"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441" w:author="The Si Tran" w:date="2012-12-16T08:37:00Z">
          <w:pPr>
            <w:ind w:firstLine="720"/>
          </w:pPr>
        </w:pPrChange>
      </w:pPr>
      <w:r w:rsidRPr="0049233F">
        <w:rPr>
          <w:rPrChange w:id="7442"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443" w:author="The Si Tran" w:date="2012-12-05T23:02:00Z">
            <w:rPr>
              <w:b/>
              <w:bCs/>
              <w:sz w:val="20"/>
              <w:szCs w:val="20"/>
            </w:rPr>
          </w:rPrChange>
        </w:rPr>
        <w:t>áo được hoàn toàn thành phần</w:t>
      </w:r>
      <w:r w:rsidRPr="0049233F">
        <w:rPr>
          <w:rPrChange w:id="7444" w:author="The Si Tran" w:date="2012-12-05T23:02:00Z">
            <w:rPr>
              <w:b/>
              <w:bCs/>
              <w:sz w:val="20"/>
              <w:szCs w:val="20"/>
            </w:rPr>
          </w:rPrChange>
        </w:rPr>
        <w:t xml:space="preserve"> tuyến </w:t>
      </w:r>
      <w:r w:rsidR="00711ADB" w:rsidRPr="0049233F">
        <w:rPr>
          <w:rPrChange w:id="7445" w:author="The Si Tran" w:date="2012-12-05T23:02:00Z">
            <w:rPr>
              <w:b/>
              <w:bCs/>
              <w:sz w:val="20"/>
              <w:szCs w:val="20"/>
            </w:rPr>
          </w:rPrChange>
        </w:rPr>
        <w:t xml:space="preserve">tính </w:t>
      </w:r>
      <w:r w:rsidRPr="0049233F">
        <w:rPr>
          <w:rPrChange w:id="7446" w:author="The Si Tran" w:date="2012-12-05T23:02:00Z">
            <w:rPr>
              <w:b/>
              <w:bCs/>
              <w:sz w:val="20"/>
              <w:szCs w:val="20"/>
            </w:rPr>
          </w:rPrChange>
        </w:rPr>
        <w:t>của chuỗi thời gian.</w:t>
      </w:r>
    </w:p>
    <w:p w14:paraId="56DE50F2" w14:textId="4FD6AF0B" w:rsidR="00D1749C" w:rsidRPr="007C782C" w:rsidDel="006F57E5" w:rsidRDefault="00B02B7B">
      <w:pPr>
        <w:rPr>
          <w:del w:id="7447" w:author="The Si Tran" w:date="2012-12-06T21:17:00Z"/>
        </w:rPr>
        <w:pPrChange w:id="7448" w:author="The Si Tran" w:date="2012-12-16T08:51:00Z">
          <w:pPr>
            <w:ind w:firstLine="720"/>
          </w:pPr>
        </w:pPrChange>
      </w:pPr>
      <w:ins w:id="7449" w:author="The Si Tran" w:date="2012-12-14T06:24:00Z">
        <w:r>
          <w:t>Một</w:t>
        </w:r>
      </w:ins>
      <w:del w:id="7450" w:author="The Si Tran" w:date="2012-12-14T06:24:00Z">
        <w:r w:rsidR="00D1749C" w:rsidRPr="0049233F" w:rsidDel="00B02B7B">
          <w:rPr>
            <w:rPrChange w:id="7451" w:author="The Si Tran" w:date="2012-12-05T23:02:00Z">
              <w:rPr>
                <w:b/>
                <w:bCs/>
                <w:sz w:val="20"/>
                <w:szCs w:val="20"/>
              </w:rPr>
            </w:rPrChange>
          </w:rPr>
          <w:delText>1</w:delText>
        </w:r>
      </w:del>
      <w:r w:rsidR="00D1749C" w:rsidRPr="0049233F">
        <w:rPr>
          <w:rPrChange w:id="7452"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453" w:author="The Si Tran" w:date="2012-12-06T21:17:00Z"/>
        </w:rPr>
        <w:pPrChange w:id="7454" w:author="The Si Tran" w:date="2012-12-16T08:51:00Z">
          <w:pPr>
            <w:ind w:firstLine="720"/>
          </w:pPr>
        </w:pPrChange>
      </w:pPr>
    </w:p>
    <w:p w14:paraId="4CC0CD37" w14:textId="77777777" w:rsidR="00B144CE" w:rsidRPr="0049233F" w:rsidRDefault="00B144CE">
      <w:pPr>
        <w:rPr>
          <w:rPrChange w:id="7455" w:author="The Si Tran" w:date="2012-12-05T23:02:00Z">
            <w:rPr/>
          </w:rPrChange>
        </w:rPr>
        <w:pPrChange w:id="7456" w:author="The Si Tran" w:date="2012-12-16T08:51:00Z">
          <w:pPr>
            <w:pStyle w:val="Heading2"/>
          </w:pPr>
        </w:pPrChange>
      </w:pPr>
      <w:del w:id="7457" w:author="The Si Tran" w:date="2012-12-06T21:17:00Z">
        <w:r w:rsidRPr="0049233F" w:rsidDel="00AF1345">
          <w:rPr>
            <w:rPrChange w:id="7458" w:author="The Si Tran" w:date="2012-12-05T23:02:00Z">
              <w:rPr/>
            </w:rPrChange>
          </w:rPr>
          <w:delText xml:space="preserve">Tông kết về mô hình ARIMA </w:delText>
        </w:r>
      </w:del>
    </w:p>
    <w:p w14:paraId="1B8D9252" w14:textId="77777777" w:rsidR="00B144CE" w:rsidRPr="0049233F" w:rsidDel="00AF1345" w:rsidRDefault="00B144CE" w:rsidP="00B144CE">
      <w:pPr>
        <w:pStyle w:val="Heading3"/>
        <w:rPr>
          <w:del w:id="7459" w:author="The Si Tran" w:date="2012-12-06T21:14:00Z"/>
        </w:rPr>
      </w:pPr>
      <w:del w:id="7460" w:author="The Si Tran" w:date="2012-12-06T21:14:00Z">
        <w:r w:rsidRPr="0049233F" w:rsidDel="00AF1345">
          <w:delText>Ưu điểm</w:delText>
        </w:r>
        <w:bookmarkStart w:id="7461" w:name="_Toc343083653"/>
        <w:bookmarkStart w:id="7462" w:name="_Toc343083867"/>
        <w:bookmarkStart w:id="7463" w:name="_Toc343084078"/>
        <w:bookmarkStart w:id="7464" w:name="_Toc343220837"/>
        <w:bookmarkStart w:id="7465" w:name="_Toc343232342"/>
        <w:bookmarkStart w:id="7466" w:name="_Toc343232755"/>
        <w:bookmarkStart w:id="7467" w:name="_Toc343233040"/>
        <w:bookmarkStart w:id="7468" w:name="_Toc343415545"/>
        <w:bookmarkEnd w:id="7461"/>
        <w:bookmarkEnd w:id="7462"/>
        <w:bookmarkEnd w:id="7463"/>
        <w:bookmarkEnd w:id="7464"/>
        <w:bookmarkEnd w:id="7465"/>
        <w:bookmarkEnd w:id="7466"/>
        <w:bookmarkEnd w:id="7467"/>
        <w:bookmarkEnd w:id="7468"/>
      </w:del>
    </w:p>
    <w:p w14:paraId="21331760" w14:textId="77777777" w:rsidR="00B144CE" w:rsidRPr="0049233F" w:rsidDel="00AF1345" w:rsidRDefault="00B144CE" w:rsidP="00B144CE">
      <w:pPr>
        <w:pStyle w:val="Heading3"/>
        <w:rPr>
          <w:del w:id="7469" w:author="The Si Tran" w:date="2012-12-06T21:14:00Z"/>
        </w:rPr>
      </w:pPr>
      <w:del w:id="7470" w:author="The Si Tran" w:date="2012-12-06T21:14:00Z">
        <w:r w:rsidRPr="0049233F" w:rsidDel="00AF1345">
          <w:delText>Nhược điểm</w:delText>
        </w:r>
        <w:bookmarkStart w:id="7471" w:name="_Toc343083654"/>
        <w:bookmarkStart w:id="7472" w:name="_Toc343083868"/>
        <w:bookmarkStart w:id="7473" w:name="_Toc343084079"/>
        <w:bookmarkStart w:id="7474" w:name="_Toc343220838"/>
        <w:bookmarkStart w:id="7475" w:name="_Toc343232343"/>
        <w:bookmarkStart w:id="7476" w:name="_Toc343232756"/>
        <w:bookmarkStart w:id="7477" w:name="_Toc343233041"/>
        <w:bookmarkStart w:id="7478" w:name="_Toc343415546"/>
        <w:bookmarkEnd w:id="7471"/>
        <w:bookmarkEnd w:id="7472"/>
        <w:bookmarkEnd w:id="7473"/>
        <w:bookmarkEnd w:id="7474"/>
        <w:bookmarkEnd w:id="7475"/>
        <w:bookmarkEnd w:id="7476"/>
        <w:bookmarkEnd w:id="7477"/>
        <w:bookmarkEnd w:id="7478"/>
      </w:del>
    </w:p>
    <w:p w14:paraId="40149192" w14:textId="77777777" w:rsidR="00B144CE" w:rsidRPr="0049233F" w:rsidDel="00AF1345" w:rsidRDefault="00B144CE" w:rsidP="00B144CE">
      <w:pPr>
        <w:pStyle w:val="Heading2"/>
        <w:rPr>
          <w:del w:id="7479" w:author="The Si Tran" w:date="2012-12-06T21:14:00Z"/>
          <w:sz w:val="26"/>
          <w:szCs w:val="26"/>
          <w:rPrChange w:id="7480" w:author="The Si Tran" w:date="2012-12-05T23:02:00Z">
            <w:rPr>
              <w:del w:id="7481" w:author="The Si Tran" w:date="2012-12-06T21:14:00Z"/>
            </w:rPr>
          </w:rPrChange>
        </w:rPr>
      </w:pPr>
      <w:del w:id="7482" w:author="The Si Tran" w:date="2012-12-06T21:14:00Z">
        <w:r w:rsidRPr="0049233F" w:rsidDel="00AF1345">
          <w:rPr>
            <w:sz w:val="26"/>
            <w:szCs w:val="26"/>
            <w:rPrChange w:id="7483" w:author="The Si Tran" w:date="2012-12-05T23:02:00Z">
              <w:rPr/>
            </w:rPrChange>
          </w:rPr>
          <w:delText xml:space="preserve">Tồng kết về mô hình mạng Neuron </w:delText>
        </w:r>
        <w:bookmarkStart w:id="7484" w:name="_Toc343083655"/>
        <w:bookmarkStart w:id="7485" w:name="_Toc343083869"/>
        <w:bookmarkStart w:id="7486" w:name="_Toc343084080"/>
        <w:bookmarkStart w:id="7487" w:name="_Toc343220839"/>
        <w:bookmarkStart w:id="7488" w:name="_Toc343232344"/>
        <w:bookmarkStart w:id="7489" w:name="_Toc343232757"/>
        <w:bookmarkStart w:id="7490" w:name="_Toc343233042"/>
        <w:bookmarkStart w:id="7491" w:name="_Toc343415547"/>
        <w:bookmarkEnd w:id="7484"/>
        <w:bookmarkEnd w:id="7485"/>
        <w:bookmarkEnd w:id="7486"/>
        <w:bookmarkEnd w:id="7487"/>
        <w:bookmarkEnd w:id="7488"/>
        <w:bookmarkEnd w:id="7489"/>
        <w:bookmarkEnd w:id="7490"/>
        <w:bookmarkEnd w:id="7491"/>
      </w:del>
    </w:p>
    <w:p w14:paraId="702163C1" w14:textId="77777777" w:rsidR="00B144CE" w:rsidRPr="0049233F" w:rsidDel="00AF1345" w:rsidRDefault="00B144CE" w:rsidP="00B144CE">
      <w:pPr>
        <w:pStyle w:val="Heading3"/>
        <w:rPr>
          <w:del w:id="7492" w:author="The Si Tran" w:date="2012-12-06T21:14:00Z"/>
        </w:rPr>
      </w:pPr>
      <w:del w:id="7493" w:author="The Si Tran" w:date="2012-12-06T21:14:00Z">
        <w:r w:rsidRPr="0049233F" w:rsidDel="00AF1345">
          <w:delText>Ưu điểm</w:delText>
        </w:r>
        <w:bookmarkStart w:id="7494" w:name="_Toc343083656"/>
        <w:bookmarkStart w:id="7495" w:name="_Toc343083870"/>
        <w:bookmarkStart w:id="7496" w:name="_Toc343084081"/>
        <w:bookmarkStart w:id="7497" w:name="_Toc343220840"/>
        <w:bookmarkStart w:id="7498" w:name="_Toc343232345"/>
        <w:bookmarkStart w:id="7499" w:name="_Toc343232758"/>
        <w:bookmarkStart w:id="7500" w:name="_Toc343233043"/>
        <w:bookmarkStart w:id="7501" w:name="_Toc343415548"/>
        <w:bookmarkEnd w:id="7494"/>
        <w:bookmarkEnd w:id="7495"/>
        <w:bookmarkEnd w:id="7496"/>
        <w:bookmarkEnd w:id="7497"/>
        <w:bookmarkEnd w:id="7498"/>
        <w:bookmarkEnd w:id="7499"/>
        <w:bookmarkEnd w:id="7500"/>
        <w:bookmarkEnd w:id="7501"/>
      </w:del>
    </w:p>
    <w:p w14:paraId="4BFCDB86" w14:textId="77777777" w:rsidR="00B144CE" w:rsidRPr="0049233F" w:rsidDel="00AF1345" w:rsidRDefault="00B144CE" w:rsidP="00B144CE">
      <w:pPr>
        <w:pStyle w:val="Heading3"/>
        <w:rPr>
          <w:del w:id="7502" w:author="The Si Tran" w:date="2012-12-06T21:14:00Z"/>
        </w:rPr>
      </w:pPr>
      <w:del w:id="7503" w:author="The Si Tran" w:date="2012-12-06T21:14:00Z">
        <w:r w:rsidRPr="0049233F" w:rsidDel="00AF1345">
          <w:delText>Nhược điểm</w:delText>
        </w:r>
        <w:bookmarkStart w:id="7504" w:name="_Toc343083657"/>
        <w:bookmarkStart w:id="7505" w:name="_Toc343083871"/>
        <w:bookmarkStart w:id="7506" w:name="_Toc343084082"/>
        <w:bookmarkStart w:id="7507" w:name="_Toc343220841"/>
        <w:bookmarkStart w:id="7508" w:name="_Toc343232346"/>
        <w:bookmarkStart w:id="7509" w:name="_Toc343232759"/>
        <w:bookmarkStart w:id="7510" w:name="_Toc343233044"/>
        <w:bookmarkStart w:id="7511" w:name="_Toc343415549"/>
        <w:bookmarkEnd w:id="7504"/>
        <w:bookmarkEnd w:id="7505"/>
        <w:bookmarkEnd w:id="7506"/>
        <w:bookmarkEnd w:id="7507"/>
        <w:bookmarkEnd w:id="7508"/>
        <w:bookmarkEnd w:id="7509"/>
        <w:bookmarkEnd w:id="7510"/>
        <w:bookmarkEnd w:id="7511"/>
      </w:del>
    </w:p>
    <w:p w14:paraId="3E7E799F" w14:textId="77777777" w:rsidR="00231125" w:rsidRDefault="00231125" w:rsidP="00231125">
      <w:pPr>
        <w:pStyle w:val="Heading2"/>
        <w:rPr>
          <w:ins w:id="7512" w:author="The Si Tran" w:date="2012-12-06T21:18:00Z"/>
        </w:rPr>
      </w:pPr>
      <w:del w:id="7513" w:author="The Si Tran" w:date="2012-12-06T21:18:00Z">
        <w:r w:rsidRPr="0049233F" w:rsidDel="006C50E8">
          <w:rPr>
            <w:sz w:val="26"/>
            <w:szCs w:val="26"/>
            <w:rPrChange w:id="7514" w:author="The Si Tran" w:date="2012-12-05T23:02:00Z">
              <w:rPr/>
            </w:rPrChange>
          </w:rPr>
          <w:delText xml:space="preserve">Mô hình kết hợp ARIMA và Neuron </w:delText>
        </w:r>
      </w:del>
      <w:bookmarkStart w:id="7515" w:name="_Toc343415550"/>
      <w:ins w:id="7516" w:author="The Si Tran" w:date="2012-12-06T21:18:00Z">
        <w:r w:rsidR="006C50E8">
          <w:t>Nguyên nhân</w:t>
        </w:r>
        <w:bookmarkEnd w:id="7515"/>
        <w:r w:rsidR="006C50E8">
          <w:t xml:space="preserve"> </w:t>
        </w:r>
      </w:ins>
    </w:p>
    <w:p w14:paraId="150CAFB7" w14:textId="77777777" w:rsidR="00AC3890" w:rsidRPr="0049233F" w:rsidRDefault="00AC3890">
      <w:pPr>
        <w:rPr>
          <w:ins w:id="7517" w:author="The Si Tran" w:date="2012-12-06T21:18:00Z"/>
        </w:rPr>
      </w:pPr>
      <w:ins w:id="7518"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519" w:author="The Si Tran" w:date="2012-12-06T21:18:00Z"/>
          <w:szCs w:val="26"/>
        </w:rPr>
      </w:pPr>
      <w:ins w:id="7520"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7521" w:author="The Si Tran" w:date="2012-12-06T21:18:00Z"/>
        </w:rPr>
      </w:pPr>
      <w:ins w:id="7522"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523" w:author="The Si Tran" w:date="2012-12-06T21:18:00Z"/>
        </w:rPr>
        <w:pPrChange w:id="7524" w:author="The Si Tran" w:date="2012-12-16T08:37:00Z">
          <w:pPr>
            <w:pStyle w:val="ListParagraph"/>
            <w:numPr>
              <w:numId w:val="14"/>
            </w:numPr>
            <w:spacing w:after="0" w:line="259" w:lineRule="auto"/>
            <w:ind w:hanging="360"/>
          </w:pPr>
        </w:pPrChange>
      </w:pPr>
      <w:ins w:id="7525"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526" w:author="The Si Tran" w:date="2012-12-06T21:18:00Z"/>
        </w:rPr>
        <w:pPrChange w:id="7527" w:author="The Si Tran" w:date="2012-12-16T08:38:00Z">
          <w:pPr>
            <w:pStyle w:val="ListParagraph"/>
            <w:numPr>
              <w:numId w:val="14"/>
            </w:numPr>
            <w:spacing w:after="0" w:line="259" w:lineRule="auto"/>
            <w:ind w:hanging="360"/>
          </w:pPr>
        </w:pPrChange>
      </w:pPr>
      <w:ins w:id="7528"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FB63A3" w:rsidRDefault="00AC3890">
      <w:pPr>
        <w:pStyle w:val="BuletL1"/>
        <w:rPr>
          <w:rPrChange w:id="7529" w:author="The Si Tran" w:date="2012-12-09T10:23:00Z">
            <w:rPr/>
          </w:rPrChange>
        </w:rPr>
        <w:pPrChange w:id="7530" w:author="The Si Tran" w:date="2012-12-16T08:38:00Z">
          <w:pPr>
            <w:pStyle w:val="Heading2"/>
          </w:pPr>
        </w:pPrChange>
      </w:pPr>
      <w:ins w:id="7531"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532" w:author="The Si Tran" w:date="2012-12-05T22:38:00Z"/>
          <w:szCs w:val="26"/>
        </w:rPr>
        <w:pPrChange w:id="7533" w:author="The Si Tran" w:date="2012-12-06T21:18:00Z">
          <w:pPr/>
        </w:pPrChange>
      </w:pPr>
      <w:bookmarkStart w:id="7534" w:name="_Toc343415551"/>
      <w:ins w:id="7535" w:author="The Si Tran" w:date="2012-12-06T21:18:00Z">
        <w:r w:rsidRPr="00911BBF">
          <w:rPr>
            <w:sz w:val="26"/>
            <w:szCs w:val="26"/>
          </w:rPr>
          <w:t xml:space="preserve">Mô hình kết hợp ARIMA và </w:t>
        </w:r>
      </w:ins>
      <w:ins w:id="7536" w:author="The Si Tran" w:date="2012-12-09T10:14:00Z">
        <w:r w:rsidR="00385B37">
          <w:rPr>
            <w:sz w:val="26"/>
            <w:szCs w:val="26"/>
          </w:rPr>
          <w:t>Nơron</w:t>
        </w:r>
      </w:ins>
      <w:bookmarkEnd w:id="7534"/>
      <w:ins w:id="7537" w:author="The Si Tran" w:date="2012-12-06T21:18:00Z">
        <w:r w:rsidRPr="0049233F" w:rsidDel="006C50E8">
          <w:rPr>
            <w:sz w:val="26"/>
            <w:szCs w:val="26"/>
            <w:rPrChange w:id="7538" w:author="The Si Tran" w:date="2012-12-05T23:02:00Z">
              <w:rPr>
                <w:szCs w:val="26"/>
              </w:rPr>
            </w:rPrChange>
          </w:rPr>
          <w:t xml:space="preserve"> </w:t>
        </w:r>
      </w:ins>
      <w:del w:id="7539" w:author="The Si Tran" w:date="2012-12-06T21:18:00Z">
        <w:r w:rsidR="00BE62E1" w:rsidRPr="0049233F" w:rsidDel="006C50E8">
          <w:rPr>
            <w:sz w:val="26"/>
            <w:szCs w:val="26"/>
            <w:rPrChange w:id="7540" w:author="The Si Tran" w:date="2012-12-05T23:02:00Z">
              <w:rPr/>
            </w:rPrChange>
          </w:rPr>
          <w:delText>Phương thức kết hợp</w:delText>
        </w:r>
      </w:del>
      <w:del w:id="7541" w:author="The Si Tran" w:date="2012-12-11T23:40:00Z">
        <w:r w:rsidR="00BE62E1" w:rsidRPr="0049233F" w:rsidDel="00BD0062">
          <w:rPr>
            <w:sz w:val="26"/>
            <w:szCs w:val="26"/>
            <w:rPrChange w:id="7542" w:author="The Si Tran" w:date="2012-12-05T23:02:00Z">
              <w:rPr/>
            </w:rPrChange>
          </w:rPr>
          <w:delText>:</w:delText>
        </w:r>
      </w:del>
    </w:p>
    <w:p w14:paraId="178077CA" w14:textId="77777777" w:rsidR="00EB028F" w:rsidRPr="0049233F" w:rsidRDefault="00EB028F">
      <w:pPr>
        <w:rPr>
          <w:ins w:id="7543" w:author="The Si Tran" w:date="2012-12-05T22:38:00Z"/>
        </w:rPr>
      </w:pPr>
      <w:ins w:id="7544" w:author="The Si Tran" w:date="2012-12-05T22:38:00Z">
        <w:r w:rsidRPr="0049233F">
          <w:t>Ta giả sử rằng mỗi chuỗi thời gian gồm cả thành phần tuyến tính và thành phần phi tuyến:</w:t>
        </w:r>
      </w:ins>
    </w:p>
    <w:p w14:paraId="36804146" w14:textId="77777777" w:rsidR="00EB028F" w:rsidRPr="00BB4B46" w:rsidRDefault="00537CF3" w:rsidP="00EB028F">
      <w:pPr>
        <w:ind w:left="720" w:firstLine="720"/>
        <w:rPr>
          <w:ins w:id="7545" w:author="The Si Tran" w:date="2012-12-05T22:38:00Z"/>
          <w:szCs w:val="26"/>
        </w:rPr>
      </w:pPr>
      <m:oMathPara>
        <m:oMathParaPr>
          <m:jc m:val="center"/>
        </m:oMathParaPr>
        <m:oMath>
          <m:sSub>
            <m:sSubPr>
              <m:ctrlPr>
                <w:ins w:id="7546" w:author="The Si Tran" w:date="2012-12-05T22:38:00Z">
                  <w:rPr>
                    <w:rFonts w:ascii="Cambria Math" w:hAnsi="Cambria Math"/>
                    <w:i/>
                    <w:szCs w:val="26"/>
                  </w:rPr>
                </w:ins>
              </m:ctrlPr>
            </m:sSubPr>
            <m:e>
              <w:ins w:id="7547" w:author="The Si Tran" w:date="2012-12-05T22:38:00Z">
                <m:r>
                  <w:rPr>
                    <w:rFonts w:ascii="Cambria Math" w:hAnsi="Cambria Math"/>
                    <w:szCs w:val="26"/>
                  </w:rPr>
                  <m:t>Y</m:t>
                </m:r>
              </w:ins>
            </m:e>
            <m:sub>
              <w:ins w:id="7548" w:author="The Si Tran" w:date="2012-12-05T22:38:00Z">
                <m:r>
                  <w:rPr>
                    <w:rFonts w:ascii="Cambria Math" w:hAnsi="Cambria Math"/>
                    <w:szCs w:val="26"/>
                  </w:rPr>
                  <m:t>t</m:t>
                </m:r>
              </w:ins>
            </m:sub>
          </m:sSub>
          <w:ins w:id="7549" w:author="The Si Tran" w:date="2012-12-05T22:38:00Z">
            <m:r>
              <w:rPr>
                <w:rFonts w:ascii="Cambria Math" w:hAnsi="Cambria Math"/>
                <w:szCs w:val="26"/>
              </w:rPr>
              <m:t>=</m:t>
            </m:r>
          </w:ins>
          <m:sSub>
            <m:sSubPr>
              <m:ctrlPr>
                <w:ins w:id="7550" w:author="The Si Tran" w:date="2012-12-05T22:38:00Z">
                  <w:rPr>
                    <w:rFonts w:ascii="Cambria Math" w:hAnsi="Cambria Math"/>
                    <w:i/>
                    <w:szCs w:val="26"/>
                  </w:rPr>
                </w:ins>
              </m:ctrlPr>
            </m:sSubPr>
            <m:e>
              <w:ins w:id="7551" w:author="The Si Tran" w:date="2012-12-05T22:38:00Z">
                <m:r>
                  <w:rPr>
                    <w:rFonts w:ascii="Cambria Math" w:hAnsi="Cambria Math"/>
                    <w:szCs w:val="26"/>
                  </w:rPr>
                  <m:t>L</m:t>
                </m:r>
              </w:ins>
            </m:e>
            <m:sub>
              <w:ins w:id="7552" w:author="The Si Tran" w:date="2012-12-05T22:38:00Z">
                <m:r>
                  <w:rPr>
                    <w:rFonts w:ascii="Cambria Math" w:hAnsi="Cambria Math"/>
                    <w:szCs w:val="26"/>
                  </w:rPr>
                  <m:t>t</m:t>
                </m:r>
              </w:ins>
            </m:sub>
          </m:sSub>
          <w:ins w:id="7553" w:author="The Si Tran" w:date="2012-12-05T22:38:00Z">
            <m:r>
              <w:rPr>
                <w:rFonts w:ascii="Cambria Math" w:hAnsi="Cambria Math"/>
                <w:szCs w:val="26"/>
              </w:rPr>
              <m:t>+</m:t>
            </m:r>
          </w:ins>
          <m:sSub>
            <m:sSubPr>
              <m:ctrlPr>
                <w:ins w:id="7554" w:author="The Si Tran" w:date="2012-12-05T22:38:00Z">
                  <w:rPr>
                    <w:rFonts w:ascii="Cambria Math" w:hAnsi="Cambria Math"/>
                    <w:i/>
                    <w:szCs w:val="26"/>
                  </w:rPr>
                </w:ins>
              </m:ctrlPr>
            </m:sSubPr>
            <m:e>
              <w:ins w:id="7555" w:author="The Si Tran" w:date="2012-12-05T22:38:00Z">
                <m:r>
                  <w:rPr>
                    <w:rFonts w:ascii="Cambria Math" w:hAnsi="Cambria Math"/>
                    <w:szCs w:val="26"/>
                  </w:rPr>
                  <m:t>N</m:t>
                </m:r>
              </w:ins>
            </m:e>
            <m:sub>
              <w:ins w:id="7556"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557" w:author="The Si Tran" w:date="2012-12-05T22:38:00Z"/>
          <w:szCs w:val="26"/>
        </w:rPr>
      </w:pPr>
      <w:ins w:id="7558" w:author="The Si Tran" w:date="2012-12-05T22:38:00Z">
        <w:r>
          <w:rPr>
            <w:szCs w:val="26"/>
          </w:rPr>
          <w:t>T</w:t>
        </w:r>
        <w:r w:rsidR="00EB028F" w:rsidRPr="0049233F">
          <w:rPr>
            <w:szCs w:val="26"/>
          </w:rPr>
          <w:t>rong đó:</w:t>
        </w:r>
      </w:ins>
    </w:p>
    <w:p w14:paraId="5F26BB09" w14:textId="77777777" w:rsidR="00EB028F" w:rsidRPr="0049233F" w:rsidRDefault="00EB028F" w:rsidP="00EB028F">
      <w:pPr>
        <w:rPr>
          <w:ins w:id="7559" w:author="The Si Tran" w:date="2012-12-05T22:38:00Z"/>
          <w:szCs w:val="26"/>
        </w:rPr>
      </w:pPr>
      <w:ins w:id="7560" w:author="The Si Tran" w:date="2012-12-05T22:38:00Z">
        <w:r w:rsidRPr="0049233F">
          <w:rPr>
            <w:szCs w:val="26"/>
          </w:rPr>
          <w:tab/>
          <w:t>L: biểu diễn thành phần tuyến tính của chuỗi thời gian</w:t>
        </w:r>
      </w:ins>
    </w:p>
    <w:p w14:paraId="6BE23331" w14:textId="77777777" w:rsidR="00EB028F" w:rsidRPr="0049233F" w:rsidRDefault="00EB028F" w:rsidP="00EB028F">
      <w:pPr>
        <w:rPr>
          <w:ins w:id="7561" w:author="The Si Tran" w:date="2012-12-05T22:38:00Z"/>
          <w:szCs w:val="26"/>
        </w:rPr>
      </w:pPr>
      <w:ins w:id="7562" w:author="The Si Tran" w:date="2012-12-05T22:38:00Z">
        <w:r w:rsidRPr="0049233F">
          <w:rPr>
            <w:szCs w:val="26"/>
          </w:rPr>
          <w:tab/>
          <w:t>N: biểu diễn thành phần phi tuyến của chuỗi thời gian</w:t>
        </w:r>
      </w:ins>
    </w:p>
    <w:p w14:paraId="5FD2C05B" w14:textId="77777777" w:rsidR="00EB028F" w:rsidRPr="0049233F" w:rsidRDefault="00EB028F">
      <w:pPr>
        <w:rPr>
          <w:ins w:id="7563" w:author="The Si Tran" w:date="2012-12-05T22:38:00Z"/>
          <w:rFonts w:eastAsiaTheme="minorEastAsia"/>
        </w:rPr>
      </w:pPr>
      <w:ins w:id="7564"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565" w:author="The Si Tran" w:date="2012-12-05T22:38:00Z"/>
        </w:rPr>
      </w:pPr>
      <w:ins w:id="7566" w:author="The Si Tran" w:date="2012-12-05T22:38:00Z">
        <w:r w:rsidRPr="0049233F">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537CF3">
      <w:pPr>
        <w:jc w:val="center"/>
        <w:rPr>
          <w:ins w:id="7567" w:author="The Si Tran" w:date="2012-12-05T22:38:00Z"/>
          <w:rFonts w:eastAsiaTheme="minorEastAsia"/>
          <w:szCs w:val="26"/>
        </w:rPr>
        <w:pPrChange w:id="7568" w:author="The Si Tran" w:date="2012-12-14T06:25:00Z">
          <w:pPr/>
        </w:pPrChange>
      </w:pPr>
      <m:oMathPara>
        <m:oMath>
          <m:sSub>
            <m:sSubPr>
              <m:ctrlPr>
                <w:ins w:id="7569" w:author="The Si Tran" w:date="2012-12-05T22:38:00Z">
                  <w:rPr>
                    <w:rFonts w:ascii="Cambria Math" w:eastAsiaTheme="minorEastAsia" w:hAnsi="Cambria Math"/>
                    <w:i/>
                    <w:szCs w:val="26"/>
                  </w:rPr>
                </w:ins>
              </m:ctrlPr>
            </m:sSubPr>
            <m:e>
              <w:ins w:id="7570" w:author="The Si Tran" w:date="2012-12-05T22:38:00Z">
                <m:r>
                  <w:rPr>
                    <w:rFonts w:ascii="Cambria Math" w:eastAsiaTheme="minorEastAsia" w:hAnsi="Cambria Math"/>
                    <w:szCs w:val="26"/>
                  </w:rPr>
                  <m:t>e</m:t>
                </m:r>
              </w:ins>
            </m:e>
            <m:sub>
              <w:ins w:id="7571" w:author="The Si Tran" w:date="2012-12-05T22:38:00Z">
                <m:r>
                  <w:rPr>
                    <w:rFonts w:ascii="Cambria Math" w:eastAsiaTheme="minorEastAsia" w:hAnsi="Cambria Math"/>
                    <w:szCs w:val="26"/>
                  </w:rPr>
                  <m:t>t</m:t>
                </m:r>
              </w:ins>
            </m:sub>
          </m:sSub>
          <w:ins w:id="7572" w:author="The Si Tran" w:date="2012-12-05T22:38:00Z">
            <m:r>
              <w:rPr>
                <w:rFonts w:ascii="Cambria Math" w:eastAsiaTheme="minorEastAsia" w:hAnsi="Cambria Math"/>
                <w:szCs w:val="26"/>
              </w:rPr>
              <m:t>=f</m:t>
            </m:r>
          </w:ins>
          <m:d>
            <m:dPr>
              <m:ctrlPr>
                <w:ins w:id="7573" w:author="The Si Tran" w:date="2012-12-05T22:38:00Z">
                  <w:rPr>
                    <w:rFonts w:ascii="Cambria Math" w:eastAsiaTheme="minorEastAsia" w:hAnsi="Cambria Math"/>
                    <w:i/>
                    <w:szCs w:val="26"/>
                  </w:rPr>
                </w:ins>
              </m:ctrlPr>
            </m:dPr>
            <m:e>
              <m:sSub>
                <m:sSubPr>
                  <m:ctrlPr>
                    <w:ins w:id="7574" w:author="The Si Tran" w:date="2012-12-05T22:38:00Z">
                      <w:rPr>
                        <w:rFonts w:ascii="Cambria Math" w:eastAsiaTheme="minorEastAsia" w:hAnsi="Cambria Math"/>
                        <w:i/>
                        <w:szCs w:val="26"/>
                      </w:rPr>
                    </w:ins>
                  </m:ctrlPr>
                </m:sSubPr>
                <m:e>
                  <w:ins w:id="7575" w:author="The Si Tran" w:date="2012-12-05T22:38:00Z">
                    <m:r>
                      <w:rPr>
                        <w:rFonts w:ascii="Cambria Math" w:eastAsiaTheme="minorEastAsia" w:hAnsi="Cambria Math"/>
                        <w:szCs w:val="26"/>
                      </w:rPr>
                      <m:t>e</m:t>
                    </m:r>
                  </w:ins>
                </m:e>
                <m:sub>
                  <w:ins w:id="7576" w:author="The Si Tran" w:date="2012-12-05T22:38:00Z">
                    <m:r>
                      <w:rPr>
                        <w:rFonts w:ascii="Cambria Math" w:eastAsiaTheme="minorEastAsia" w:hAnsi="Cambria Math"/>
                        <w:szCs w:val="26"/>
                      </w:rPr>
                      <m:t>t-1</m:t>
                    </m:r>
                  </w:ins>
                </m:sub>
              </m:sSub>
              <w:ins w:id="7577" w:author="The Si Tran" w:date="2012-12-05T22:38:00Z">
                <m:r>
                  <w:rPr>
                    <w:rFonts w:ascii="Cambria Math" w:eastAsiaTheme="minorEastAsia" w:hAnsi="Cambria Math"/>
                    <w:szCs w:val="26"/>
                  </w:rPr>
                  <m:t xml:space="preserve">,  </m:t>
                </m:r>
              </w:ins>
              <m:sSub>
                <m:sSubPr>
                  <m:ctrlPr>
                    <w:ins w:id="7578" w:author="The Si Tran" w:date="2012-12-05T22:38:00Z">
                      <w:rPr>
                        <w:rFonts w:ascii="Cambria Math" w:eastAsiaTheme="minorEastAsia" w:hAnsi="Cambria Math"/>
                        <w:i/>
                        <w:szCs w:val="26"/>
                      </w:rPr>
                    </w:ins>
                  </m:ctrlPr>
                </m:sSubPr>
                <m:e>
                  <w:ins w:id="7579" w:author="The Si Tran" w:date="2012-12-05T22:38:00Z">
                    <m:r>
                      <w:rPr>
                        <w:rFonts w:ascii="Cambria Math" w:eastAsiaTheme="minorEastAsia" w:hAnsi="Cambria Math"/>
                        <w:szCs w:val="26"/>
                      </w:rPr>
                      <m:t>e</m:t>
                    </m:r>
                  </w:ins>
                </m:e>
                <m:sub>
                  <w:ins w:id="7580" w:author="The Si Tran" w:date="2012-12-05T22:38:00Z">
                    <m:r>
                      <w:rPr>
                        <w:rFonts w:ascii="Cambria Math" w:eastAsiaTheme="minorEastAsia" w:hAnsi="Cambria Math"/>
                        <w:szCs w:val="26"/>
                      </w:rPr>
                      <m:t>t-2</m:t>
                    </m:r>
                  </w:ins>
                </m:sub>
              </m:sSub>
              <w:ins w:id="7581" w:author="The Si Tran" w:date="2012-12-05T22:38:00Z">
                <m:r>
                  <w:rPr>
                    <w:rFonts w:ascii="Cambria Math" w:eastAsiaTheme="minorEastAsia" w:hAnsi="Cambria Math"/>
                    <w:szCs w:val="26"/>
                  </w:rPr>
                  <m:t xml:space="preserve">,…, </m:t>
                </m:r>
              </w:ins>
              <m:sSub>
                <m:sSubPr>
                  <m:ctrlPr>
                    <w:ins w:id="7582" w:author="The Si Tran" w:date="2012-12-05T22:38:00Z">
                      <w:rPr>
                        <w:rFonts w:ascii="Cambria Math" w:eastAsiaTheme="minorEastAsia" w:hAnsi="Cambria Math"/>
                        <w:i/>
                        <w:szCs w:val="26"/>
                      </w:rPr>
                    </w:ins>
                  </m:ctrlPr>
                </m:sSubPr>
                <m:e>
                  <w:ins w:id="7583" w:author="The Si Tran" w:date="2012-12-05T22:38:00Z">
                    <m:r>
                      <w:rPr>
                        <w:rFonts w:ascii="Cambria Math" w:eastAsiaTheme="minorEastAsia" w:hAnsi="Cambria Math"/>
                        <w:szCs w:val="26"/>
                      </w:rPr>
                      <m:t>e</m:t>
                    </m:r>
                  </w:ins>
                </m:e>
                <m:sub>
                  <w:ins w:id="7584" w:author="The Si Tran" w:date="2012-12-05T22:38:00Z">
                    <m:r>
                      <w:rPr>
                        <w:rFonts w:ascii="Cambria Math" w:eastAsiaTheme="minorEastAsia" w:hAnsi="Cambria Math"/>
                        <w:szCs w:val="26"/>
                      </w:rPr>
                      <m:t>t-n</m:t>
                    </m:r>
                  </w:ins>
                </m:sub>
              </m:sSub>
            </m:e>
          </m:d>
          <w:ins w:id="7585" w:author="The Si Tran" w:date="2012-12-05T22:38:00Z">
            <m:r>
              <w:rPr>
                <w:rFonts w:ascii="Cambria Math" w:eastAsiaTheme="minorEastAsia" w:hAnsi="Cambria Math"/>
                <w:szCs w:val="26"/>
              </w:rPr>
              <m:t xml:space="preserve">+ </m:t>
            </m:r>
          </w:ins>
          <m:sSub>
            <m:sSubPr>
              <m:ctrlPr>
                <w:ins w:id="7586" w:author="The Si Tran" w:date="2012-12-05T22:38:00Z">
                  <w:rPr>
                    <w:rFonts w:ascii="Cambria Math" w:eastAsiaTheme="minorEastAsia" w:hAnsi="Cambria Math"/>
                    <w:i/>
                    <w:szCs w:val="26"/>
                  </w:rPr>
                </w:ins>
              </m:ctrlPr>
            </m:sSubPr>
            <m:e>
              <w:ins w:id="7587" w:author="The Si Tran" w:date="2012-12-05T22:38:00Z">
                <m:r>
                  <w:rPr>
                    <w:rFonts w:ascii="Cambria Math" w:eastAsiaTheme="minorEastAsia" w:hAnsi="Cambria Math"/>
                    <w:szCs w:val="26"/>
                  </w:rPr>
                  <m:t>ε</m:t>
                </m:r>
              </w:ins>
            </m:e>
            <m:sub>
              <w:ins w:id="7588"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7589" w:author="The Si Tran" w:date="2012-12-05T22:38:00Z"/>
        </w:rPr>
      </w:pPr>
      <w:ins w:id="7590"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7591" w:author="The Si Tran" w:date="2012-12-05T22:38:00Z"/>
        </w:rPr>
      </w:pPr>
      <w:ins w:id="7592" w:author="The Si Tran" w:date="2012-12-05T22:38:00Z">
        <w:r w:rsidRPr="0049233F">
          <w:t>Sau khi mô hình đã được xây dựng, giá trị dự đoán từ hai mô hình thành phần là:</w:t>
        </w:r>
      </w:ins>
    </w:p>
    <w:p w14:paraId="24EACECF" w14:textId="34560B80" w:rsidR="00EB028F" w:rsidRPr="0049233F" w:rsidRDefault="00537CF3">
      <w:pPr>
        <w:pStyle w:val="EquationIndex"/>
        <w:rPr>
          <w:ins w:id="7593" w:author="The Si Tran" w:date="2012-12-05T22:38:00Z"/>
        </w:rPr>
        <w:pPrChange w:id="7594" w:author="The Si Tran" w:date="2012-12-15T08:05:00Z">
          <w:pPr/>
        </w:pPrChange>
      </w:pPr>
      <m:oMathPara>
        <m:oMath>
          <m:sSub>
            <m:sSubPr>
              <m:ctrlPr>
                <w:ins w:id="7595" w:author="The Si Tran" w:date="2012-12-05T22:38:00Z">
                  <w:rPr>
                    <w:rFonts w:ascii="Cambria Math" w:hAnsi="Cambria Math"/>
                  </w:rPr>
                </w:ins>
              </m:ctrlPr>
            </m:sSubPr>
            <m:e>
              <m:acc>
                <m:accPr>
                  <m:ctrlPr>
                    <w:ins w:id="7596" w:author="The Si Tran" w:date="2012-12-05T22:38:00Z">
                      <w:rPr>
                        <w:rFonts w:ascii="Cambria Math" w:hAnsi="Cambria Math"/>
                      </w:rPr>
                    </w:ins>
                  </m:ctrlPr>
                </m:accPr>
                <m:e>
                  <w:ins w:id="7597" w:author="The Si Tran" w:date="2012-12-05T22:38:00Z">
                    <m:r>
                      <w:rPr>
                        <w:rFonts w:ascii="Cambria Math" w:hAnsi="Cambria Math"/>
                      </w:rPr>
                      <m:t>Y</m:t>
                    </m:r>
                  </w:ins>
                </m:e>
              </m:acc>
            </m:e>
            <m:sub>
              <w:ins w:id="7598" w:author="The Si Tran" w:date="2012-12-05T22:38:00Z">
                <m:r>
                  <w:rPr>
                    <w:rFonts w:ascii="Cambria Math" w:hAnsi="Cambria Math"/>
                  </w:rPr>
                  <m:t>t</m:t>
                </m:r>
              </w:ins>
            </m:sub>
          </m:sSub>
          <w:ins w:id="7599" w:author="The Si Tran" w:date="2012-12-05T22:38:00Z">
            <m:r>
              <m:rPr>
                <m:sty m:val="p"/>
              </m:rPr>
              <w:rPr>
                <w:rFonts w:ascii="Cambria Math" w:hAnsi="Cambria Math"/>
              </w:rPr>
              <m:t>=</m:t>
            </m:r>
          </w:ins>
          <m:sSub>
            <m:sSubPr>
              <m:ctrlPr>
                <w:ins w:id="7600" w:author="The Si Tran" w:date="2012-12-05T22:38:00Z">
                  <w:rPr>
                    <w:rFonts w:ascii="Cambria Math" w:hAnsi="Cambria Math"/>
                  </w:rPr>
                </w:ins>
              </m:ctrlPr>
            </m:sSubPr>
            <m:e>
              <m:acc>
                <m:accPr>
                  <m:ctrlPr>
                    <w:ins w:id="7601" w:author="The Si Tran" w:date="2012-12-05T22:38:00Z">
                      <w:rPr>
                        <w:rFonts w:ascii="Cambria Math" w:hAnsi="Cambria Math"/>
                      </w:rPr>
                    </w:ins>
                  </m:ctrlPr>
                </m:accPr>
                <m:e>
                  <w:ins w:id="7602" w:author="The Si Tran" w:date="2012-12-05T22:38:00Z">
                    <m:r>
                      <w:rPr>
                        <w:rFonts w:ascii="Cambria Math" w:hAnsi="Cambria Math"/>
                      </w:rPr>
                      <m:t>L</m:t>
                    </m:r>
                  </w:ins>
                </m:e>
              </m:acc>
            </m:e>
            <m:sub>
              <w:ins w:id="7603" w:author="The Si Tran" w:date="2012-12-05T22:38:00Z">
                <m:r>
                  <w:rPr>
                    <w:rFonts w:ascii="Cambria Math" w:hAnsi="Cambria Math"/>
                  </w:rPr>
                  <m:t>t</m:t>
                </m:r>
              </w:ins>
            </m:sub>
          </m:sSub>
          <w:ins w:id="7604" w:author="The Si Tran" w:date="2012-12-05T22:38:00Z">
            <m:r>
              <m:rPr>
                <m:sty m:val="p"/>
              </m:rPr>
              <w:rPr>
                <w:rFonts w:ascii="Cambria Math" w:hAnsi="Cambria Math"/>
              </w:rPr>
              <m:t>+</m:t>
            </m:r>
          </w:ins>
          <m:sSub>
            <m:sSubPr>
              <m:ctrlPr>
                <w:ins w:id="7605" w:author="The Si Tran" w:date="2012-12-05T22:38:00Z">
                  <w:rPr>
                    <w:rFonts w:ascii="Cambria Math" w:hAnsi="Cambria Math"/>
                  </w:rPr>
                </w:ins>
              </m:ctrlPr>
            </m:sSubPr>
            <m:e>
              <m:acc>
                <m:accPr>
                  <m:ctrlPr>
                    <w:ins w:id="7606" w:author="The Si Tran" w:date="2012-12-05T22:38:00Z">
                      <w:rPr>
                        <w:rFonts w:ascii="Cambria Math" w:hAnsi="Cambria Math"/>
                      </w:rPr>
                    </w:ins>
                  </m:ctrlPr>
                </m:accPr>
                <m:e>
                  <w:ins w:id="7607" w:author="The Si Tran" w:date="2012-12-05T22:38:00Z">
                    <m:r>
                      <w:rPr>
                        <w:rFonts w:ascii="Cambria Math" w:hAnsi="Cambria Math"/>
                      </w:rPr>
                      <m:t>N</m:t>
                    </m:r>
                  </w:ins>
                </m:e>
              </m:acc>
            </m:e>
            <m:sub>
              <w:ins w:id="7608" w:author="The Si Tran" w:date="2012-12-05T22:38:00Z">
                <m:r>
                  <w:rPr>
                    <w:rFonts w:ascii="Cambria Math" w:hAnsi="Cambria Math"/>
                  </w:rPr>
                  <m:t>t</m:t>
                </m:r>
              </w:ins>
            </m:sub>
          </m:sSub>
        </m:oMath>
      </m:oMathPara>
    </w:p>
    <w:p w14:paraId="5F0C8FDF" w14:textId="77777777" w:rsidR="00EB028F" w:rsidRPr="0049233F" w:rsidRDefault="00EB028F" w:rsidP="00EB028F">
      <w:pPr>
        <w:rPr>
          <w:ins w:id="7609" w:author="The Si Tran" w:date="2012-12-05T22:38:00Z"/>
          <w:rFonts w:eastAsiaTheme="minorEastAsia"/>
          <w:szCs w:val="26"/>
        </w:rPr>
      </w:pPr>
      <w:ins w:id="7610"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7611" w:author="The Si Tran" w:date="2012-12-05T22:38:00Z"/>
          <w:rFonts w:eastAsiaTheme="minorEastAsia"/>
          <w:szCs w:val="26"/>
        </w:rPr>
      </w:pPr>
      <w:ins w:id="7612" w:author="The Si Tran" w:date="2012-12-05T22:38:00Z">
        <w:r w:rsidRPr="002B1464">
          <w:rPr>
            <w:rFonts w:eastAsiaTheme="minorEastAsia"/>
            <w:noProof/>
            <w:szCs w:val="26"/>
            <w:rPrChange w:id="7613" w:author="Unknown">
              <w:rPr>
                <w:noProof/>
              </w:rPr>
            </w:rPrChange>
          </w:rPr>
          <mc:AlternateContent>
            <mc:Choice Requires="wpc">
              <w:drawing>
                <wp:inline distT="0" distB="0" distL="0" distR="0" wp14:anchorId="541CD821" wp14:editId="045478EC">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537CF3" w:rsidRPr="00993A8B" w:rsidRDefault="00537CF3"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537CF3" w:rsidRDefault="00537CF3"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537CF3" w:rsidRDefault="00537CF3"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537CF3" w:rsidRDefault="00537CF3"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537CF3" w:rsidRPr="00993A8B" w:rsidRDefault="00537CF3"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109"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">
                  <v:shape id="_x0000_s1110" type="#_x0000_t75" style="position:absolute;width:54864;height:27432;visibility:visible;mso-wrap-style:square">
                    <v:fill o:detectmouseclick="t"/>
                    <v:path o:connecttype="none"/>
                  </v:shape>
                  <v:shape id="Text Box 12" o:spid="_x0000_s1111"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537CF3" w:rsidRPr="00993A8B" w:rsidRDefault="00537CF3" w:rsidP="00EB028F">
                          <w:pPr>
                            <w:spacing w:line="240" w:lineRule="auto"/>
                            <w:jc w:val="center"/>
                          </w:pPr>
                          <w:r w:rsidRPr="00993A8B">
                            <w:t>Time series data</w:t>
                          </w:r>
                        </w:p>
                      </w:txbxContent>
                    </v:textbox>
                  </v:shape>
                  <v:shape id="Text Box 3" o:spid="_x0000_s1112"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537CF3" w:rsidRDefault="00537CF3"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113"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537CF3" w:rsidRDefault="00537CF3"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114"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537CF3" w:rsidRDefault="00537CF3"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115"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6"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7"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8"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19"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0"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1"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537CF3" w:rsidRPr="00993A8B" w:rsidRDefault="00537CF3"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4E7928F8" w:rsidR="00EB028F" w:rsidRDefault="001C2225">
      <w:pPr>
        <w:pStyle w:val="Hinh"/>
        <w:jc w:val="center"/>
        <w:rPr>
          <w:ins w:id="7614" w:author="The Si Tran" w:date="2012-12-11T23:40:00Z"/>
        </w:rPr>
        <w:pPrChange w:id="7615" w:author="The Si Tran" w:date="2012-12-11T23:40:00Z">
          <w:pPr/>
        </w:pPrChange>
      </w:pPr>
      <w:bookmarkStart w:id="7616" w:name="_Toc343415616"/>
      <w:ins w:id="7617"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7616"/>
      </w:ins>
    </w:p>
    <w:p w14:paraId="6A3F304C" w14:textId="77777777" w:rsidR="001C2225" w:rsidRPr="001C2225" w:rsidRDefault="001C2225">
      <w:pPr>
        <w:pStyle w:val="Hinh"/>
        <w:jc w:val="center"/>
        <w:rPr>
          <w:ins w:id="7618" w:author="The Si Tran" w:date="2012-12-05T22:38:00Z"/>
          <w:rPrChange w:id="7619" w:author="The Si Tran" w:date="2012-12-11T23:40:00Z">
            <w:rPr>
              <w:ins w:id="7620" w:author="The Si Tran" w:date="2012-12-05T22:38:00Z"/>
              <w:rFonts w:eastAsiaTheme="minorEastAsia"/>
              <w:szCs w:val="26"/>
            </w:rPr>
          </w:rPrChange>
        </w:rPr>
        <w:pPrChange w:id="7621" w:author="The Si Tran" w:date="2012-12-11T23:40:00Z">
          <w:pPr/>
        </w:pPrChange>
      </w:pPr>
    </w:p>
    <w:p w14:paraId="152CBACA" w14:textId="77777777" w:rsidR="00EB028F" w:rsidRPr="0049233F" w:rsidRDefault="00EB028F">
      <w:pPr>
        <w:rPr>
          <w:ins w:id="7622" w:author="The Si Tran" w:date="2012-12-05T22:38:00Z"/>
        </w:rPr>
      </w:pPr>
      <w:ins w:id="7623" w:author="The Si Tran" w:date="2012-12-05T22:38:00Z">
        <w:r w:rsidRPr="0049233F">
          <w:t xml:space="preserve">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w:t>
        </w:r>
        <w:r w:rsidRPr="0049233F">
          <w:lastRenderedPageBreak/>
          <w:t>khác nhau của dữ liệu, bằng cách kết hợp cả hai phương pháp, ta sẽ nâng cao hiệu suất mô phỏng và dự đoán.</w:t>
        </w:r>
      </w:ins>
    </w:p>
    <w:p w14:paraId="70068F6D" w14:textId="77777777" w:rsidR="00D139B5" w:rsidRDefault="00D139B5">
      <w:pPr>
        <w:spacing w:before="0" w:after="200" w:line="276" w:lineRule="auto"/>
        <w:jc w:val="left"/>
        <w:rPr>
          <w:ins w:id="7624" w:author="The Si Tran" w:date="2012-12-12T07:57:00Z"/>
          <w:szCs w:val="26"/>
        </w:rPr>
      </w:pPr>
      <w:ins w:id="7625" w:author="The Si Tran" w:date="2012-12-12T07:57:00Z">
        <w:r>
          <w:rPr>
            <w:szCs w:val="26"/>
          </w:rPr>
          <w:br w:type="page"/>
        </w:r>
      </w:ins>
    </w:p>
    <w:p w14:paraId="46B943B4" w14:textId="77777777" w:rsidR="00EB028F" w:rsidRPr="003E4DFC" w:rsidDel="00D139B5" w:rsidRDefault="00EB028F">
      <w:pPr>
        <w:rPr>
          <w:del w:id="7626" w:author="The Si Tran" w:date="2012-12-12T07:57:00Z"/>
          <w:rPrChange w:id="7627" w:author="The Si Tran" w:date="2012-12-16T09:44:00Z">
            <w:rPr>
              <w:del w:id="7628" w:author="The Si Tran" w:date="2012-12-12T07:57:00Z"/>
              <w:szCs w:val="26"/>
            </w:rPr>
          </w:rPrChange>
        </w:rPr>
        <w:pPrChange w:id="7629" w:author="The Si Tran" w:date="2012-12-05T22:37:00Z">
          <w:pPr>
            <w:pStyle w:val="Heading2"/>
          </w:pPr>
        </w:pPrChange>
      </w:pPr>
      <w:bookmarkStart w:id="7630" w:name="_Toc343083660"/>
      <w:bookmarkStart w:id="7631" w:name="_Toc343083874"/>
      <w:bookmarkStart w:id="7632" w:name="_Toc343084085"/>
      <w:bookmarkStart w:id="7633" w:name="_Toc343220844"/>
      <w:bookmarkStart w:id="7634" w:name="_Toc343232349"/>
      <w:bookmarkStart w:id="7635" w:name="_Toc343232762"/>
      <w:bookmarkStart w:id="7636" w:name="_Toc343233047"/>
      <w:bookmarkStart w:id="7637" w:name="_Toc343415552"/>
      <w:bookmarkEnd w:id="7630"/>
      <w:bookmarkEnd w:id="7631"/>
      <w:bookmarkEnd w:id="7632"/>
      <w:bookmarkEnd w:id="7633"/>
      <w:bookmarkEnd w:id="7634"/>
      <w:bookmarkEnd w:id="7635"/>
      <w:bookmarkEnd w:id="7636"/>
      <w:bookmarkEnd w:id="7637"/>
    </w:p>
    <w:p w14:paraId="4C673B03" w14:textId="77777777" w:rsidR="00BE62E1" w:rsidRPr="003E4DFC" w:rsidDel="006F07F0" w:rsidRDefault="00BE62E1" w:rsidP="00BE62E1">
      <w:pPr>
        <w:ind w:left="720"/>
        <w:rPr>
          <w:del w:id="7638" w:author="The Si Tran" w:date="2012-12-05T22:36:00Z"/>
          <w:rPrChange w:id="7639" w:author="The Si Tran" w:date="2012-12-16T09:44:00Z">
            <w:rPr>
              <w:del w:id="7640" w:author="The Si Tran" w:date="2012-12-05T22:36:00Z"/>
              <w:szCs w:val="26"/>
            </w:rPr>
          </w:rPrChange>
        </w:rPr>
      </w:pPr>
      <w:del w:id="7641" w:author="The Si Tran" w:date="2012-12-05T22:36:00Z">
        <w:r w:rsidRPr="003E4DFC" w:rsidDel="006F07F0">
          <w:rPr>
            <w:rPrChange w:id="7642" w:author="The Si Tran" w:date="2012-12-16T09:44:00Z">
              <w:rPr>
                <w:szCs w:val="26"/>
              </w:rPr>
            </w:rPrChange>
          </w:rPr>
          <w:delText>Ta biểu diễn chuỗi thời gian tổng quát theo công thức như bên dưới:</w:delText>
        </w:r>
        <w:bookmarkStart w:id="7643" w:name="_Toc343083661"/>
        <w:bookmarkStart w:id="7644" w:name="_Toc343083875"/>
        <w:bookmarkStart w:id="7645" w:name="_Toc343084086"/>
        <w:bookmarkStart w:id="7646" w:name="_Toc343220845"/>
        <w:bookmarkStart w:id="7647" w:name="_Toc343232350"/>
        <w:bookmarkStart w:id="7648" w:name="_Toc343232763"/>
        <w:bookmarkStart w:id="7649" w:name="_Toc343233048"/>
        <w:bookmarkStart w:id="7650" w:name="_Toc343415553"/>
        <w:bookmarkEnd w:id="7643"/>
        <w:bookmarkEnd w:id="7644"/>
        <w:bookmarkEnd w:id="7645"/>
        <w:bookmarkEnd w:id="7646"/>
        <w:bookmarkEnd w:id="7647"/>
        <w:bookmarkEnd w:id="7648"/>
        <w:bookmarkEnd w:id="7649"/>
        <w:bookmarkEnd w:id="7650"/>
      </w:del>
    </w:p>
    <w:p w14:paraId="2F4FCE23" w14:textId="77777777" w:rsidR="00BE62E1" w:rsidRPr="003E4DFC" w:rsidDel="006F07F0" w:rsidRDefault="00BE62E1" w:rsidP="00BE62E1">
      <w:pPr>
        <w:ind w:left="720"/>
        <w:rPr>
          <w:del w:id="7651" w:author="The Si Tran" w:date="2012-12-05T22:36:00Z"/>
          <w:rPrChange w:id="7652" w:author="The Si Tran" w:date="2012-12-16T09:44:00Z">
            <w:rPr>
              <w:del w:id="7653" w:author="The Si Tran" w:date="2012-12-05T22:36:00Z"/>
              <w:szCs w:val="26"/>
            </w:rPr>
          </w:rPrChange>
        </w:rPr>
      </w:pPr>
      <w:del w:id="7654" w:author="The Si Tran" w:date="2012-12-05T22:36:00Z">
        <w:r w:rsidRPr="003E4DFC" w:rsidDel="006F07F0">
          <w:rPr>
            <w:rPrChange w:id="7655" w:author="The Si Tran" w:date="2012-12-16T09:44:00Z">
              <w:rPr>
                <w:szCs w:val="26"/>
              </w:rPr>
            </w:rPrChange>
          </w:rPr>
          <w:tab/>
          <w:delText>yt  = Lt  + Nt</w:delText>
        </w:r>
        <w:bookmarkStart w:id="7656" w:name="_Toc343083662"/>
        <w:bookmarkStart w:id="7657" w:name="_Toc343083876"/>
        <w:bookmarkStart w:id="7658" w:name="_Toc343084087"/>
        <w:bookmarkStart w:id="7659" w:name="_Toc343220846"/>
        <w:bookmarkStart w:id="7660" w:name="_Toc343232351"/>
        <w:bookmarkStart w:id="7661" w:name="_Toc343232764"/>
        <w:bookmarkStart w:id="7662" w:name="_Toc343233049"/>
        <w:bookmarkStart w:id="7663" w:name="_Toc343415554"/>
        <w:bookmarkEnd w:id="7656"/>
        <w:bookmarkEnd w:id="7657"/>
        <w:bookmarkEnd w:id="7658"/>
        <w:bookmarkEnd w:id="7659"/>
        <w:bookmarkEnd w:id="7660"/>
        <w:bookmarkEnd w:id="7661"/>
        <w:bookmarkEnd w:id="7662"/>
        <w:bookmarkEnd w:id="7663"/>
      </w:del>
    </w:p>
    <w:p w14:paraId="23A3EBB5" w14:textId="77777777" w:rsidR="00BE62E1" w:rsidRPr="003E4DFC" w:rsidDel="006F07F0" w:rsidRDefault="00BE62E1" w:rsidP="00BE62E1">
      <w:pPr>
        <w:ind w:left="720"/>
        <w:rPr>
          <w:del w:id="7664" w:author="The Si Tran" w:date="2012-12-05T22:36:00Z"/>
          <w:rPrChange w:id="7665" w:author="The Si Tran" w:date="2012-12-16T09:44:00Z">
            <w:rPr>
              <w:del w:id="7666" w:author="The Si Tran" w:date="2012-12-05T22:36:00Z"/>
              <w:szCs w:val="26"/>
            </w:rPr>
          </w:rPrChange>
        </w:rPr>
      </w:pPr>
      <w:del w:id="7667" w:author="The Si Tran" w:date="2012-12-05T22:36:00Z">
        <w:r w:rsidRPr="003E4DFC" w:rsidDel="006F07F0">
          <w:rPr>
            <w:rPrChange w:id="7668" w:author="The Si Tran" w:date="2012-12-16T09:44:00Z">
              <w:rPr>
                <w:szCs w:val="26"/>
              </w:rPr>
            </w:rPrChange>
          </w:rPr>
          <w:delText>trong đó:</w:delText>
        </w:r>
        <w:bookmarkStart w:id="7669" w:name="_Toc343083663"/>
        <w:bookmarkStart w:id="7670" w:name="_Toc343083877"/>
        <w:bookmarkStart w:id="7671" w:name="_Toc343084088"/>
        <w:bookmarkStart w:id="7672" w:name="_Toc343220847"/>
        <w:bookmarkStart w:id="7673" w:name="_Toc343232352"/>
        <w:bookmarkStart w:id="7674" w:name="_Toc343232765"/>
        <w:bookmarkStart w:id="7675" w:name="_Toc343233050"/>
        <w:bookmarkStart w:id="7676" w:name="_Toc343415555"/>
        <w:bookmarkEnd w:id="7669"/>
        <w:bookmarkEnd w:id="7670"/>
        <w:bookmarkEnd w:id="7671"/>
        <w:bookmarkEnd w:id="7672"/>
        <w:bookmarkEnd w:id="7673"/>
        <w:bookmarkEnd w:id="7674"/>
        <w:bookmarkEnd w:id="7675"/>
        <w:bookmarkEnd w:id="7676"/>
      </w:del>
    </w:p>
    <w:p w14:paraId="6296542C" w14:textId="77777777" w:rsidR="00BE62E1" w:rsidRPr="003E4DFC" w:rsidDel="006F07F0" w:rsidRDefault="00BE62E1" w:rsidP="00BE62E1">
      <w:pPr>
        <w:ind w:left="720"/>
        <w:rPr>
          <w:del w:id="7677" w:author="The Si Tran" w:date="2012-12-05T22:36:00Z"/>
          <w:rPrChange w:id="7678" w:author="The Si Tran" w:date="2012-12-16T09:44:00Z">
            <w:rPr>
              <w:del w:id="7679" w:author="The Si Tran" w:date="2012-12-05T22:36:00Z"/>
              <w:szCs w:val="26"/>
            </w:rPr>
          </w:rPrChange>
        </w:rPr>
      </w:pPr>
      <w:del w:id="7680" w:author="The Si Tran" w:date="2012-12-05T22:36:00Z">
        <w:r w:rsidRPr="003E4DFC" w:rsidDel="006F07F0">
          <w:rPr>
            <w:rPrChange w:id="7681" w:author="The Si Tran" w:date="2012-12-16T09:44:00Z">
              <w:rPr>
                <w:szCs w:val="26"/>
              </w:rPr>
            </w:rPrChange>
          </w:rPr>
          <w:tab/>
          <w:delText>L : biểu diễn thành phần tuyến tính của chuỗi thời gian</w:delText>
        </w:r>
        <w:bookmarkStart w:id="7682" w:name="_Toc343083664"/>
        <w:bookmarkStart w:id="7683" w:name="_Toc343083878"/>
        <w:bookmarkStart w:id="7684" w:name="_Toc343084089"/>
        <w:bookmarkStart w:id="7685" w:name="_Toc343220848"/>
        <w:bookmarkStart w:id="7686" w:name="_Toc343232353"/>
        <w:bookmarkStart w:id="7687" w:name="_Toc343232766"/>
        <w:bookmarkStart w:id="7688" w:name="_Toc343233051"/>
        <w:bookmarkStart w:id="7689" w:name="_Toc343415556"/>
        <w:bookmarkEnd w:id="7682"/>
        <w:bookmarkEnd w:id="7683"/>
        <w:bookmarkEnd w:id="7684"/>
        <w:bookmarkEnd w:id="7685"/>
        <w:bookmarkEnd w:id="7686"/>
        <w:bookmarkEnd w:id="7687"/>
        <w:bookmarkEnd w:id="7688"/>
        <w:bookmarkEnd w:id="7689"/>
      </w:del>
    </w:p>
    <w:p w14:paraId="3C27F885" w14:textId="77777777" w:rsidR="00BE62E1" w:rsidRPr="003E4DFC" w:rsidDel="006F07F0" w:rsidRDefault="00BE62E1" w:rsidP="00BE62E1">
      <w:pPr>
        <w:ind w:left="720"/>
        <w:rPr>
          <w:del w:id="7690" w:author="The Si Tran" w:date="2012-12-05T22:36:00Z"/>
          <w:rPrChange w:id="7691" w:author="The Si Tran" w:date="2012-12-16T09:44:00Z">
            <w:rPr>
              <w:del w:id="7692" w:author="The Si Tran" w:date="2012-12-05T22:36:00Z"/>
              <w:szCs w:val="26"/>
            </w:rPr>
          </w:rPrChange>
        </w:rPr>
      </w:pPr>
      <w:del w:id="7693" w:author="The Si Tran" w:date="2012-12-05T22:36:00Z">
        <w:r w:rsidRPr="003E4DFC" w:rsidDel="006F07F0">
          <w:rPr>
            <w:rPrChange w:id="7694" w:author="The Si Tran" w:date="2012-12-16T09:44:00Z">
              <w:rPr>
                <w:rFonts w:cs="Arial"/>
                <w:b/>
                <w:bCs/>
                <w:iCs/>
                <w:sz w:val="28"/>
                <w:szCs w:val="28"/>
              </w:rPr>
            </w:rPrChange>
          </w:rPr>
          <w:tab/>
          <w:delText>N: biểu diễn thành phần phi tuyến của chuỗi thời gian</w:delText>
        </w:r>
        <w:bookmarkStart w:id="7695" w:name="_Toc343083665"/>
        <w:bookmarkStart w:id="7696" w:name="_Toc343083879"/>
        <w:bookmarkStart w:id="7697" w:name="_Toc343084090"/>
        <w:bookmarkStart w:id="7698" w:name="_Toc343220849"/>
        <w:bookmarkStart w:id="7699" w:name="_Toc343232354"/>
        <w:bookmarkStart w:id="7700" w:name="_Toc343232767"/>
        <w:bookmarkStart w:id="7701" w:name="_Toc343233052"/>
        <w:bookmarkStart w:id="7702" w:name="_Toc343415557"/>
        <w:bookmarkEnd w:id="7695"/>
        <w:bookmarkEnd w:id="7696"/>
        <w:bookmarkEnd w:id="7697"/>
        <w:bookmarkEnd w:id="7698"/>
        <w:bookmarkEnd w:id="7699"/>
        <w:bookmarkEnd w:id="7700"/>
        <w:bookmarkEnd w:id="7701"/>
        <w:bookmarkEnd w:id="7702"/>
      </w:del>
    </w:p>
    <w:p w14:paraId="6475ECAB" w14:textId="77777777" w:rsidR="00711ADB" w:rsidRPr="003E4DFC" w:rsidDel="006F07F0" w:rsidRDefault="00711ADB" w:rsidP="00BE62E1">
      <w:pPr>
        <w:ind w:left="720"/>
        <w:rPr>
          <w:del w:id="7703" w:author="The Si Tran" w:date="2012-12-05T22:36:00Z"/>
          <w:rPrChange w:id="7704" w:author="The Si Tran" w:date="2012-12-16T09:44:00Z">
            <w:rPr>
              <w:del w:id="7705" w:author="The Si Tran" w:date="2012-12-05T22:36:00Z"/>
            </w:rPr>
          </w:rPrChange>
        </w:rPr>
      </w:pPr>
      <w:bookmarkStart w:id="7706" w:name="_Toc343083666"/>
      <w:bookmarkStart w:id="7707" w:name="_Toc343083880"/>
      <w:bookmarkStart w:id="7708" w:name="_Toc343084091"/>
      <w:bookmarkStart w:id="7709" w:name="_Toc343220850"/>
      <w:bookmarkStart w:id="7710" w:name="_Toc343232355"/>
      <w:bookmarkStart w:id="7711" w:name="_Toc343232768"/>
      <w:bookmarkStart w:id="7712" w:name="_Toc343233053"/>
      <w:bookmarkStart w:id="7713" w:name="_Toc343415558"/>
      <w:bookmarkEnd w:id="7706"/>
      <w:bookmarkEnd w:id="7707"/>
      <w:bookmarkEnd w:id="7708"/>
      <w:bookmarkEnd w:id="7709"/>
      <w:bookmarkEnd w:id="7710"/>
      <w:bookmarkEnd w:id="7711"/>
      <w:bookmarkEnd w:id="7712"/>
      <w:bookmarkEnd w:id="7713"/>
    </w:p>
    <w:p w14:paraId="1B053A9C" w14:textId="77777777" w:rsidR="00711ADB" w:rsidRPr="003E4DFC" w:rsidDel="006F07F0" w:rsidRDefault="00711ADB" w:rsidP="00BE62E1">
      <w:pPr>
        <w:ind w:left="720"/>
        <w:rPr>
          <w:del w:id="7714" w:author="The Si Tran" w:date="2012-12-05T22:36:00Z"/>
          <w:rPrChange w:id="7715" w:author="The Si Tran" w:date="2012-12-16T09:44:00Z">
            <w:rPr>
              <w:del w:id="7716" w:author="The Si Tran" w:date="2012-12-05T22:36:00Z"/>
              <w:szCs w:val="26"/>
            </w:rPr>
          </w:rPrChange>
        </w:rPr>
      </w:pPr>
      <w:del w:id="7717" w:author="The Si Tran" w:date="2012-12-05T22:36:00Z">
        <w:r w:rsidRPr="003E4DFC" w:rsidDel="006F07F0">
          <w:rPr>
            <w:rPrChange w:id="7718"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7719" w:name="_Toc343083667"/>
        <w:bookmarkStart w:id="7720" w:name="_Toc343083881"/>
        <w:bookmarkStart w:id="7721" w:name="_Toc343084092"/>
        <w:bookmarkStart w:id="7722" w:name="_Toc343220851"/>
        <w:bookmarkStart w:id="7723" w:name="_Toc343232356"/>
        <w:bookmarkStart w:id="7724" w:name="_Toc343232769"/>
        <w:bookmarkStart w:id="7725" w:name="_Toc343233054"/>
        <w:bookmarkStart w:id="7726" w:name="_Toc343415559"/>
        <w:bookmarkEnd w:id="7719"/>
        <w:bookmarkEnd w:id="7720"/>
        <w:bookmarkEnd w:id="7721"/>
        <w:bookmarkEnd w:id="7722"/>
        <w:bookmarkEnd w:id="7723"/>
        <w:bookmarkEnd w:id="7724"/>
        <w:bookmarkEnd w:id="7725"/>
        <w:bookmarkEnd w:id="7726"/>
      </w:del>
    </w:p>
    <w:p w14:paraId="32A62806" w14:textId="77777777" w:rsidR="00711ADB" w:rsidRPr="003E4DFC" w:rsidDel="006F07F0" w:rsidRDefault="00711ADB" w:rsidP="00BE62E1">
      <w:pPr>
        <w:ind w:left="720"/>
        <w:rPr>
          <w:del w:id="7727" w:author="The Si Tran" w:date="2012-12-05T22:36:00Z"/>
          <w:rPrChange w:id="7728" w:author="The Si Tran" w:date="2012-12-16T09:44:00Z">
            <w:rPr>
              <w:del w:id="7729" w:author="The Si Tran" w:date="2012-12-05T22:36:00Z"/>
              <w:szCs w:val="26"/>
            </w:rPr>
          </w:rPrChange>
        </w:rPr>
      </w:pPr>
      <w:del w:id="7730" w:author="The Si Tran" w:date="2012-12-05T22:36:00Z">
        <w:r w:rsidRPr="003E4DFC" w:rsidDel="006F07F0">
          <w:rPr>
            <w:rPrChange w:id="7731" w:author="The Si Tran" w:date="2012-12-16T09:44:00Z">
              <w:rPr>
                <w:rFonts w:cs="Arial"/>
                <w:b/>
                <w:bCs/>
                <w:iCs/>
                <w:sz w:val="28"/>
                <w:szCs w:val="28"/>
              </w:rPr>
            </w:rPrChange>
          </w:rPr>
          <w:tab/>
          <w:delText xml:space="preserve">et   = yt  - ^Lt </w:delText>
        </w:r>
        <w:bookmarkStart w:id="7732" w:name="_Toc343083668"/>
        <w:bookmarkStart w:id="7733" w:name="_Toc343083882"/>
        <w:bookmarkStart w:id="7734" w:name="_Toc343084093"/>
        <w:bookmarkStart w:id="7735" w:name="_Toc343220852"/>
        <w:bookmarkStart w:id="7736" w:name="_Toc343232357"/>
        <w:bookmarkStart w:id="7737" w:name="_Toc343232770"/>
        <w:bookmarkStart w:id="7738" w:name="_Toc343233055"/>
        <w:bookmarkStart w:id="7739" w:name="_Toc343415560"/>
        <w:bookmarkEnd w:id="7732"/>
        <w:bookmarkEnd w:id="7733"/>
        <w:bookmarkEnd w:id="7734"/>
        <w:bookmarkEnd w:id="7735"/>
        <w:bookmarkEnd w:id="7736"/>
        <w:bookmarkEnd w:id="7737"/>
        <w:bookmarkEnd w:id="7738"/>
        <w:bookmarkEnd w:id="7739"/>
      </w:del>
    </w:p>
    <w:p w14:paraId="2B5A2E3F" w14:textId="77777777" w:rsidR="00711ADB" w:rsidRPr="003E4DFC" w:rsidDel="006F07F0" w:rsidRDefault="00711ADB" w:rsidP="00BE62E1">
      <w:pPr>
        <w:ind w:left="720"/>
        <w:rPr>
          <w:del w:id="7740" w:author="The Si Tran" w:date="2012-12-05T22:36:00Z"/>
          <w:rPrChange w:id="7741" w:author="The Si Tran" w:date="2012-12-16T09:44:00Z">
            <w:rPr>
              <w:del w:id="7742" w:author="The Si Tran" w:date="2012-12-05T22:36:00Z"/>
              <w:szCs w:val="26"/>
            </w:rPr>
          </w:rPrChange>
        </w:rPr>
      </w:pPr>
      <w:del w:id="7743" w:author="The Si Tran" w:date="2012-12-05T22:36:00Z">
        <w:r w:rsidRPr="003E4DFC" w:rsidDel="006F07F0">
          <w:rPr>
            <w:rPrChange w:id="7744" w:author="The Si Tran" w:date="2012-12-16T09:44:00Z">
              <w:rPr>
                <w:rFonts w:cs="Arial"/>
                <w:b/>
                <w:bCs/>
                <w:iCs/>
                <w:sz w:val="28"/>
                <w:szCs w:val="28"/>
              </w:rPr>
            </w:rPrChange>
          </w:rPr>
          <w:delText>trong đó:</w:delText>
        </w:r>
        <w:bookmarkStart w:id="7745" w:name="_Toc343083669"/>
        <w:bookmarkStart w:id="7746" w:name="_Toc343083883"/>
        <w:bookmarkStart w:id="7747" w:name="_Toc343084094"/>
        <w:bookmarkStart w:id="7748" w:name="_Toc343220853"/>
        <w:bookmarkStart w:id="7749" w:name="_Toc343232358"/>
        <w:bookmarkStart w:id="7750" w:name="_Toc343232771"/>
        <w:bookmarkStart w:id="7751" w:name="_Toc343233056"/>
        <w:bookmarkStart w:id="7752" w:name="_Toc343415561"/>
        <w:bookmarkEnd w:id="7745"/>
        <w:bookmarkEnd w:id="7746"/>
        <w:bookmarkEnd w:id="7747"/>
        <w:bookmarkEnd w:id="7748"/>
        <w:bookmarkEnd w:id="7749"/>
        <w:bookmarkEnd w:id="7750"/>
        <w:bookmarkEnd w:id="7751"/>
        <w:bookmarkEnd w:id="7752"/>
      </w:del>
    </w:p>
    <w:p w14:paraId="3DACE5FA" w14:textId="77777777" w:rsidR="00711ADB" w:rsidRPr="003E4DFC" w:rsidDel="006F07F0" w:rsidRDefault="00711ADB" w:rsidP="00BE62E1">
      <w:pPr>
        <w:ind w:left="720"/>
        <w:rPr>
          <w:del w:id="7753" w:author="The Si Tran" w:date="2012-12-05T22:36:00Z"/>
          <w:rPrChange w:id="7754" w:author="The Si Tran" w:date="2012-12-16T09:44:00Z">
            <w:rPr>
              <w:del w:id="7755" w:author="The Si Tran" w:date="2012-12-05T22:36:00Z"/>
              <w:szCs w:val="26"/>
            </w:rPr>
          </w:rPrChange>
        </w:rPr>
      </w:pPr>
      <w:del w:id="7756" w:author="The Si Tran" w:date="2012-12-05T22:36:00Z">
        <w:r w:rsidRPr="003E4DFC" w:rsidDel="006F07F0">
          <w:rPr>
            <w:rPrChange w:id="7757" w:author="The Si Tran" w:date="2012-12-16T09:44:00Z">
              <w:rPr>
                <w:rFonts w:cs="Arial"/>
                <w:b/>
                <w:bCs/>
                <w:iCs/>
                <w:sz w:val="28"/>
                <w:szCs w:val="28"/>
              </w:rPr>
            </w:rPrChange>
          </w:rPr>
          <w:tab/>
          <w:delText xml:space="preserve">et : là thành phần lỗi của mô hình ARIMA </w:delText>
        </w:r>
        <w:bookmarkStart w:id="7758" w:name="_Toc343083670"/>
        <w:bookmarkStart w:id="7759" w:name="_Toc343083884"/>
        <w:bookmarkStart w:id="7760" w:name="_Toc343084095"/>
        <w:bookmarkStart w:id="7761" w:name="_Toc343220854"/>
        <w:bookmarkStart w:id="7762" w:name="_Toc343232359"/>
        <w:bookmarkStart w:id="7763" w:name="_Toc343232772"/>
        <w:bookmarkStart w:id="7764" w:name="_Toc343233057"/>
        <w:bookmarkStart w:id="7765" w:name="_Toc343415562"/>
        <w:bookmarkEnd w:id="7758"/>
        <w:bookmarkEnd w:id="7759"/>
        <w:bookmarkEnd w:id="7760"/>
        <w:bookmarkEnd w:id="7761"/>
        <w:bookmarkEnd w:id="7762"/>
        <w:bookmarkEnd w:id="7763"/>
        <w:bookmarkEnd w:id="7764"/>
        <w:bookmarkEnd w:id="7765"/>
      </w:del>
    </w:p>
    <w:p w14:paraId="2CFF7F6A" w14:textId="77777777" w:rsidR="006A21F7" w:rsidRPr="003E4DFC" w:rsidDel="006F07F0" w:rsidRDefault="00711ADB" w:rsidP="005A22B0">
      <w:pPr>
        <w:rPr>
          <w:del w:id="7766" w:author="The Si Tran" w:date="2012-12-05T22:36:00Z"/>
          <w:rPrChange w:id="7767" w:author="The Si Tran" w:date="2012-12-16T09:44:00Z">
            <w:rPr>
              <w:del w:id="7768" w:author="The Si Tran" w:date="2012-12-05T22:36:00Z"/>
              <w:szCs w:val="26"/>
            </w:rPr>
          </w:rPrChange>
        </w:rPr>
      </w:pPr>
      <w:del w:id="7769" w:author="The Si Tran" w:date="2012-12-05T22:36:00Z">
        <w:r w:rsidRPr="003E4DFC" w:rsidDel="006F07F0">
          <w:rPr>
            <w:rPrChange w:id="7770" w:author="The Si Tran" w:date="2012-12-16T09:44:00Z">
              <w:rPr>
                <w:rFonts w:cs="Arial"/>
                <w:b/>
                <w:bCs/>
                <w:iCs/>
                <w:sz w:val="28"/>
                <w:szCs w:val="28"/>
              </w:rPr>
            </w:rPrChange>
          </w:rPr>
          <w:tab/>
          <w:delText>Bước tiếp theo, ta dùng mô hình ANN để phân tích thành phần lỗi bên trên</w:delText>
        </w:r>
        <w:bookmarkStart w:id="7771" w:name="_Toc343083671"/>
        <w:bookmarkStart w:id="7772" w:name="_Toc343083885"/>
        <w:bookmarkStart w:id="7773" w:name="_Toc343084096"/>
        <w:bookmarkStart w:id="7774" w:name="_Toc343220855"/>
        <w:bookmarkStart w:id="7775" w:name="_Toc343232360"/>
        <w:bookmarkStart w:id="7776" w:name="_Toc343232773"/>
        <w:bookmarkStart w:id="7777" w:name="_Toc343233058"/>
        <w:bookmarkStart w:id="7778" w:name="_Toc343415563"/>
        <w:bookmarkEnd w:id="7771"/>
        <w:bookmarkEnd w:id="7772"/>
        <w:bookmarkEnd w:id="7773"/>
        <w:bookmarkEnd w:id="7774"/>
        <w:bookmarkEnd w:id="7775"/>
        <w:bookmarkEnd w:id="7776"/>
        <w:bookmarkEnd w:id="7777"/>
        <w:bookmarkEnd w:id="7778"/>
      </w:del>
    </w:p>
    <w:p w14:paraId="60C7C5F2" w14:textId="77777777" w:rsidR="00711ADB" w:rsidRPr="003E4DFC" w:rsidDel="006F07F0" w:rsidRDefault="00711ADB" w:rsidP="005A22B0">
      <w:pPr>
        <w:rPr>
          <w:del w:id="7779" w:author="The Si Tran" w:date="2012-12-05T22:36:00Z"/>
          <w:rPrChange w:id="7780" w:author="The Si Tran" w:date="2012-12-16T09:44:00Z">
            <w:rPr>
              <w:del w:id="7781" w:author="The Si Tran" w:date="2012-12-05T22:36:00Z"/>
              <w:szCs w:val="26"/>
            </w:rPr>
          </w:rPrChange>
        </w:rPr>
      </w:pPr>
      <w:del w:id="7782" w:author="The Si Tran" w:date="2012-12-05T22:36:00Z">
        <w:r w:rsidRPr="003E4DFC" w:rsidDel="006F07F0">
          <w:rPr>
            <w:rPrChange w:id="7783" w:author="The Si Tran" w:date="2012-12-16T09:44:00Z">
              <w:rPr>
                <w:rFonts w:cs="Arial"/>
                <w:b/>
                <w:bCs/>
                <w:iCs/>
                <w:sz w:val="28"/>
                <w:szCs w:val="28"/>
              </w:rPr>
            </w:rPrChange>
          </w:rPr>
          <w:tab/>
        </w:r>
        <w:r w:rsidRPr="003E4DFC" w:rsidDel="006F07F0">
          <w:rPr>
            <w:rPrChange w:id="7784" w:author="The Si Tran" w:date="2012-12-16T09:44:00Z">
              <w:rPr>
                <w:rFonts w:cs="Arial"/>
                <w:b/>
                <w:bCs/>
                <w:iCs/>
                <w:sz w:val="28"/>
                <w:szCs w:val="28"/>
              </w:rPr>
            </w:rPrChange>
          </w:rPr>
          <w:tab/>
          <w:delText>et = f(et−1;et−2;:::;et−n)+ t</w:delText>
        </w:r>
        <w:bookmarkStart w:id="7785" w:name="_Toc343083672"/>
        <w:bookmarkStart w:id="7786" w:name="_Toc343083886"/>
        <w:bookmarkStart w:id="7787" w:name="_Toc343084097"/>
        <w:bookmarkStart w:id="7788" w:name="_Toc343220856"/>
        <w:bookmarkStart w:id="7789" w:name="_Toc343232361"/>
        <w:bookmarkStart w:id="7790" w:name="_Toc343232774"/>
        <w:bookmarkStart w:id="7791" w:name="_Toc343233059"/>
        <w:bookmarkStart w:id="7792" w:name="_Toc343415564"/>
        <w:bookmarkEnd w:id="7785"/>
        <w:bookmarkEnd w:id="7786"/>
        <w:bookmarkEnd w:id="7787"/>
        <w:bookmarkEnd w:id="7788"/>
        <w:bookmarkEnd w:id="7789"/>
        <w:bookmarkEnd w:id="7790"/>
        <w:bookmarkEnd w:id="7791"/>
        <w:bookmarkEnd w:id="7792"/>
      </w:del>
    </w:p>
    <w:p w14:paraId="6B01B6D8" w14:textId="77777777" w:rsidR="00711ADB" w:rsidRPr="003E4DFC" w:rsidDel="006F07F0" w:rsidRDefault="00711ADB" w:rsidP="005A22B0">
      <w:pPr>
        <w:rPr>
          <w:del w:id="7793" w:author="The Si Tran" w:date="2012-12-05T22:36:00Z"/>
          <w:rPrChange w:id="7794" w:author="The Si Tran" w:date="2012-12-16T09:44:00Z">
            <w:rPr>
              <w:del w:id="7795" w:author="The Si Tran" w:date="2012-12-05T22:36:00Z"/>
              <w:szCs w:val="26"/>
            </w:rPr>
          </w:rPrChange>
        </w:rPr>
      </w:pPr>
      <w:del w:id="7796" w:author="The Si Tran" w:date="2012-12-05T22:36:00Z">
        <w:r w:rsidRPr="003E4DFC" w:rsidDel="006F07F0">
          <w:rPr>
            <w:rPrChange w:id="7797" w:author="The Si Tran" w:date="2012-12-16T09:44:00Z">
              <w:rPr>
                <w:rFonts w:cs="Arial"/>
                <w:b/>
                <w:bCs/>
                <w:iCs/>
                <w:sz w:val="28"/>
                <w:szCs w:val="28"/>
              </w:rPr>
            </w:rPrChange>
          </w:rPr>
          <w:tab/>
          <w:delText>ta thu được kết quả dự đoán của chuỗi thời gian như sau:</w:delText>
        </w:r>
        <w:bookmarkStart w:id="7798" w:name="_Toc343083673"/>
        <w:bookmarkStart w:id="7799" w:name="_Toc343083887"/>
        <w:bookmarkStart w:id="7800" w:name="_Toc343084098"/>
        <w:bookmarkStart w:id="7801" w:name="_Toc343220857"/>
        <w:bookmarkStart w:id="7802" w:name="_Toc343232362"/>
        <w:bookmarkStart w:id="7803" w:name="_Toc343232775"/>
        <w:bookmarkStart w:id="7804" w:name="_Toc343233060"/>
        <w:bookmarkStart w:id="7805" w:name="_Toc343415565"/>
        <w:bookmarkEnd w:id="7798"/>
        <w:bookmarkEnd w:id="7799"/>
        <w:bookmarkEnd w:id="7800"/>
        <w:bookmarkEnd w:id="7801"/>
        <w:bookmarkEnd w:id="7802"/>
        <w:bookmarkEnd w:id="7803"/>
        <w:bookmarkEnd w:id="7804"/>
        <w:bookmarkEnd w:id="7805"/>
      </w:del>
    </w:p>
    <w:p w14:paraId="3BD065D2" w14:textId="77777777" w:rsidR="00711ADB" w:rsidRPr="003E4DFC" w:rsidDel="006F07F0" w:rsidRDefault="00165810" w:rsidP="005A22B0">
      <w:pPr>
        <w:rPr>
          <w:del w:id="7806" w:author="The Si Tran" w:date="2012-12-05T22:36:00Z"/>
          <w:rPrChange w:id="7807" w:author="The Si Tran" w:date="2012-12-16T09:44:00Z">
            <w:rPr>
              <w:del w:id="7808" w:author="The Si Tran" w:date="2012-12-05T22:36:00Z"/>
              <w:szCs w:val="26"/>
            </w:rPr>
          </w:rPrChange>
        </w:rPr>
      </w:pPr>
      <w:del w:id="7809" w:author="The Si Tran" w:date="2012-12-05T22:36:00Z">
        <w:r w:rsidRPr="003E4DFC" w:rsidDel="006F07F0">
          <w:rPr>
            <w:rPrChange w:id="7810" w:author="The Si Tran" w:date="2012-12-16T09:44:00Z">
              <w:rPr>
                <w:rFonts w:cs="Arial"/>
                <w:b/>
                <w:bCs/>
                <w:iCs/>
                <w:sz w:val="28"/>
                <w:szCs w:val="28"/>
              </w:rPr>
            </w:rPrChange>
          </w:rPr>
          <w:tab/>
        </w:r>
        <w:r w:rsidRPr="003E4DFC" w:rsidDel="006F07F0">
          <w:rPr>
            <w:rPrChange w:id="7811" w:author="The Si Tran" w:date="2012-12-16T09:44:00Z">
              <w:rPr>
                <w:rFonts w:cs="Arial"/>
                <w:b/>
                <w:bCs/>
                <w:iCs/>
                <w:sz w:val="28"/>
                <w:szCs w:val="28"/>
              </w:rPr>
            </w:rPrChange>
          </w:rPr>
          <w:tab/>
          <w:delText>^yt = ^Lt + ^Nt</w:delText>
        </w:r>
        <w:r w:rsidR="00E47F01" w:rsidRPr="003E4DFC" w:rsidDel="006F07F0">
          <w:rPr>
            <w:rPrChange w:id="7812" w:author="The Si Tran" w:date="2012-12-16T09:44:00Z">
              <w:rPr>
                <w:rFonts w:cs="Arial"/>
                <w:b/>
                <w:bCs/>
                <w:iCs/>
                <w:sz w:val="28"/>
                <w:szCs w:val="28"/>
                <w:vertAlign w:val="subscript"/>
              </w:rPr>
            </w:rPrChange>
          </w:rPr>
          <w:delText xml:space="preserve"> </w:delText>
        </w:r>
        <w:bookmarkStart w:id="7813" w:name="_Toc343083674"/>
        <w:bookmarkStart w:id="7814" w:name="_Toc343083888"/>
        <w:bookmarkStart w:id="7815" w:name="_Toc343084099"/>
        <w:bookmarkStart w:id="7816" w:name="_Toc343220858"/>
        <w:bookmarkStart w:id="7817" w:name="_Toc343232363"/>
        <w:bookmarkStart w:id="7818" w:name="_Toc343232776"/>
        <w:bookmarkStart w:id="7819" w:name="_Toc343233061"/>
        <w:bookmarkStart w:id="7820" w:name="_Toc343415566"/>
        <w:bookmarkEnd w:id="7813"/>
        <w:bookmarkEnd w:id="7814"/>
        <w:bookmarkEnd w:id="7815"/>
        <w:bookmarkEnd w:id="7816"/>
        <w:bookmarkEnd w:id="7817"/>
        <w:bookmarkEnd w:id="7818"/>
        <w:bookmarkEnd w:id="7819"/>
        <w:bookmarkEnd w:id="7820"/>
      </w:del>
    </w:p>
    <w:p w14:paraId="44DEEBC0" w14:textId="77777777" w:rsidR="00E47F01" w:rsidRPr="003E4DFC" w:rsidDel="006F07F0" w:rsidRDefault="00E47F01" w:rsidP="005A22B0">
      <w:pPr>
        <w:rPr>
          <w:del w:id="7821" w:author="The Si Tran" w:date="2012-12-05T22:36:00Z"/>
          <w:rPrChange w:id="7822" w:author="The Si Tran" w:date="2012-12-16T09:44:00Z">
            <w:rPr>
              <w:del w:id="7823" w:author="The Si Tran" w:date="2012-12-05T22:36:00Z"/>
              <w:szCs w:val="26"/>
            </w:rPr>
          </w:rPrChange>
        </w:rPr>
      </w:pPr>
      <w:del w:id="7824" w:author="The Si Tran" w:date="2012-12-05T22:36:00Z">
        <w:r w:rsidRPr="003E4DFC" w:rsidDel="006F07F0">
          <w:rPr>
            <w:rPrChange w:id="7825" w:author="The Si Tran" w:date="2012-12-16T09:44:00Z">
              <w:rPr>
                <w:rFonts w:cs="Arial"/>
                <w:b/>
                <w:bCs/>
                <w:iCs/>
                <w:sz w:val="28"/>
                <w:szCs w:val="28"/>
              </w:rPr>
            </w:rPrChange>
          </w:rPr>
          <w:tab/>
        </w:r>
        <w:bookmarkStart w:id="7826" w:name="_Toc343083675"/>
        <w:bookmarkStart w:id="7827" w:name="_Toc343083889"/>
        <w:bookmarkStart w:id="7828" w:name="_Toc343084100"/>
        <w:bookmarkStart w:id="7829" w:name="_Toc343220859"/>
        <w:bookmarkStart w:id="7830" w:name="_Toc343232364"/>
        <w:bookmarkStart w:id="7831" w:name="_Toc343232777"/>
        <w:bookmarkStart w:id="7832" w:name="_Toc343233062"/>
        <w:bookmarkStart w:id="7833" w:name="_Toc343415567"/>
        <w:bookmarkEnd w:id="7826"/>
        <w:bookmarkEnd w:id="7827"/>
        <w:bookmarkEnd w:id="7828"/>
        <w:bookmarkEnd w:id="7829"/>
        <w:bookmarkEnd w:id="7830"/>
        <w:bookmarkEnd w:id="7831"/>
        <w:bookmarkEnd w:id="7832"/>
        <w:bookmarkEnd w:id="7833"/>
      </w:del>
    </w:p>
    <w:p w14:paraId="37070303" w14:textId="77777777" w:rsidR="006A21F7" w:rsidRPr="003E4DFC" w:rsidDel="006F07F0" w:rsidRDefault="006A21F7" w:rsidP="005A22B0">
      <w:pPr>
        <w:rPr>
          <w:del w:id="7834" w:author="The Si Tran" w:date="2012-12-05T22:36:00Z"/>
          <w:rPrChange w:id="7835" w:author="The Si Tran" w:date="2012-12-16T09:44:00Z">
            <w:rPr>
              <w:del w:id="7836" w:author="The Si Tran" w:date="2012-12-05T22:36:00Z"/>
            </w:rPr>
          </w:rPrChange>
        </w:rPr>
      </w:pPr>
      <w:bookmarkStart w:id="7837" w:name="_Toc343083676"/>
      <w:bookmarkStart w:id="7838" w:name="_Toc343083890"/>
      <w:bookmarkStart w:id="7839" w:name="_Toc343084101"/>
      <w:bookmarkStart w:id="7840" w:name="_Toc343220860"/>
      <w:bookmarkStart w:id="7841" w:name="_Toc343232365"/>
      <w:bookmarkStart w:id="7842" w:name="_Toc343232778"/>
      <w:bookmarkStart w:id="7843" w:name="_Toc343233063"/>
      <w:bookmarkStart w:id="7844" w:name="_Toc343415568"/>
      <w:bookmarkEnd w:id="7837"/>
      <w:bookmarkEnd w:id="7838"/>
      <w:bookmarkEnd w:id="7839"/>
      <w:bookmarkEnd w:id="7840"/>
      <w:bookmarkEnd w:id="7841"/>
      <w:bookmarkEnd w:id="7842"/>
      <w:bookmarkEnd w:id="7843"/>
      <w:bookmarkEnd w:id="7844"/>
    </w:p>
    <w:p w14:paraId="230B50E6" w14:textId="77777777" w:rsidR="00783FDB" w:rsidRPr="003E4DFC" w:rsidDel="006F07F0" w:rsidRDefault="00783FDB">
      <w:pPr>
        <w:spacing w:before="0" w:after="200" w:line="276" w:lineRule="auto"/>
        <w:jc w:val="left"/>
        <w:rPr>
          <w:del w:id="7845" w:author="The Si Tran" w:date="2012-12-05T22:36:00Z"/>
          <w:rPrChange w:id="7846" w:author="The Si Tran" w:date="2012-12-16T09:44:00Z">
            <w:rPr>
              <w:del w:id="7847" w:author="The Si Tran" w:date="2012-12-05T22:36:00Z"/>
              <w:b/>
              <w:bCs/>
              <w:kern w:val="32"/>
              <w:sz w:val="32"/>
              <w:szCs w:val="32"/>
            </w:rPr>
          </w:rPrChange>
        </w:rPr>
      </w:pPr>
      <w:del w:id="7848" w:author="The Si Tran" w:date="2012-12-05T22:36:00Z">
        <w:r w:rsidRPr="003E4DFC" w:rsidDel="006F07F0">
          <w:rPr>
            <w:rPrChange w:id="7849" w:author="The Si Tran" w:date="2012-12-16T09:44:00Z">
              <w:rPr>
                <w:rFonts w:cs="Arial"/>
                <w:b/>
                <w:bCs/>
                <w:iCs/>
                <w:sz w:val="28"/>
                <w:szCs w:val="28"/>
              </w:rPr>
            </w:rPrChange>
          </w:rPr>
          <w:br w:type="page"/>
        </w:r>
      </w:del>
    </w:p>
    <w:p w14:paraId="042B53FC" w14:textId="77777777" w:rsidR="00EA14F5" w:rsidRPr="000064E1" w:rsidRDefault="00EF77AD" w:rsidP="003E4DFC">
      <w:pPr>
        <w:pStyle w:val="Heading1"/>
        <w:rPr>
          <w:ins w:id="7850" w:author="The Si Tran" w:date="2012-12-09T14:49:00Z"/>
          <w:rPrChange w:id="7851" w:author="The Si Tran" w:date="2012-12-12T13:58:00Z">
            <w:rPr>
              <w:ins w:id="7852" w:author="The Si Tran" w:date="2012-12-09T14:49:00Z"/>
              <w:rFonts w:cs="Times New Roman"/>
              <w:sz w:val="26"/>
              <w:szCs w:val="26"/>
            </w:rPr>
          </w:rPrChange>
        </w:rPr>
        <w:pPrChange w:id="7853" w:author="The Si Tran" w:date="2012-12-16T09:44:00Z">
          <w:pPr>
            <w:pStyle w:val="Heading1"/>
            <w:jc w:val="left"/>
          </w:pPr>
        </w:pPrChange>
      </w:pPr>
      <w:bookmarkStart w:id="7854" w:name="_Toc343415569"/>
      <w:ins w:id="7855" w:author="The Si Tran" w:date="2012-12-06T21:19:00Z">
        <w:r w:rsidRPr="003E4DFC">
          <w:rPr>
            <w:rPrChange w:id="7856" w:author="The Si Tran" w:date="2012-12-16T09:44:00Z">
              <w:rPr>
                <w:rFonts w:cs="Times New Roman"/>
                <w:sz w:val="26"/>
                <w:szCs w:val="26"/>
              </w:rPr>
            </w:rPrChange>
          </w:rPr>
          <w:t>KẾT</w:t>
        </w:r>
        <w:r w:rsidRPr="000064E1">
          <w:rPr>
            <w:rPrChange w:id="7857" w:author="The Si Tran" w:date="2012-12-12T13:58:00Z">
              <w:rPr>
                <w:rFonts w:cs="Times New Roman"/>
                <w:sz w:val="26"/>
                <w:szCs w:val="26"/>
              </w:rPr>
            </w:rPrChange>
          </w:rPr>
          <w:t xml:space="preserve"> QUẢ</w:t>
        </w:r>
      </w:ins>
      <w:del w:id="7858" w:author="The Si Tran" w:date="2012-12-06T21:19:00Z">
        <w:r w:rsidR="00EA14F5" w:rsidRPr="000064E1" w:rsidDel="00EF77AD">
          <w:rPr>
            <w:rPrChange w:id="7859" w:author="The Si Tran" w:date="2012-12-12T13:58:00Z">
              <w:rPr>
                <w:rFonts w:cs="Times New Roman"/>
                <w:iCs/>
                <w:kern w:val="0"/>
                <w:sz w:val="28"/>
                <w:szCs w:val="28"/>
              </w:rPr>
            </w:rPrChange>
          </w:rPr>
          <w:delText>HIỆN THỰC VÀ</w:delText>
        </w:r>
      </w:del>
      <w:r w:rsidR="00EA14F5" w:rsidRPr="000064E1">
        <w:rPr>
          <w:rPrChange w:id="7860" w:author="The Si Tran" w:date="2012-12-12T13:58:00Z">
            <w:rPr>
              <w:rFonts w:cs="Times New Roman"/>
              <w:iCs/>
              <w:kern w:val="0"/>
              <w:sz w:val="28"/>
              <w:szCs w:val="28"/>
            </w:rPr>
          </w:rPrChange>
        </w:rPr>
        <w:t xml:space="preserve"> THỰC NGHIỆM</w:t>
      </w:r>
      <w:bookmarkEnd w:id="7854"/>
    </w:p>
    <w:p w14:paraId="0D41A884" w14:textId="77777777" w:rsidR="00C83C77" w:rsidRDefault="00256858">
      <w:pPr>
        <w:rPr>
          <w:ins w:id="7861" w:author="The Si Tran" w:date="2012-12-09T14:50:00Z"/>
        </w:rPr>
        <w:pPrChange w:id="7862" w:author="The Si Tran" w:date="2012-12-16T08:38:00Z">
          <w:pPr>
            <w:spacing w:before="0"/>
          </w:pPr>
        </w:pPrChange>
      </w:pPr>
      <w:ins w:id="7863"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7864" w:author="The Si Tran" w:date="2012-12-09T14:51:00Z">
        <w:r w:rsidR="00C83C77">
          <w:t>các</w:t>
        </w:r>
      </w:ins>
      <w:ins w:id="7865"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7866" w:author="The Si Tran" w:date="2012-12-09T14:49:00Z"/>
        </w:rPr>
        <w:pPrChange w:id="7867" w:author="The Si Tran" w:date="2012-12-16T08:38:00Z">
          <w:pPr>
            <w:spacing w:before="0"/>
          </w:pPr>
        </w:pPrChange>
      </w:pPr>
      <w:ins w:id="7868"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rPr>
          <w:ins w:id="7869" w:author="The Si Tran" w:date="2012-12-06T21:19:00Z"/>
        </w:rPr>
        <w:pPrChange w:id="7870" w:author="The Si Tran" w:date="2012-12-16T08:39:00Z">
          <w:pPr>
            <w:pStyle w:val="Heading1"/>
            <w:jc w:val="left"/>
          </w:pPr>
        </w:pPrChange>
      </w:pPr>
      <w:ins w:id="7871"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7872" w:author="The Si Tran" w:date="2012-12-09T14:53:00Z"/>
        </w:rPr>
        <w:pPrChange w:id="7873" w:author="The Si Tran" w:date="2012-12-06T21:19:00Z">
          <w:pPr>
            <w:pStyle w:val="Heading1"/>
            <w:jc w:val="left"/>
          </w:pPr>
        </w:pPrChange>
      </w:pPr>
      <w:bookmarkStart w:id="7874" w:name="_Toc343415570"/>
      <w:ins w:id="7875" w:author="The Si Tran" w:date="2012-12-06T21:19:00Z">
        <w:r>
          <w:t>Dữ liệu thực nghiệm</w:t>
        </w:r>
      </w:ins>
      <w:bookmarkEnd w:id="7874"/>
    </w:p>
    <w:p w14:paraId="4D308342" w14:textId="77777777" w:rsidR="00314F23" w:rsidRDefault="00314F23">
      <w:pPr>
        <w:rPr>
          <w:ins w:id="7876" w:author="The Si Tran" w:date="2012-12-09T14:53:00Z"/>
        </w:rPr>
      </w:pPr>
      <w:ins w:id="7877"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pPr>
        <w:rPr>
          <w:ins w:id="7878" w:author="The Si Tran" w:date="2012-12-14T06:25:00Z"/>
        </w:rPr>
      </w:pPr>
      <w:ins w:id="7879"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1B5AEC7D" w14:textId="5BF3E7D0" w:rsidR="002D6925" w:rsidRPr="00097101" w:rsidRDefault="002D6925">
      <w:pPr>
        <w:pStyle w:val="Bang"/>
        <w:spacing w:before="0"/>
        <w:rPr>
          <w:ins w:id="7880" w:author="The Si Tran" w:date="2012-12-09T14:53:00Z"/>
        </w:rPr>
        <w:pPrChange w:id="7881" w:author="The Si Tran" w:date="2012-12-14T06:25:00Z">
          <w:pPr/>
        </w:pPrChange>
      </w:pPr>
      <w:bookmarkStart w:id="7882" w:name="_Toc343033793"/>
      <w:bookmarkStart w:id="7883" w:name="_Toc343415626"/>
      <w:ins w:id="7884" w:author="The Si Tran" w:date="2012-12-14T06:25:00Z">
        <w:r w:rsidRPr="006068E1">
          <w:rPr>
            <w:b/>
          </w:rPr>
          <w:t>Bảng 6.1</w:t>
        </w:r>
        <w:r w:rsidRPr="006068E1">
          <w:t xml:space="preserve">: </w:t>
        </w:r>
        <w:r>
          <w:t>Phân loại dữ liệu thực nghiệm</w:t>
        </w:r>
      </w:ins>
      <w:bookmarkEnd w:id="7882"/>
      <w:bookmarkEnd w:id="7883"/>
    </w:p>
    <w:tbl>
      <w:tblPr>
        <w:tblStyle w:val="TableGrid"/>
        <w:tblpPr w:leftFromText="180" w:rightFromText="180" w:vertAnchor="text" w:horzAnchor="margin" w:tblpX="108" w:tblpY="34"/>
        <w:tblW w:w="0" w:type="auto"/>
        <w:tblLook w:val="04A0" w:firstRow="1" w:lastRow="0" w:firstColumn="1" w:lastColumn="0" w:noHBand="0" w:noVBand="1"/>
        <w:tblPrChange w:id="7885"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545"/>
        <w:gridCol w:w="1597"/>
        <w:gridCol w:w="1867"/>
        <w:gridCol w:w="4115"/>
        <w:tblGridChange w:id="7886">
          <w:tblGrid>
            <w:gridCol w:w="1364"/>
            <w:gridCol w:w="1410"/>
            <w:gridCol w:w="1649"/>
            <w:gridCol w:w="3633"/>
          </w:tblGrid>
        </w:tblGridChange>
      </w:tblGrid>
      <w:tr w:rsidR="00BB4B46" w14:paraId="479D5E26" w14:textId="77777777" w:rsidTr="00BB4B46">
        <w:trPr>
          <w:trHeight w:val="315"/>
          <w:ins w:id="7887" w:author="The Si Tran" w:date="2012-12-09T14:54:00Z"/>
        </w:trPr>
        <w:tc>
          <w:tcPr>
            <w:tcW w:w="1545" w:type="dxa"/>
            <w:tcPrChange w:id="7888" w:author="The Si Tran" w:date="2012-12-16T08:40:00Z">
              <w:tcPr>
                <w:tcW w:w="1364" w:type="dxa"/>
              </w:tcPr>
            </w:tcPrChange>
          </w:tcPr>
          <w:p w14:paraId="7B89E4C0" w14:textId="77777777" w:rsidR="00BB4B46" w:rsidRPr="00D50BA6" w:rsidRDefault="00BB4B46">
            <w:pPr>
              <w:spacing w:before="0" w:line="276" w:lineRule="auto"/>
              <w:jc w:val="left"/>
              <w:rPr>
                <w:ins w:id="7889" w:author="The Si Tran" w:date="2012-12-09T14:54:00Z"/>
                <w:b/>
                <w:szCs w:val="26"/>
              </w:rPr>
              <w:pPrChange w:id="7890" w:author="The Si Tran" w:date="2012-12-16T08:39:00Z">
                <w:pPr>
                  <w:framePr w:hSpace="180" w:wrap="around" w:vAnchor="text" w:hAnchor="margin" w:x="108" w:y="34"/>
                  <w:jc w:val="center"/>
                </w:pPr>
              </w:pPrChange>
            </w:pPr>
            <w:ins w:id="7891" w:author="The Si Tran" w:date="2012-12-09T14:54:00Z">
              <w:r w:rsidRPr="00D50BA6">
                <w:rPr>
                  <w:b/>
                  <w:szCs w:val="26"/>
                </w:rPr>
                <w:t>Series</w:t>
              </w:r>
            </w:ins>
          </w:p>
        </w:tc>
        <w:tc>
          <w:tcPr>
            <w:tcW w:w="1597" w:type="dxa"/>
            <w:tcPrChange w:id="7892" w:author="The Si Tran" w:date="2012-12-16T08:40:00Z">
              <w:tcPr>
                <w:tcW w:w="1413" w:type="dxa"/>
              </w:tcPr>
            </w:tcPrChange>
          </w:tcPr>
          <w:p w14:paraId="74198B90" w14:textId="77777777" w:rsidR="00BB4B46" w:rsidRPr="00D50BA6" w:rsidRDefault="00BB4B46">
            <w:pPr>
              <w:spacing w:before="0" w:line="276" w:lineRule="auto"/>
              <w:jc w:val="left"/>
              <w:rPr>
                <w:ins w:id="7893" w:author="The Si Tran" w:date="2012-12-09T14:54:00Z"/>
                <w:b/>
                <w:szCs w:val="26"/>
              </w:rPr>
              <w:pPrChange w:id="7894" w:author="The Si Tran" w:date="2012-12-16T08:39:00Z">
                <w:pPr>
                  <w:framePr w:hSpace="180" w:wrap="around" w:vAnchor="text" w:hAnchor="margin" w:x="108" w:y="34"/>
                  <w:jc w:val="center"/>
                </w:pPr>
              </w:pPrChange>
            </w:pPr>
            <w:ins w:id="7895" w:author="The Si Tran" w:date="2012-12-09T14:54:00Z">
              <w:r w:rsidRPr="00D50BA6">
                <w:rPr>
                  <w:b/>
                  <w:szCs w:val="26"/>
                </w:rPr>
                <w:t>Type</w:t>
              </w:r>
            </w:ins>
          </w:p>
        </w:tc>
        <w:tc>
          <w:tcPr>
            <w:tcW w:w="1867" w:type="dxa"/>
            <w:tcPrChange w:id="7896" w:author="The Si Tran" w:date="2012-12-16T08:40:00Z">
              <w:tcPr>
                <w:tcW w:w="1651" w:type="dxa"/>
              </w:tcPr>
            </w:tcPrChange>
          </w:tcPr>
          <w:p w14:paraId="50D70664" w14:textId="77777777" w:rsidR="00BB4B46" w:rsidRPr="00D50BA6" w:rsidRDefault="00BB4B46">
            <w:pPr>
              <w:spacing w:before="0" w:line="276" w:lineRule="auto"/>
              <w:jc w:val="left"/>
              <w:rPr>
                <w:ins w:id="7897" w:author="The Si Tran" w:date="2012-12-09T14:54:00Z"/>
                <w:b/>
                <w:szCs w:val="26"/>
              </w:rPr>
              <w:pPrChange w:id="7898" w:author="The Si Tran" w:date="2012-12-16T08:39:00Z">
                <w:pPr>
                  <w:framePr w:hSpace="180" w:wrap="around" w:vAnchor="text" w:hAnchor="margin" w:x="108" w:y="34"/>
                  <w:jc w:val="center"/>
                </w:pPr>
              </w:pPrChange>
            </w:pPr>
            <w:ins w:id="7899" w:author="The Si Tran" w:date="2012-12-09T14:54:00Z">
              <w:r w:rsidRPr="00D50BA6">
                <w:rPr>
                  <w:b/>
                  <w:szCs w:val="26"/>
                </w:rPr>
                <w:t>Domain</w:t>
              </w:r>
            </w:ins>
          </w:p>
        </w:tc>
        <w:tc>
          <w:tcPr>
            <w:tcW w:w="4115" w:type="dxa"/>
            <w:tcPrChange w:id="7900" w:author="The Si Tran" w:date="2012-12-16T08:40:00Z">
              <w:tcPr>
                <w:tcW w:w="3671" w:type="dxa"/>
              </w:tcPr>
            </w:tcPrChange>
          </w:tcPr>
          <w:p w14:paraId="641D0032" w14:textId="77777777" w:rsidR="00BB4B46" w:rsidRPr="00D50BA6" w:rsidRDefault="00BB4B46">
            <w:pPr>
              <w:spacing w:before="0" w:line="276" w:lineRule="auto"/>
              <w:jc w:val="left"/>
              <w:rPr>
                <w:ins w:id="7901" w:author="The Si Tran" w:date="2012-12-09T14:54:00Z"/>
                <w:b/>
                <w:szCs w:val="26"/>
              </w:rPr>
              <w:pPrChange w:id="7902" w:author="The Si Tran" w:date="2012-12-16T08:39:00Z">
                <w:pPr>
                  <w:framePr w:hSpace="180" w:wrap="around" w:vAnchor="text" w:hAnchor="margin" w:x="108" w:y="34"/>
                  <w:jc w:val="center"/>
                </w:pPr>
              </w:pPrChange>
            </w:pPr>
            <w:ins w:id="7903" w:author="The Si Tran" w:date="2012-12-09T14:54:00Z">
              <w:r w:rsidRPr="00D50BA6">
                <w:rPr>
                  <w:b/>
                  <w:szCs w:val="26"/>
                </w:rPr>
                <w:t>Description</w:t>
              </w:r>
            </w:ins>
          </w:p>
        </w:tc>
      </w:tr>
      <w:tr w:rsidR="00BB4B46" w14:paraId="5616068F" w14:textId="77777777" w:rsidTr="00BB4B46">
        <w:trPr>
          <w:trHeight w:val="1293"/>
          <w:ins w:id="7904" w:author="The Si Tran" w:date="2012-12-09T14:54:00Z"/>
        </w:trPr>
        <w:tc>
          <w:tcPr>
            <w:tcW w:w="1545" w:type="dxa"/>
            <w:tcPrChange w:id="7905" w:author="The Si Tran" w:date="2012-12-16T08:40:00Z">
              <w:tcPr>
                <w:tcW w:w="1364" w:type="dxa"/>
              </w:tcPr>
            </w:tcPrChange>
          </w:tcPr>
          <w:p w14:paraId="7B31A56D" w14:textId="77777777" w:rsidR="00BB4B46" w:rsidRPr="00BB4B46" w:rsidRDefault="00BB4B46">
            <w:pPr>
              <w:spacing w:before="0" w:line="240" w:lineRule="auto"/>
              <w:jc w:val="left"/>
              <w:rPr>
                <w:ins w:id="7906" w:author="The Si Tran" w:date="2012-12-09T14:54:00Z"/>
                <w:szCs w:val="26"/>
              </w:rPr>
              <w:pPrChange w:id="7907" w:author="The Si Tran" w:date="2012-12-16T08:40:00Z">
                <w:pPr>
                  <w:framePr w:hSpace="180" w:wrap="around" w:vAnchor="text" w:hAnchor="margin" w:x="108" w:y="34"/>
                </w:pPr>
              </w:pPrChange>
            </w:pPr>
            <w:ins w:id="7908" w:author="The Si Tran" w:date="2012-12-09T14:54:00Z">
              <w:r w:rsidRPr="00BB4B46">
                <w:rPr>
                  <w:szCs w:val="26"/>
                </w:rPr>
                <w:t>Passengers</w:t>
              </w:r>
            </w:ins>
          </w:p>
          <w:p w14:paraId="3AA44DB2" w14:textId="77777777" w:rsidR="00BB4B46" w:rsidRPr="00BB4B46" w:rsidRDefault="00BB4B46">
            <w:pPr>
              <w:spacing w:before="0" w:line="240" w:lineRule="auto"/>
              <w:jc w:val="left"/>
              <w:rPr>
                <w:ins w:id="7909" w:author="The Si Tran" w:date="2012-12-09T14:54:00Z"/>
                <w:szCs w:val="26"/>
              </w:rPr>
              <w:pPrChange w:id="7910" w:author="The Si Tran" w:date="2012-12-16T08:40:00Z">
                <w:pPr>
                  <w:framePr w:hSpace="180" w:wrap="around" w:vAnchor="text" w:hAnchor="margin" w:x="108" w:y="34"/>
                </w:pPr>
              </w:pPrChange>
            </w:pPr>
            <w:ins w:id="7911" w:author="The Si Tran" w:date="2012-12-09T14:54:00Z">
              <w:r w:rsidRPr="00BB4B46">
                <w:rPr>
                  <w:szCs w:val="26"/>
                </w:rPr>
                <w:t>Paper</w:t>
              </w:r>
            </w:ins>
          </w:p>
        </w:tc>
        <w:tc>
          <w:tcPr>
            <w:tcW w:w="1597" w:type="dxa"/>
            <w:tcPrChange w:id="7912" w:author="The Si Tran" w:date="2012-12-16T08:40:00Z">
              <w:tcPr>
                <w:tcW w:w="1413" w:type="dxa"/>
              </w:tcPr>
            </w:tcPrChange>
          </w:tcPr>
          <w:p w14:paraId="4C456C52" w14:textId="77777777" w:rsidR="00BB4B46" w:rsidRPr="00BB4B46" w:rsidRDefault="00BB4B46">
            <w:pPr>
              <w:spacing w:before="0" w:line="240" w:lineRule="auto"/>
              <w:jc w:val="left"/>
              <w:rPr>
                <w:ins w:id="7913" w:author="The Si Tran" w:date="2012-12-09T14:54:00Z"/>
                <w:szCs w:val="26"/>
              </w:rPr>
              <w:pPrChange w:id="7914" w:author="The Si Tran" w:date="2012-12-16T08:40:00Z">
                <w:pPr>
                  <w:framePr w:hSpace="180" w:wrap="around" w:vAnchor="text" w:hAnchor="margin" w:x="108" w:y="34"/>
                </w:pPr>
              </w:pPrChange>
            </w:pPr>
            <w:ins w:id="7915" w:author="The Si Tran" w:date="2012-12-09T14:54:00Z">
              <w:r w:rsidRPr="00BB4B46">
                <w:rPr>
                  <w:szCs w:val="26"/>
                </w:rPr>
                <w:t xml:space="preserve">Seasonal </w:t>
              </w:r>
            </w:ins>
          </w:p>
          <w:p w14:paraId="1E596AA5" w14:textId="77777777" w:rsidR="00BB4B46" w:rsidRPr="00BB4B46" w:rsidRDefault="00BB4B46">
            <w:pPr>
              <w:spacing w:before="0" w:line="240" w:lineRule="auto"/>
              <w:jc w:val="left"/>
              <w:rPr>
                <w:ins w:id="7916" w:author="The Si Tran" w:date="2012-12-09T14:54:00Z"/>
                <w:szCs w:val="26"/>
              </w:rPr>
              <w:pPrChange w:id="7917" w:author="The Si Tran" w:date="2012-12-16T08:40:00Z">
                <w:pPr>
                  <w:framePr w:hSpace="180" w:wrap="around" w:vAnchor="text" w:hAnchor="margin" w:x="108" w:y="34"/>
                </w:pPr>
              </w:pPrChange>
            </w:pPr>
            <w:ins w:id="7918" w:author="The Si Tran" w:date="2012-12-09T14:54:00Z">
              <w:r w:rsidRPr="00BB4B46">
                <w:rPr>
                  <w:szCs w:val="26"/>
                </w:rPr>
                <w:t>&amp; Trended</w:t>
              </w:r>
            </w:ins>
          </w:p>
        </w:tc>
        <w:tc>
          <w:tcPr>
            <w:tcW w:w="1867" w:type="dxa"/>
            <w:tcPrChange w:id="7919" w:author="The Si Tran" w:date="2012-12-16T08:40:00Z">
              <w:tcPr>
                <w:tcW w:w="1651" w:type="dxa"/>
              </w:tcPr>
            </w:tcPrChange>
          </w:tcPr>
          <w:p w14:paraId="76284D35" w14:textId="77777777" w:rsidR="00BB4B46" w:rsidRPr="00BB4B46" w:rsidRDefault="00BB4B46">
            <w:pPr>
              <w:spacing w:before="0" w:line="240" w:lineRule="auto"/>
              <w:jc w:val="left"/>
              <w:rPr>
                <w:ins w:id="7920" w:author="The Si Tran" w:date="2012-12-09T14:54:00Z"/>
                <w:szCs w:val="26"/>
              </w:rPr>
              <w:pPrChange w:id="7921" w:author="The Si Tran" w:date="2012-12-16T08:40:00Z">
                <w:pPr>
                  <w:framePr w:hSpace="180" w:wrap="around" w:vAnchor="text" w:hAnchor="margin" w:x="108" w:y="34"/>
                </w:pPr>
              </w:pPrChange>
            </w:pPr>
            <w:ins w:id="7922" w:author="The Si Tran" w:date="2012-12-09T14:54:00Z">
              <w:r w:rsidRPr="00BB4B46">
                <w:rPr>
                  <w:szCs w:val="26"/>
                </w:rPr>
                <w:t>Tourism</w:t>
              </w:r>
            </w:ins>
          </w:p>
          <w:p w14:paraId="0326EF8E" w14:textId="77777777" w:rsidR="00BB4B46" w:rsidRPr="00BB4B46" w:rsidRDefault="00BB4B46">
            <w:pPr>
              <w:spacing w:before="0" w:line="240" w:lineRule="auto"/>
              <w:jc w:val="left"/>
              <w:rPr>
                <w:ins w:id="7923" w:author="The Si Tran" w:date="2012-12-09T14:54:00Z"/>
                <w:szCs w:val="26"/>
              </w:rPr>
              <w:pPrChange w:id="7924" w:author="The Si Tran" w:date="2012-12-16T08:40:00Z">
                <w:pPr>
                  <w:framePr w:hSpace="180" w:wrap="around" w:vAnchor="text" w:hAnchor="margin" w:x="108" w:y="34"/>
                </w:pPr>
              </w:pPrChange>
            </w:pPr>
            <w:ins w:id="7925" w:author="The Si Tran" w:date="2012-12-09T14:54:00Z">
              <w:r w:rsidRPr="00BB4B46">
                <w:rPr>
                  <w:szCs w:val="26"/>
                </w:rPr>
                <w:t>Sales</w:t>
              </w:r>
            </w:ins>
          </w:p>
        </w:tc>
        <w:tc>
          <w:tcPr>
            <w:tcW w:w="4115" w:type="dxa"/>
            <w:tcPrChange w:id="7926" w:author="The Si Tran" w:date="2012-12-16T08:40:00Z">
              <w:tcPr>
                <w:tcW w:w="3671" w:type="dxa"/>
              </w:tcPr>
            </w:tcPrChange>
          </w:tcPr>
          <w:p w14:paraId="07C0D376" w14:textId="77777777" w:rsidR="00BB4B46" w:rsidRPr="00BB4B46" w:rsidRDefault="00BB4B46">
            <w:pPr>
              <w:spacing w:before="0" w:line="240" w:lineRule="auto"/>
              <w:jc w:val="left"/>
              <w:rPr>
                <w:ins w:id="7927" w:author="The Si Tran" w:date="2012-12-09T14:54:00Z"/>
                <w:szCs w:val="26"/>
              </w:rPr>
              <w:pPrChange w:id="7928" w:author="The Si Tran" w:date="2012-12-16T08:40:00Z">
                <w:pPr>
                  <w:framePr w:hSpace="180" w:wrap="around" w:vAnchor="text" w:hAnchor="margin" w:x="108" w:y="34"/>
                </w:pPr>
              </w:pPrChange>
            </w:pPr>
            <w:ins w:id="7929" w:author="The Si Tran" w:date="2012-12-09T14:54:00Z">
              <w:r w:rsidRPr="00BB4B46">
                <w:rPr>
                  <w:szCs w:val="26"/>
                </w:rPr>
                <w:t>Monthly international airline passengers</w:t>
              </w:r>
            </w:ins>
          </w:p>
          <w:p w14:paraId="0B7D042E" w14:textId="77777777" w:rsidR="00BB4B46" w:rsidRPr="00BB4B46" w:rsidRDefault="00BB4B46">
            <w:pPr>
              <w:spacing w:before="0" w:line="240" w:lineRule="auto"/>
              <w:jc w:val="left"/>
              <w:rPr>
                <w:ins w:id="7930" w:author="The Si Tran" w:date="2012-12-09T14:54:00Z"/>
                <w:szCs w:val="26"/>
              </w:rPr>
              <w:pPrChange w:id="7931" w:author="The Si Tran" w:date="2012-12-16T08:40:00Z">
                <w:pPr>
                  <w:framePr w:hSpace="180" w:wrap="around" w:vAnchor="text" w:hAnchor="margin" w:x="108" w:y="34"/>
                </w:pPr>
              </w:pPrChange>
            </w:pPr>
            <w:ins w:id="7932" w:author="The Si Tran" w:date="2012-12-09T14:54:00Z">
              <w:r w:rsidRPr="00BB4B46">
                <w:rPr>
                  <w:szCs w:val="26"/>
                </w:rPr>
                <w:t>Monthly sales of French paper</w:t>
              </w:r>
            </w:ins>
          </w:p>
        </w:tc>
      </w:tr>
      <w:tr w:rsidR="00BB4B46" w14:paraId="2BB05C84" w14:textId="77777777" w:rsidTr="00BB4B46">
        <w:trPr>
          <w:trHeight w:val="1277"/>
          <w:ins w:id="7933" w:author="The Si Tran" w:date="2012-12-09T14:54:00Z"/>
        </w:trPr>
        <w:tc>
          <w:tcPr>
            <w:tcW w:w="1545" w:type="dxa"/>
            <w:tcPrChange w:id="7934" w:author="The Si Tran" w:date="2012-12-16T08:40:00Z">
              <w:tcPr>
                <w:tcW w:w="1364" w:type="dxa"/>
              </w:tcPr>
            </w:tcPrChange>
          </w:tcPr>
          <w:p w14:paraId="26066CD4" w14:textId="77777777" w:rsidR="00BB4B46" w:rsidRPr="00BB4B46" w:rsidRDefault="00BB4B46">
            <w:pPr>
              <w:spacing w:before="0" w:line="240" w:lineRule="auto"/>
              <w:jc w:val="left"/>
              <w:rPr>
                <w:ins w:id="7935" w:author="The Si Tran" w:date="2012-12-09T14:54:00Z"/>
                <w:szCs w:val="26"/>
              </w:rPr>
              <w:pPrChange w:id="7936" w:author="The Si Tran" w:date="2012-12-16T08:40:00Z">
                <w:pPr>
                  <w:framePr w:hSpace="180" w:wrap="around" w:vAnchor="text" w:hAnchor="margin" w:x="108" w:y="34"/>
                </w:pPr>
              </w:pPrChange>
            </w:pPr>
            <w:ins w:id="7937" w:author="The Si Tran" w:date="2012-12-09T14:54:00Z">
              <w:r w:rsidRPr="00BB4B46">
                <w:rPr>
                  <w:szCs w:val="26"/>
                </w:rPr>
                <w:t>Deaths</w:t>
              </w:r>
            </w:ins>
          </w:p>
          <w:p w14:paraId="5F89BB88" w14:textId="77777777" w:rsidR="00BB4B46" w:rsidRPr="00BB4B46" w:rsidRDefault="00BB4B46">
            <w:pPr>
              <w:spacing w:before="0" w:line="240" w:lineRule="auto"/>
              <w:jc w:val="left"/>
              <w:rPr>
                <w:ins w:id="7938" w:author="The Si Tran" w:date="2012-12-09T14:54:00Z"/>
                <w:szCs w:val="26"/>
              </w:rPr>
              <w:pPrChange w:id="7939" w:author="The Si Tran" w:date="2012-12-16T08:40:00Z">
                <w:pPr>
                  <w:framePr w:hSpace="180" w:wrap="around" w:vAnchor="text" w:hAnchor="margin" w:x="108" w:y="34"/>
                </w:pPr>
              </w:pPrChange>
            </w:pPr>
            <w:ins w:id="7940" w:author="The Si Tran" w:date="2012-12-09T14:54:00Z">
              <w:r w:rsidRPr="00BB4B46">
                <w:rPr>
                  <w:szCs w:val="26"/>
                </w:rPr>
                <w:t>Maxtemp</w:t>
              </w:r>
            </w:ins>
          </w:p>
        </w:tc>
        <w:tc>
          <w:tcPr>
            <w:tcW w:w="1597" w:type="dxa"/>
            <w:tcPrChange w:id="7941" w:author="The Si Tran" w:date="2012-12-16T08:40:00Z">
              <w:tcPr>
                <w:tcW w:w="1413" w:type="dxa"/>
              </w:tcPr>
            </w:tcPrChange>
          </w:tcPr>
          <w:p w14:paraId="41EC4B4A" w14:textId="77777777" w:rsidR="00BB4B46" w:rsidRPr="00BB4B46" w:rsidRDefault="00BB4B46">
            <w:pPr>
              <w:spacing w:before="0" w:line="240" w:lineRule="auto"/>
              <w:jc w:val="left"/>
              <w:rPr>
                <w:ins w:id="7942" w:author="The Si Tran" w:date="2012-12-09T14:54:00Z"/>
                <w:szCs w:val="26"/>
              </w:rPr>
              <w:pPrChange w:id="7943" w:author="The Si Tran" w:date="2012-12-16T08:40:00Z">
                <w:pPr>
                  <w:framePr w:hSpace="180" w:wrap="around" w:vAnchor="text" w:hAnchor="margin" w:x="108" w:y="34"/>
                </w:pPr>
              </w:pPrChange>
            </w:pPr>
            <w:ins w:id="7944" w:author="The Si Tran" w:date="2012-12-09T14:54:00Z">
              <w:r w:rsidRPr="00BB4B46">
                <w:rPr>
                  <w:szCs w:val="26"/>
                </w:rPr>
                <w:t>Seasonal</w:t>
              </w:r>
            </w:ins>
          </w:p>
        </w:tc>
        <w:tc>
          <w:tcPr>
            <w:tcW w:w="1867" w:type="dxa"/>
            <w:tcPrChange w:id="7945" w:author="The Si Tran" w:date="2012-12-16T08:40:00Z">
              <w:tcPr>
                <w:tcW w:w="1651" w:type="dxa"/>
              </w:tcPr>
            </w:tcPrChange>
          </w:tcPr>
          <w:p w14:paraId="2ABFA51F" w14:textId="77777777" w:rsidR="00BB4B46" w:rsidRPr="00BB4B46" w:rsidRDefault="00BB4B46">
            <w:pPr>
              <w:spacing w:before="0" w:line="240" w:lineRule="auto"/>
              <w:jc w:val="left"/>
              <w:rPr>
                <w:ins w:id="7946" w:author="The Si Tran" w:date="2012-12-09T14:54:00Z"/>
                <w:szCs w:val="26"/>
              </w:rPr>
              <w:pPrChange w:id="7947" w:author="The Si Tran" w:date="2012-12-16T08:40:00Z">
                <w:pPr>
                  <w:framePr w:hSpace="180" w:wrap="around" w:vAnchor="text" w:hAnchor="margin" w:x="108" w:y="34"/>
                </w:pPr>
              </w:pPrChange>
            </w:pPr>
            <w:ins w:id="7948" w:author="The Si Tran" w:date="2012-12-09T14:54:00Z">
              <w:r w:rsidRPr="00BB4B46">
                <w:rPr>
                  <w:szCs w:val="26"/>
                </w:rPr>
                <w:t>Traffic</w:t>
              </w:r>
            </w:ins>
          </w:p>
          <w:p w14:paraId="152E7041" w14:textId="77777777" w:rsidR="00BB4B46" w:rsidRPr="00BB4B46" w:rsidRDefault="00BB4B46">
            <w:pPr>
              <w:spacing w:before="0" w:line="240" w:lineRule="auto"/>
              <w:jc w:val="left"/>
              <w:rPr>
                <w:ins w:id="7949" w:author="The Si Tran" w:date="2012-12-09T14:54:00Z"/>
                <w:szCs w:val="26"/>
              </w:rPr>
              <w:pPrChange w:id="7950" w:author="The Si Tran" w:date="2012-12-16T08:40:00Z">
                <w:pPr>
                  <w:framePr w:hSpace="180" w:wrap="around" w:vAnchor="text" w:hAnchor="margin" w:x="108" w:y="34"/>
                </w:pPr>
              </w:pPrChange>
            </w:pPr>
            <w:ins w:id="7951" w:author="The Si Tran" w:date="2012-12-09T14:54:00Z">
              <w:r w:rsidRPr="00BB4B46">
                <w:rPr>
                  <w:szCs w:val="26"/>
                </w:rPr>
                <w:t>Meteorology</w:t>
              </w:r>
            </w:ins>
          </w:p>
        </w:tc>
        <w:tc>
          <w:tcPr>
            <w:tcW w:w="4115" w:type="dxa"/>
            <w:tcPrChange w:id="7952" w:author="The Si Tran" w:date="2012-12-16T08:40:00Z">
              <w:tcPr>
                <w:tcW w:w="3671" w:type="dxa"/>
              </w:tcPr>
            </w:tcPrChange>
          </w:tcPr>
          <w:p w14:paraId="319526DC" w14:textId="77777777" w:rsidR="00BB4B46" w:rsidRPr="00BB4B46" w:rsidRDefault="00BB4B46">
            <w:pPr>
              <w:spacing w:before="0" w:line="240" w:lineRule="auto"/>
              <w:jc w:val="left"/>
              <w:rPr>
                <w:ins w:id="7953" w:author="The Si Tran" w:date="2012-12-09T14:54:00Z"/>
                <w:szCs w:val="26"/>
              </w:rPr>
              <w:pPrChange w:id="7954" w:author="The Si Tran" w:date="2012-12-16T08:40:00Z">
                <w:pPr>
                  <w:framePr w:hSpace="180" w:wrap="around" w:vAnchor="text" w:hAnchor="margin" w:x="108" w:y="34"/>
                </w:pPr>
              </w:pPrChange>
            </w:pPr>
            <w:ins w:id="7955" w:author="The Si Tran" w:date="2012-12-09T14:54:00Z">
              <w:r w:rsidRPr="00BB4B46">
                <w:rPr>
                  <w:szCs w:val="26"/>
                </w:rPr>
                <w:t>Monthly deaths &amp; injuries in UK roads</w:t>
              </w:r>
            </w:ins>
          </w:p>
          <w:p w14:paraId="42009712" w14:textId="77777777" w:rsidR="00BB4B46" w:rsidRPr="00BB4B46" w:rsidRDefault="00BB4B46">
            <w:pPr>
              <w:spacing w:before="0" w:line="240" w:lineRule="auto"/>
              <w:jc w:val="left"/>
              <w:rPr>
                <w:ins w:id="7956" w:author="The Si Tran" w:date="2012-12-09T14:54:00Z"/>
                <w:szCs w:val="26"/>
              </w:rPr>
              <w:pPrChange w:id="7957" w:author="The Si Tran" w:date="2012-12-16T08:40:00Z">
                <w:pPr>
                  <w:framePr w:hSpace="180" w:wrap="around" w:vAnchor="text" w:hAnchor="margin" w:x="108" w:y="34"/>
                </w:pPr>
              </w:pPrChange>
            </w:pPr>
            <w:ins w:id="7958" w:author="The Si Tran" w:date="2012-12-09T14:54:00Z">
              <w:r w:rsidRPr="00BB4B46">
                <w:rPr>
                  <w:szCs w:val="26"/>
                </w:rPr>
                <w:t>Maximum temperature in Melbourne</w:t>
              </w:r>
            </w:ins>
          </w:p>
        </w:tc>
      </w:tr>
      <w:tr w:rsidR="00BB4B46" w14:paraId="4C74D903" w14:textId="77777777" w:rsidTr="00BB4B46">
        <w:trPr>
          <w:trHeight w:val="1310"/>
          <w:ins w:id="7959" w:author="The Si Tran" w:date="2012-12-09T14:54:00Z"/>
        </w:trPr>
        <w:tc>
          <w:tcPr>
            <w:tcW w:w="1545" w:type="dxa"/>
            <w:tcPrChange w:id="7960" w:author="The Si Tran" w:date="2012-12-16T08:40:00Z">
              <w:tcPr>
                <w:tcW w:w="1364" w:type="dxa"/>
              </w:tcPr>
            </w:tcPrChange>
          </w:tcPr>
          <w:p w14:paraId="27D9F8AA" w14:textId="77777777" w:rsidR="00BB4B46" w:rsidRPr="00BB4B46" w:rsidRDefault="00BB4B46">
            <w:pPr>
              <w:spacing w:before="0" w:line="240" w:lineRule="auto"/>
              <w:jc w:val="left"/>
              <w:rPr>
                <w:ins w:id="7961" w:author="The Si Tran" w:date="2012-12-09T14:54:00Z"/>
                <w:szCs w:val="26"/>
              </w:rPr>
              <w:pPrChange w:id="7962" w:author="The Si Tran" w:date="2012-12-16T08:40:00Z">
                <w:pPr>
                  <w:framePr w:hSpace="180" w:wrap="around" w:vAnchor="text" w:hAnchor="margin" w:x="108" w:y="34"/>
                </w:pPr>
              </w:pPrChange>
            </w:pPr>
            <w:ins w:id="7963" w:author="The Si Tran" w:date="2012-12-09T14:54:00Z">
              <w:r w:rsidRPr="00BB4B46">
                <w:rPr>
                  <w:szCs w:val="26"/>
                </w:rPr>
                <w:t>Chemical</w:t>
              </w:r>
            </w:ins>
          </w:p>
          <w:p w14:paraId="70255AE3" w14:textId="77777777" w:rsidR="00BB4B46" w:rsidRPr="00BB4B46" w:rsidRDefault="00BB4B46">
            <w:pPr>
              <w:spacing w:before="0" w:line="240" w:lineRule="auto"/>
              <w:jc w:val="left"/>
              <w:rPr>
                <w:ins w:id="7964" w:author="The Si Tran" w:date="2012-12-09T14:54:00Z"/>
                <w:szCs w:val="26"/>
              </w:rPr>
              <w:pPrChange w:id="7965" w:author="The Si Tran" w:date="2012-12-16T08:40:00Z">
                <w:pPr>
                  <w:framePr w:hSpace="180" w:wrap="around" w:vAnchor="text" w:hAnchor="margin" w:x="108" w:y="34"/>
                </w:pPr>
              </w:pPrChange>
            </w:pPr>
            <w:ins w:id="7966" w:author="The Si Tran" w:date="2012-12-09T14:54:00Z">
              <w:r w:rsidRPr="00BB4B46">
                <w:rPr>
                  <w:szCs w:val="26"/>
                </w:rPr>
                <w:t>Prices</w:t>
              </w:r>
            </w:ins>
          </w:p>
        </w:tc>
        <w:tc>
          <w:tcPr>
            <w:tcW w:w="1597" w:type="dxa"/>
            <w:tcPrChange w:id="7967" w:author="The Si Tran" w:date="2012-12-16T08:40:00Z">
              <w:tcPr>
                <w:tcW w:w="1413" w:type="dxa"/>
              </w:tcPr>
            </w:tcPrChange>
          </w:tcPr>
          <w:p w14:paraId="641C9B17" w14:textId="77777777" w:rsidR="00BB4B46" w:rsidRPr="00BB4B46" w:rsidRDefault="00BB4B46">
            <w:pPr>
              <w:spacing w:before="0" w:line="240" w:lineRule="auto"/>
              <w:jc w:val="left"/>
              <w:rPr>
                <w:ins w:id="7968" w:author="The Si Tran" w:date="2012-12-09T14:54:00Z"/>
                <w:szCs w:val="26"/>
              </w:rPr>
              <w:pPrChange w:id="7969" w:author="The Si Tran" w:date="2012-12-16T08:40:00Z">
                <w:pPr>
                  <w:framePr w:hSpace="180" w:wrap="around" w:vAnchor="text" w:hAnchor="margin" w:x="108" w:y="34"/>
                </w:pPr>
              </w:pPrChange>
            </w:pPr>
            <w:ins w:id="7970" w:author="The Si Tran" w:date="2012-12-09T14:54:00Z">
              <w:r w:rsidRPr="00BB4B46">
                <w:rPr>
                  <w:szCs w:val="26"/>
                </w:rPr>
                <w:t>Trended</w:t>
              </w:r>
            </w:ins>
          </w:p>
        </w:tc>
        <w:tc>
          <w:tcPr>
            <w:tcW w:w="1867" w:type="dxa"/>
            <w:tcPrChange w:id="7971" w:author="The Si Tran" w:date="2012-12-16T08:40:00Z">
              <w:tcPr>
                <w:tcW w:w="1651" w:type="dxa"/>
              </w:tcPr>
            </w:tcPrChange>
          </w:tcPr>
          <w:p w14:paraId="3E9BE03E" w14:textId="77777777" w:rsidR="00BB4B46" w:rsidRPr="00BB4B46" w:rsidRDefault="00BB4B46">
            <w:pPr>
              <w:spacing w:before="0" w:line="240" w:lineRule="auto"/>
              <w:jc w:val="left"/>
              <w:rPr>
                <w:ins w:id="7972" w:author="The Si Tran" w:date="2012-12-09T14:54:00Z"/>
                <w:szCs w:val="26"/>
              </w:rPr>
              <w:pPrChange w:id="7973" w:author="The Si Tran" w:date="2012-12-16T08:40:00Z">
                <w:pPr>
                  <w:framePr w:hSpace="180" w:wrap="around" w:vAnchor="text" w:hAnchor="margin" w:x="108" w:y="34"/>
                </w:pPr>
              </w:pPrChange>
            </w:pPr>
            <w:ins w:id="7974" w:author="The Si Tran" w:date="2012-12-09T14:54:00Z">
              <w:r w:rsidRPr="00BB4B46">
                <w:rPr>
                  <w:szCs w:val="26"/>
                </w:rPr>
                <w:t>Chemical</w:t>
              </w:r>
            </w:ins>
          </w:p>
          <w:p w14:paraId="7CF68436" w14:textId="77777777" w:rsidR="00BB4B46" w:rsidRPr="00BB4B46" w:rsidRDefault="00BB4B46">
            <w:pPr>
              <w:spacing w:before="0" w:line="240" w:lineRule="auto"/>
              <w:jc w:val="left"/>
              <w:rPr>
                <w:ins w:id="7975" w:author="The Si Tran" w:date="2012-12-09T14:54:00Z"/>
                <w:szCs w:val="26"/>
              </w:rPr>
              <w:pPrChange w:id="7976" w:author="The Si Tran" w:date="2012-12-16T08:40:00Z">
                <w:pPr>
                  <w:framePr w:hSpace="180" w:wrap="around" w:vAnchor="text" w:hAnchor="margin" w:x="108" w:y="34"/>
                </w:pPr>
              </w:pPrChange>
            </w:pPr>
            <w:ins w:id="7977" w:author="The Si Tran" w:date="2012-12-09T14:54:00Z">
              <w:r w:rsidRPr="00BB4B46">
                <w:rPr>
                  <w:szCs w:val="26"/>
                </w:rPr>
                <w:t>Economy</w:t>
              </w:r>
            </w:ins>
          </w:p>
        </w:tc>
        <w:tc>
          <w:tcPr>
            <w:tcW w:w="4115" w:type="dxa"/>
            <w:tcPrChange w:id="7978" w:author="The Si Tran" w:date="2012-12-16T08:40:00Z">
              <w:tcPr>
                <w:tcW w:w="3671" w:type="dxa"/>
              </w:tcPr>
            </w:tcPrChange>
          </w:tcPr>
          <w:p w14:paraId="183AF5B8" w14:textId="77777777" w:rsidR="00BB4B46" w:rsidRPr="00BB4B46" w:rsidRDefault="00BB4B46">
            <w:pPr>
              <w:spacing w:before="0" w:line="240" w:lineRule="auto"/>
              <w:jc w:val="left"/>
              <w:rPr>
                <w:ins w:id="7979" w:author="The Si Tran" w:date="2012-12-09T14:54:00Z"/>
                <w:szCs w:val="26"/>
              </w:rPr>
              <w:pPrChange w:id="7980" w:author="The Si Tran" w:date="2012-12-16T08:40:00Z">
                <w:pPr>
                  <w:framePr w:hSpace="180" w:wrap="around" w:vAnchor="text" w:hAnchor="margin" w:x="108" w:y="34"/>
                </w:pPr>
              </w:pPrChange>
            </w:pPr>
            <w:ins w:id="7981" w:author="The Si Tran" w:date="2012-12-09T14:54:00Z">
              <w:r w:rsidRPr="00BB4B46">
                <w:rPr>
                  <w:szCs w:val="26"/>
                </w:rPr>
                <w:t>Chemical concentration readings</w:t>
              </w:r>
            </w:ins>
          </w:p>
          <w:p w14:paraId="28F14F1D" w14:textId="77777777" w:rsidR="00BB4B46" w:rsidRPr="00BB4B46" w:rsidRDefault="00BB4B46">
            <w:pPr>
              <w:spacing w:before="0" w:line="240" w:lineRule="auto"/>
              <w:jc w:val="left"/>
              <w:rPr>
                <w:ins w:id="7982" w:author="The Si Tran" w:date="2012-12-09T14:54:00Z"/>
                <w:szCs w:val="26"/>
              </w:rPr>
              <w:pPrChange w:id="7983" w:author="The Si Tran" w:date="2012-12-16T08:40:00Z">
                <w:pPr>
                  <w:framePr w:hSpace="180" w:wrap="around" w:vAnchor="text" w:hAnchor="margin" w:x="108" w:y="34"/>
                </w:pPr>
              </w:pPrChange>
            </w:pPr>
            <w:ins w:id="7984" w:author="The Si Tran" w:date="2012-12-09T14:54:00Z">
              <w:r w:rsidRPr="00BB4B46">
                <w:rPr>
                  <w:szCs w:val="26"/>
                </w:rPr>
                <w:t xml:space="preserve">Daily </w:t>
              </w:r>
              <w:r w:rsidRPr="00BB4B46">
                <w:rPr>
                  <w:i/>
                  <w:szCs w:val="26"/>
                </w:rPr>
                <w:t>IBM</w:t>
              </w:r>
              <w:r w:rsidRPr="00BB4B46">
                <w:rPr>
                  <w:szCs w:val="26"/>
                </w:rPr>
                <w:t xml:space="preserve"> common stock closing prices</w:t>
              </w:r>
            </w:ins>
          </w:p>
        </w:tc>
      </w:tr>
      <w:tr w:rsidR="00BB4B46" w14:paraId="11DB69FB" w14:textId="77777777" w:rsidTr="00BB4B46">
        <w:trPr>
          <w:trHeight w:val="1310"/>
          <w:ins w:id="7985" w:author="The Si Tran" w:date="2012-12-09T14:54:00Z"/>
        </w:trPr>
        <w:tc>
          <w:tcPr>
            <w:tcW w:w="1545" w:type="dxa"/>
            <w:tcPrChange w:id="7986" w:author="The Si Tran" w:date="2012-12-16T08:40:00Z">
              <w:tcPr>
                <w:tcW w:w="1364" w:type="dxa"/>
              </w:tcPr>
            </w:tcPrChange>
          </w:tcPr>
          <w:p w14:paraId="39B61AE3" w14:textId="77777777" w:rsidR="00BB4B46" w:rsidRPr="00BB4B46" w:rsidRDefault="00BB4B46">
            <w:pPr>
              <w:spacing w:before="0" w:line="276" w:lineRule="auto"/>
              <w:jc w:val="left"/>
              <w:rPr>
                <w:ins w:id="7987" w:author="The Si Tran" w:date="2012-12-09T14:54:00Z"/>
                <w:szCs w:val="26"/>
              </w:rPr>
              <w:pPrChange w:id="7988" w:author="The Si Tran" w:date="2012-12-16T08:39:00Z">
                <w:pPr>
                  <w:framePr w:hSpace="180" w:wrap="around" w:vAnchor="text" w:hAnchor="margin" w:x="108" w:y="34"/>
                </w:pPr>
              </w:pPrChange>
            </w:pPr>
            <w:ins w:id="7989" w:author="The Si Tran" w:date="2012-12-09T14:54:00Z">
              <w:r w:rsidRPr="00BB4B46">
                <w:rPr>
                  <w:szCs w:val="26"/>
                </w:rPr>
                <w:lastRenderedPageBreak/>
                <w:t>Sunspots</w:t>
              </w:r>
            </w:ins>
          </w:p>
          <w:p w14:paraId="1A32454B" w14:textId="77777777" w:rsidR="00BB4B46" w:rsidRPr="00BB4B46" w:rsidRDefault="00BB4B46">
            <w:pPr>
              <w:spacing w:before="0" w:line="276" w:lineRule="auto"/>
              <w:jc w:val="left"/>
              <w:rPr>
                <w:ins w:id="7990" w:author="The Si Tran" w:date="2012-12-09T14:54:00Z"/>
                <w:szCs w:val="26"/>
              </w:rPr>
              <w:pPrChange w:id="7991" w:author="The Si Tran" w:date="2012-12-16T08:39:00Z">
                <w:pPr>
                  <w:framePr w:hSpace="180" w:wrap="around" w:vAnchor="text" w:hAnchor="margin" w:x="108" w:y="34"/>
                </w:pPr>
              </w:pPrChange>
            </w:pPr>
            <w:ins w:id="7992" w:author="The Si Tran" w:date="2012-12-09T14:54:00Z">
              <w:r w:rsidRPr="00BB4B46">
                <w:rPr>
                  <w:szCs w:val="26"/>
                </w:rPr>
                <w:t>Kobe</w:t>
              </w:r>
            </w:ins>
          </w:p>
        </w:tc>
        <w:tc>
          <w:tcPr>
            <w:tcW w:w="1597" w:type="dxa"/>
            <w:tcPrChange w:id="7993" w:author="The Si Tran" w:date="2012-12-16T08:40:00Z">
              <w:tcPr>
                <w:tcW w:w="1413" w:type="dxa"/>
              </w:tcPr>
            </w:tcPrChange>
          </w:tcPr>
          <w:p w14:paraId="15990506" w14:textId="77777777" w:rsidR="00BB4B46" w:rsidRPr="00BB4B46" w:rsidRDefault="00BB4B46">
            <w:pPr>
              <w:spacing w:before="0" w:line="276" w:lineRule="auto"/>
              <w:jc w:val="left"/>
              <w:rPr>
                <w:ins w:id="7994" w:author="The Si Tran" w:date="2012-12-09T14:54:00Z"/>
                <w:szCs w:val="26"/>
              </w:rPr>
              <w:pPrChange w:id="7995" w:author="The Si Tran" w:date="2012-12-16T08:39:00Z">
                <w:pPr>
                  <w:framePr w:hSpace="180" w:wrap="around" w:vAnchor="text" w:hAnchor="margin" w:x="108" w:y="34"/>
                </w:pPr>
              </w:pPrChange>
            </w:pPr>
            <w:ins w:id="7996" w:author="The Si Tran" w:date="2012-12-09T14:54:00Z">
              <w:r w:rsidRPr="00BB4B46">
                <w:rPr>
                  <w:szCs w:val="26"/>
                </w:rPr>
                <w:t>Nonlinear</w:t>
              </w:r>
            </w:ins>
          </w:p>
        </w:tc>
        <w:tc>
          <w:tcPr>
            <w:tcW w:w="1867" w:type="dxa"/>
            <w:tcPrChange w:id="7997" w:author="The Si Tran" w:date="2012-12-16T08:40:00Z">
              <w:tcPr>
                <w:tcW w:w="1651" w:type="dxa"/>
              </w:tcPr>
            </w:tcPrChange>
          </w:tcPr>
          <w:p w14:paraId="1B5DAF52" w14:textId="77777777" w:rsidR="00BB4B46" w:rsidRPr="00BB4B46" w:rsidRDefault="00BB4B46">
            <w:pPr>
              <w:spacing w:before="0" w:line="276" w:lineRule="auto"/>
              <w:jc w:val="left"/>
              <w:rPr>
                <w:ins w:id="7998" w:author="The Si Tran" w:date="2012-12-09T14:54:00Z"/>
                <w:szCs w:val="26"/>
              </w:rPr>
              <w:pPrChange w:id="7999" w:author="The Si Tran" w:date="2012-12-16T08:39:00Z">
                <w:pPr>
                  <w:framePr w:hSpace="180" w:wrap="around" w:vAnchor="text" w:hAnchor="margin" w:x="108" w:y="34"/>
                </w:pPr>
              </w:pPrChange>
            </w:pPr>
            <w:ins w:id="8000" w:author="The Si Tran" w:date="2012-12-09T14:54:00Z">
              <w:r w:rsidRPr="00BB4B46">
                <w:rPr>
                  <w:szCs w:val="26"/>
                </w:rPr>
                <w:t>Physics</w:t>
              </w:r>
            </w:ins>
          </w:p>
          <w:p w14:paraId="741B9522" w14:textId="77777777" w:rsidR="00BB4B46" w:rsidRPr="00BB4B46" w:rsidRDefault="00BB4B46">
            <w:pPr>
              <w:spacing w:before="0" w:line="276" w:lineRule="auto"/>
              <w:jc w:val="left"/>
              <w:rPr>
                <w:ins w:id="8001" w:author="The Si Tran" w:date="2012-12-09T14:54:00Z"/>
                <w:szCs w:val="26"/>
              </w:rPr>
              <w:pPrChange w:id="8002" w:author="The Si Tran" w:date="2012-12-16T08:39:00Z">
                <w:pPr>
                  <w:framePr w:hSpace="180" w:wrap="around" w:vAnchor="text" w:hAnchor="margin" w:x="108" w:y="34"/>
                </w:pPr>
              </w:pPrChange>
            </w:pPr>
            <w:ins w:id="8003" w:author="The Si Tran" w:date="2012-12-09T14:54:00Z">
              <w:r w:rsidRPr="00BB4B46">
                <w:rPr>
                  <w:szCs w:val="26"/>
                </w:rPr>
                <w:t>Geology</w:t>
              </w:r>
            </w:ins>
          </w:p>
        </w:tc>
        <w:tc>
          <w:tcPr>
            <w:tcW w:w="4115" w:type="dxa"/>
            <w:tcPrChange w:id="8004" w:author="The Si Tran" w:date="2012-12-16T08:40:00Z">
              <w:tcPr>
                <w:tcW w:w="3671" w:type="dxa"/>
              </w:tcPr>
            </w:tcPrChange>
          </w:tcPr>
          <w:p w14:paraId="613529F8" w14:textId="77777777" w:rsidR="00BB4B46" w:rsidRPr="00BB4B46" w:rsidRDefault="00BB4B46">
            <w:pPr>
              <w:spacing w:before="0" w:line="276" w:lineRule="auto"/>
              <w:jc w:val="left"/>
              <w:rPr>
                <w:ins w:id="8005" w:author="The Si Tran" w:date="2012-12-09T14:54:00Z"/>
                <w:szCs w:val="26"/>
              </w:rPr>
              <w:pPrChange w:id="8006" w:author="The Si Tran" w:date="2012-12-16T08:39:00Z">
                <w:pPr>
                  <w:framePr w:hSpace="180" w:wrap="around" w:vAnchor="text" w:hAnchor="margin" w:x="108" w:y="34"/>
                </w:pPr>
              </w:pPrChange>
            </w:pPr>
            <w:ins w:id="8007" w:author="The Si Tran" w:date="2012-12-09T14:54:00Z">
              <w:r w:rsidRPr="00BB4B46">
                <w:rPr>
                  <w:szCs w:val="26"/>
                </w:rPr>
                <w:t>Annual Wolf’s Sunspot Numbers</w:t>
              </w:r>
            </w:ins>
          </w:p>
          <w:p w14:paraId="4F97E93B" w14:textId="77777777" w:rsidR="00BB4B46" w:rsidRPr="00BB4B46" w:rsidRDefault="00BB4B46">
            <w:pPr>
              <w:spacing w:before="0" w:line="276" w:lineRule="auto"/>
              <w:jc w:val="left"/>
              <w:rPr>
                <w:ins w:id="8008" w:author="The Si Tran" w:date="2012-12-09T14:54:00Z"/>
                <w:szCs w:val="26"/>
              </w:rPr>
              <w:pPrChange w:id="8009" w:author="The Si Tran" w:date="2012-12-16T08:39:00Z">
                <w:pPr>
                  <w:framePr w:hSpace="180" w:wrap="around" w:vAnchor="text" w:hAnchor="margin" w:x="108" w:y="34"/>
                </w:pPr>
              </w:pPrChange>
            </w:pPr>
            <w:ins w:id="8010" w:author="The Si Tran" w:date="2012-12-09T14:54:00Z">
              <w:r w:rsidRPr="00BB4B46">
                <w:rPr>
                  <w:szCs w:val="26"/>
                </w:rPr>
                <w:t>Seismograph of the Kobe earthquake</w:t>
              </w:r>
            </w:ins>
          </w:p>
        </w:tc>
      </w:tr>
    </w:tbl>
    <w:p w14:paraId="69935C0C" w14:textId="77777777" w:rsidR="00BB4B46" w:rsidRDefault="00BB4B46" w:rsidP="00945B99">
      <w:pPr>
        <w:rPr>
          <w:ins w:id="8011" w:author="The Si Tran" w:date="2012-12-16T08:40:00Z"/>
          <w:szCs w:val="26"/>
        </w:rPr>
      </w:pPr>
    </w:p>
    <w:p w14:paraId="504DC114" w14:textId="77777777" w:rsidR="00945B99" w:rsidRDefault="00945B99" w:rsidP="00945B99">
      <w:pPr>
        <w:rPr>
          <w:ins w:id="8012" w:author="The Si Tran" w:date="2012-12-14T06:25:00Z"/>
          <w:szCs w:val="26"/>
        </w:rPr>
      </w:pPr>
      <w:ins w:id="8013"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014" w:author="The Si Tran" w:date="2012-12-10T07:15:00Z"/>
          <w:szCs w:val="26"/>
        </w:rPr>
      </w:pPr>
    </w:p>
    <w:p w14:paraId="51F5004B" w14:textId="77777777" w:rsidR="00314F23" w:rsidRDefault="00945B99">
      <w:pPr>
        <w:rPr>
          <w:ins w:id="8015" w:author="The Si Tran" w:date="2012-12-10T07:17:00Z"/>
        </w:rPr>
        <w:pPrChange w:id="8016" w:author="The Si Tran" w:date="2012-12-09T14:53:00Z">
          <w:pPr>
            <w:pStyle w:val="Heading1"/>
            <w:jc w:val="left"/>
          </w:pPr>
        </w:pPrChange>
      </w:pPr>
      <w:ins w:id="8017" w:author="The Si Tran" w:date="2012-12-10T07:16:00Z">
        <w:r w:rsidRPr="00097101">
          <w:rPr>
            <w:noProof/>
            <w:rPrChange w:id="8018" w:author="Unknown">
              <w:rPr>
                <w:noProof/>
              </w:rPr>
            </w:rPrChange>
          </w:rPr>
          <w:drawing>
            <wp:inline distT="0" distB="0" distL="0" distR="0" wp14:anchorId="16A3027F" wp14:editId="37AFB43A">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8"/>
                      <a:stretch>
                        <a:fillRect/>
                      </a:stretch>
                    </pic:blipFill>
                    <pic:spPr>
                      <a:xfrm>
                        <a:off x="0" y="0"/>
                        <a:ext cx="5765880" cy="3522978"/>
                      </a:xfrm>
                      <a:prstGeom prst="rect">
                        <a:avLst/>
                      </a:prstGeom>
                    </pic:spPr>
                  </pic:pic>
                </a:graphicData>
              </a:graphic>
            </wp:inline>
          </w:drawing>
        </w:r>
      </w:ins>
    </w:p>
    <w:p w14:paraId="3F1929E4" w14:textId="48977E76" w:rsidR="00945B99" w:rsidRDefault="006234D7">
      <w:pPr>
        <w:pStyle w:val="Hinh"/>
        <w:jc w:val="center"/>
        <w:rPr>
          <w:ins w:id="8019" w:author="The Si Tran" w:date="2012-12-11T23:41:00Z"/>
          <w:b w:val="0"/>
        </w:rPr>
        <w:pPrChange w:id="8020" w:author="The Si Tran" w:date="2012-12-11T23:41:00Z">
          <w:pPr>
            <w:pStyle w:val="Heading1"/>
            <w:jc w:val="left"/>
          </w:pPr>
        </w:pPrChange>
      </w:pPr>
      <w:bookmarkStart w:id="8021" w:name="_Toc343415617"/>
      <w:ins w:id="8022" w:author="The Si Tran" w:date="2012-12-11T20:03:00Z">
        <w:r w:rsidRPr="004D6F02">
          <w:rPr>
            <w:rStyle w:val="Heading6Char"/>
            <w:rFonts w:eastAsiaTheme="minorHAnsi"/>
            <w:bCs/>
            <w:rPrChange w:id="8023" w:author="The Si Tran" w:date="2012-12-11T23:41:00Z">
              <w:rPr>
                <w:b w:val="0"/>
              </w:rPr>
            </w:rPrChange>
          </w:rPr>
          <w:t xml:space="preserve">Hình </w:t>
        </w:r>
      </w:ins>
      <w:ins w:id="8024" w:author="The Si Tran" w:date="2012-12-11T22:47:00Z">
        <w:r w:rsidR="00D742D5" w:rsidRPr="004D6F02">
          <w:rPr>
            <w:rStyle w:val="Heading6Char"/>
            <w:rFonts w:eastAsiaTheme="minorHAnsi"/>
            <w:b/>
            <w:bCs/>
            <w:rPrChange w:id="8025" w:author="The Si Tran" w:date="2012-12-11T23:41:00Z">
              <w:rPr/>
            </w:rPrChange>
          </w:rPr>
          <w:t>6.1</w:t>
        </w:r>
      </w:ins>
      <w:ins w:id="8026" w:author="The Si Tran" w:date="2012-12-11T20:03:00Z">
        <w:r w:rsidRPr="004D6F02">
          <w:rPr>
            <w:rPrChange w:id="8027" w:author="The Si Tran" w:date="2012-12-11T23:41:00Z">
              <w:rPr>
                <w:b w:val="0"/>
              </w:rPr>
            </w:rPrChange>
          </w:rPr>
          <w:t>:</w:t>
        </w:r>
      </w:ins>
      <w:ins w:id="8028" w:author="The Si Tran" w:date="2012-12-11T23:41:00Z">
        <w:r w:rsidR="004D6F02">
          <w:t xml:space="preserve"> </w:t>
        </w:r>
      </w:ins>
      <w:ins w:id="8029" w:author="The Si Tran" w:date="2012-12-10T07:17:00Z">
        <w:r w:rsidR="00945B99" w:rsidRPr="007C782C">
          <w:rPr>
            <w:b w:val="0"/>
          </w:rPr>
          <w:t>Đ</w:t>
        </w:r>
        <w:r w:rsidR="00945B99" w:rsidRPr="00097101">
          <w:rPr>
            <w:b w:val="0"/>
          </w:rPr>
          <w:t>ồ</w:t>
        </w:r>
        <w:r w:rsidR="00945B99" w:rsidRPr="004D6F02">
          <w:rPr>
            <w:b w:val="0"/>
            <w:rPrChange w:id="8030" w:author="The Si Tran" w:date="2012-12-11T23:41:00Z">
              <w:rPr>
                <w:b w:val="0"/>
              </w:rPr>
            </w:rPrChange>
          </w:rPr>
          <w:t xml:space="preserve"> thị chuỗi dữ liệu Passengers</w:t>
        </w:r>
      </w:ins>
      <w:bookmarkEnd w:id="8021"/>
    </w:p>
    <w:p w14:paraId="4368F834" w14:textId="77777777" w:rsidR="004D6F02" w:rsidRPr="007C782C" w:rsidRDefault="004D6F02">
      <w:pPr>
        <w:pStyle w:val="Hinh"/>
        <w:jc w:val="center"/>
        <w:rPr>
          <w:ins w:id="8031" w:author="The Si Tran" w:date="2012-12-10T07:17:00Z"/>
        </w:rPr>
        <w:pPrChange w:id="8032" w:author="The Si Tran" w:date="2012-12-11T23:41:00Z">
          <w:pPr>
            <w:pStyle w:val="Heading1"/>
            <w:jc w:val="left"/>
          </w:pPr>
        </w:pPrChange>
      </w:pPr>
    </w:p>
    <w:p w14:paraId="2D06BDB5" w14:textId="77777777" w:rsidR="00945B99" w:rsidRDefault="00945B99">
      <w:pPr>
        <w:rPr>
          <w:ins w:id="8033" w:author="The Si Tran" w:date="2012-12-11T20:04:00Z"/>
        </w:rPr>
        <w:pPrChange w:id="8034" w:author="The Si Tran" w:date="2012-12-09T14:53:00Z">
          <w:pPr>
            <w:pStyle w:val="Heading1"/>
            <w:jc w:val="left"/>
          </w:pPr>
        </w:pPrChange>
      </w:pPr>
      <w:ins w:id="8035" w:author="The Si Tran" w:date="2012-12-10T07:17:00Z">
        <w:r w:rsidRPr="00097101">
          <w:rPr>
            <w:noProof/>
            <w:rPrChange w:id="8036" w:author="Unknown">
              <w:rPr>
                <w:noProof/>
              </w:rPr>
            </w:rPrChange>
          </w:rPr>
          <w:lastRenderedPageBreak/>
          <w:drawing>
            <wp:inline distT="0" distB="0" distL="0" distR="0" wp14:anchorId="4884D277" wp14:editId="6AA1DB47">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9"/>
                      <a:stretch>
                        <a:fillRect/>
                      </a:stretch>
                    </pic:blipFill>
                    <pic:spPr>
                      <a:xfrm>
                        <a:off x="0" y="0"/>
                        <a:ext cx="5885927" cy="3603243"/>
                      </a:xfrm>
                      <a:prstGeom prst="rect">
                        <a:avLst/>
                      </a:prstGeom>
                    </pic:spPr>
                  </pic:pic>
                </a:graphicData>
              </a:graphic>
            </wp:inline>
          </w:drawing>
        </w:r>
      </w:ins>
    </w:p>
    <w:p w14:paraId="398D2B47" w14:textId="5EF3037C" w:rsidR="006234D7" w:rsidRDefault="006234D7">
      <w:pPr>
        <w:pStyle w:val="Hinh"/>
        <w:jc w:val="center"/>
        <w:rPr>
          <w:ins w:id="8037" w:author="The Si Tran" w:date="2012-12-16T08:42:00Z"/>
          <w:b w:val="0"/>
        </w:rPr>
        <w:pPrChange w:id="8038" w:author="The Si Tran" w:date="2012-12-14T06:27:00Z">
          <w:pPr>
            <w:pStyle w:val="Heading1"/>
            <w:jc w:val="left"/>
          </w:pPr>
        </w:pPrChange>
      </w:pPr>
      <w:bookmarkStart w:id="8039" w:name="_Toc343415618"/>
      <w:ins w:id="8040" w:author="The Si Tran" w:date="2012-12-11T20:04:00Z">
        <w:r w:rsidRPr="004D696B">
          <w:t xml:space="preserve">Hình </w:t>
        </w:r>
      </w:ins>
      <w:ins w:id="8041" w:author="The Si Tran" w:date="2012-12-11T23:41:00Z">
        <w:r w:rsidR="004D6F02">
          <w:t>6.2</w:t>
        </w:r>
      </w:ins>
      <w:ins w:id="8042" w:author="The Si Tran" w:date="2012-12-11T20:04:00Z">
        <w:r w:rsidRPr="004D696B">
          <w:t>:</w:t>
        </w:r>
      </w:ins>
      <w:ins w:id="8043" w:author="The Si Tran" w:date="2012-12-11T23:41:00Z">
        <w:r w:rsidR="004D6F02">
          <w:t xml:space="preserve"> </w:t>
        </w:r>
      </w:ins>
      <w:ins w:id="8044" w:author="The Si Tran" w:date="2012-12-11T20:04:00Z">
        <w:r w:rsidRPr="004D6F02">
          <w:rPr>
            <w:b w:val="0"/>
            <w:rPrChange w:id="8045" w:author="The Si Tran" w:date="2012-12-11T23:42:00Z">
              <w:rPr/>
            </w:rPrChange>
          </w:rPr>
          <w:t>Đồ thị chuỗi dữ liệu Paper</w:t>
        </w:r>
      </w:ins>
      <w:bookmarkEnd w:id="8039"/>
    </w:p>
    <w:p w14:paraId="46234884" w14:textId="77777777" w:rsidR="00BB4B46" w:rsidRPr="002D6925" w:rsidRDefault="00BB4B46">
      <w:pPr>
        <w:pStyle w:val="Hinh"/>
        <w:jc w:val="center"/>
        <w:rPr>
          <w:ins w:id="8046" w:author="The Si Tran" w:date="2012-12-10T07:17:00Z"/>
          <w:b w:val="0"/>
          <w:rPrChange w:id="8047" w:author="The Si Tran" w:date="2012-12-14T06:27:00Z">
            <w:rPr>
              <w:ins w:id="8048" w:author="The Si Tran" w:date="2012-12-10T07:17:00Z"/>
            </w:rPr>
          </w:rPrChange>
        </w:rPr>
        <w:pPrChange w:id="8049" w:author="The Si Tran" w:date="2012-12-14T06:27:00Z">
          <w:pPr>
            <w:pStyle w:val="Heading1"/>
            <w:jc w:val="left"/>
          </w:pPr>
        </w:pPrChange>
      </w:pPr>
    </w:p>
    <w:p w14:paraId="77C21609" w14:textId="77777777" w:rsidR="00945B99" w:rsidRDefault="00945B99">
      <w:pPr>
        <w:rPr>
          <w:ins w:id="8050" w:author="The Si Tran" w:date="2012-12-11T20:04:00Z"/>
        </w:rPr>
        <w:pPrChange w:id="8051" w:author="The Si Tran" w:date="2012-12-09T14:53:00Z">
          <w:pPr>
            <w:pStyle w:val="Heading1"/>
            <w:jc w:val="left"/>
          </w:pPr>
        </w:pPrChange>
      </w:pPr>
      <w:ins w:id="8052" w:author="The Si Tran" w:date="2012-12-10T07:18:00Z">
        <w:r w:rsidRPr="00097101">
          <w:rPr>
            <w:noProof/>
            <w:rPrChange w:id="8053" w:author="Unknown">
              <w:rPr>
                <w:noProof/>
              </w:rPr>
            </w:rPrChange>
          </w:rPr>
          <w:drawing>
            <wp:inline distT="0" distB="0" distL="0" distR="0" wp14:anchorId="3059BB06" wp14:editId="5E661433">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0"/>
                      <a:stretch>
                        <a:fillRect/>
                      </a:stretch>
                    </pic:blipFill>
                    <pic:spPr>
                      <a:xfrm>
                        <a:off x="0" y="0"/>
                        <a:ext cx="5764872" cy="3522362"/>
                      </a:xfrm>
                      <a:prstGeom prst="rect">
                        <a:avLst/>
                      </a:prstGeom>
                    </pic:spPr>
                  </pic:pic>
                </a:graphicData>
              </a:graphic>
            </wp:inline>
          </w:drawing>
        </w:r>
      </w:ins>
    </w:p>
    <w:p w14:paraId="6BD44FE7" w14:textId="58092FA5" w:rsidR="006234D7" w:rsidRPr="004D696B" w:rsidRDefault="006234D7">
      <w:pPr>
        <w:pStyle w:val="Hinh"/>
        <w:jc w:val="center"/>
        <w:rPr>
          <w:ins w:id="8054" w:author="The Si Tran" w:date="2012-12-11T20:04:00Z"/>
        </w:rPr>
        <w:pPrChange w:id="8055" w:author="The Si Tran" w:date="2012-12-11T23:42:00Z">
          <w:pPr>
            <w:pStyle w:val="Heading3"/>
            <w:numPr>
              <w:ilvl w:val="0"/>
              <w:numId w:val="0"/>
            </w:numPr>
            <w:tabs>
              <w:tab w:val="clear" w:pos="1080"/>
            </w:tabs>
            <w:ind w:left="0" w:firstLine="0"/>
            <w:jc w:val="center"/>
          </w:pPr>
        </w:pPrChange>
      </w:pPr>
      <w:bookmarkStart w:id="8056" w:name="_Toc343415619"/>
      <w:ins w:id="8057" w:author="The Si Tran" w:date="2012-12-11T20:04:00Z">
        <w:r w:rsidRPr="004D696B">
          <w:t xml:space="preserve">Hình </w:t>
        </w:r>
      </w:ins>
      <w:ins w:id="8058" w:author="The Si Tran" w:date="2012-12-11T23:42:00Z">
        <w:r w:rsidR="004D6F02">
          <w:t>6.3</w:t>
        </w:r>
      </w:ins>
      <w:ins w:id="8059" w:author="The Si Tran" w:date="2012-12-11T20:04:00Z">
        <w:r w:rsidRPr="004D696B">
          <w:t>:</w:t>
        </w:r>
      </w:ins>
      <w:ins w:id="8060" w:author="The Si Tran" w:date="2012-12-11T23:42:00Z">
        <w:r w:rsidR="004D6F02">
          <w:t xml:space="preserve"> </w:t>
        </w:r>
      </w:ins>
      <w:ins w:id="8061" w:author="The Si Tran" w:date="2012-12-11T20:04:00Z">
        <w:r w:rsidRPr="004D6F02">
          <w:rPr>
            <w:b w:val="0"/>
            <w:rPrChange w:id="8062" w:author="The Si Tran" w:date="2012-12-11T23:42:00Z">
              <w:rPr/>
            </w:rPrChange>
          </w:rPr>
          <w:t xml:space="preserve">Đồ thị chuỗi dữ liệu </w:t>
        </w:r>
      </w:ins>
      <w:ins w:id="8063" w:author="The Si Tran" w:date="2012-12-11T20:05:00Z">
        <w:r w:rsidRPr="004D6F02">
          <w:rPr>
            <w:b w:val="0"/>
            <w:rPrChange w:id="8064" w:author="The Si Tran" w:date="2012-12-11T23:42:00Z">
              <w:rPr/>
            </w:rPrChange>
          </w:rPr>
          <w:t>Deaths</w:t>
        </w:r>
      </w:ins>
      <w:bookmarkEnd w:id="8056"/>
    </w:p>
    <w:p w14:paraId="4B0A3BD7" w14:textId="77777777" w:rsidR="006234D7" w:rsidRDefault="006234D7">
      <w:pPr>
        <w:rPr>
          <w:ins w:id="8065" w:author="The Si Tran" w:date="2012-12-10T07:18:00Z"/>
        </w:rPr>
        <w:pPrChange w:id="8066" w:author="The Si Tran" w:date="2012-12-09T14:53:00Z">
          <w:pPr>
            <w:pStyle w:val="Heading1"/>
            <w:jc w:val="left"/>
          </w:pPr>
        </w:pPrChange>
      </w:pPr>
    </w:p>
    <w:p w14:paraId="62A688BC" w14:textId="77777777" w:rsidR="00945B99" w:rsidRDefault="00945B99">
      <w:pPr>
        <w:rPr>
          <w:ins w:id="8067" w:author="The Si Tran" w:date="2012-12-11T20:05:00Z"/>
        </w:rPr>
        <w:pPrChange w:id="8068" w:author="The Si Tran" w:date="2012-12-09T14:53:00Z">
          <w:pPr>
            <w:pStyle w:val="Heading1"/>
            <w:jc w:val="left"/>
          </w:pPr>
        </w:pPrChange>
      </w:pPr>
      <w:ins w:id="8069" w:author="The Si Tran" w:date="2012-12-10T07:19:00Z">
        <w:r w:rsidRPr="00097101">
          <w:rPr>
            <w:noProof/>
            <w:rPrChange w:id="8070" w:author="Unknown">
              <w:rPr>
                <w:noProof/>
              </w:rPr>
            </w:rPrChange>
          </w:rPr>
          <w:lastRenderedPageBreak/>
          <w:drawing>
            <wp:inline distT="0" distB="0" distL="0" distR="0" wp14:anchorId="3123C61D" wp14:editId="0D21C777">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1"/>
                      <a:stretch>
                        <a:fillRect/>
                      </a:stretch>
                    </pic:blipFill>
                    <pic:spPr>
                      <a:xfrm>
                        <a:off x="0" y="0"/>
                        <a:ext cx="5849300" cy="3588321"/>
                      </a:xfrm>
                      <a:prstGeom prst="rect">
                        <a:avLst/>
                      </a:prstGeom>
                    </pic:spPr>
                  </pic:pic>
                </a:graphicData>
              </a:graphic>
            </wp:inline>
          </w:drawing>
        </w:r>
      </w:ins>
    </w:p>
    <w:p w14:paraId="29D88823" w14:textId="24008261" w:rsidR="006234D7" w:rsidRDefault="006234D7">
      <w:pPr>
        <w:pStyle w:val="Hinh"/>
        <w:jc w:val="center"/>
        <w:rPr>
          <w:ins w:id="8071" w:author="The Si Tran" w:date="2012-12-11T23:42:00Z"/>
          <w:b w:val="0"/>
        </w:rPr>
        <w:pPrChange w:id="8072" w:author="The Si Tran" w:date="2012-12-11T23:42:00Z">
          <w:pPr>
            <w:pStyle w:val="Heading1"/>
            <w:jc w:val="left"/>
          </w:pPr>
        </w:pPrChange>
      </w:pPr>
      <w:bookmarkStart w:id="8073" w:name="_Toc343415620"/>
      <w:ins w:id="8074" w:author="The Si Tran" w:date="2012-12-11T20:05:00Z">
        <w:r w:rsidRPr="004D696B">
          <w:t xml:space="preserve">Hình </w:t>
        </w:r>
      </w:ins>
      <w:ins w:id="8075" w:author="The Si Tran" w:date="2012-12-11T23:42:00Z">
        <w:r w:rsidR="004D6F02">
          <w:t>6.4</w:t>
        </w:r>
      </w:ins>
      <w:ins w:id="8076" w:author="The Si Tran" w:date="2012-12-11T20:05:00Z">
        <w:r w:rsidRPr="004D696B">
          <w:t>:</w:t>
        </w:r>
      </w:ins>
      <w:ins w:id="8077" w:author="The Si Tran" w:date="2012-12-11T23:42:00Z">
        <w:r w:rsidR="004D6F02">
          <w:t xml:space="preserve"> </w:t>
        </w:r>
      </w:ins>
      <w:ins w:id="8078" w:author="The Si Tran" w:date="2012-12-11T20:05:00Z">
        <w:r w:rsidRPr="004D6F02">
          <w:rPr>
            <w:b w:val="0"/>
            <w:rPrChange w:id="8079" w:author="The Si Tran" w:date="2012-12-11T23:42:00Z">
              <w:rPr/>
            </w:rPrChange>
          </w:rPr>
          <w:t>Đồ thị chuỗi dữ liệu Maxtemp</w:t>
        </w:r>
      </w:ins>
      <w:bookmarkEnd w:id="8073"/>
    </w:p>
    <w:p w14:paraId="72EB7982" w14:textId="77777777" w:rsidR="004D6F02" w:rsidRPr="007C782C" w:rsidRDefault="004D6F02">
      <w:pPr>
        <w:pStyle w:val="Hinh"/>
        <w:jc w:val="center"/>
        <w:rPr>
          <w:ins w:id="8080" w:author="The Si Tran" w:date="2012-12-10T07:19:00Z"/>
        </w:rPr>
        <w:pPrChange w:id="8081" w:author="The Si Tran" w:date="2012-12-11T23:42:00Z">
          <w:pPr>
            <w:pStyle w:val="Heading1"/>
            <w:jc w:val="left"/>
          </w:pPr>
        </w:pPrChange>
      </w:pPr>
    </w:p>
    <w:p w14:paraId="4EA1656A" w14:textId="77777777" w:rsidR="001E7EC0" w:rsidRDefault="001E7EC0">
      <w:pPr>
        <w:rPr>
          <w:ins w:id="8082" w:author="The Si Tran" w:date="2012-12-11T20:06:00Z"/>
        </w:rPr>
        <w:pPrChange w:id="8083" w:author="The Si Tran" w:date="2012-12-09T14:53:00Z">
          <w:pPr>
            <w:pStyle w:val="Heading1"/>
            <w:jc w:val="left"/>
          </w:pPr>
        </w:pPrChange>
      </w:pPr>
      <w:ins w:id="8084" w:author="The Si Tran" w:date="2012-12-10T07:20:00Z">
        <w:r w:rsidRPr="00097101">
          <w:rPr>
            <w:noProof/>
            <w:rPrChange w:id="8085" w:author="Unknown">
              <w:rPr>
                <w:noProof/>
              </w:rPr>
            </w:rPrChange>
          </w:rPr>
          <w:drawing>
            <wp:inline distT="0" distB="0" distL="0" distR="0" wp14:anchorId="3597D9B9" wp14:editId="63EDD906">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2"/>
                      <a:stretch>
                        <a:fillRect/>
                      </a:stretch>
                    </pic:blipFill>
                    <pic:spPr>
                      <a:xfrm>
                        <a:off x="0" y="0"/>
                        <a:ext cx="5783807" cy="3533932"/>
                      </a:xfrm>
                      <a:prstGeom prst="rect">
                        <a:avLst/>
                      </a:prstGeom>
                    </pic:spPr>
                  </pic:pic>
                </a:graphicData>
              </a:graphic>
            </wp:inline>
          </w:drawing>
        </w:r>
      </w:ins>
    </w:p>
    <w:p w14:paraId="20BC70A5" w14:textId="0BBFABF7" w:rsidR="006234D7" w:rsidRDefault="006234D7">
      <w:pPr>
        <w:pStyle w:val="Hinh"/>
        <w:jc w:val="center"/>
        <w:rPr>
          <w:ins w:id="8086" w:author="The Si Tran" w:date="2012-12-12T07:58:00Z"/>
          <w:b w:val="0"/>
        </w:rPr>
        <w:pPrChange w:id="8087" w:author="The Si Tran" w:date="2012-12-11T23:43:00Z">
          <w:pPr>
            <w:pStyle w:val="Heading3"/>
            <w:numPr>
              <w:ilvl w:val="0"/>
              <w:numId w:val="0"/>
            </w:numPr>
            <w:tabs>
              <w:tab w:val="clear" w:pos="1080"/>
            </w:tabs>
            <w:ind w:left="0" w:firstLine="0"/>
            <w:jc w:val="center"/>
          </w:pPr>
        </w:pPrChange>
      </w:pPr>
      <w:bookmarkStart w:id="8088" w:name="_Toc343415621"/>
      <w:ins w:id="8089" w:author="The Si Tran" w:date="2012-12-11T20:06:00Z">
        <w:r w:rsidRPr="004D696B">
          <w:t xml:space="preserve">Hình </w:t>
        </w:r>
      </w:ins>
      <w:ins w:id="8090" w:author="The Si Tran" w:date="2012-12-11T23:42:00Z">
        <w:r w:rsidR="004D6F02">
          <w:t>6.5</w:t>
        </w:r>
      </w:ins>
      <w:ins w:id="8091" w:author="The Si Tran" w:date="2012-12-11T20:06:00Z">
        <w:r w:rsidRPr="004D696B">
          <w:t>:</w:t>
        </w:r>
      </w:ins>
      <w:ins w:id="8092" w:author="The Si Tran" w:date="2012-12-11T23:43:00Z">
        <w:r w:rsidR="004D6F02">
          <w:t xml:space="preserve"> </w:t>
        </w:r>
      </w:ins>
      <w:ins w:id="8093" w:author="The Si Tran" w:date="2012-12-11T20:06:00Z">
        <w:r w:rsidRPr="004D6F02">
          <w:rPr>
            <w:b w:val="0"/>
            <w:rPrChange w:id="8094" w:author="The Si Tran" w:date="2012-12-11T23:43:00Z">
              <w:rPr/>
            </w:rPrChange>
          </w:rPr>
          <w:t>Đồ thị chuỗi dữ liệu Chemical</w:t>
        </w:r>
      </w:ins>
      <w:bookmarkEnd w:id="8088"/>
    </w:p>
    <w:p w14:paraId="783A3B4F" w14:textId="77777777" w:rsidR="001444EB" w:rsidRDefault="001444EB">
      <w:pPr>
        <w:pStyle w:val="Hinh"/>
        <w:jc w:val="center"/>
        <w:rPr>
          <w:ins w:id="8095" w:author="The Si Tran" w:date="2012-12-12T07:58:00Z"/>
          <w:b w:val="0"/>
        </w:rPr>
        <w:pPrChange w:id="8096" w:author="The Si Tran" w:date="2012-12-11T23:43: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jc w:val="center"/>
        <w:rPr>
          <w:ins w:id="8097" w:author="The Si Tran" w:date="2012-12-11T20:06:00Z"/>
        </w:rPr>
        <w:pPrChange w:id="8098" w:author="The Si Tran" w:date="2012-12-11T23:43:00Z">
          <w:pPr>
            <w:pStyle w:val="Heading3"/>
            <w:numPr>
              <w:ilvl w:val="0"/>
              <w:numId w:val="0"/>
            </w:numPr>
            <w:tabs>
              <w:tab w:val="clear" w:pos="1080"/>
            </w:tabs>
            <w:ind w:left="0" w:firstLine="0"/>
            <w:jc w:val="center"/>
          </w:pPr>
        </w:pPrChange>
      </w:pPr>
    </w:p>
    <w:p w14:paraId="0CC1AF57" w14:textId="77777777" w:rsidR="001E7EC0" w:rsidRDefault="001E7EC0">
      <w:pPr>
        <w:rPr>
          <w:ins w:id="8099" w:author="The Si Tran" w:date="2012-12-11T20:07:00Z"/>
        </w:rPr>
        <w:pPrChange w:id="8100" w:author="The Si Tran" w:date="2012-12-09T14:53:00Z">
          <w:pPr>
            <w:pStyle w:val="Heading1"/>
            <w:jc w:val="left"/>
          </w:pPr>
        </w:pPrChange>
      </w:pPr>
      <w:ins w:id="8101" w:author="The Si Tran" w:date="2012-12-10T07:21:00Z">
        <w:r w:rsidRPr="00097101">
          <w:rPr>
            <w:noProof/>
            <w:rPrChange w:id="8102" w:author="Unknown">
              <w:rPr>
                <w:noProof/>
              </w:rPr>
            </w:rPrChange>
          </w:rPr>
          <w:lastRenderedPageBreak/>
          <w:drawing>
            <wp:inline distT="0" distB="0" distL="0" distR="0" wp14:anchorId="10F0555E" wp14:editId="36ABAF3F">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3"/>
                      <a:stretch>
                        <a:fillRect/>
                      </a:stretch>
                    </pic:blipFill>
                    <pic:spPr>
                      <a:xfrm>
                        <a:off x="0" y="0"/>
                        <a:ext cx="5883004" cy="3598940"/>
                      </a:xfrm>
                      <a:prstGeom prst="rect">
                        <a:avLst/>
                      </a:prstGeom>
                    </pic:spPr>
                  </pic:pic>
                </a:graphicData>
              </a:graphic>
            </wp:inline>
          </w:drawing>
        </w:r>
      </w:ins>
    </w:p>
    <w:p w14:paraId="7D704789" w14:textId="18526DF6" w:rsidR="006234D7" w:rsidRPr="004D696B" w:rsidRDefault="006234D7">
      <w:pPr>
        <w:pStyle w:val="Hinh"/>
        <w:jc w:val="center"/>
        <w:rPr>
          <w:ins w:id="8103" w:author="The Si Tran" w:date="2012-12-11T20:08:00Z"/>
        </w:rPr>
        <w:pPrChange w:id="8104" w:author="The Si Tran" w:date="2012-12-11T23:43:00Z">
          <w:pPr>
            <w:pStyle w:val="Heading3"/>
            <w:numPr>
              <w:ilvl w:val="0"/>
              <w:numId w:val="0"/>
            </w:numPr>
            <w:tabs>
              <w:tab w:val="clear" w:pos="1080"/>
            </w:tabs>
            <w:ind w:left="0" w:firstLine="0"/>
            <w:jc w:val="center"/>
          </w:pPr>
        </w:pPrChange>
      </w:pPr>
      <w:bookmarkStart w:id="8105" w:name="_Toc343415622"/>
      <w:ins w:id="8106" w:author="The Si Tran" w:date="2012-12-11T20:08:00Z">
        <w:r w:rsidRPr="004D696B">
          <w:t xml:space="preserve">Hình </w:t>
        </w:r>
      </w:ins>
      <w:ins w:id="8107" w:author="The Si Tran" w:date="2012-12-11T23:43:00Z">
        <w:r w:rsidR="004D6F02">
          <w:t>6.6</w:t>
        </w:r>
      </w:ins>
      <w:ins w:id="8108" w:author="The Si Tran" w:date="2012-12-11T20:08:00Z">
        <w:r w:rsidRPr="004D696B">
          <w:t>:</w:t>
        </w:r>
      </w:ins>
      <w:ins w:id="8109" w:author="The Si Tran" w:date="2012-12-11T23:43:00Z">
        <w:r w:rsidR="004D6F02">
          <w:t xml:space="preserve"> </w:t>
        </w:r>
      </w:ins>
      <w:ins w:id="8110" w:author="The Si Tran" w:date="2012-12-11T20:08:00Z">
        <w:r w:rsidRPr="004D6F02">
          <w:rPr>
            <w:b w:val="0"/>
            <w:rPrChange w:id="8111" w:author="The Si Tran" w:date="2012-12-11T23:43:00Z">
              <w:rPr/>
            </w:rPrChange>
          </w:rPr>
          <w:t>Đồ thị chuỗi dữ liệu Prices</w:t>
        </w:r>
        <w:bookmarkEnd w:id="8105"/>
      </w:ins>
    </w:p>
    <w:p w14:paraId="5775560B" w14:textId="77777777" w:rsidR="006234D7" w:rsidRDefault="006234D7">
      <w:pPr>
        <w:rPr>
          <w:ins w:id="8112" w:author="The Si Tran" w:date="2012-12-10T07:20:00Z"/>
        </w:rPr>
        <w:pPrChange w:id="8113" w:author="The Si Tran" w:date="2012-12-09T14:53:00Z">
          <w:pPr>
            <w:pStyle w:val="Heading1"/>
            <w:jc w:val="left"/>
          </w:pPr>
        </w:pPrChange>
      </w:pPr>
    </w:p>
    <w:p w14:paraId="4B72C6D3" w14:textId="77777777" w:rsidR="006234D7" w:rsidRDefault="001E7EC0">
      <w:pPr>
        <w:jc w:val="center"/>
        <w:rPr>
          <w:ins w:id="8114" w:author="The Si Tran" w:date="2012-12-14T06:28:00Z"/>
        </w:rPr>
        <w:pPrChange w:id="8115" w:author="The Si Tran" w:date="2012-12-11T23:44:00Z">
          <w:pPr>
            <w:pStyle w:val="Heading3"/>
            <w:numPr>
              <w:ilvl w:val="0"/>
              <w:numId w:val="0"/>
            </w:numPr>
            <w:tabs>
              <w:tab w:val="clear" w:pos="1080"/>
            </w:tabs>
            <w:ind w:left="0" w:firstLine="0"/>
            <w:jc w:val="center"/>
          </w:pPr>
        </w:pPrChange>
      </w:pPr>
      <w:ins w:id="8116" w:author="The Si Tran" w:date="2012-12-10T07:21:00Z">
        <w:r w:rsidRPr="00097101">
          <w:rPr>
            <w:noProof/>
            <w:rPrChange w:id="8117" w:author="Unknown">
              <w:rPr>
                <w:noProof/>
              </w:rPr>
            </w:rPrChange>
          </w:rPr>
          <w:drawing>
            <wp:inline distT="0" distB="0" distL="0" distR="0" wp14:anchorId="15E9F9A0" wp14:editId="736EC539">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4"/>
                      <a:stretch>
                        <a:fillRect/>
                      </a:stretch>
                    </pic:blipFill>
                    <pic:spPr>
                      <a:xfrm>
                        <a:off x="0" y="0"/>
                        <a:ext cx="5806722" cy="3552274"/>
                      </a:xfrm>
                      <a:prstGeom prst="rect">
                        <a:avLst/>
                      </a:prstGeom>
                    </pic:spPr>
                  </pic:pic>
                </a:graphicData>
              </a:graphic>
            </wp:inline>
          </w:drawing>
        </w:r>
      </w:ins>
      <w:ins w:id="8118" w:author="The Si Tran" w:date="2012-12-11T20:08:00Z">
        <w:r w:rsidR="006234D7" w:rsidRPr="004D696B">
          <w:rPr>
            <w:b/>
          </w:rPr>
          <w:t xml:space="preserve">Hình </w:t>
        </w:r>
      </w:ins>
      <w:ins w:id="8119" w:author="The Si Tran" w:date="2012-12-11T23:43:00Z">
        <w:r w:rsidR="00BA41C5">
          <w:rPr>
            <w:b/>
          </w:rPr>
          <w:t>6.7</w:t>
        </w:r>
      </w:ins>
      <w:ins w:id="8120" w:author="The Si Tran" w:date="2012-12-11T20:08:00Z">
        <w:r w:rsidR="006234D7" w:rsidRPr="004D696B">
          <w:rPr>
            <w:b/>
          </w:rPr>
          <w:t>:</w:t>
        </w:r>
      </w:ins>
      <w:ins w:id="8121" w:author="The Si Tran" w:date="2012-12-11T23:43:00Z">
        <w:r w:rsidR="00BA41C5">
          <w:rPr>
            <w:b/>
          </w:rPr>
          <w:t xml:space="preserve"> </w:t>
        </w:r>
      </w:ins>
      <w:ins w:id="8122" w:author="The Si Tran" w:date="2012-12-11T20:08:00Z">
        <w:r w:rsidR="006234D7" w:rsidRPr="007C782C">
          <w:t>Đồ</w:t>
        </w:r>
        <w:r w:rsidR="006234D7" w:rsidRPr="00097101">
          <w:t xml:space="preserve"> th</w:t>
        </w:r>
        <w:r w:rsidR="006234D7" w:rsidRPr="00BA41C5">
          <w:rPr>
            <w:rPrChange w:id="8123" w:author="The Si Tran" w:date="2012-12-11T23:44:00Z">
              <w:rPr>
                <w:b w:val="0"/>
                <w:bCs w:val="0"/>
              </w:rPr>
            </w:rPrChange>
          </w:rPr>
          <w:t xml:space="preserve">ị chuỗi dữ liệu </w:t>
        </w:r>
      </w:ins>
      <w:ins w:id="8124" w:author="The Si Tran" w:date="2012-12-11T20:09:00Z">
        <w:r w:rsidR="006234D7" w:rsidRPr="00BA41C5">
          <w:rPr>
            <w:rPrChange w:id="8125" w:author="The Si Tran" w:date="2012-12-11T23:44:00Z">
              <w:rPr>
                <w:b w:val="0"/>
                <w:bCs w:val="0"/>
              </w:rPr>
            </w:rPrChange>
          </w:rPr>
          <w:t>Sunspots</w:t>
        </w:r>
      </w:ins>
    </w:p>
    <w:p w14:paraId="32D5EB39" w14:textId="77777777" w:rsidR="00722731" w:rsidRPr="00BA41C5" w:rsidRDefault="00722731">
      <w:pPr>
        <w:jc w:val="center"/>
        <w:rPr>
          <w:ins w:id="8126" w:author="The Si Tran" w:date="2012-12-11T23:44:00Z"/>
          <w:b/>
          <w:rPrChange w:id="8127" w:author="The Si Tran" w:date="2012-12-11T23:44:00Z">
            <w:rPr>
              <w:ins w:id="8128" w:author="The Si Tran" w:date="2012-12-11T23:44:00Z"/>
              <w:b w:val="0"/>
            </w:rPr>
          </w:rPrChange>
        </w:rPr>
        <w:pPrChange w:id="8129"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jc w:val="center"/>
        <w:rPr>
          <w:ins w:id="8130" w:author="The Si Tran" w:date="2012-12-11T20:08:00Z"/>
        </w:rPr>
        <w:pPrChange w:id="8131" w:author="The Si Tran" w:date="2012-12-11T23:43:00Z">
          <w:pPr>
            <w:pStyle w:val="Heading3"/>
            <w:numPr>
              <w:ilvl w:val="0"/>
              <w:numId w:val="0"/>
            </w:numPr>
            <w:tabs>
              <w:tab w:val="clear" w:pos="1080"/>
            </w:tabs>
            <w:ind w:left="0" w:firstLine="0"/>
            <w:jc w:val="center"/>
          </w:pPr>
        </w:pPrChange>
      </w:pPr>
    </w:p>
    <w:p w14:paraId="4ABE3AC7" w14:textId="77777777" w:rsidR="001E7EC0" w:rsidRDefault="001E7EC0">
      <w:pPr>
        <w:rPr>
          <w:ins w:id="8132" w:author="The Si Tran" w:date="2012-12-11T20:09:00Z"/>
          <w:szCs w:val="26"/>
        </w:rPr>
        <w:pPrChange w:id="8133" w:author="The Si Tran" w:date="2012-12-09T14:53:00Z">
          <w:pPr>
            <w:pStyle w:val="Heading1"/>
            <w:jc w:val="left"/>
          </w:pPr>
        </w:pPrChange>
      </w:pPr>
      <w:ins w:id="8134" w:author="The Si Tran" w:date="2012-12-10T07:21:00Z">
        <w:r w:rsidRPr="00097101">
          <w:rPr>
            <w:noProof/>
            <w:rPrChange w:id="8135" w:author="Unknown">
              <w:rPr>
                <w:noProof/>
              </w:rPr>
            </w:rPrChange>
          </w:rPr>
          <w:lastRenderedPageBreak/>
          <w:drawing>
            <wp:inline distT="0" distB="0" distL="0" distR="0" wp14:anchorId="2307301A" wp14:editId="7B910487">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5"/>
                      <a:stretch>
                        <a:fillRect/>
                      </a:stretch>
                    </pic:blipFill>
                    <pic:spPr>
                      <a:xfrm>
                        <a:off x="0" y="0"/>
                        <a:ext cx="5783760" cy="3533903"/>
                      </a:xfrm>
                      <a:prstGeom prst="rect">
                        <a:avLst/>
                      </a:prstGeom>
                    </pic:spPr>
                  </pic:pic>
                </a:graphicData>
              </a:graphic>
            </wp:inline>
          </w:drawing>
        </w:r>
      </w:ins>
    </w:p>
    <w:p w14:paraId="7EE1B91C" w14:textId="43762ACE" w:rsidR="006234D7" w:rsidRPr="00BA41C5" w:rsidRDefault="006234D7">
      <w:pPr>
        <w:pStyle w:val="Hinh"/>
        <w:jc w:val="center"/>
        <w:rPr>
          <w:ins w:id="8136" w:author="The Si Tran" w:date="2012-12-11T20:09:00Z"/>
          <w:b w:val="0"/>
          <w:rPrChange w:id="8137" w:author="The Si Tran" w:date="2012-12-11T23:45:00Z">
            <w:rPr>
              <w:ins w:id="8138" w:author="The Si Tran" w:date="2012-12-11T20:09:00Z"/>
            </w:rPr>
          </w:rPrChange>
        </w:rPr>
        <w:pPrChange w:id="8139" w:author="The Si Tran" w:date="2012-12-11T23:44:00Z">
          <w:pPr>
            <w:pStyle w:val="Heading3"/>
            <w:numPr>
              <w:ilvl w:val="0"/>
              <w:numId w:val="0"/>
            </w:numPr>
            <w:tabs>
              <w:tab w:val="clear" w:pos="1080"/>
            </w:tabs>
            <w:ind w:left="0" w:firstLine="0"/>
            <w:jc w:val="center"/>
          </w:pPr>
        </w:pPrChange>
      </w:pPr>
      <w:bookmarkStart w:id="8140" w:name="_Toc343415623"/>
      <w:ins w:id="8141" w:author="The Si Tran" w:date="2012-12-11T20:09:00Z">
        <w:r w:rsidRPr="004D696B">
          <w:t xml:space="preserve">Hình </w:t>
        </w:r>
      </w:ins>
      <w:ins w:id="8142" w:author="The Si Tran" w:date="2012-12-11T23:45:00Z">
        <w:r w:rsidR="00BA41C5">
          <w:t>6.8</w:t>
        </w:r>
      </w:ins>
      <w:ins w:id="8143" w:author="The Si Tran" w:date="2012-12-11T20:09:00Z">
        <w:r w:rsidRPr="004D696B">
          <w:t>:</w:t>
        </w:r>
      </w:ins>
      <w:ins w:id="8144" w:author="The Si Tran" w:date="2012-12-11T23:45:00Z">
        <w:r w:rsidR="00BA41C5">
          <w:t xml:space="preserve"> </w:t>
        </w:r>
      </w:ins>
      <w:ins w:id="8145" w:author="The Si Tran" w:date="2012-12-11T20:09:00Z">
        <w:r w:rsidRPr="00BA41C5">
          <w:rPr>
            <w:b w:val="0"/>
            <w:rPrChange w:id="8146" w:author="The Si Tran" w:date="2012-12-11T23:45:00Z">
              <w:rPr/>
            </w:rPrChange>
          </w:rPr>
          <w:t>Đồ thị chuỗi dữ liệu Kobe</w:t>
        </w:r>
        <w:bookmarkEnd w:id="8140"/>
      </w:ins>
    </w:p>
    <w:p w14:paraId="348758B0" w14:textId="762C11F9" w:rsidR="00EF77AD" w:rsidRDefault="00EF77AD">
      <w:pPr>
        <w:pStyle w:val="Heading2"/>
        <w:rPr>
          <w:ins w:id="8147" w:author="The Si Tran" w:date="2012-12-06T21:21:00Z"/>
        </w:rPr>
        <w:pPrChange w:id="8148" w:author="The Si Tran" w:date="2012-12-06T21:19:00Z">
          <w:pPr>
            <w:pStyle w:val="Heading1"/>
            <w:jc w:val="left"/>
          </w:pPr>
        </w:pPrChange>
      </w:pPr>
      <w:bookmarkStart w:id="8149" w:name="_Toc343415571"/>
      <w:ins w:id="8150" w:author="The Si Tran" w:date="2012-12-06T21:21:00Z">
        <w:r>
          <w:t>Kết quả thực nghiệ</w:t>
        </w:r>
        <w:r w:rsidR="00835F6C">
          <w:t>m</w:t>
        </w:r>
        <w:bookmarkEnd w:id="8149"/>
      </w:ins>
    </w:p>
    <w:p w14:paraId="476238F8" w14:textId="5B6F7AAF" w:rsidR="00EF77AD" w:rsidRDefault="00EF77AD">
      <w:pPr>
        <w:pStyle w:val="Heading3"/>
        <w:rPr>
          <w:ins w:id="8151" w:author="The Si Tran" w:date="2012-12-14T06:29:00Z"/>
        </w:rPr>
        <w:pPrChange w:id="8152" w:author="The Si Tran" w:date="2012-12-06T21:22:00Z">
          <w:pPr>
            <w:pStyle w:val="Heading1"/>
            <w:jc w:val="left"/>
          </w:pPr>
        </w:pPrChange>
      </w:pPr>
      <w:bookmarkStart w:id="8153" w:name="_Toc343415572"/>
      <w:ins w:id="8154" w:author="The Si Tran" w:date="2012-12-06T21:22:00Z">
        <w:r>
          <w:t>Bộ dữ liệ</w:t>
        </w:r>
        <w:r w:rsidR="00810267">
          <w:t xml:space="preserve">u </w:t>
        </w:r>
      </w:ins>
      <w:ins w:id="8155" w:author="The Si Tran" w:date="2012-12-10T07:23:00Z">
        <w:r w:rsidR="00810267">
          <w:t>có tính mùa và xu hướng</w:t>
        </w:r>
      </w:ins>
      <w:bookmarkEnd w:id="8153"/>
    </w:p>
    <w:p w14:paraId="472957A1" w14:textId="07076E86" w:rsidR="00722731" w:rsidRPr="00097101" w:rsidRDefault="00722731">
      <w:pPr>
        <w:pStyle w:val="Bang"/>
        <w:rPr>
          <w:ins w:id="8156" w:author="The Si Tran" w:date="2012-12-10T07:25:00Z"/>
        </w:rPr>
        <w:pPrChange w:id="8157" w:author="The Si Tran" w:date="2012-12-14T06:29:00Z">
          <w:pPr>
            <w:pStyle w:val="Heading1"/>
            <w:jc w:val="left"/>
          </w:pPr>
        </w:pPrChange>
      </w:pPr>
      <w:bookmarkStart w:id="8158" w:name="_Toc343033794"/>
      <w:bookmarkStart w:id="8159" w:name="_Toc343415627"/>
      <w:ins w:id="8160" w:author="The Si Tran" w:date="2012-12-14T06:29:00Z">
        <w:r w:rsidRPr="006041AD">
          <w:rPr>
            <w:b/>
          </w:rPr>
          <w:t>Bảng 6.2</w:t>
        </w:r>
        <w:r w:rsidRPr="007C782C">
          <w:t xml:space="preserve">: </w:t>
        </w:r>
        <w:r w:rsidRPr="006041AD">
          <w:t>Kết quả thực nghiệm chuỗi dữ liệu Passengers</w:t>
        </w:r>
      </w:ins>
      <w:bookmarkEnd w:id="8158"/>
      <w:bookmarkEnd w:id="8159"/>
    </w:p>
    <w:tbl>
      <w:tblPr>
        <w:tblW w:w="9321" w:type="dxa"/>
        <w:tblLook w:val="04A0" w:firstRow="1" w:lastRow="0" w:firstColumn="1" w:lastColumn="0" w:noHBand="0" w:noVBand="1"/>
        <w:tblPrChange w:id="8161" w:author="The Si Tran" w:date="2012-12-16T08:43:00Z">
          <w:tblPr>
            <w:tblW w:w="10475" w:type="dxa"/>
            <w:tblLook w:val="04A0" w:firstRow="1" w:lastRow="0" w:firstColumn="1" w:lastColumn="0" w:noHBand="0" w:noVBand="1"/>
          </w:tblPr>
        </w:tblPrChange>
      </w:tblPr>
      <w:tblGrid>
        <w:gridCol w:w="1638"/>
        <w:gridCol w:w="4500"/>
        <w:gridCol w:w="1304"/>
        <w:gridCol w:w="996"/>
        <w:gridCol w:w="883"/>
        <w:tblGridChange w:id="8162">
          <w:tblGrid>
            <w:gridCol w:w="1072"/>
            <w:gridCol w:w="6843"/>
            <w:gridCol w:w="801"/>
            <w:gridCol w:w="931"/>
            <w:gridCol w:w="828"/>
          </w:tblGrid>
        </w:tblGridChange>
      </w:tblGrid>
      <w:tr w:rsidR="00A837C3" w:rsidRPr="009D2F47" w14:paraId="0506A383" w14:textId="77777777" w:rsidTr="006431AB">
        <w:trPr>
          <w:trHeight w:val="220"/>
          <w:ins w:id="8163" w:author="The Si Tran" w:date="2012-12-10T07:27:00Z"/>
          <w:trPrChange w:id="8164"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165"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166" w:author="The Si Tran" w:date="2012-12-10T07:27:00Z"/>
                <w:rPrChange w:id="8167" w:author="The Si Tran" w:date="2012-12-14T06:33:00Z">
                  <w:rPr>
                    <w:ins w:id="8168" w:author="The Si Tran" w:date="2012-12-10T07:27:00Z"/>
                    <w:rFonts w:ascii="Calibri" w:eastAsia="Times New Roman" w:hAnsi="Calibri"/>
                    <w:color w:val="000000"/>
                    <w:sz w:val="22"/>
                  </w:rPr>
                </w:rPrChange>
              </w:rPr>
              <w:pPrChange w:id="8169"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170"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722731" w:rsidRDefault="00A837C3">
            <w:pPr>
              <w:pStyle w:val="BangBody"/>
              <w:rPr>
                <w:ins w:id="8171" w:author="The Si Tran" w:date="2012-12-10T07:27:00Z"/>
                <w:rPrChange w:id="8172" w:author="The Si Tran" w:date="2012-12-14T06:33:00Z">
                  <w:rPr>
                    <w:ins w:id="8173" w:author="The Si Tran" w:date="2012-12-10T07:27:00Z"/>
                    <w:rFonts w:ascii="Calibri" w:eastAsia="Times New Roman" w:hAnsi="Calibri"/>
                    <w:color w:val="000000"/>
                    <w:sz w:val="22"/>
                  </w:rPr>
                </w:rPrChange>
              </w:rPr>
              <w:pPrChange w:id="8174" w:author="The Si Tran" w:date="2012-12-16T08:45:00Z">
                <w:pPr>
                  <w:spacing w:line="240" w:lineRule="auto"/>
                  <w:ind w:hanging="18"/>
                </w:pPr>
              </w:pPrChange>
            </w:pPr>
            <w:ins w:id="8175" w:author="The Si Tran" w:date="2012-12-10T07:27:00Z">
              <w:r w:rsidRPr="00722731">
                <w:rPr>
                  <w:rPrChange w:id="8176" w:author="The Si Tran" w:date="2012-12-14T06:33: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177"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722731" w:rsidRDefault="00A837C3">
            <w:pPr>
              <w:pStyle w:val="BangBody"/>
              <w:rPr>
                <w:ins w:id="8178" w:author="The Si Tran" w:date="2012-12-10T07:27:00Z"/>
                <w:rPrChange w:id="8179" w:author="The Si Tran" w:date="2012-12-14T06:33:00Z">
                  <w:rPr>
                    <w:ins w:id="8180" w:author="The Si Tran" w:date="2012-12-10T07:27:00Z"/>
                    <w:rFonts w:ascii="Calibri" w:eastAsia="Times New Roman" w:hAnsi="Calibri"/>
                    <w:color w:val="000000"/>
                    <w:sz w:val="22"/>
                  </w:rPr>
                </w:rPrChange>
              </w:rPr>
              <w:pPrChange w:id="8181" w:author="The Si Tran" w:date="2012-12-16T08:45:00Z">
                <w:pPr>
                  <w:spacing w:line="240" w:lineRule="auto"/>
                </w:pPr>
              </w:pPrChange>
            </w:pPr>
            <w:ins w:id="8182" w:author="The Si Tran" w:date="2012-12-10T07:27:00Z">
              <w:r w:rsidRPr="00722731">
                <w:rPr>
                  <w:rPrChange w:id="8183" w:author="The Si Tran" w:date="2012-12-14T06:33: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184"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722731" w:rsidRDefault="00A837C3">
            <w:pPr>
              <w:pStyle w:val="BangBody"/>
              <w:rPr>
                <w:ins w:id="8185" w:author="The Si Tran" w:date="2012-12-10T07:27:00Z"/>
                <w:rPrChange w:id="8186" w:author="The Si Tran" w:date="2012-12-14T06:33:00Z">
                  <w:rPr>
                    <w:ins w:id="8187" w:author="The Si Tran" w:date="2012-12-10T07:27:00Z"/>
                    <w:rFonts w:ascii="Calibri" w:eastAsia="Times New Roman" w:hAnsi="Calibri"/>
                    <w:color w:val="000000"/>
                    <w:sz w:val="22"/>
                  </w:rPr>
                </w:rPrChange>
              </w:rPr>
              <w:pPrChange w:id="8188" w:author="The Si Tran" w:date="2012-12-16T08:45:00Z">
                <w:pPr>
                  <w:spacing w:line="240" w:lineRule="auto"/>
                </w:pPr>
              </w:pPrChange>
            </w:pPr>
            <w:ins w:id="8189" w:author="The Si Tran" w:date="2012-12-10T07:27:00Z">
              <w:r w:rsidRPr="00722731">
                <w:rPr>
                  <w:rPrChange w:id="8190" w:author="The Si Tran" w:date="2012-12-14T06:33: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191"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722731" w:rsidRDefault="00A837C3">
            <w:pPr>
              <w:pStyle w:val="BangBody"/>
              <w:rPr>
                <w:ins w:id="8192" w:author="The Si Tran" w:date="2012-12-10T07:27:00Z"/>
                <w:rPrChange w:id="8193" w:author="The Si Tran" w:date="2012-12-14T06:33:00Z">
                  <w:rPr>
                    <w:ins w:id="8194" w:author="The Si Tran" w:date="2012-12-10T07:27:00Z"/>
                    <w:rFonts w:ascii="Calibri" w:eastAsia="Times New Roman" w:hAnsi="Calibri"/>
                    <w:color w:val="000000"/>
                    <w:sz w:val="22"/>
                  </w:rPr>
                </w:rPrChange>
              </w:rPr>
              <w:pPrChange w:id="8195" w:author="The Si Tran" w:date="2012-12-16T08:45:00Z">
                <w:pPr>
                  <w:spacing w:line="240" w:lineRule="auto"/>
                </w:pPr>
              </w:pPrChange>
            </w:pPr>
            <w:ins w:id="8196" w:author="The Si Tran" w:date="2012-12-10T07:27:00Z">
              <w:r w:rsidRPr="00722731">
                <w:rPr>
                  <w:rPrChange w:id="8197" w:author="The Si Tran" w:date="2012-12-14T06:33:00Z">
                    <w:rPr>
                      <w:rFonts w:ascii="Calibri" w:hAnsi="Calibri" w:cs="Arial"/>
                      <w:b/>
                      <w:bCs/>
                      <w:kern w:val="32"/>
                      <w:sz w:val="22"/>
                      <w:szCs w:val="32"/>
                    </w:rPr>
                  </w:rPrChange>
                </w:rPr>
                <w:t>MAPE</w:t>
              </w:r>
            </w:ins>
          </w:p>
        </w:tc>
      </w:tr>
      <w:tr w:rsidR="00A837C3" w:rsidRPr="009D2F47" w14:paraId="4B423161" w14:textId="77777777" w:rsidTr="006431AB">
        <w:trPr>
          <w:trHeight w:val="453"/>
          <w:ins w:id="8198" w:author="The Si Tran" w:date="2012-12-10T07:27:00Z"/>
          <w:trPrChange w:id="8199" w:author="The Si Tran" w:date="2012-12-16T08:43: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200" w:author="The Si Tran" w:date="2012-12-16T08:4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722731" w:rsidRDefault="00A837C3">
            <w:pPr>
              <w:pStyle w:val="BangBody"/>
              <w:rPr>
                <w:ins w:id="8201" w:author="The Si Tran" w:date="2012-12-10T07:27:00Z"/>
                <w:rPrChange w:id="8202" w:author="The Si Tran" w:date="2012-12-14T06:33:00Z">
                  <w:rPr>
                    <w:ins w:id="8203" w:author="The Si Tran" w:date="2012-12-10T07:27:00Z"/>
                    <w:rFonts w:ascii="Calibri" w:eastAsia="Times New Roman" w:hAnsi="Calibri"/>
                    <w:color w:val="000000"/>
                    <w:sz w:val="22"/>
                  </w:rPr>
                </w:rPrChange>
              </w:rPr>
              <w:pPrChange w:id="8204" w:author="The Si Tran" w:date="2012-12-16T08:45:00Z">
                <w:pPr>
                  <w:spacing w:line="240" w:lineRule="auto"/>
                  <w:jc w:val="center"/>
                </w:pPr>
              </w:pPrChange>
            </w:pPr>
            <w:ins w:id="8205" w:author="The Si Tran" w:date="2012-12-10T07:27:00Z">
              <w:r w:rsidRPr="00722731">
                <w:rPr>
                  <w:rPrChange w:id="8206" w:author="The Si Tran" w:date="2012-12-14T06:33: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207"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208" w:author="The Si Tran" w:date="2012-12-10T07:27:00Z"/>
                <w:rPrChange w:id="8209" w:author="The Si Tran" w:date="2012-12-14T06:33:00Z">
                  <w:rPr>
                    <w:ins w:id="8210" w:author="The Si Tran" w:date="2012-12-10T07:27:00Z"/>
                    <w:rFonts w:ascii="Calibri" w:eastAsia="Times New Roman" w:hAnsi="Calibri"/>
                    <w:color w:val="000000"/>
                    <w:sz w:val="22"/>
                  </w:rPr>
                </w:rPrChange>
              </w:rPr>
              <w:pPrChange w:id="8211" w:author="The Si Tran" w:date="2012-12-16T08:45:00Z">
                <w:pPr>
                  <w:spacing w:line="240" w:lineRule="auto"/>
                  <w:jc w:val="left"/>
                </w:pPr>
              </w:pPrChange>
            </w:pPr>
            <w:ins w:id="8212" w:author="The Si Tran" w:date="2012-12-10T07:27:00Z">
              <w:r w:rsidRPr="00722731">
                <w:rPr>
                  <w:rPrChange w:id="8213"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bottom"/>
            <w:hideMark/>
            <w:tcPrChange w:id="8214"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pPr>
              <w:pStyle w:val="BangBody"/>
              <w:rPr>
                <w:ins w:id="8215" w:author="The Si Tran" w:date="2012-12-10T07:27:00Z"/>
                <w:rPrChange w:id="8216" w:author="The Si Tran" w:date="2012-12-14T06:33:00Z">
                  <w:rPr>
                    <w:ins w:id="8217" w:author="The Si Tran" w:date="2012-12-10T07:27:00Z"/>
                    <w:rFonts w:ascii="Calibri" w:eastAsia="Times New Roman" w:hAnsi="Calibri"/>
                    <w:color w:val="000000"/>
                    <w:sz w:val="22"/>
                  </w:rPr>
                </w:rPrChange>
              </w:rPr>
              <w:pPrChange w:id="8218" w:author="The Si Tran" w:date="2012-12-16T08:45:00Z">
                <w:pPr>
                  <w:spacing w:line="240" w:lineRule="auto"/>
                  <w:jc w:val="right"/>
                </w:pPr>
              </w:pPrChange>
            </w:pPr>
            <w:ins w:id="8219" w:author="The Si Tran" w:date="2012-12-10T07:27:00Z">
              <w:r w:rsidRPr="00722731">
                <w:rPr>
                  <w:rPrChange w:id="8220"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bottom"/>
            <w:hideMark/>
            <w:tcPrChange w:id="8221"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pPr>
              <w:pStyle w:val="BangBody"/>
              <w:rPr>
                <w:ins w:id="8222" w:author="The Si Tran" w:date="2012-12-10T07:27:00Z"/>
                <w:rPrChange w:id="8223" w:author="The Si Tran" w:date="2012-12-14T06:33:00Z">
                  <w:rPr>
                    <w:ins w:id="8224" w:author="The Si Tran" w:date="2012-12-10T07:27:00Z"/>
                    <w:rFonts w:ascii="Calibri" w:eastAsia="Times New Roman" w:hAnsi="Calibri"/>
                    <w:color w:val="000000"/>
                    <w:sz w:val="22"/>
                  </w:rPr>
                </w:rPrChange>
              </w:rPr>
              <w:pPrChange w:id="8225" w:author="The Si Tran" w:date="2012-12-16T08:45:00Z">
                <w:pPr>
                  <w:spacing w:line="240" w:lineRule="auto"/>
                  <w:jc w:val="right"/>
                </w:pPr>
              </w:pPrChange>
            </w:pPr>
            <w:ins w:id="8226" w:author="The Si Tran" w:date="2012-12-10T07:27:00Z">
              <w:r w:rsidRPr="00722731">
                <w:rPr>
                  <w:rPrChange w:id="8227"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bottom"/>
            <w:hideMark/>
            <w:tcPrChange w:id="8228"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pPr>
              <w:pStyle w:val="BangBody"/>
              <w:rPr>
                <w:ins w:id="8229" w:author="The Si Tran" w:date="2012-12-10T07:27:00Z"/>
                <w:rPrChange w:id="8230" w:author="The Si Tran" w:date="2012-12-14T06:33:00Z">
                  <w:rPr>
                    <w:ins w:id="8231" w:author="The Si Tran" w:date="2012-12-10T07:27:00Z"/>
                    <w:rFonts w:ascii="Calibri" w:eastAsia="Times New Roman" w:hAnsi="Calibri"/>
                    <w:color w:val="000000"/>
                    <w:sz w:val="22"/>
                  </w:rPr>
                </w:rPrChange>
              </w:rPr>
              <w:pPrChange w:id="8232" w:author="The Si Tran" w:date="2012-12-16T08:45:00Z">
                <w:pPr>
                  <w:spacing w:line="240" w:lineRule="auto"/>
                  <w:jc w:val="right"/>
                </w:pPr>
              </w:pPrChange>
            </w:pPr>
            <w:ins w:id="8233" w:author="The Si Tran" w:date="2012-12-10T07:27:00Z">
              <w:r w:rsidRPr="00722731">
                <w:rPr>
                  <w:rPrChange w:id="8234" w:author="The Si Tran" w:date="2012-12-14T06:33:00Z">
                    <w:rPr>
                      <w:rFonts w:ascii="Calibri" w:hAnsi="Calibri"/>
                      <w:sz w:val="22"/>
                    </w:rPr>
                  </w:rPrChange>
                </w:rPr>
                <w:t>8.92</w:t>
              </w:r>
            </w:ins>
          </w:p>
        </w:tc>
      </w:tr>
      <w:tr w:rsidR="00A837C3" w:rsidRPr="009D2F47" w14:paraId="6BE6CD20" w14:textId="77777777" w:rsidTr="006431AB">
        <w:trPr>
          <w:trHeight w:val="441"/>
          <w:ins w:id="8235" w:author="The Si Tran" w:date="2012-12-10T07:27:00Z"/>
          <w:trPrChange w:id="8236" w:author="The Si Tran" w:date="2012-12-16T08:43: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237" w:author="The Si Tran" w:date="2012-12-16T08:43: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722731" w:rsidRDefault="00A837C3">
            <w:pPr>
              <w:pStyle w:val="BangBody"/>
              <w:rPr>
                <w:ins w:id="8238" w:author="The Si Tran" w:date="2012-12-10T07:27:00Z"/>
                <w:rPrChange w:id="8239" w:author="The Si Tran" w:date="2012-12-14T06:33:00Z">
                  <w:rPr>
                    <w:ins w:id="8240" w:author="The Si Tran" w:date="2012-12-10T07:27:00Z"/>
                    <w:rFonts w:ascii="Calibri" w:eastAsia="Times New Roman" w:hAnsi="Calibri"/>
                    <w:color w:val="000000"/>
                    <w:sz w:val="22"/>
                  </w:rPr>
                </w:rPrChange>
              </w:rPr>
              <w:pPrChange w:id="8241"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242"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243" w:author="The Si Tran" w:date="2012-12-10T07:27:00Z"/>
                <w:rPrChange w:id="8244" w:author="The Si Tran" w:date="2012-12-14T06:33:00Z">
                  <w:rPr>
                    <w:ins w:id="8245" w:author="The Si Tran" w:date="2012-12-10T07:27:00Z"/>
                    <w:rFonts w:ascii="Calibri" w:eastAsia="Times New Roman" w:hAnsi="Calibri"/>
                    <w:color w:val="000000"/>
                    <w:sz w:val="22"/>
                  </w:rPr>
                </w:rPrChange>
              </w:rPr>
              <w:pPrChange w:id="8246" w:author="The Si Tran" w:date="2012-12-16T08:45:00Z">
                <w:pPr>
                  <w:spacing w:line="240" w:lineRule="auto"/>
                </w:pPr>
              </w:pPrChange>
            </w:pPr>
            <w:ins w:id="8247" w:author="The Si Tran" w:date="2012-12-10T07:27:00Z">
              <w:r w:rsidRPr="00722731">
                <w:rPr>
                  <w:rPrChange w:id="8248"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bottom"/>
            <w:hideMark/>
            <w:tcPrChange w:id="8249"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pPr>
              <w:pStyle w:val="BangBody"/>
              <w:rPr>
                <w:ins w:id="8250" w:author="The Si Tran" w:date="2012-12-10T07:27:00Z"/>
                <w:rPrChange w:id="8251" w:author="The Si Tran" w:date="2012-12-14T06:33:00Z">
                  <w:rPr>
                    <w:ins w:id="8252" w:author="The Si Tran" w:date="2012-12-10T07:27:00Z"/>
                    <w:rFonts w:ascii="Calibri" w:eastAsia="Times New Roman" w:hAnsi="Calibri"/>
                    <w:color w:val="000000"/>
                    <w:sz w:val="22"/>
                  </w:rPr>
                </w:rPrChange>
              </w:rPr>
              <w:pPrChange w:id="8253" w:author="The Si Tran" w:date="2012-12-16T08:45:00Z">
                <w:pPr>
                  <w:spacing w:line="240" w:lineRule="auto"/>
                  <w:jc w:val="right"/>
                </w:pPr>
              </w:pPrChange>
            </w:pPr>
            <w:ins w:id="8254" w:author="The Si Tran" w:date="2012-12-10T07:27:00Z">
              <w:r w:rsidRPr="00722731">
                <w:rPr>
                  <w:rPrChange w:id="8255"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bottom"/>
            <w:hideMark/>
            <w:tcPrChange w:id="8256"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pPr>
              <w:pStyle w:val="BangBody"/>
              <w:rPr>
                <w:ins w:id="8257" w:author="The Si Tran" w:date="2012-12-10T07:27:00Z"/>
                <w:rPrChange w:id="8258" w:author="The Si Tran" w:date="2012-12-14T06:33:00Z">
                  <w:rPr>
                    <w:ins w:id="8259" w:author="The Si Tran" w:date="2012-12-10T07:27:00Z"/>
                    <w:rFonts w:ascii="Calibri" w:eastAsia="Times New Roman" w:hAnsi="Calibri"/>
                    <w:color w:val="000000"/>
                    <w:sz w:val="22"/>
                  </w:rPr>
                </w:rPrChange>
              </w:rPr>
              <w:pPrChange w:id="8260" w:author="The Si Tran" w:date="2012-12-16T08:45:00Z">
                <w:pPr>
                  <w:spacing w:line="240" w:lineRule="auto"/>
                  <w:jc w:val="right"/>
                </w:pPr>
              </w:pPrChange>
            </w:pPr>
            <w:ins w:id="8261" w:author="The Si Tran" w:date="2012-12-10T07:27:00Z">
              <w:r w:rsidRPr="00722731">
                <w:rPr>
                  <w:rPrChange w:id="8262"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bottom"/>
            <w:hideMark/>
            <w:tcPrChange w:id="8263"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pPr>
              <w:pStyle w:val="BangBody"/>
              <w:rPr>
                <w:ins w:id="8264" w:author="The Si Tran" w:date="2012-12-10T07:27:00Z"/>
                <w:rPrChange w:id="8265" w:author="The Si Tran" w:date="2012-12-14T06:33:00Z">
                  <w:rPr>
                    <w:ins w:id="8266" w:author="The Si Tran" w:date="2012-12-10T07:27:00Z"/>
                    <w:rFonts w:ascii="Calibri" w:eastAsia="Times New Roman" w:hAnsi="Calibri"/>
                    <w:color w:val="000000"/>
                    <w:sz w:val="22"/>
                  </w:rPr>
                </w:rPrChange>
              </w:rPr>
              <w:pPrChange w:id="8267" w:author="The Si Tran" w:date="2012-12-16T08:45:00Z">
                <w:pPr>
                  <w:spacing w:line="240" w:lineRule="auto"/>
                  <w:jc w:val="right"/>
                </w:pPr>
              </w:pPrChange>
            </w:pPr>
            <w:ins w:id="8268" w:author="The Si Tran" w:date="2012-12-10T07:27:00Z">
              <w:r w:rsidRPr="00722731">
                <w:rPr>
                  <w:rPrChange w:id="8269" w:author="The Si Tran" w:date="2012-12-14T06:33:00Z">
                    <w:rPr>
                      <w:rFonts w:ascii="Calibri" w:hAnsi="Calibri"/>
                      <w:sz w:val="22"/>
                    </w:rPr>
                  </w:rPrChange>
                </w:rPr>
                <w:t>9.74</w:t>
              </w:r>
            </w:ins>
          </w:p>
        </w:tc>
      </w:tr>
      <w:tr w:rsidR="00A837C3" w:rsidRPr="009D2F47" w14:paraId="5E1ADA4E" w14:textId="77777777" w:rsidTr="006431AB">
        <w:trPr>
          <w:trHeight w:val="220"/>
          <w:ins w:id="8270" w:author="The Si Tran" w:date="2012-12-10T07:27:00Z"/>
          <w:trPrChange w:id="8271" w:author="The Si Tran" w:date="2012-12-16T08:43: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272" w:author="The Si Tran" w:date="2012-12-16T08:4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77777777" w:rsidR="00A837C3" w:rsidRPr="00722731" w:rsidRDefault="00A837C3">
            <w:pPr>
              <w:pStyle w:val="BangBody"/>
              <w:rPr>
                <w:ins w:id="8273" w:author="The Si Tran" w:date="2012-12-10T07:27:00Z"/>
                <w:rPrChange w:id="8274" w:author="The Si Tran" w:date="2012-12-14T06:33:00Z">
                  <w:rPr>
                    <w:ins w:id="8275" w:author="The Si Tran" w:date="2012-12-10T07:27:00Z"/>
                    <w:rFonts w:ascii="Calibri" w:eastAsia="Times New Roman" w:hAnsi="Calibri"/>
                    <w:color w:val="000000"/>
                    <w:sz w:val="22"/>
                  </w:rPr>
                </w:rPrChange>
              </w:rPr>
              <w:pPrChange w:id="8276" w:author="The Si Tran" w:date="2012-12-16T08:45:00Z">
                <w:pPr>
                  <w:spacing w:line="240" w:lineRule="auto"/>
                  <w:jc w:val="center"/>
                </w:pPr>
              </w:pPrChange>
            </w:pPr>
            <w:ins w:id="8277" w:author="The Si Tran" w:date="2012-12-10T07:27:00Z">
              <w:r w:rsidRPr="00722731">
                <w:rPr>
                  <w:rPrChange w:id="8278" w:author="The Si Tran" w:date="2012-12-14T06:33:00Z">
                    <w:rPr>
                      <w:rFonts w:ascii="Calibri" w:hAnsi="Calibri"/>
                      <w:sz w:val="22"/>
                    </w:rPr>
                  </w:rPrChange>
                </w:rPr>
                <w:t xml:space="preserve">SARIMA </w:t>
              </w:r>
            </w:ins>
          </w:p>
        </w:tc>
        <w:tc>
          <w:tcPr>
            <w:tcW w:w="4500" w:type="dxa"/>
            <w:tcBorders>
              <w:top w:val="nil"/>
              <w:left w:val="nil"/>
              <w:bottom w:val="single" w:sz="4" w:space="0" w:color="auto"/>
              <w:right w:val="single" w:sz="4" w:space="0" w:color="auto"/>
            </w:tcBorders>
            <w:shd w:val="clear" w:color="auto" w:fill="auto"/>
            <w:vAlign w:val="bottom"/>
            <w:hideMark/>
            <w:tcPrChange w:id="8279"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280" w:author="The Si Tran" w:date="2012-12-10T07:27:00Z"/>
                <w:rPrChange w:id="8281" w:author="The Si Tran" w:date="2012-12-14T06:33:00Z">
                  <w:rPr>
                    <w:ins w:id="8282" w:author="The Si Tran" w:date="2012-12-10T07:27:00Z"/>
                    <w:rFonts w:ascii="Calibri" w:eastAsia="Times New Roman" w:hAnsi="Calibri"/>
                    <w:color w:val="000000"/>
                    <w:sz w:val="22"/>
                  </w:rPr>
                </w:rPrChange>
              </w:rPr>
              <w:pPrChange w:id="8283" w:author="The Si Tran" w:date="2012-12-16T08:45:00Z">
                <w:pPr>
                  <w:spacing w:line="240" w:lineRule="auto"/>
                  <w:jc w:val="left"/>
                </w:pPr>
              </w:pPrChange>
            </w:pPr>
            <w:ins w:id="8284" w:author="The Si Tran" w:date="2012-12-10T07:27:00Z">
              <w:r w:rsidRPr="00722731">
                <w:rPr>
                  <w:rPrChange w:id="8285"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286"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pPr>
              <w:pStyle w:val="BangBody"/>
              <w:rPr>
                <w:ins w:id="8287" w:author="The Si Tran" w:date="2012-12-10T07:27:00Z"/>
                <w:rPrChange w:id="8288" w:author="The Si Tran" w:date="2012-12-14T06:33:00Z">
                  <w:rPr>
                    <w:ins w:id="8289" w:author="The Si Tran" w:date="2012-12-10T07:27:00Z"/>
                    <w:rFonts w:ascii="Calibri" w:eastAsia="Times New Roman" w:hAnsi="Calibri"/>
                    <w:color w:val="000000"/>
                    <w:sz w:val="22"/>
                  </w:rPr>
                </w:rPrChange>
              </w:rPr>
              <w:pPrChange w:id="8290" w:author="The Si Tran" w:date="2012-12-16T08:45:00Z">
                <w:pPr>
                  <w:spacing w:line="240" w:lineRule="auto"/>
                  <w:jc w:val="right"/>
                </w:pPr>
              </w:pPrChange>
            </w:pPr>
            <w:ins w:id="8291" w:author="The Si Tran" w:date="2012-12-10T07:27:00Z">
              <w:r w:rsidRPr="00722731">
                <w:rPr>
                  <w:rPrChange w:id="8292"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293"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pPr>
              <w:pStyle w:val="BangBody"/>
              <w:rPr>
                <w:ins w:id="8294" w:author="The Si Tran" w:date="2012-12-10T07:27:00Z"/>
                <w:rPrChange w:id="8295" w:author="The Si Tran" w:date="2012-12-14T06:33:00Z">
                  <w:rPr>
                    <w:ins w:id="8296" w:author="The Si Tran" w:date="2012-12-10T07:27:00Z"/>
                    <w:rFonts w:ascii="Calibri" w:eastAsia="Times New Roman" w:hAnsi="Calibri"/>
                    <w:color w:val="000000"/>
                    <w:sz w:val="22"/>
                  </w:rPr>
                </w:rPrChange>
              </w:rPr>
              <w:pPrChange w:id="8297" w:author="The Si Tran" w:date="2012-12-16T08:45:00Z">
                <w:pPr>
                  <w:spacing w:line="240" w:lineRule="auto"/>
                  <w:jc w:val="right"/>
                </w:pPr>
              </w:pPrChange>
            </w:pPr>
            <w:ins w:id="8298" w:author="The Si Tran" w:date="2012-12-10T07:27:00Z">
              <w:r w:rsidRPr="00722731">
                <w:rPr>
                  <w:rPrChange w:id="8299"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300"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pPr>
              <w:pStyle w:val="BangBody"/>
              <w:rPr>
                <w:ins w:id="8301" w:author="The Si Tran" w:date="2012-12-10T07:27:00Z"/>
                <w:rPrChange w:id="8302" w:author="The Si Tran" w:date="2012-12-14T06:33:00Z">
                  <w:rPr>
                    <w:ins w:id="8303" w:author="The Si Tran" w:date="2012-12-10T07:27:00Z"/>
                    <w:rFonts w:ascii="Calibri" w:eastAsia="Times New Roman" w:hAnsi="Calibri"/>
                    <w:color w:val="000000"/>
                    <w:sz w:val="22"/>
                  </w:rPr>
                </w:rPrChange>
              </w:rPr>
              <w:pPrChange w:id="8304" w:author="The Si Tran" w:date="2012-12-16T08:45:00Z">
                <w:pPr>
                  <w:spacing w:line="240" w:lineRule="auto"/>
                  <w:jc w:val="right"/>
                </w:pPr>
              </w:pPrChange>
            </w:pPr>
            <w:ins w:id="8305" w:author="The Si Tran" w:date="2012-12-10T07:27:00Z">
              <w:r w:rsidRPr="00722731">
                <w:rPr>
                  <w:rPrChange w:id="8306" w:author="The Si Tran" w:date="2012-12-14T06:33:00Z">
                    <w:rPr>
                      <w:rFonts w:ascii="Calibri" w:hAnsi="Calibri"/>
                      <w:sz w:val="22"/>
                    </w:rPr>
                  </w:rPrChange>
                </w:rPr>
                <w:t>2.97</w:t>
              </w:r>
            </w:ins>
          </w:p>
        </w:tc>
      </w:tr>
      <w:tr w:rsidR="00A837C3" w:rsidRPr="009D2F47" w14:paraId="0D4CDA74" w14:textId="77777777" w:rsidTr="006431AB">
        <w:trPr>
          <w:trHeight w:val="674"/>
          <w:ins w:id="8307" w:author="The Si Tran" w:date="2012-12-10T07:27:00Z"/>
          <w:trPrChange w:id="8308" w:author="The Si Tran" w:date="2012-12-16T08:43: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309" w:author="The Si Tran" w:date="2012-12-16T08:4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722731" w:rsidRDefault="00A837C3">
            <w:pPr>
              <w:pStyle w:val="BangBody"/>
              <w:rPr>
                <w:ins w:id="8310" w:author="The Si Tran" w:date="2012-12-10T07:27:00Z"/>
                <w:rPrChange w:id="8311" w:author="The Si Tran" w:date="2012-12-14T06:33:00Z">
                  <w:rPr>
                    <w:ins w:id="8312" w:author="The Si Tran" w:date="2012-12-10T07:27:00Z"/>
                    <w:rFonts w:ascii="Calibri" w:eastAsia="Times New Roman" w:hAnsi="Calibri"/>
                    <w:color w:val="000000"/>
                    <w:sz w:val="22"/>
                  </w:rPr>
                </w:rPrChange>
              </w:rPr>
              <w:pPrChange w:id="8313" w:author="The Si Tran" w:date="2012-12-16T08:45:00Z">
                <w:pPr>
                  <w:spacing w:line="240" w:lineRule="auto"/>
                  <w:jc w:val="center"/>
                </w:pPr>
              </w:pPrChange>
            </w:pPr>
            <w:ins w:id="8314" w:author="The Si Tran" w:date="2012-12-10T07:27:00Z">
              <w:r w:rsidRPr="00722731">
                <w:rPr>
                  <w:rPrChange w:id="8315" w:author="The Si Tran" w:date="2012-12-14T06:33: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316"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8317" w:author="The Si Tran" w:date="2012-12-10T07:27:00Z"/>
                <w:rPrChange w:id="8318" w:author="The Si Tran" w:date="2012-12-14T06:33:00Z">
                  <w:rPr>
                    <w:ins w:id="8319" w:author="The Si Tran" w:date="2012-12-10T07:27:00Z"/>
                    <w:rFonts w:ascii="Calibri" w:eastAsia="Times New Roman" w:hAnsi="Calibri"/>
                    <w:color w:val="000000"/>
                    <w:sz w:val="22"/>
                  </w:rPr>
                </w:rPrChange>
              </w:rPr>
              <w:pPrChange w:id="8320" w:author="The Si Tran" w:date="2012-12-16T08:45:00Z">
                <w:pPr>
                  <w:spacing w:line="240" w:lineRule="auto"/>
                  <w:jc w:val="left"/>
                </w:pPr>
              </w:pPrChange>
            </w:pPr>
            <w:ins w:id="8321" w:author="The Si Tran" w:date="2012-12-10T07:27:00Z">
              <w:r w:rsidRPr="00722731">
                <w:rPr>
                  <w:rPrChange w:id="8322" w:author="The Si Tran" w:date="2012-12-14T06:33:00Z">
                    <w:rPr>
                      <w:rFonts w:ascii="Calibri" w:hAnsi="Calibri"/>
                      <w:sz w:val="22"/>
                    </w:rPr>
                  </w:rPrChange>
                </w:rPr>
                <w:t>ARIMA(1, 1, 0)(1, 1, 0)12</w:t>
              </w:r>
              <w:r w:rsidRPr="00722731">
                <w:rPr>
                  <w:rPrChange w:id="8323"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bottom"/>
            <w:hideMark/>
            <w:tcPrChange w:id="8324"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722731" w:rsidRDefault="00A837C3">
            <w:pPr>
              <w:pStyle w:val="BangBody"/>
              <w:rPr>
                <w:ins w:id="8325" w:author="The Si Tran" w:date="2012-12-10T07:27:00Z"/>
                <w:rPrChange w:id="8326" w:author="The Si Tran" w:date="2012-12-14T06:33:00Z">
                  <w:rPr>
                    <w:ins w:id="8327" w:author="The Si Tran" w:date="2012-12-10T07:27:00Z"/>
                    <w:rFonts w:ascii="Calibri" w:eastAsia="Times New Roman" w:hAnsi="Calibri"/>
                    <w:color w:val="000000"/>
                    <w:sz w:val="22"/>
                  </w:rPr>
                </w:rPrChange>
              </w:rPr>
              <w:pPrChange w:id="8328" w:author="The Si Tran" w:date="2012-12-16T08:45:00Z">
                <w:pPr>
                  <w:spacing w:line="240" w:lineRule="auto"/>
                  <w:jc w:val="right"/>
                </w:pPr>
              </w:pPrChange>
            </w:pPr>
            <w:ins w:id="8329" w:author="The Si Tran" w:date="2012-12-10T07:27:00Z">
              <w:r w:rsidRPr="00722731">
                <w:rPr>
                  <w:rPrChange w:id="8330" w:author="The Si Tran" w:date="2012-12-14T06:33: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bottom"/>
            <w:hideMark/>
            <w:tcPrChange w:id="8331"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722731" w:rsidRDefault="00A837C3">
            <w:pPr>
              <w:pStyle w:val="BangBody"/>
              <w:rPr>
                <w:ins w:id="8332" w:author="The Si Tran" w:date="2012-12-10T07:27:00Z"/>
                <w:rPrChange w:id="8333" w:author="The Si Tran" w:date="2012-12-14T06:33:00Z">
                  <w:rPr>
                    <w:ins w:id="8334" w:author="The Si Tran" w:date="2012-12-10T07:27:00Z"/>
                    <w:rFonts w:ascii="Calibri" w:eastAsia="Times New Roman" w:hAnsi="Calibri"/>
                    <w:color w:val="000000"/>
                    <w:sz w:val="22"/>
                  </w:rPr>
                </w:rPrChange>
              </w:rPr>
              <w:pPrChange w:id="8335" w:author="The Si Tran" w:date="2012-12-16T08:45:00Z">
                <w:pPr>
                  <w:spacing w:line="240" w:lineRule="auto"/>
                  <w:jc w:val="right"/>
                </w:pPr>
              </w:pPrChange>
            </w:pPr>
            <w:ins w:id="8336" w:author="The Si Tran" w:date="2012-12-10T07:27:00Z">
              <w:r w:rsidRPr="00722731">
                <w:rPr>
                  <w:rPrChange w:id="8337" w:author="The Si Tran" w:date="2012-12-14T06:33: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bottom"/>
            <w:hideMark/>
            <w:tcPrChange w:id="8338"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722731" w:rsidRDefault="00A837C3">
            <w:pPr>
              <w:pStyle w:val="BangBody"/>
              <w:rPr>
                <w:ins w:id="8339" w:author="The Si Tran" w:date="2012-12-10T07:27:00Z"/>
                <w:rPrChange w:id="8340" w:author="The Si Tran" w:date="2012-12-14T06:33:00Z">
                  <w:rPr>
                    <w:ins w:id="8341" w:author="The Si Tran" w:date="2012-12-10T07:27:00Z"/>
                    <w:rFonts w:ascii="Calibri" w:eastAsia="Times New Roman" w:hAnsi="Calibri"/>
                    <w:color w:val="000000"/>
                    <w:sz w:val="22"/>
                  </w:rPr>
                </w:rPrChange>
              </w:rPr>
              <w:pPrChange w:id="8342" w:author="The Si Tran" w:date="2012-12-16T08:45:00Z">
                <w:pPr>
                  <w:spacing w:line="240" w:lineRule="auto"/>
                  <w:jc w:val="right"/>
                </w:pPr>
              </w:pPrChange>
            </w:pPr>
            <w:ins w:id="8343" w:author="The Si Tran" w:date="2012-12-10T07:27:00Z">
              <w:r w:rsidRPr="00722731">
                <w:rPr>
                  <w:rPrChange w:id="8344" w:author="The Si Tran" w:date="2012-12-14T06:33:00Z">
                    <w:rPr>
                      <w:rFonts w:ascii="Calibri" w:hAnsi="Calibri"/>
                      <w:sz w:val="22"/>
                    </w:rPr>
                  </w:rPrChange>
                </w:rPr>
                <w:t>2.75</w:t>
              </w:r>
            </w:ins>
          </w:p>
        </w:tc>
      </w:tr>
      <w:tr w:rsidR="00A837C3" w:rsidRPr="009D2F47" w14:paraId="176B0DF2" w14:textId="77777777" w:rsidTr="006431AB">
        <w:trPr>
          <w:trHeight w:val="664"/>
          <w:ins w:id="8345" w:author="The Si Tran" w:date="2012-12-10T07:27:00Z"/>
          <w:trPrChange w:id="8346" w:author="The Si Tran" w:date="2012-12-16T08:43: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347" w:author="The Si Tran" w:date="2012-12-16T08:43: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8348" w:author="The Si Tran" w:date="2012-12-10T07:27:00Z"/>
                <w:rPrChange w:id="8349" w:author="The Si Tran" w:date="2012-12-14T06:33:00Z">
                  <w:rPr>
                    <w:ins w:id="8350" w:author="The Si Tran" w:date="2012-12-10T07:27:00Z"/>
                    <w:rFonts w:ascii="Calibri" w:eastAsia="Times New Roman" w:hAnsi="Calibri"/>
                    <w:color w:val="000000"/>
                    <w:sz w:val="22"/>
                  </w:rPr>
                </w:rPrChange>
              </w:rPr>
              <w:pPrChange w:id="8351"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352"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8353" w:author="The Si Tran" w:date="2012-12-10T07:27:00Z"/>
                <w:rPrChange w:id="8354" w:author="The Si Tran" w:date="2012-12-14T06:33:00Z">
                  <w:rPr>
                    <w:ins w:id="8355" w:author="The Si Tran" w:date="2012-12-10T07:27:00Z"/>
                    <w:rFonts w:ascii="Calibri" w:eastAsia="Times New Roman" w:hAnsi="Calibri"/>
                    <w:color w:val="000000"/>
                    <w:sz w:val="22"/>
                  </w:rPr>
                </w:rPrChange>
              </w:rPr>
              <w:pPrChange w:id="8356" w:author="The Si Tran" w:date="2012-12-16T08:45:00Z">
                <w:pPr>
                  <w:spacing w:line="240" w:lineRule="auto"/>
                </w:pPr>
              </w:pPrChange>
            </w:pPr>
            <w:ins w:id="8357" w:author="The Si Tran" w:date="2012-12-10T07:27:00Z">
              <w:r w:rsidRPr="00722731">
                <w:rPr>
                  <w:rPrChange w:id="8358" w:author="The Si Tran" w:date="2012-12-14T06:33:00Z">
                    <w:rPr>
                      <w:rFonts w:ascii="Calibri" w:hAnsi="Calibri"/>
                      <w:sz w:val="22"/>
                    </w:rPr>
                  </w:rPrChange>
                </w:rPr>
                <w:t>ARIMA(1, 1, 0)(1, 1, 0)12</w:t>
              </w:r>
              <w:r w:rsidRPr="00722731">
                <w:rPr>
                  <w:rPrChange w:id="8359"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bottom"/>
            <w:hideMark/>
            <w:tcPrChange w:id="8360"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722731" w:rsidRDefault="00A837C3">
            <w:pPr>
              <w:pStyle w:val="BangBody"/>
              <w:rPr>
                <w:ins w:id="8361" w:author="The Si Tran" w:date="2012-12-10T07:27:00Z"/>
                <w:rPrChange w:id="8362" w:author="The Si Tran" w:date="2012-12-14T06:33:00Z">
                  <w:rPr>
                    <w:ins w:id="8363" w:author="The Si Tran" w:date="2012-12-10T07:27:00Z"/>
                    <w:rFonts w:ascii="Calibri" w:eastAsia="Times New Roman" w:hAnsi="Calibri"/>
                    <w:color w:val="000000"/>
                    <w:sz w:val="22"/>
                  </w:rPr>
                </w:rPrChange>
              </w:rPr>
              <w:pPrChange w:id="8364" w:author="The Si Tran" w:date="2012-12-16T08:45:00Z">
                <w:pPr>
                  <w:spacing w:line="240" w:lineRule="auto"/>
                  <w:jc w:val="right"/>
                </w:pPr>
              </w:pPrChange>
            </w:pPr>
            <w:ins w:id="8365" w:author="The Si Tran" w:date="2012-12-10T07:27:00Z">
              <w:r w:rsidRPr="00722731">
                <w:rPr>
                  <w:rPrChange w:id="8366" w:author="The Si Tran" w:date="2012-12-14T06:33: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bottom"/>
            <w:hideMark/>
            <w:tcPrChange w:id="8367"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722731" w:rsidRDefault="00A837C3">
            <w:pPr>
              <w:pStyle w:val="BangBody"/>
              <w:rPr>
                <w:ins w:id="8368" w:author="The Si Tran" w:date="2012-12-10T07:27:00Z"/>
                <w:rPrChange w:id="8369" w:author="The Si Tran" w:date="2012-12-14T06:33:00Z">
                  <w:rPr>
                    <w:ins w:id="8370" w:author="The Si Tran" w:date="2012-12-10T07:27:00Z"/>
                    <w:rFonts w:ascii="Calibri" w:eastAsia="Times New Roman" w:hAnsi="Calibri"/>
                    <w:color w:val="000000"/>
                    <w:sz w:val="22"/>
                  </w:rPr>
                </w:rPrChange>
              </w:rPr>
              <w:pPrChange w:id="8371" w:author="The Si Tran" w:date="2012-12-16T08:45:00Z">
                <w:pPr>
                  <w:spacing w:line="240" w:lineRule="auto"/>
                  <w:jc w:val="right"/>
                </w:pPr>
              </w:pPrChange>
            </w:pPr>
            <w:ins w:id="8372" w:author="The Si Tran" w:date="2012-12-10T07:27:00Z">
              <w:r w:rsidRPr="00722731">
                <w:rPr>
                  <w:rPrChange w:id="8373" w:author="The Si Tran" w:date="2012-12-14T06:33: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bottom"/>
            <w:hideMark/>
            <w:tcPrChange w:id="8374"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722731" w:rsidRDefault="00A837C3">
            <w:pPr>
              <w:pStyle w:val="BangBody"/>
              <w:rPr>
                <w:ins w:id="8375" w:author="The Si Tran" w:date="2012-12-10T07:27:00Z"/>
                <w:rPrChange w:id="8376" w:author="The Si Tran" w:date="2012-12-14T06:33:00Z">
                  <w:rPr>
                    <w:ins w:id="8377" w:author="The Si Tran" w:date="2012-12-10T07:27:00Z"/>
                    <w:rFonts w:ascii="Calibri" w:eastAsia="Times New Roman" w:hAnsi="Calibri"/>
                    <w:color w:val="000000"/>
                    <w:sz w:val="22"/>
                  </w:rPr>
                </w:rPrChange>
              </w:rPr>
              <w:pPrChange w:id="8378" w:author="The Si Tran" w:date="2012-12-16T08:45:00Z">
                <w:pPr>
                  <w:spacing w:line="240" w:lineRule="auto"/>
                  <w:jc w:val="right"/>
                </w:pPr>
              </w:pPrChange>
            </w:pPr>
            <w:ins w:id="8379" w:author="The Si Tran" w:date="2012-12-10T07:27:00Z">
              <w:r w:rsidRPr="00722731">
                <w:rPr>
                  <w:rPrChange w:id="8380" w:author="The Si Tran" w:date="2012-12-14T06:33:00Z">
                    <w:rPr>
                      <w:rFonts w:ascii="Calibri" w:hAnsi="Calibri"/>
                      <w:sz w:val="22"/>
                    </w:rPr>
                  </w:rPrChange>
                </w:rPr>
                <w:t>2.82</w:t>
              </w:r>
            </w:ins>
          </w:p>
        </w:tc>
      </w:tr>
    </w:tbl>
    <w:p w14:paraId="61ED5EB4" w14:textId="77777777" w:rsidR="00726875" w:rsidRDefault="00726875">
      <w:pPr>
        <w:pStyle w:val="Bang"/>
        <w:rPr>
          <w:ins w:id="8381" w:author="The Si Tran" w:date="2012-12-14T06:30:00Z"/>
        </w:rPr>
        <w:pPrChange w:id="8382" w:author="The Si Tran" w:date="2012-12-11T23:54:00Z">
          <w:pPr>
            <w:pStyle w:val="Heading1"/>
            <w:jc w:val="left"/>
          </w:pPr>
        </w:pPrChange>
      </w:pPr>
    </w:p>
    <w:p w14:paraId="34B0E26D" w14:textId="1C1C8649" w:rsidR="00722731" w:rsidRPr="007C782C" w:rsidRDefault="00722731">
      <w:pPr>
        <w:pStyle w:val="Bang"/>
        <w:rPr>
          <w:ins w:id="8383" w:author="The Si Tran" w:date="2012-12-10T07:28:00Z"/>
        </w:rPr>
        <w:pPrChange w:id="8384" w:author="The Si Tran" w:date="2012-12-11T23:54:00Z">
          <w:pPr>
            <w:pStyle w:val="Heading1"/>
            <w:jc w:val="left"/>
          </w:pPr>
        </w:pPrChange>
      </w:pPr>
      <w:bookmarkStart w:id="8385" w:name="_Toc343033795"/>
      <w:bookmarkStart w:id="8386" w:name="_Toc343415628"/>
      <w:ins w:id="8387" w:author="The Si Tran" w:date="2012-12-14T06:30:00Z">
        <w:r w:rsidRPr="006041AD">
          <w:rPr>
            <w:b/>
          </w:rPr>
          <w:lastRenderedPageBreak/>
          <w:t>Bảng 6.3:</w:t>
        </w:r>
        <w:r w:rsidRPr="004D696B">
          <w:t xml:space="preserve"> Kết quả thực nghiệm chuỗi dữ liệu</w:t>
        </w:r>
        <w:r>
          <w:t xml:space="preserve"> </w:t>
        </w:r>
        <w:r w:rsidRPr="004D696B">
          <w:t>Paper</w:t>
        </w:r>
      </w:ins>
      <w:bookmarkEnd w:id="8385"/>
      <w:bookmarkEnd w:id="8386"/>
    </w:p>
    <w:tbl>
      <w:tblPr>
        <w:tblW w:w="9291" w:type="dxa"/>
        <w:tblLook w:val="04A0" w:firstRow="1" w:lastRow="0" w:firstColumn="1" w:lastColumn="0" w:noHBand="0" w:noVBand="1"/>
      </w:tblPr>
      <w:tblGrid>
        <w:gridCol w:w="1132"/>
        <w:gridCol w:w="5579"/>
        <w:gridCol w:w="741"/>
        <w:gridCol w:w="978"/>
        <w:gridCol w:w="866"/>
      </w:tblGrid>
      <w:tr w:rsidR="00E30631" w:rsidRPr="00AF5054" w14:paraId="648C9053" w14:textId="77777777" w:rsidTr="00E30631">
        <w:trPr>
          <w:trHeight w:val="261"/>
          <w:ins w:id="8388"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8389" w:author="The Si Tran" w:date="2012-12-10T07:28:00Z"/>
                <w:rPrChange w:id="8390" w:author="The Si Tran" w:date="2012-12-14T06:33:00Z">
                  <w:rPr>
                    <w:ins w:id="8391" w:author="The Si Tran" w:date="2012-12-10T07:28:00Z"/>
                    <w:rFonts w:ascii="Calibri" w:eastAsia="Times New Roman" w:hAnsi="Calibri"/>
                    <w:color w:val="000000"/>
                    <w:sz w:val="22"/>
                  </w:rPr>
                </w:rPrChange>
              </w:rPr>
              <w:pPrChange w:id="8392" w:author="The Si Tran" w:date="2012-12-16T08:45:00Z">
                <w:pPr>
                  <w:spacing w:line="240" w:lineRule="auto"/>
                </w:pPr>
              </w:pPrChange>
            </w:pPr>
            <w:ins w:id="8393" w:author="The Si Tran" w:date="2012-12-10T07:28:00Z">
              <w:r w:rsidRPr="00722731">
                <w:rPr>
                  <w:rPrChange w:id="8394"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722731" w:rsidRDefault="00A837C3">
            <w:pPr>
              <w:pStyle w:val="BangBody"/>
              <w:rPr>
                <w:ins w:id="8395" w:author="The Si Tran" w:date="2012-12-10T07:28:00Z"/>
                <w:rPrChange w:id="8396" w:author="The Si Tran" w:date="2012-12-14T06:33:00Z">
                  <w:rPr>
                    <w:ins w:id="8397" w:author="The Si Tran" w:date="2012-12-10T07:28:00Z"/>
                    <w:rFonts w:ascii="Calibri" w:eastAsia="Times New Roman" w:hAnsi="Calibri"/>
                    <w:color w:val="000000"/>
                    <w:sz w:val="22"/>
                  </w:rPr>
                </w:rPrChange>
              </w:rPr>
              <w:pPrChange w:id="8398" w:author="The Si Tran" w:date="2012-12-16T08:45:00Z">
                <w:pPr>
                  <w:spacing w:line="240" w:lineRule="auto"/>
                </w:pPr>
              </w:pPrChange>
            </w:pPr>
            <w:ins w:id="8399" w:author="The Si Tran" w:date="2012-12-10T07:28:00Z">
              <w:r w:rsidRPr="00722731">
                <w:rPr>
                  <w:rPrChange w:id="8400" w:author="The Si Tran" w:date="2012-12-14T06:33: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722731" w:rsidRDefault="00A837C3">
            <w:pPr>
              <w:pStyle w:val="BangBody"/>
              <w:rPr>
                <w:ins w:id="8401" w:author="The Si Tran" w:date="2012-12-10T07:28:00Z"/>
                <w:rPrChange w:id="8402" w:author="The Si Tran" w:date="2012-12-14T06:33:00Z">
                  <w:rPr>
                    <w:ins w:id="8403" w:author="The Si Tran" w:date="2012-12-10T07:28:00Z"/>
                    <w:rFonts w:ascii="Calibri" w:eastAsia="Times New Roman" w:hAnsi="Calibri"/>
                    <w:color w:val="000000"/>
                    <w:sz w:val="22"/>
                  </w:rPr>
                </w:rPrChange>
              </w:rPr>
              <w:pPrChange w:id="8404" w:author="The Si Tran" w:date="2012-12-16T08:45:00Z">
                <w:pPr>
                  <w:spacing w:line="240" w:lineRule="auto"/>
                </w:pPr>
              </w:pPrChange>
            </w:pPr>
            <w:ins w:id="8405" w:author="The Si Tran" w:date="2012-12-10T07:28:00Z">
              <w:r w:rsidRPr="00722731">
                <w:rPr>
                  <w:rPrChange w:id="8406" w:author="The Si Tran" w:date="2012-12-14T06:33: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722731" w:rsidRDefault="00A837C3">
            <w:pPr>
              <w:pStyle w:val="BangBody"/>
              <w:rPr>
                <w:ins w:id="8407" w:author="The Si Tran" w:date="2012-12-10T07:28:00Z"/>
                <w:rPrChange w:id="8408" w:author="The Si Tran" w:date="2012-12-14T06:33:00Z">
                  <w:rPr>
                    <w:ins w:id="8409" w:author="The Si Tran" w:date="2012-12-10T07:28:00Z"/>
                    <w:rFonts w:ascii="Calibri" w:eastAsia="Times New Roman" w:hAnsi="Calibri"/>
                    <w:color w:val="000000"/>
                    <w:sz w:val="22"/>
                  </w:rPr>
                </w:rPrChange>
              </w:rPr>
              <w:pPrChange w:id="8410" w:author="The Si Tran" w:date="2012-12-16T08:45:00Z">
                <w:pPr>
                  <w:spacing w:line="240" w:lineRule="auto"/>
                </w:pPr>
              </w:pPrChange>
            </w:pPr>
            <w:ins w:id="8411" w:author="The Si Tran" w:date="2012-12-10T07:28:00Z">
              <w:r w:rsidRPr="00722731">
                <w:rPr>
                  <w:rPrChange w:id="8412" w:author="The Si Tran" w:date="2012-12-14T06:33: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722731" w:rsidRDefault="00A837C3">
            <w:pPr>
              <w:pStyle w:val="BangBody"/>
              <w:rPr>
                <w:ins w:id="8413" w:author="The Si Tran" w:date="2012-12-10T07:28:00Z"/>
                <w:rPrChange w:id="8414" w:author="The Si Tran" w:date="2012-12-14T06:33:00Z">
                  <w:rPr>
                    <w:ins w:id="8415" w:author="The Si Tran" w:date="2012-12-10T07:28:00Z"/>
                    <w:rFonts w:ascii="Calibri" w:eastAsia="Times New Roman" w:hAnsi="Calibri"/>
                    <w:color w:val="000000"/>
                    <w:sz w:val="22"/>
                  </w:rPr>
                </w:rPrChange>
              </w:rPr>
              <w:pPrChange w:id="8416" w:author="The Si Tran" w:date="2012-12-16T08:45:00Z">
                <w:pPr>
                  <w:spacing w:line="240" w:lineRule="auto"/>
                </w:pPr>
              </w:pPrChange>
            </w:pPr>
            <w:ins w:id="8417" w:author="The Si Tran" w:date="2012-12-10T07:28:00Z">
              <w:r w:rsidRPr="00722731">
                <w:rPr>
                  <w:rPrChange w:id="8418" w:author="The Si Tran" w:date="2012-12-14T06:33:00Z">
                    <w:rPr>
                      <w:rFonts w:ascii="Calibri" w:hAnsi="Calibri" w:cs="Arial"/>
                      <w:b/>
                      <w:bCs/>
                      <w:kern w:val="32"/>
                      <w:sz w:val="22"/>
                      <w:szCs w:val="32"/>
                    </w:rPr>
                  </w:rPrChange>
                </w:rPr>
                <w:t>MAPE</w:t>
              </w:r>
            </w:ins>
          </w:p>
        </w:tc>
      </w:tr>
      <w:tr w:rsidR="00E30631" w:rsidRPr="00AF5054" w14:paraId="7BE6839E" w14:textId="77777777" w:rsidTr="00E30631">
        <w:trPr>
          <w:trHeight w:val="524"/>
          <w:ins w:id="8419"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77777777" w:rsidR="00A837C3" w:rsidRPr="00722731" w:rsidRDefault="00A837C3">
            <w:pPr>
              <w:pStyle w:val="BangBody"/>
              <w:rPr>
                <w:ins w:id="8420" w:author="The Si Tran" w:date="2012-12-10T07:28:00Z"/>
                <w:rPrChange w:id="8421" w:author="The Si Tran" w:date="2012-12-14T06:33:00Z">
                  <w:rPr>
                    <w:ins w:id="8422" w:author="The Si Tran" w:date="2012-12-10T07:28:00Z"/>
                    <w:rFonts w:ascii="Calibri" w:eastAsia="Times New Roman" w:hAnsi="Calibri"/>
                    <w:color w:val="000000"/>
                    <w:sz w:val="22"/>
                  </w:rPr>
                </w:rPrChange>
              </w:rPr>
              <w:pPrChange w:id="8423" w:author="The Si Tran" w:date="2012-12-16T08:45:00Z">
                <w:pPr>
                  <w:spacing w:line="240" w:lineRule="auto"/>
                  <w:jc w:val="center"/>
                </w:pPr>
              </w:pPrChange>
            </w:pPr>
            <w:ins w:id="8424" w:author="The Si Tran" w:date="2012-12-10T07:28:00Z">
              <w:r w:rsidRPr="00722731">
                <w:rPr>
                  <w:rPrChange w:id="8425" w:author="The Si Tran" w:date="2012-12-14T06:33: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
          <w:p w14:paraId="60F04863" w14:textId="77777777" w:rsidR="00A837C3" w:rsidRPr="00722731" w:rsidRDefault="00A837C3">
            <w:pPr>
              <w:pStyle w:val="BangBody"/>
              <w:rPr>
                <w:ins w:id="8426" w:author="The Si Tran" w:date="2012-12-10T07:28:00Z"/>
                <w:rPrChange w:id="8427" w:author="The Si Tran" w:date="2012-12-14T06:33:00Z">
                  <w:rPr>
                    <w:ins w:id="8428" w:author="The Si Tran" w:date="2012-12-10T07:28:00Z"/>
                    <w:rFonts w:ascii="Calibri" w:eastAsia="Times New Roman" w:hAnsi="Calibri"/>
                    <w:color w:val="000000"/>
                    <w:sz w:val="22"/>
                  </w:rPr>
                </w:rPrChange>
              </w:rPr>
              <w:pPrChange w:id="8429" w:author="The Si Tran" w:date="2012-12-16T08:45:00Z">
                <w:pPr>
                  <w:spacing w:line="240" w:lineRule="auto"/>
                </w:pPr>
              </w:pPrChange>
            </w:pPr>
            <w:ins w:id="8430" w:author="The Si Tran" w:date="2012-12-10T07:28:00Z">
              <w:r w:rsidRPr="00722731">
                <w:rPr>
                  <w:rPrChange w:id="8431"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7D15E417" w14:textId="77777777" w:rsidR="00A837C3" w:rsidRPr="00722731" w:rsidRDefault="00A837C3">
            <w:pPr>
              <w:pStyle w:val="BangBody"/>
              <w:rPr>
                <w:ins w:id="8432" w:author="The Si Tran" w:date="2012-12-10T07:28:00Z"/>
                <w:rPrChange w:id="8433" w:author="The Si Tran" w:date="2012-12-14T06:33:00Z">
                  <w:rPr>
                    <w:ins w:id="8434" w:author="The Si Tran" w:date="2012-12-10T07:28:00Z"/>
                    <w:rFonts w:ascii="Calibri" w:eastAsia="Times New Roman" w:hAnsi="Calibri"/>
                    <w:color w:val="000000"/>
                    <w:sz w:val="22"/>
                  </w:rPr>
                </w:rPrChange>
              </w:rPr>
              <w:pPrChange w:id="8435" w:author="The Si Tran" w:date="2012-12-16T08:45:00Z">
                <w:pPr>
                  <w:spacing w:line="240" w:lineRule="auto"/>
                  <w:jc w:val="right"/>
                </w:pPr>
              </w:pPrChange>
            </w:pPr>
            <w:ins w:id="8436" w:author="The Si Tran" w:date="2012-12-10T07:28:00Z">
              <w:r w:rsidRPr="00722731">
                <w:rPr>
                  <w:rPrChange w:id="8437"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bottom"/>
            <w:hideMark/>
          </w:tcPr>
          <w:p w14:paraId="4BDC364C" w14:textId="77777777" w:rsidR="00A837C3" w:rsidRPr="00722731" w:rsidRDefault="00A837C3">
            <w:pPr>
              <w:pStyle w:val="BangBody"/>
              <w:rPr>
                <w:ins w:id="8438" w:author="The Si Tran" w:date="2012-12-10T07:28:00Z"/>
                <w:rPrChange w:id="8439" w:author="The Si Tran" w:date="2012-12-14T06:33:00Z">
                  <w:rPr>
                    <w:ins w:id="8440" w:author="The Si Tran" w:date="2012-12-10T07:28:00Z"/>
                    <w:rFonts w:ascii="Calibri" w:eastAsia="Times New Roman" w:hAnsi="Calibri"/>
                    <w:color w:val="000000"/>
                    <w:sz w:val="22"/>
                  </w:rPr>
                </w:rPrChange>
              </w:rPr>
              <w:pPrChange w:id="8441" w:author="The Si Tran" w:date="2012-12-16T08:45:00Z">
                <w:pPr>
                  <w:spacing w:line="240" w:lineRule="auto"/>
                  <w:jc w:val="right"/>
                </w:pPr>
              </w:pPrChange>
            </w:pPr>
            <w:ins w:id="8442" w:author="The Si Tran" w:date="2012-12-10T07:28:00Z">
              <w:r w:rsidRPr="00722731">
                <w:rPr>
                  <w:rPrChange w:id="8443"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bottom"/>
            <w:hideMark/>
          </w:tcPr>
          <w:p w14:paraId="5A1BE9D5" w14:textId="77777777" w:rsidR="00A837C3" w:rsidRPr="00722731" w:rsidRDefault="00A837C3">
            <w:pPr>
              <w:pStyle w:val="BangBody"/>
              <w:rPr>
                <w:ins w:id="8444" w:author="The Si Tran" w:date="2012-12-10T07:28:00Z"/>
                <w:rPrChange w:id="8445" w:author="The Si Tran" w:date="2012-12-14T06:33:00Z">
                  <w:rPr>
                    <w:ins w:id="8446" w:author="The Si Tran" w:date="2012-12-10T07:28:00Z"/>
                    <w:rFonts w:ascii="Calibri" w:eastAsia="Times New Roman" w:hAnsi="Calibri"/>
                    <w:color w:val="000000"/>
                    <w:sz w:val="22"/>
                  </w:rPr>
                </w:rPrChange>
              </w:rPr>
              <w:pPrChange w:id="8447" w:author="The Si Tran" w:date="2012-12-16T08:45:00Z">
                <w:pPr>
                  <w:spacing w:line="240" w:lineRule="auto"/>
                  <w:jc w:val="right"/>
                </w:pPr>
              </w:pPrChange>
            </w:pPr>
            <w:ins w:id="8448" w:author="The Si Tran" w:date="2012-12-10T07:28:00Z">
              <w:r w:rsidRPr="00722731">
                <w:rPr>
                  <w:rPrChange w:id="8449" w:author="The Si Tran" w:date="2012-12-14T06:33:00Z">
                    <w:rPr>
                      <w:rFonts w:ascii="Calibri" w:hAnsi="Calibri" w:cs="Arial"/>
                      <w:b/>
                      <w:bCs/>
                      <w:kern w:val="32"/>
                      <w:sz w:val="22"/>
                      <w:szCs w:val="32"/>
                    </w:rPr>
                  </w:rPrChange>
                </w:rPr>
                <w:t>10.46</w:t>
              </w:r>
            </w:ins>
          </w:p>
        </w:tc>
      </w:tr>
      <w:tr w:rsidR="00E30631" w:rsidRPr="00AF5054" w14:paraId="4DD43372" w14:textId="77777777" w:rsidTr="00E30631">
        <w:trPr>
          <w:trHeight w:val="524"/>
          <w:ins w:id="8450"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722731" w:rsidRDefault="00A837C3">
            <w:pPr>
              <w:pStyle w:val="BangBody"/>
              <w:rPr>
                <w:ins w:id="8451" w:author="The Si Tran" w:date="2012-12-10T07:28:00Z"/>
                <w:rPrChange w:id="8452" w:author="The Si Tran" w:date="2012-12-14T06:33:00Z">
                  <w:rPr>
                    <w:ins w:id="8453" w:author="The Si Tran" w:date="2012-12-10T07:28:00Z"/>
                    <w:rFonts w:ascii="Calibri" w:eastAsia="Times New Roman" w:hAnsi="Calibri"/>
                    <w:color w:val="000000"/>
                    <w:sz w:val="22"/>
                  </w:rPr>
                </w:rPrChange>
              </w:rPr>
              <w:pPrChange w:id="8454"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
          <w:p w14:paraId="192F83DB" w14:textId="77777777" w:rsidR="00A837C3" w:rsidRPr="00722731" w:rsidRDefault="00A837C3">
            <w:pPr>
              <w:pStyle w:val="BangBody"/>
              <w:rPr>
                <w:ins w:id="8455" w:author="The Si Tran" w:date="2012-12-10T07:28:00Z"/>
                <w:rPrChange w:id="8456" w:author="The Si Tran" w:date="2012-12-14T06:33:00Z">
                  <w:rPr>
                    <w:ins w:id="8457" w:author="The Si Tran" w:date="2012-12-10T07:28:00Z"/>
                    <w:rFonts w:ascii="Calibri" w:eastAsia="Times New Roman" w:hAnsi="Calibri"/>
                    <w:color w:val="000000"/>
                    <w:sz w:val="22"/>
                  </w:rPr>
                </w:rPrChange>
              </w:rPr>
              <w:pPrChange w:id="8458" w:author="The Si Tran" w:date="2012-12-16T08:45:00Z">
                <w:pPr>
                  <w:spacing w:line="240" w:lineRule="auto"/>
                </w:pPr>
              </w:pPrChange>
            </w:pPr>
            <w:ins w:id="8459" w:author="The Si Tran" w:date="2012-12-10T07:28:00Z">
              <w:r w:rsidRPr="00722731">
                <w:rPr>
                  <w:rPrChange w:id="8460"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E2234D" w14:textId="77777777" w:rsidR="00A837C3" w:rsidRPr="00722731" w:rsidRDefault="00A837C3">
            <w:pPr>
              <w:pStyle w:val="BangBody"/>
              <w:rPr>
                <w:ins w:id="8461" w:author="The Si Tran" w:date="2012-12-10T07:28:00Z"/>
                <w:rPrChange w:id="8462" w:author="The Si Tran" w:date="2012-12-14T06:33:00Z">
                  <w:rPr>
                    <w:ins w:id="8463" w:author="The Si Tran" w:date="2012-12-10T07:28:00Z"/>
                    <w:rFonts w:ascii="Calibri" w:eastAsia="Times New Roman" w:hAnsi="Calibri"/>
                    <w:color w:val="000000"/>
                    <w:sz w:val="22"/>
                  </w:rPr>
                </w:rPrChange>
              </w:rPr>
              <w:pPrChange w:id="8464" w:author="The Si Tran" w:date="2012-12-16T08:45:00Z">
                <w:pPr>
                  <w:spacing w:line="240" w:lineRule="auto"/>
                  <w:jc w:val="right"/>
                </w:pPr>
              </w:pPrChange>
            </w:pPr>
            <w:ins w:id="8465" w:author="The Si Tran" w:date="2012-12-10T07:28:00Z">
              <w:r w:rsidRPr="00722731">
                <w:rPr>
                  <w:rPrChange w:id="8466"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bottom"/>
            <w:hideMark/>
          </w:tcPr>
          <w:p w14:paraId="54712A65" w14:textId="77777777" w:rsidR="00A837C3" w:rsidRPr="00722731" w:rsidRDefault="00A837C3">
            <w:pPr>
              <w:pStyle w:val="BangBody"/>
              <w:rPr>
                <w:ins w:id="8467" w:author="The Si Tran" w:date="2012-12-10T07:28:00Z"/>
                <w:rPrChange w:id="8468" w:author="The Si Tran" w:date="2012-12-14T06:33:00Z">
                  <w:rPr>
                    <w:ins w:id="8469" w:author="The Si Tran" w:date="2012-12-10T07:28:00Z"/>
                    <w:rFonts w:ascii="Calibri" w:eastAsia="Times New Roman" w:hAnsi="Calibri"/>
                    <w:color w:val="000000"/>
                    <w:sz w:val="22"/>
                  </w:rPr>
                </w:rPrChange>
              </w:rPr>
              <w:pPrChange w:id="8470" w:author="The Si Tran" w:date="2012-12-16T08:45:00Z">
                <w:pPr>
                  <w:spacing w:line="240" w:lineRule="auto"/>
                  <w:jc w:val="right"/>
                </w:pPr>
              </w:pPrChange>
            </w:pPr>
            <w:ins w:id="8471" w:author="The Si Tran" w:date="2012-12-10T07:28:00Z">
              <w:r w:rsidRPr="00722731">
                <w:rPr>
                  <w:rPrChange w:id="8472"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bottom"/>
            <w:hideMark/>
          </w:tcPr>
          <w:p w14:paraId="14745456" w14:textId="77777777" w:rsidR="00A837C3" w:rsidRPr="00722731" w:rsidRDefault="00A837C3">
            <w:pPr>
              <w:pStyle w:val="BangBody"/>
              <w:rPr>
                <w:ins w:id="8473" w:author="The Si Tran" w:date="2012-12-10T07:28:00Z"/>
                <w:rPrChange w:id="8474" w:author="The Si Tran" w:date="2012-12-14T06:33:00Z">
                  <w:rPr>
                    <w:ins w:id="8475" w:author="The Si Tran" w:date="2012-12-10T07:28:00Z"/>
                    <w:rFonts w:ascii="Calibri" w:eastAsia="Times New Roman" w:hAnsi="Calibri"/>
                    <w:color w:val="000000"/>
                    <w:sz w:val="22"/>
                  </w:rPr>
                </w:rPrChange>
              </w:rPr>
              <w:pPrChange w:id="8476" w:author="The Si Tran" w:date="2012-12-16T08:45:00Z">
                <w:pPr>
                  <w:spacing w:line="240" w:lineRule="auto"/>
                  <w:jc w:val="right"/>
                </w:pPr>
              </w:pPrChange>
            </w:pPr>
            <w:ins w:id="8477" w:author="The Si Tran" w:date="2012-12-10T07:28:00Z">
              <w:r w:rsidRPr="00722731">
                <w:rPr>
                  <w:rPrChange w:id="8478" w:author="The Si Tran" w:date="2012-12-14T06:33:00Z">
                    <w:rPr>
                      <w:rFonts w:ascii="Calibri" w:hAnsi="Calibri" w:cs="Arial"/>
                      <w:b/>
                      <w:bCs/>
                      <w:kern w:val="32"/>
                      <w:sz w:val="22"/>
                      <w:szCs w:val="32"/>
                    </w:rPr>
                  </w:rPrChange>
                </w:rPr>
                <w:t>11.52</w:t>
              </w:r>
            </w:ins>
          </w:p>
        </w:tc>
      </w:tr>
      <w:tr w:rsidR="00E30631" w:rsidRPr="00AF5054" w14:paraId="4599B721" w14:textId="77777777" w:rsidTr="00E30631">
        <w:trPr>
          <w:trHeight w:val="261"/>
          <w:ins w:id="8479" w:author="The Si Tran" w:date="2012-12-10T07:28:00Z"/>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77777777" w:rsidR="00A837C3" w:rsidRPr="00722731" w:rsidRDefault="00A837C3">
            <w:pPr>
              <w:pStyle w:val="BangBody"/>
              <w:rPr>
                <w:ins w:id="8480" w:author="The Si Tran" w:date="2012-12-10T07:28:00Z"/>
                <w:rPrChange w:id="8481" w:author="The Si Tran" w:date="2012-12-14T06:33:00Z">
                  <w:rPr>
                    <w:ins w:id="8482" w:author="The Si Tran" w:date="2012-12-10T07:28:00Z"/>
                    <w:rFonts w:ascii="Calibri" w:eastAsia="Times New Roman" w:hAnsi="Calibri"/>
                    <w:color w:val="000000"/>
                    <w:sz w:val="22"/>
                  </w:rPr>
                </w:rPrChange>
              </w:rPr>
              <w:pPrChange w:id="8483" w:author="The Si Tran" w:date="2012-12-16T08:45:00Z">
                <w:pPr>
                  <w:spacing w:line="240" w:lineRule="auto"/>
                  <w:jc w:val="center"/>
                </w:pPr>
              </w:pPrChange>
            </w:pPr>
            <w:ins w:id="8484" w:author="The Si Tran" w:date="2012-12-10T07:28:00Z">
              <w:r w:rsidRPr="00722731">
                <w:rPr>
                  <w:rPrChange w:id="8485" w:author="The Si Tran" w:date="2012-12-14T06:33:00Z">
                    <w:rPr>
                      <w:rFonts w:ascii="Calibri" w:hAnsi="Calibri" w:cs="Arial"/>
                      <w:b/>
                      <w:bCs/>
                      <w:kern w:val="32"/>
                      <w:sz w:val="22"/>
                      <w:szCs w:val="32"/>
                    </w:rPr>
                  </w:rPrChange>
                </w:rPr>
                <w:t xml:space="preserve">SARIMA </w:t>
              </w:r>
            </w:ins>
          </w:p>
        </w:tc>
        <w:tc>
          <w:tcPr>
            <w:tcW w:w="5579" w:type="dxa"/>
            <w:tcBorders>
              <w:top w:val="nil"/>
              <w:left w:val="nil"/>
              <w:bottom w:val="single" w:sz="4" w:space="0" w:color="auto"/>
              <w:right w:val="single" w:sz="4" w:space="0" w:color="auto"/>
            </w:tcBorders>
            <w:shd w:val="clear" w:color="auto" w:fill="auto"/>
            <w:vAlign w:val="bottom"/>
            <w:hideMark/>
          </w:tcPr>
          <w:p w14:paraId="3723DF43" w14:textId="77777777" w:rsidR="00A837C3" w:rsidRPr="00722731" w:rsidRDefault="00A837C3">
            <w:pPr>
              <w:pStyle w:val="BangBody"/>
              <w:rPr>
                <w:ins w:id="8486" w:author="The Si Tran" w:date="2012-12-10T07:28:00Z"/>
                <w:rPrChange w:id="8487" w:author="The Si Tran" w:date="2012-12-14T06:33:00Z">
                  <w:rPr>
                    <w:ins w:id="8488" w:author="The Si Tran" w:date="2012-12-10T07:28:00Z"/>
                    <w:rFonts w:ascii="Calibri" w:eastAsia="Times New Roman" w:hAnsi="Calibri"/>
                    <w:color w:val="000000"/>
                    <w:sz w:val="22"/>
                  </w:rPr>
                </w:rPrChange>
              </w:rPr>
              <w:pPrChange w:id="8489" w:author="The Si Tran" w:date="2012-12-16T08:45:00Z">
                <w:pPr>
                  <w:spacing w:line="240" w:lineRule="auto"/>
                </w:pPr>
              </w:pPrChange>
            </w:pPr>
            <w:ins w:id="8490" w:author="The Si Tran" w:date="2012-12-10T07:28:00Z">
              <w:r w:rsidRPr="00722731">
                <w:rPr>
                  <w:rPrChange w:id="8491"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bottom"/>
            <w:hideMark/>
          </w:tcPr>
          <w:p w14:paraId="7638E41B" w14:textId="77777777" w:rsidR="00A837C3" w:rsidRPr="00722731" w:rsidRDefault="00A837C3">
            <w:pPr>
              <w:pStyle w:val="BangBody"/>
              <w:rPr>
                <w:ins w:id="8492" w:author="The Si Tran" w:date="2012-12-10T07:28:00Z"/>
                <w:rPrChange w:id="8493" w:author="The Si Tran" w:date="2012-12-14T06:33:00Z">
                  <w:rPr>
                    <w:ins w:id="8494" w:author="The Si Tran" w:date="2012-12-10T07:28:00Z"/>
                    <w:rFonts w:ascii="Calibri" w:eastAsia="Times New Roman" w:hAnsi="Calibri"/>
                    <w:color w:val="000000"/>
                    <w:sz w:val="22"/>
                  </w:rPr>
                </w:rPrChange>
              </w:rPr>
              <w:pPrChange w:id="8495" w:author="The Si Tran" w:date="2012-12-16T08:45:00Z">
                <w:pPr>
                  <w:spacing w:line="240" w:lineRule="auto"/>
                  <w:jc w:val="right"/>
                </w:pPr>
              </w:pPrChange>
            </w:pPr>
            <w:ins w:id="8496" w:author="The Si Tran" w:date="2012-12-10T07:28:00Z">
              <w:r w:rsidRPr="00722731">
                <w:rPr>
                  <w:rPrChange w:id="8497"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bottom"/>
            <w:hideMark/>
          </w:tcPr>
          <w:p w14:paraId="7F93C6AE" w14:textId="77777777" w:rsidR="00A837C3" w:rsidRPr="00722731" w:rsidRDefault="00A837C3">
            <w:pPr>
              <w:pStyle w:val="BangBody"/>
              <w:rPr>
                <w:ins w:id="8498" w:author="The Si Tran" w:date="2012-12-10T07:28:00Z"/>
                <w:rPrChange w:id="8499" w:author="The Si Tran" w:date="2012-12-14T06:33:00Z">
                  <w:rPr>
                    <w:ins w:id="8500" w:author="The Si Tran" w:date="2012-12-10T07:28:00Z"/>
                    <w:rFonts w:ascii="Calibri" w:eastAsia="Times New Roman" w:hAnsi="Calibri"/>
                    <w:color w:val="000000"/>
                    <w:sz w:val="22"/>
                  </w:rPr>
                </w:rPrChange>
              </w:rPr>
              <w:pPrChange w:id="8501" w:author="The Si Tran" w:date="2012-12-16T08:45:00Z">
                <w:pPr>
                  <w:spacing w:line="240" w:lineRule="auto"/>
                  <w:jc w:val="right"/>
                </w:pPr>
              </w:pPrChange>
            </w:pPr>
            <w:ins w:id="8502" w:author="The Si Tran" w:date="2012-12-10T07:28:00Z">
              <w:r w:rsidRPr="00722731">
                <w:rPr>
                  <w:rPrChange w:id="8503"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bottom"/>
            <w:hideMark/>
          </w:tcPr>
          <w:p w14:paraId="633A108C" w14:textId="77777777" w:rsidR="00A837C3" w:rsidRPr="00722731" w:rsidRDefault="00A837C3">
            <w:pPr>
              <w:pStyle w:val="BangBody"/>
              <w:rPr>
                <w:ins w:id="8504" w:author="The Si Tran" w:date="2012-12-10T07:28:00Z"/>
                <w:rPrChange w:id="8505" w:author="The Si Tran" w:date="2012-12-14T06:33:00Z">
                  <w:rPr>
                    <w:ins w:id="8506" w:author="The Si Tran" w:date="2012-12-10T07:28:00Z"/>
                    <w:rFonts w:ascii="Calibri" w:eastAsia="Times New Roman" w:hAnsi="Calibri"/>
                    <w:color w:val="000000"/>
                    <w:sz w:val="22"/>
                  </w:rPr>
                </w:rPrChange>
              </w:rPr>
              <w:pPrChange w:id="8507" w:author="The Si Tran" w:date="2012-12-16T08:45:00Z">
                <w:pPr>
                  <w:spacing w:line="240" w:lineRule="auto"/>
                  <w:jc w:val="right"/>
                </w:pPr>
              </w:pPrChange>
            </w:pPr>
            <w:ins w:id="8508" w:author="The Si Tran" w:date="2012-12-10T07:28:00Z">
              <w:r w:rsidRPr="00722731">
                <w:rPr>
                  <w:rPrChange w:id="8509" w:author="The Si Tran" w:date="2012-12-14T06:33:00Z">
                    <w:rPr>
                      <w:rFonts w:ascii="Calibri" w:hAnsi="Calibri" w:cs="Arial"/>
                      <w:b/>
                      <w:bCs/>
                      <w:kern w:val="32"/>
                      <w:sz w:val="22"/>
                      <w:szCs w:val="32"/>
                    </w:rPr>
                  </w:rPrChange>
                </w:rPr>
                <w:t>5.27</w:t>
              </w:r>
            </w:ins>
          </w:p>
        </w:tc>
      </w:tr>
      <w:tr w:rsidR="00E30631" w:rsidRPr="00AF5054" w14:paraId="489533B9" w14:textId="77777777" w:rsidTr="00E30631">
        <w:trPr>
          <w:trHeight w:val="786"/>
          <w:ins w:id="8510"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722731" w:rsidRDefault="00A837C3">
            <w:pPr>
              <w:pStyle w:val="BangBody"/>
              <w:rPr>
                <w:ins w:id="8511" w:author="The Si Tran" w:date="2012-12-10T07:28:00Z"/>
                <w:rPrChange w:id="8512" w:author="The Si Tran" w:date="2012-12-14T06:33:00Z">
                  <w:rPr>
                    <w:ins w:id="8513" w:author="The Si Tran" w:date="2012-12-10T07:28:00Z"/>
                    <w:rFonts w:ascii="Calibri" w:eastAsia="Times New Roman" w:hAnsi="Calibri"/>
                    <w:color w:val="000000"/>
                    <w:sz w:val="22"/>
                  </w:rPr>
                </w:rPrChange>
              </w:rPr>
              <w:pPrChange w:id="8514" w:author="The Si Tran" w:date="2012-12-16T08:45:00Z">
                <w:pPr>
                  <w:spacing w:line="240" w:lineRule="auto"/>
                  <w:jc w:val="center"/>
                </w:pPr>
              </w:pPrChange>
            </w:pPr>
            <w:ins w:id="8515" w:author="The Si Tran" w:date="2012-12-10T07:28:00Z">
              <w:r w:rsidRPr="00722731">
                <w:rPr>
                  <w:rPrChange w:id="8516" w:author="The Si Tran" w:date="2012-12-14T06:33: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
          <w:p w14:paraId="4245C585" w14:textId="77777777" w:rsidR="00A837C3" w:rsidRPr="00722731" w:rsidRDefault="00A837C3">
            <w:pPr>
              <w:pStyle w:val="BangBody"/>
              <w:rPr>
                <w:ins w:id="8517" w:author="The Si Tran" w:date="2012-12-10T07:28:00Z"/>
                <w:rPrChange w:id="8518" w:author="The Si Tran" w:date="2012-12-14T06:33:00Z">
                  <w:rPr>
                    <w:ins w:id="8519" w:author="The Si Tran" w:date="2012-12-10T07:28:00Z"/>
                    <w:rFonts w:ascii="Calibri" w:eastAsia="Times New Roman" w:hAnsi="Calibri"/>
                    <w:color w:val="000000"/>
                    <w:sz w:val="22"/>
                  </w:rPr>
                </w:rPrChange>
              </w:rPr>
              <w:pPrChange w:id="8520" w:author="The Si Tran" w:date="2012-12-16T08:45:00Z">
                <w:pPr>
                  <w:spacing w:line="240" w:lineRule="auto"/>
                  <w:jc w:val="left"/>
                </w:pPr>
              </w:pPrChange>
            </w:pPr>
            <w:ins w:id="8521" w:author="The Si Tran" w:date="2012-12-10T07:28:00Z">
              <w:r w:rsidRPr="00722731">
                <w:rPr>
                  <w:rPrChange w:id="8522" w:author="The Si Tran" w:date="2012-12-14T06:33:00Z">
                    <w:rPr>
                      <w:rFonts w:ascii="Calibri" w:hAnsi="Calibri"/>
                      <w:sz w:val="22"/>
                    </w:rPr>
                  </w:rPrChange>
                </w:rPr>
                <w:t>ARIMA(0, 0, 0)(0, 1, 0)12</w:t>
              </w:r>
              <w:r w:rsidRPr="00722731">
                <w:rPr>
                  <w:rPrChange w:id="8523"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09B75CFB" w14:textId="77777777" w:rsidR="00A837C3" w:rsidRPr="00722731" w:rsidRDefault="00A837C3">
            <w:pPr>
              <w:pStyle w:val="BangBody"/>
              <w:rPr>
                <w:ins w:id="8524" w:author="The Si Tran" w:date="2012-12-10T07:28:00Z"/>
                <w:rPrChange w:id="8525" w:author="The Si Tran" w:date="2012-12-14T06:33:00Z">
                  <w:rPr>
                    <w:ins w:id="8526" w:author="The Si Tran" w:date="2012-12-10T07:28:00Z"/>
                    <w:rFonts w:ascii="Calibri" w:eastAsia="Times New Roman" w:hAnsi="Calibri"/>
                    <w:color w:val="000000"/>
                    <w:sz w:val="22"/>
                  </w:rPr>
                </w:rPrChange>
              </w:rPr>
              <w:pPrChange w:id="8527" w:author="The Si Tran" w:date="2012-12-16T08:45:00Z">
                <w:pPr>
                  <w:spacing w:line="240" w:lineRule="auto"/>
                  <w:jc w:val="right"/>
                </w:pPr>
              </w:pPrChange>
            </w:pPr>
            <w:ins w:id="8528" w:author="The Si Tran" w:date="2012-12-10T07:28:00Z">
              <w:r w:rsidRPr="00722731">
                <w:rPr>
                  <w:rPrChange w:id="8529" w:author="The Si Tran" w:date="2012-12-14T06:33: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bottom"/>
            <w:hideMark/>
          </w:tcPr>
          <w:p w14:paraId="5A76BE9B" w14:textId="77777777" w:rsidR="00A837C3" w:rsidRPr="00722731" w:rsidRDefault="00A837C3">
            <w:pPr>
              <w:pStyle w:val="BangBody"/>
              <w:rPr>
                <w:ins w:id="8530" w:author="The Si Tran" w:date="2012-12-10T07:28:00Z"/>
                <w:rPrChange w:id="8531" w:author="The Si Tran" w:date="2012-12-14T06:33:00Z">
                  <w:rPr>
                    <w:ins w:id="8532" w:author="The Si Tran" w:date="2012-12-10T07:28:00Z"/>
                    <w:rFonts w:ascii="Calibri" w:eastAsia="Times New Roman" w:hAnsi="Calibri"/>
                    <w:color w:val="000000"/>
                    <w:sz w:val="22"/>
                  </w:rPr>
                </w:rPrChange>
              </w:rPr>
              <w:pPrChange w:id="8533" w:author="The Si Tran" w:date="2012-12-16T08:45:00Z">
                <w:pPr>
                  <w:spacing w:line="240" w:lineRule="auto"/>
                  <w:jc w:val="right"/>
                </w:pPr>
              </w:pPrChange>
            </w:pPr>
            <w:ins w:id="8534" w:author="The Si Tran" w:date="2012-12-10T07:28:00Z">
              <w:r w:rsidRPr="00722731">
                <w:rPr>
                  <w:rPrChange w:id="8535" w:author="The Si Tran" w:date="2012-12-14T06:33: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bottom"/>
            <w:hideMark/>
          </w:tcPr>
          <w:p w14:paraId="187B2DB5" w14:textId="77777777" w:rsidR="00A837C3" w:rsidRPr="00722731" w:rsidRDefault="00A837C3">
            <w:pPr>
              <w:pStyle w:val="BangBody"/>
              <w:rPr>
                <w:ins w:id="8536" w:author="The Si Tran" w:date="2012-12-10T07:28:00Z"/>
                <w:rPrChange w:id="8537" w:author="The Si Tran" w:date="2012-12-14T06:33:00Z">
                  <w:rPr>
                    <w:ins w:id="8538" w:author="The Si Tran" w:date="2012-12-10T07:28:00Z"/>
                    <w:rFonts w:ascii="Calibri" w:eastAsia="Times New Roman" w:hAnsi="Calibri"/>
                    <w:color w:val="000000"/>
                    <w:sz w:val="22"/>
                  </w:rPr>
                </w:rPrChange>
              </w:rPr>
              <w:pPrChange w:id="8539" w:author="The Si Tran" w:date="2012-12-16T08:45:00Z">
                <w:pPr>
                  <w:spacing w:line="240" w:lineRule="auto"/>
                  <w:jc w:val="right"/>
                </w:pPr>
              </w:pPrChange>
            </w:pPr>
            <w:ins w:id="8540" w:author="The Si Tran" w:date="2012-12-10T07:28:00Z">
              <w:r w:rsidRPr="00722731">
                <w:rPr>
                  <w:rPrChange w:id="8541" w:author="The Si Tran" w:date="2012-12-14T06:33:00Z">
                    <w:rPr>
                      <w:rFonts w:ascii="Calibri" w:hAnsi="Calibri"/>
                      <w:sz w:val="22"/>
                    </w:rPr>
                  </w:rPrChange>
                </w:rPr>
                <w:t>4.32</w:t>
              </w:r>
            </w:ins>
          </w:p>
        </w:tc>
      </w:tr>
      <w:tr w:rsidR="00E30631" w:rsidRPr="00AF5054" w14:paraId="09165975" w14:textId="77777777" w:rsidTr="00E30631">
        <w:trPr>
          <w:trHeight w:val="786"/>
          <w:ins w:id="8542"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722731" w:rsidRDefault="00A837C3">
            <w:pPr>
              <w:pStyle w:val="BangBody"/>
              <w:rPr>
                <w:ins w:id="8543" w:author="The Si Tran" w:date="2012-12-10T07:28:00Z"/>
                <w:rPrChange w:id="8544" w:author="The Si Tran" w:date="2012-12-14T06:33:00Z">
                  <w:rPr>
                    <w:ins w:id="8545" w:author="The Si Tran" w:date="2012-12-10T07:28:00Z"/>
                    <w:rFonts w:ascii="Calibri" w:eastAsia="Times New Roman" w:hAnsi="Calibri"/>
                    <w:color w:val="000000"/>
                    <w:sz w:val="22"/>
                  </w:rPr>
                </w:rPrChange>
              </w:rPr>
              <w:pPrChange w:id="8546"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
          <w:p w14:paraId="2F223344" w14:textId="77777777" w:rsidR="00A837C3" w:rsidRPr="00722731" w:rsidRDefault="00A837C3">
            <w:pPr>
              <w:pStyle w:val="BangBody"/>
              <w:rPr>
                <w:ins w:id="8547" w:author="The Si Tran" w:date="2012-12-10T07:28:00Z"/>
                <w:rPrChange w:id="8548" w:author="The Si Tran" w:date="2012-12-14T06:33:00Z">
                  <w:rPr>
                    <w:ins w:id="8549" w:author="The Si Tran" w:date="2012-12-10T07:28:00Z"/>
                    <w:rFonts w:ascii="Calibri" w:eastAsia="Times New Roman" w:hAnsi="Calibri"/>
                    <w:color w:val="000000"/>
                    <w:sz w:val="22"/>
                  </w:rPr>
                </w:rPrChange>
              </w:rPr>
              <w:pPrChange w:id="8550" w:author="The Si Tran" w:date="2012-12-16T08:45:00Z">
                <w:pPr>
                  <w:spacing w:line="240" w:lineRule="auto"/>
                  <w:jc w:val="left"/>
                </w:pPr>
              </w:pPrChange>
            </w:pPr>
            <w:ins w:id="8551" w:author="The Si Tran" w:date="2012-12-10T07:28:00Z">
              <w:r w:rsidRPr="00722731">
                <w:rPr>
                  <w:rPrChange w:id="8552" w:author="The Si Tran" w:date="2012-12-14T06:33:00Z">
                    <w:rPr>
                      <w:rFonts w:ascii="Calibri" w:hAnsi="Calibri"/>
                      <w:sz w:val="22"/>
                    </w:rPr>
                  </w:rPrChange>
                </w:rPr>
                <w:t>ARIMA(0, 0, 0)(0, 1, 0)12</w:t>
              </w:r>
              <w:r w:rsidRPr="00722731">
                <w:rPr>
                  <w:rPrChange w:id="8553" w:author="The Si Tran" w:date="2012-12-14T06:33:00Z">
                    <w:rPr>
                      <w:rFonts w:ascii="Calibri" w:hAnsi="Calibri"/>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158507" w14:textId="77777777" w:rsidR="00A837C3" w:rsidRPr="00722731" w:rsidRDefault="00A837C3">
            <w:pPr>
              <w:pStyle w:val="BangBody"/>
              <w:rPr>
                <w:ins w:id="8554" w:author="The Si Tran" w:date="2012-12-10T07:28:00Z"/>
                <w:rPrChange w:id="8555" w:author="The Si Tran" w:date="2012-12-14T06:33:00Z">
                  <w:rPr>
                    <w:ins w:id="8556" w:author="The Si Tran" w:date="2012-12-10T07:28:00Z"/>
                    <w:rFonts w:ascii="Calibri" w:eastAsia="Times New Roman" w:hAnsi="Calibri"/>
                    <w:color w:val="000000"/>
                    <w:sz w:val="22"/>
                  </w:rPr>
                </w:rPrChange>
              </w:rPr>
              <w:pPrChange w:id="8557" w:author="The Si Tran" w:date="2012-12-16T08:45:00Z">
                <w:pPr>
                  <w:spacing w:line="240" w:lineRule="auto"/>
                  <w:jc w:val="right"/>
                </w:pPr>
              </w:pPrChange>
            </w:pPr>
            <w:ins w:id="8558" w:author="The Si Tran" w:date="2012-12-10T07:28:00Z">
              <w:r w:rsidRPr="00722731">
                <w:rPr>
                  <w:rPrChange w:id="8559" w:author="The Si Tran" w:date="2012-12-14T06:33:00Z">
                    <w:rPr>
                      <w:rFonts w:ascii="Calibri" w:hAnsi="Calibri"/>
                      <w:sz w:val="22"/>
                    </w:rPr>
                  </w:rPrChange>
                </w:rPr>
                <w:t>39.17</w:t>
              </w:r>
            </w:ins>
          </w:p>
        </w:tc>
        <w:tc>
          <w:tcPr>
            <w:tcW w:w="977" w:type="dxa"/>
            <w:tcBorders>
              <w:top w:val="nil"/>
              <w:left w:val="nil"/>
              <w:bottom w:val="single" w:sz="4" w:space="0" w:color="auto"/>
              <w:right w:val="single" w:sz="4" w:space="0" w:color="auto"/>
            </w:tcBorders>
            <w:shd w:val="clear" w:color="auto" w:fill="auto"/>
            <w:noWrap/>
            <w:vAlign w:val="bottom"/>
            <w:hideMark/>
          </w:tcPr>
          <w:p w14:paraId="2A9D48C4" w14:textId="77777777" w:rsidR="00A837C3" w:rsidRPr="00722731" w:rsidRDefault="00A837C3">
            <w:pPr>
              <w:pStyle w:val="BangBody"/>
              <w:rPr>
                <w:ins w:id="8560" w:author="The Si Tran" w:date="2012-12-10T07:28:00Z"/>
                <w:rPrChange w:id="8561" w:author="The Si Tran" w:date="2012-12-14T06:33:00Z">
                  <w:rPr>
                    <w:ins w:id="8562" w:author="The Si Tran" w:date="2012-12-10T07:28:00Z"/>
                    <w:rFonts w:ascii="Calibri" w:eastAsia="Times New Roman" w:hAnsi="Calibri"/>
                    <w:color w:val="000000"/>
                    <w:sz w:val="22"/>
                  </w:rPr>
                </w:rPrChange>
              </w:rPr>
              <w:pPrChange w:id="8563" w:author="The Si Tran" w:date="2012-12-16T08:45:00Z">
                <w:pPr>
                  <w:spacing w:line="240" w:lineRule="auto"/>
                  <w:jc w:val="right"/>
                </w:pPr>
              </w:pPrChange>
            </w:pPr>
            <w:ins w:id="8564" w:author="The Si Tran" w:date="2012-12-10T07:28:00Z">
              <w:r w:rsidRPr="00722731">
                <w:rPr>
                  <w:rPrChange w:id="8565"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bottom"/>
            <w:hideMark/>
          </w:tcPr>
          <w:p w14:paraId="6EFD5E44" w14:textId="77777777" w:rsidR="00A837C3" w:rsidRPr="00722731" w:rsidRDefault="00A837C3">
            <w:pPr>
              <w:pStyle w:val="BangBody"/>
              <w:rPr>
                <w:ins w:id="8566" w:author="The Si Tran" w:date="2012-12-10T07:28:00Z"/>
                <w:rPrChange w:id="8567" w:author="The Si Tran" w:date="2012-12-14T06:33:00Z">
                  <w:rPr>
                    <w:ins w:id="8568" w:author="The Si Tran" w:date="2012-12-10T07:28:00Z"/>
                    <w:rFonts w:ascii="Calibri" w:eastAsia="Times New Roman" w:hAnsi="Calibri"/>
                    <w:color w:val="000000"/>
                    <w:sz w:val="22"/>
                  </w:rPr>
                </w:rPrChange>
              </w:rPr>
              <w:pPrChange w:id="8569" w:author="The Si Tran" w:date="2012-12-16T08:45:00Z">
                <w:pPr>
                  <w:spacing w:line="240" w:lineRule="auto"/>
                  <w:jc w:val="right"/>
                </w:pPr>
              </w:pPrChange>
            </w:pPr>
            <w:ins w:id="8570" w:author="The Si Tran" w:date="2012-12-10T07:28:00Z">
              <w:r w:rsidRPr="00722731">
                <w:rPr>
                  <w:rPrChange w:id="8571" w:author="The Si Tran" w:date="2012-12-14T06:33:00Z">
                    <w:rPr>
                      <w:rFonts w:ascii="Calibri" w:hAnsi="Calibri"/>
                      <w:sz w:val="22"/>
                    </w:rPr>
                  </w:rPrChange>
                </w:rPr>
                <w:t>5.97</w:t>
              </w:r>
            </w:ins>
          </w:p>
        </w:tc>
      </w:tr>
    </w:tbl>
    <w:p w14:paraId="03E66EDA" w14:textId="77777777" w:rsidR="00722731" w:rsidRDefault="00722731">
      <w:pPr>
        <w:rPr>
          <w:ins w:id="8572" w:author="The Si Tran" w:date="2012-12-14T06:31:00Z"/>
        </w:rPr>
        <w:pPrChange w:id="8573" w:author="The Si Tran" w:date="2012-12-14T06:31:00Z">
          <w:pPr>
            <w:pStyle w:val="Heading1"/>
            <w:jc w:val="left"/>
          </w:pPr>
        </w:pPrChange>
      </w:pPr>
    </w:p>
    <w:p w14:paraId="3A37605C" w14:textId="77777777" w:rsidR="00722731" w:rsidRPr="00097101" w:rsidRDefault="00722731">
      <w:pPr>
        <w:rPr>
          <w:ins w:id="8574" w:author="The Si Tran" w:date="2012-12-14T06:31:00Z"/>
        </w:rPr>
        <w:pPrChange w:id="8575" w:author="The Si Tran" w:date="2012-12-14T06:31:00Z">
          <w:pPr>
            <w:pStyle w:val="Heading1"/>
            <w:jc w:val="left"/>
          </w:pPr>
        </w:pPrChange>
      </w:pPr>
    </w:p>
    <w:p w14:paraId="7AFD012E" w14:textId="21B80111" w:rsidR="00EF77AD" w:rsidRDefault="00EF77AD">
      <w:pPr>
        <w:pStyle w:val="Heading3"/>
        <w:rPr>
          <w:ins w:id="8576" w:author="The Si Tran" w:date="2012-12-14T06:31:00Z"/>
        </w:rPr>
        <w:pPrChange w:id="8577" w:author="The Si Tran" w:date="2012-12-06T21:22:00Z">
          <w:pPr>
            <w:pStyle w:val="Heading1"/>
            <w:jc w:val="left"/>
          </w:pPr>
        </w:pPrChange>
      </w:pPr>
      <w:bookmarkStart w:id="8578" w:name="_Toc343415573"/>
      <w:ins w:id="8579" w:author="The Si Tran" w:date="2012-12-06T21:22:00Z">
        <w:r>
          <w:t>Bộ dữ liệ</w:t>
        </w:r>
        <w:r w:rsidR="00810267">
          <w:t>u có tính mùa</w:t>
        </w:r>
      </w:ins>
      <w:bookmarkEnd w:id="8578"/>
    </w:p>
    <w:p w14:paraId="400D4954" w14:textId="31AD8F0A" w:rsidR="00722731" w:rsidRPr="00097101" w:rsidRDefault="00722731">
      <w:pPr>
        <w:pStyle w:val="Bang"/>
        <w:rPr>
          <w:ins w:id="8580" w:author="The Si Tran" w:date="2012-12-10T07:29:00Z"/>
        </w:rPr>
        <w:pPrChange w:id="8581" w:author="The Si Tran" w:date="2012-12-14T06:31:00Z">
          <w:pPr>
            <w:pStyle w:val="Heading1"/>
            <w:jc w:val="left"/>
          </w:pPr>
        </w:pPrChange>
      </w:pPr>
      <w:bookmarkStart w:id="8582" w:name="_Toc343033796"/>
      <w:bookmarkStart w:id="8583" w:name="_Toc343415629"/>
      <w:ins w:id="8584" w:author="The Si Tran" w:date="2012-12-14T06:31:00Z">
        <w:r w:rsidRPr="006041AD">
          <w:rPr>
            <w:b/>
          </w:rPr>
          <w:t>Bảng 6.4:</w:t>
        </w:r>
        <w:r w:rsidRPr="004D696B">
          <w:t xml:space="preserve"> Kết quả thực nghiệm chuỗi dữ liệu</w:t>
        </w:r>
        <w:r>
          <w:t xml:space="preserve"> </w:t>
        </w:r>
        <w:r w:rsidRPr="004D696B">
          <w:t>Deaths</w:t>
        </w:r>
      </w:ins>
      <w:bookmarkEnd w:id="8582"/>
      <w:bookmarkEnd w:id="8583"/>
    </w:p>
    <w:tbl>
      <w:tblPr>
        <w:tblW w:w="9376" w:type="dxa"/>
        <w:tblLook w:val="04A0" w:firstRow="1" w:lastRow="0" w:firstColumn="1" w:lastColumn="0" w:noHBand="0" w:noVBand="1"/>
        <w:tblPrChange w:id="8585" w:author="The Si Tran" w:date="2012-12-14T06:35:00Z">
          <w:tblPr>
            <w:tblW w:w="10546" w:type="dxa"/>
            <w:tblLook w:val="04A0" w:firstRow="1" w:lastRow="0" w:firstColumn="1" w:lastColumn="0" w:noHBand="0" w:noVBand="1"/>
          </w:tblPr>
        </w:tblPrChange>
      </w:tblPr>
      <w:tblGrid>
        <w:gridCol w:w="1146"/>
        <w:gridCol w:w="5364"/>
        <w:gridCol w:w="874"/>
        <w:gridCol w:w="1112"/>
        <w:gridCol w:w="880"/>
        <w:tblGridChange w:id="8586">
          <w:tblGrid>
            <w:gridCol w:w="1072"/>
            <w:gridCol w:w="6763"/>
            <w:gridCol w:w="830"/>
            <w:gridCol w:w="1053"/>
            <w:gridCol w:w="828"/>
          </w:tblGrid>
        </w:tblGridChange>
      </w:tblGrid>
      <w:tr w:rsidR="00A75EB6" w:rsidRPr="005046FC" w14:paraId="37A70988" w14:textId="77777777" w:rsidTr="00E30631">
        <w:trPr>
          <w:trHeight w:val="263"/>
          <w:ins w:id="8587" w:author="The Si Tran" w:date="2012-12-10T07:30:00Z"/>
          <w:trPrChange w:id="8588"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589"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8590" w:author="The Si Tran" w:date="2012-12-10T07:30:00Z"/>
                <w:rPrChange w:id="8591" w:author="The Si Tran" w:date="2012-12-14T06:34:00Z">
                  <w:rPr>
                    <w:ins w:id="8592" w:author="The Si Tran" w:date="2012-12-10T07:30:00Z"/>
                    <w:rFonts w:ascii="Calibri" w:eastAsia="Times New Roman" w:hAnsi="Calibri"/>
                    <w:color w:val="000000"/>
                    <w:sz w:val="22"/>
                  </w:rPr>
                </w:rPrChange>
              </w:rPr>
              <w:pPrChange w:id="8593" w:author="The Si Tran" w:date="2012-12-16T08:45:00Z">
                <w:pPr>
                  <w:spacing w:line="240" w:lineRule="auto"/>
                </w:pPr>
              </w:pPrChange>
            </w:pPr>
            <w:ins w:id="8594" w:author="The Si Tran" w:date="2012-12-10T07:30:00Z">
              <w:r w:rsidRPr="00E30631">
                <w:rPr>
                  <w:rPrChange w:id="8595"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8596"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E30631" w:rsidRDefault="00A75EB6">
            <w:pPr>
              <w:pStyle w:val="BangBody"/>
              <w:rPr>
                <w:ins w:id="8597" w:author="The Si Tran" w:date="2012-12-10T07:30:00Z"/>
                <w:rPrChange w:id="8598" w:author="The Si Tran" w:date="2012-12-14T06:34:00Z">
                  <w:rPr>
                    <w:ins w:id="8599" w:author="The Si Tran" w:date="2012-12-10T07:30:00Z"/>
                    <w:rFonts w:ascii="Calibri" w:eastAsia="Times New Roman" w:hAnsi="Calibri"/>
                    <w:color w:val="000000"/>
                    <w:sz w:val="22"/>
                  </w:rPr>
                </w:rPrChange>
              </w:rPr>
              <w:pPrChange w:id="8600" w:author="The Si Tran" w:date="2012-12-16T08:45:00Z">
                <w:pPr>
                  <w:spacing w:line="240" w:lineRule="auto"/>
                </w:pPr>
              </w:pPrChange>
            </w:pPr>
            <w:ins w:id="8601" w:author="The Si Tran" w:date="2012-12-10T07:30:00Z">
              <w:r w:rsidRPr="00E30631">
                <w:rPr>
                  <w:rPrChange w:id="8602" w:author="The Si Tran" w:date="2012-12-14T06:34: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8603"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E30631" w:rsidRDefault="00A75EB6">
            <w:pPr>
              <w:pStyle w:val="BangBody"/>
              <w:rPr>
                <w:ins w:id="8604" w:author="The Si Tran" w:date="2012-12-10T07:30:00Z"/>
                <w:rPrChange w:id="8605" w:author="The Si Tran" w:date="2012-12-14T06:34:00Z">
                  <w:rPr>
                    <w:ins w:id="8606" w:author="The Si Tran" w:date="2012-12-10T07:30:00Z"/>
                    <w:rFonts w:ascii="Calibri" w:eastAsia="Times New Roman" w:hAnsi="Calibri"/>
                    <w:color w:val="000000"/>
                    <w:sz w:val="22"/>
                  </w:rPr>
                </w:rPrChange>
              </w:rPr>
              <w:pPrChange w:id="8607" w:author="The Si Tran" w:date="2012-12-16T08:45:00Z">
                <w:pPr>
                  <w:spacing w:line="240" w:lineRule="auto"/>
                </w:pPr>
              </w:pPrChange>
            </w:pPr>
            <w:ins w:id="8608" w:author="The Si Tran" w:date="2012-12-10T07:30:00Z">
              <w:r w:rsidRPr="00E30631">
                <w:rPr>
                  <w:rPrChange w:id="8609" w:author="The Si Tran" w:date="2012-12-14T06:34: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8610"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E30631" w:rsidRDefault="00A75EB6">
            <w:pPr>
              <w:pStyle w:val="BangBody"/>
              <w:rPr>
                <w:ins w:id="8611" w:author="The Si Tran" w:date="2012-12-10T07:30:00Z"/>
                <w:rPrChange w:id="8612" w:author="The Si Tran" w:date="2012-12-14T06:34:00Z">
                  <w:rPr>
                    <w:ins w:id="8613" w:author="The Si Tran" w:date="2012-12-10T07:30:00Z"/>
                    <w:rFonts w:ascii="Calibri" w:eastAsia="Times New Roman" w:hAnsi="Calibri"/>
                    <w:color w:val="000000"/>
                    <w:sz w:val="22"/>
                  </w:rPr>
                </w:rPrChange>
              </w:rPr>
              <w:pPrChange w:id="8614" w:author="The Si Tran" w:date="2012-12-16T08:45:00Z">
                <w:pPr>
                  <w:spacing w:line="240" w:lineRule="auto"/>
                </w:pPr>
              </w:pPrChange>
            </w:pPr>
            <w:ins w:id="8615" w:author="The Si Tran" w:date="2012-12-10T07:30:00Z">
              <w:r w:rsidRPr="00E30631">
                <w:rPr>
                  <w:rPrChange w:id="8616" w:author="The Si Tran" w:date="2012-12-14T06:34: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8617"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E30631" w:rsidRDefault="00A75EB6">
            <w:pPr>
              <w:pStyle w:val="BangBody"/>
              <w:rPr>
                <w:ins w:id="8618" w:author="The Si Tran" w:date="2012-12-10T07:30:00Z"/>
                <w:rPrChange w:id="8619" w:author="The Si Tran" w:date="2012-12-14T06:34:00Z">
                  <w:rPr>
                    <w:ins w:id="8620" w:author="The Si Tran" w:date="2012-12-10T07:30:00Z"/>
                    <w:rFonts w:ascii="Calibri" w:eastAsia="Times New Roman" w:hAnsi="Calibri"/>
                    <w:color w:val="000000"/>
                    <w:sz w:val="22"/>
                  </w:rPr>
                </w:rPrChange>
              </w:rPr>
              <w:pPrChange w:id="8621" w:author="The Si Tran" w:date="2012-12-16T08:45:00Z">
                <w:pPr>
                  <w:spacing w:line="240" w:lineRule="auto"/>
                </w:pPr>
              </w:pPrChange>
            </w:pPr>
            <w:ins w:id="8622" w:author="The Si Tran" w:date="2012-12-10T07:30:00Z">
              <w:r w:rsidRPr="00E30631">
                <w:rPr>
                  <w:rPrChange w:id="8623" w:author="The Si Tran" w:date="2012-12-14T06:34:00Z">
                    <w:rPr>
                      <w:rFonts w:ascii="Calibri" w:hAnsi="Calibri" w:cs="Arial"/>
                      <w:b/>
                      <w:bCs/>
                      <w:kern w:val="32"/>
                      <w:sz w:val="22"/>
                      <w:szCs w:val="32"/>
                    </w:rPr>
                  </w:rPrChange>
                </w:rPr>
                <w:t>MAPE</w:t>
              </w:r>
            </w:ins>
          </w:p>
        </w:tc>
      </w:tr>
      <w:tr w:rsidR="00A75EB6" w:rsidRPr="005046FC" w14:paraId="675B8814" w14:textId="77777777" w:rsidTr="00E30631">
        <w:trPr>
          <w:trHeight w:val="529"/>
          <w:ins w:id="8624" w:author="The Si Tran" w:date="2012-12-10T07:30:00Z"/>
          <w:trPrChange w:id="8625" w:author="The Si Tran" w:date="2012-12-14T06:35: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26"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E30631" w:rsidRDefault="00A75EB6">
            <w:pPr>
              <w:pStyle w:val="BangBody"/>
              <w:rPr>
                <w:ins w:id="8627" w:author="The Si Tran" w:date="2012-12-10T07:30:00Z"/>
                <w:rPrChange w:id="8628" w:author="The Si Tran" w:date="2012-12-14T06:34:00Z">
                  <w:rPr>
                    <w:ins w:id="8629" w:author="The Si Tran" w:date="2012-12-10T07:30:00Z"/>
                    <w:rFonts w:ascii="Calibri" w:eastAsia="Times New Roman" w:hAnsi="Calibri"/>
                    <w:color w:val="000000"/>
                    <w:sz w:val="22"/>
                  </w:rPr>
                </w:rPrChange>
              </w:rPr>
              <w:pPrChange w:id="8630" w:author="The Si Tran" w:date="2012-12-16T08:45:00Z">
                <w:pPr>
                  <w:spacing w:line="240" w:lineRule="auto"/>
                  <w:jc w:val="center"/>
                </w:pPr>
              </w:pPrChange>
            </w:pPr>
            <w:ins w:id="8631" w:author="The Si Tran" w:date="2012-12-10T07:30:00Z">
              <w:r w:rsidRPr="00E30631">
                <w:rPr>
                  <w:rPrChange w:id="8632" w:author="The Si Tran" w:date="2012-12-14T06:34: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8633"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8634" w:author="The Si Tran" w:date="2012-12-10T07:30:00Z"/>
                <w:rPrChange w:id="8635" w:author="The Si Tran" w:date="2012-12-14T06:34:00Z">
                  <w:rPr>
                    <w:ins w:id="8636" w:author="The Si Tran" w:date="2012-12-10T07:30:00Z"/>
                    <w:rFonts w:ascii="Calibri" w:eastAsia="Times New Roman" w:hAnsi="Calibri"/>
                    <w:color w:val="000000"/>
                    <w:sz w:val="22"/>
                  </w:rPr>
                </w:rPrChange>
              </w:rPr>
              <w:pPrChange w:id="8637" w:author="The Si Tran" w:date="2012-12-16T08:45:00Z">
                <w:pPr>
                  <w:spacing w:line="240" w:lineRule="auto"/>
                  <w:jc w:val="left"/>
                </w:pPr>
              </w:pPrChange>
            </w:pPr>
            <w:ins w:id="8638" w:author="The Si Tran" w:date="2012-12-10T07:30:00Z">
              <w:r w:rsidRPr="00E30631">
                <w:rPr>
                  <w:rPrChange w:id="8639"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8640"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pPr>
              <w:pStyle w:val="BangBody"/>
              <w:rPr>
                <w:ins w:id="8641" w:author="The Si Tran" w:date="2012-12-10T07:30:00Z"/>
                <w:rPrChange w:id="8642" w:author="The Si Tran" w:date="2012-12-14T06:34:00Z">
                  <w:rPr>
                    <w:ins w:id="8643" w:author="The Si Tran" w:date="2012-12-10T07:30:00Z"/>
                    <w:rFonts w:ascii="Calibri" w:eastAsia="Times New Roman" w:hAnsi="Calibri"/>
                    <w:color w:val="000000"/>
                    <w:sz w:val="22"/>
                  </w:rPr>
                </w:rPrChange>
              </w:rPr>
              <w:pPrChange w:id="8644" w:author="The Si Tran" w:date="2012-12-16T08:45:00Z">
                <w:pPr>
                  <w:spacing w:line="240" w:lineRule="auto"/>
                  <w:jc w:val="right"/>
                </w:pPr>
              </w:pPrChange>
            </w:pPr>
            <w:ins w:id="8645" w:author="The Si Tran" w:date="2012-12-10T07:30:00Z">
              <w:r w:rsidRPr="00E30631">
                <w:rPr>
                  <w:rPrChange w:id="8646"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bottom"/>
            <w:hideMark/>
            <w:tcPrChange w:id="8647"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pPr>
              <w:pStyle w:val="BangBody"/>
              <w:rPr>
                <w:ins w:id="8648" w:author="The Si Tran" w:date="2012-12-10T07:30:00Z"/>
                <w:rPrChange w:id="8649" w:author="The Si Tran" w:date="2012-12-14T06:34:00Z">
                  <w:rPr>
                    <w:ins w:id="8650" w:author="The Si Tran" w:date="2012-12-10T07:30:00Z"/>
                    <w:rFonts w:ascii="Calibri" w:eastAsia="Times New Roman" w:hAnsi="Calibri"/>
                    <w:color w:val="000000"/>
                    <w:sz w:val="22"/>
                  </w:rPr>
                </w:rPrChange>
              </w:rPr>
              <w:pPrChange w:id="8651" w:author="The Si Tran" w:date="2012-12-16T08:45:00Z">
                <w:pPr>
                  <w:spacing w:line="240" w:lineRule="auto"/>
                  <w:jc w:val="right"/>
                </w:pPr>
              </w:pPrChange>
            </w:pPr>
            <w:ins w:id="8652" w:author="The Si Tran" w:date="2012-12-10T07:30:00Z">
              <w:r w:rsidRPr="00E30631">
                <w:rPr>
                  <w:rPrChange w:id="8653"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bottom"/>
            <w:hideMark/>
            <w:tcPrChange w:id="8654"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pPr>
              <w:pStyle w:val="BangBody"/>
              <w:rPr>
                <w:ins w:id="8655" w:author="The Si Tran" w:date="2012-12-10T07:30:00Z"/>
                <w:rPrChange w:id="8656" w:author="The Si Tran" w:date="2012-12-14T06:34:00Z">
                  <w:rPr>
                    <w:ins w:id="8657" w:author="The Si Tran" w:date="2012-12-10T07:30:00Z"/>
                    <w:rFonts w:ascii="Calibri" w:eastAsia="Times New Roman" w:hAnsi="Calibri"/>
                    <w:color w:val="000000"/>
                    <w:sz w:val="22"/>
                  </w:rPr>
                </w:rPrChange>
              </w:rPr>
              <w:pPrChange w:id="8658" w:author="The Si Tran" w:date="2012-12-16T08:45:00Z">
                <w:pPr>
                  <w:spacing w:line="240" w:lineRule="auto"/>
                  <w:jc w:val="right"/>
                </w:pPr>
              </w:pPrChange>
            </w:pPr>
            <w:ins w:id="8659" w:author="The Si Tran" w:date="2012-12-10T07:30:00Z">
              <w:r w:rsidRPr="00E30631">
                <w:rPr>
                  <w:rPrChange w:id="8660" w:author="The Si Tran" w:date="2012-12-14T06:34:00Z">
                    <w:rPr>
                      <w:rFonts w:ascii="Calibri" w:hAnsi="Calibri"/>
                      <w:sz w:val="22"/>
                    </w:rPr>
                  </w:rPrChange>
                </w:rPr>
                <w:t>8.57</w:t>
              </w:r>
            </w:ins>
          </w:p>
        </w:tc>
      </w:tr>
      <w:tr w:rsidR="00A75EB6" w:rsidRPr="005046FC" w14:paraId="416D201D" w14:textId="77777777" w:rsidTr="00E30631">
        <w:trPr>
          <w:trHeight w:val="529"/>
          <w:ins w:id="8661" w:author="The Si Tran" w:date="2012-12-10T07:30:00Z"/>
          <w:trPrChange w:id="8662" w:author="The Si Tran" w:date="2012-12-14T06:35: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8663"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E30631" w:rsidRDefault="00A75EB6">
            <w:pPr>
              <w:pStyle w:val="BangBody"/>
              <w:rPr>
                <w:ins w:id="8664" w:author="The Si Tran" w:date="2012-12-10T07:30:00Z"/>
                <w:rPrChange w:id="8665" w:author="The Si Tran" w:date="2012-12-14T06:34:00Z">
                  <w:rPr>
                    <w:ins w:id="8666" w:author="The Si Tran" w:date="2012-12-10T07:30:00Z"/>
                    <w:rFonts w:ascii="Calibri" w:eastAsia="Times New Roman" w:hAnsi="Calibri"/>
                    <w:color w:val="000000"/>
                    <w:sz w:val="22"/>
                  </w:rPr>
                </w:rPrChange>
              </w:rPr>
              <w:pPrChange w:id="8667"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8668"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8669" w:author="The Si Tran" w:date="2012-12-10T07:30:00Z"/>
                <w:rPrChange w:id="8670" w:author="The Si Tran" w:date="2012-12-14T06:34:00Z">
                  <w:rPr>
                    <w:ins w:id="8671" w:author="The Si Tran" w:date="2012-12-10T07:30:00Z"/>
                    <w:rFonts w:ascii="Calibri" w:eastAsia="Times New Roman" w:hAnsi="Calibri"/>
                    <w:color w:val="000000"/>
                    <w:sz w:val="22"/>
                  </w:rPr>
                </w:rPrChange>
              </w:rPr>
              <w:pPrChange w:id="8672" w:author="The Si Tran" w:date="2012-12-16T08:45:00Z">
                <w:pPr>
                  <w:spacing w:line="240" w:lineRule="auto"/>
                </w:pPr>
              </w:pPrChange>
            </w:pPr>
            <w:ins w:id="8673" w:author="The Si Tran" w:date="2012-12-10T07:30:00Z">
              <w:r w:rsidRPr="00E30631">
                <w:rPr>
                  <w:rPrChange w:id="8674"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8675"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pPr>
              <w:pStyle w:val="BangBody"/>
              <w:rPr>
                <w:ins w:id="8676" w:author="The Si Tran" w:date="2012-12-10T07:30:00Z"/>
                <w:rPrChange w:id="8677" w:author="The Si Tran" w:date="2012-12-14T06:34:00Z">
                  <w:rPr>
                    <w:ins w:id="8678" w:author="The Si Tran" w:date="2012-12-10T07:30:00Z"/>
                    <w:rFonts w:ascii="Calibri" w:eastAsia="Times New Roman" w:hAnsi="Calibri"/>
                    <w:color w:val="000000"/>
                    <w:sz w:val="22"/>
                  </w:rPr>
                </w:rPrChange>
              </w:rPr>
              <w:pPrChange w:id="8679" w:author="The Si Tran" w:date="2012-12-16T08:45:00Z">
                <w:pPr>
                  <w:spacing w:line="240" w:lineRule="auto"/>
                  <w:jc w:val="right"/>
                </w:pPr>
              </w:pPrChange>
            </w:pPr>
            <w:ins w:id="8680" w:author="The Si Tran" w:date="2012-12-10T07:30:00Z">
              <w:r w:rsidRPr="00E30631">
                <w:rPr>
                  <w:rPrChange w:id="8681"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bottom"/>
            <w:hideMark/>
            <w:tcPrChange w:id="8682"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pPr>
              <w:pStyle w:val="BangBody"/>
              <w:rPr>
                <w:ins w:id="8683" w:author="The Si Tran" w:date="2012-12-10T07:30:00Z"/>
                <w:rPrChange w:id="8684" w:author="The Si Tran" w:date="2012-12-14T06:34:00Z">
                  <w:rPr>
                    <w:ins w:id="8685" w:author="The Si Tran" w:date="2012-12-10T07:30:00Z"/>
                    <w:rFonts w:ascii="Calibri" w:eastAsia="Times New Roman" w:hAnsi="Calibri"/>
                    <w:color w:val="000000"/>
                    <w:sz w:val="22"/>
                  </w:rPr>
                </w:rPrChange>
              </w:rPr>
              <w:pPrChange w:id="8686" w:author="The Si Tran" w:date="2012-12-16T08:45:00Z">
                <w:pPr>
                  <w:spacing w:line="240" w:lineRule="auto"/>
                  <w:jc w:val="right"/>
                </w:pPr>
              </w:pPrChange>
            </w:pPr>
            <w:ins w:id="8687" w:author="The Si Tran" w:date="2012-12-10T07:30:00Z">
              <w:r w:rsidRPr="00E30631">
                <w:rPr>
                  <w:rPrChange w:id="8688"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bottom"/>
            <w:hideMark/>
            <w:tcPrChange w:id="8689"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pPr>
              <w:pStyle w:val="BangBody"/>
              <w:rPr>
                <w:ins w:id="8690" w:author="The Si Tran" w:date="2012-12-10T07:30:00Z"/>
                <w:rPrChange w:id="8691" w:author="The Si Tran" w:date="2012-12-14T06:34:00Z">
                  <w:rPr>
                    <w:ins w:id="8692" w:author="The Si Tran" w:date="2012-12-10T07:30:00Z"/>
                    <w:rFonts w:ascii="Calibri" w:eastAsia="Times New Roman" w:hAnsi="Calibri"/>
                    <w:color w:val="000000"/>
                    <w:sz w:val="22"/>
                  </w:rPr>
                </w:rPrChange>
              </w:rPr>
              <w:pPrChange w:id="8693" w:author="The Si Tran" w:date="2012-12-16T08:45:00Z">
                <w:pPr>
                  <w:spacing w:line="240" w:lineRule="auto"/>
                  <w:jc w:val="right"/>
                </w:pPr>
              </w:pPrChange>
            </w:pPr>
            <w:ins w:id="8694" w:author="The Si Tran" w:date="2012-12-10T07:30:00Z">
              <w:r w:rsidRPr="00E30631">
                <w:rPr>
                  <w:rPrChange w:id="8695" w:author="The Si Tran" w:date="2012-12-14T06:34:00Z">
                    <w:rPr>
                      <w:rFonts w:ascii="Calibri" w:hAnsi="Calibri"/>
                      <w:sz w:val="22"/>
                    </w:rPr>
                  </w:rPrChange>
                </w:rPr>
                <w:t>9.23</w:t>
              </w:r>
            </w:ins>
          </w:p>
        </w:tc>
      </w:tr>
      <w:tr w:rsidR="00A75EB6" w:rsidRPr="005046FC" w14:paraId="4015431D" w14:textId="77777777" w:rsidTr="00E30631">
        <w:trPr>
          <w:trHeight w:val="263"/>
          <w:ins w:id="8696" w:author="The Si Tran" w:date="2012-12-10T07:30:00Z"/>
          <w:trPrChange w:id="8697" w:author="The Si Tran" w:date="2012-12-14T06:35: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8698"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77777777" w:rsidR="00A75EB6" w:rsidRPr="00E30631" w:rsidRDefault="00A75EB6">
            <w:pPr>
              <w:pStyle w:val="BangBody"/>
              <w:rPr>
                <w:ins w:id="8699" w:author="The Si Tran" w:date="2012-12-10T07:30:00Z"/>
                <w:rPrChange w:id="8700" w:author="The Si Tran" w:date="2012-12-14T06:34:00Z">
                  <w:rPr>
                    <w:ins w:id="8701" w:author="The Si Tran" w:date="2012-12-10T07:30:00Z"/>
                    <w:rFonts w:ascii="Calibri" w:eastAsia="Times New Roman" w:hAnsi="Calibri"/>
                    <w:color w:val="000000"/>
                    <w:sz w:val="22"/>
                  </w:rPr>
                </w:rPrChange>
              </w:rPr>
              <w:pPrChange w:id="8702" w:author="The Si Tran" w:date="2012-12-16T08:45:00Z">
                <w:pPr>
                  <w:spacing w:line="240" w:lineRule="auto"/>
                  <w:jc w:val="center"/>
                </w:pPr>
              </w:pPrChange>
            </w:pPr>
            <w:ins w:id="8703" w:author="The Si Tran" w:date="2012-12-10T07:30:00Z">
              <w:r w:rsidRPr="00E30631">
                <w:rPr>
                  <w:rPrChange w:id="8704" w:author="The Si Tran" w:date="2012-12-14T06:34:00Z">
                    <w:rPr>
                      <w:rFonts w:ascii="Calibri" w:hAnsi="Calibri"/>
                      <w:sz w:val="22"/>
                    </w:rPr>
                  </w:rPrChange>
                </w:rPr>
                <w:t xml:space="preserve">SARIMA </w:t>
              </w:r>
            </w:ins>
          </w:p>
        </w:tc>
        <w:tc>
          <w:tcPr>
            <w:tcW w:w="5364" w:type="dxa"/>
            <w:tcBorders>
              <w:top w:val="nil"/>
              <w:left w:val="nil"/>
              <w:bottom w:val="single" w:sz="4" w:space="0" w:color="auto"/>
              <w:right w:val="single" w:sz="4" w:space="0" w:color="auto"/>
            </w:tcBorders>
            <w:shd w:val="clear" w:color="auto" w:fill="auto"/>
            <w:vAlign w:val="bottom"/>
            <w:hideMark/>
            <w:tcPrChange w:id="8705"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8706" w:author="The Si Tran" w:date="2012-12-10T07:30:00Z"/>
                <w:rPrChange w:id="8707" w:author="The Si Tran" w:date="2012-12-14T06:34:00Z">
                  <w:rPr>
                    <w:ins w:id="8708" w:author="The Si Tran" w:date="2012-12-10T07:30:00Z"/>
                    <w:rFonts w:ascii="Calibri" w:eastAsia="Times New Roman" w:hAnsi="Calibri"/>
                    <w:color w:val="000000"/>
                    <w:sz w:val="22"/>
                  </w:rPr>
                </w:rPrChange>
              </w:rPr>
              <w:pPrChange w:id="8709" w:author="The Si Tran" w:date="2012-12-16T08:45:00Z">
                <w:pPr>
                  <w:spacing w:line="240" w:lineRule="auto"/>
                  <w:jc w:val="left"/>
                </w:pPr>
              </w:pPrChange>
            </w:pPr>
            <w:ins w:id="8710" w:author="The Si Tran" w:date="2012-12-10T07:30:00Z">
              <w:r w:rsidRPr="00E30631">
                <w:rPr>
                  <w:rPrChange w:id="8711"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bottom"/>
            <w:hideMark/>
            <w:tcPrChange w:id="8712"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pPr>
              <w:pStyle w:val="BangBody"/>
              <w:rPr>
                <w:ins w:id="8713" w:author="The Si Tran" w:date="2012-12-10T07:30:00Z"/>
                <w:rPrChange w:id="8714" w:author="The Si Tran" w:date="2012-12-14T06:34:00Z">
                  <w:rPr>
                    <w:ins w:id="8715" w:author="The Si Tran" w:date="2012-12-10T07:30:00Z"/>
                    <w:rFonts w:ascii="Calibri" w:eastAsia="Times New Roman" w:hAnsi="Calibri"/>
                    <w:color w:val="000000"/>
                    <w:sz w:val="22"/>
                  </w:rPr>
                </w:rPrChange>
              </w:rPr>
              <w:pPrChange w:id="8716" w:author="The Si Tran" w:date="2012-12-16T08:45:00Z">
                <w:pPr>
                  <w:spacing w:line="240" w:lineRule="auto"/>
                  <w:jc w:val="right"/>
                </w:pPr>
              </w:pPrChange>
            </w:pPr>
            <w:ins w:id="8717" w:author="The Si Tran" w:date="2012-12-10T07:30:00Z">
              <w:r w:rsidRPr="00E30631">
                <w:rPr>
                  <w:rPrChange w:id="8718"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bottom"/>
            <w:hideMark/>
            <w:tcPrChange w:id="8719"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pPr>
              <w:pStyle w:val="BangBody"/>
              <w:rPr>
                <w:ins w:id="8720" w:author="The Si Tran" w:date="2012-12-10T07:30:00Z"/>
                <w:rPrChange w:id="8721" w:author="The Si Tran" w:date="2012-12-14T06:34:00Z">
                  <w:rPr>
                    <w:ins w:id="8722" w:author="The Si Tran" w:date="2012-12-10T07:30:00Z"/>
                    <w:rFonts w:ascii="Calibri" w:eastAsia="Times New Roman" w:hAnsi="Calibri"/>
                    <w:color w:val="000000"/>
                    <w:sz w:val="22"/>
                  </w:rPr>
                </w:rPrChange>
              </w:rPr>
              <w:pPrChange w:id="8723" w:author="The Si Tran" w:date="2012-12-16T08:45:00Z">
                <w:pPr>
                  <w:spacing w:line="240" w:lineRule="auto"/>
                  <w:jc w:val="right"/>
                </w:pPr>
              </w:pPrChange>
            </w:pPr>
            <w:ins w:id="8724" w:author="The Si Tran" w:date="2012-12-10T07:30:00Z">
              <w:r w:rsidRPr="00E30631">
                <w:rPr>
                  <w:rPrChange w:id="8725"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bottom"/>
            <w:hideMark/>
            <w:tcPrChange w:id="8726"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pPr>
              <w:pStyle w:val="BangBody"/>
              <w:rPr>
                <w:ins w:id="8727" w:author="The Si Tran" w:date="2012-12-10T07:30:00Z"/>
                <w:rPrChange w:id="8728" w:author="The Si Tran" w:date="2012-12-14T06:34:00Z">
                  <w:rPr>
                    <w:ins w:id="8729" w:author="The Si Tran" w:date="2012-12-10T07:30:00Z"/>
                    <w:rFonts w:ascii="Calibri" w:eastAsia="Times New Roman" w:hAnsi="Calibri"/>
                    <w:color w:val="000000"/>
                    <w:sz w:val="22"/>
                  </w:rPr>
                </w:rPrChange>
              </w:rPr>
              <w:pPrChange w:id="8730" w:author="The Si Tran" w:date="2012-12-16T08:45:00Z">
                <w:pPr>
                  <w:spacing w:line="240" w:lineRule="auto"/>
                  <w:jc w:val="right"/>
                </w:pPr>
              </w:pPrChange>
            </w:pPr>
            <w:ins w:id="8731" w:author="The Si Tran" w:date="2012-12-10T07:30:00Z">
              <w:r w:rsidRPr="00E30631">
                <w:rPr>
                  <w:rPrChange w:id="8732" w:author="The Si Tran" w:date="2012-12-14T06:34:00Z">
                    <w:rPr>
                      <w:rFonts w:ascii="Calibri" w:hAnsi="Calibri"/>
                      <w:sz w:val="22"/>
                    </w:rPr>
                  </w:rPrChange>
                </w:rPr>
                <w:t>8.17</w:t>
              </w:r>
            </w:ins>
          </w:p>
        </w:tc>
      </w:tr>
      <w:tr w:rsidR="00A75EB6" w:rsidRPr="005046FC" w14:paraId="5998487D" w14:textId="77777777" w:rsidTr="00E30631">
        <w:trPr>
          <w:trHeight w:val="795"/>
          <w:ins w:id="8733" w:author="The Si Tran" w:date="2012-12-10T07:30:00Z"/>
          <w:trPrChange w:id="8734" w:author="The Si Tran" w:date="2012-12-14T06:35: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35"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E30631" w:rsidRDefault="00A75EB6">
            <w:pPr>
              <w:pStyle w:val="BangBody"/>
              <w:rPr>
                <w:ins w:id="8736" w:author="The Si Tran" w:date="2012-12-10T07:30:00Z"/>
                <w:rPrChange w:id="8737" w:author="The Si Tran" w:date="2012-12-14T06:34:00Z">
                  <w:rPr>
                    <w:ins w:id="8738" w:author="The Si Tran" w:date="2012-12-10T07:30:00Z"/>
                    <w:rFonts w:ascii="Calibri" w:eastAsia="Times New Roman" w:hAnsi="Calibri"/>
                    <w:color w:val="000000"/>
                    <w:sz w:val="22"/>
                  </w:rPr>
                </w:rPrChange>
              </w:rPr>
              <w:pPrChange w:id="8739" w:author="The Si Tran" w:date="2012-12-16T08:45:00Z">
                <w:pPr>
                  <w:spacing w:line="240" w:lineRule="auto"/>
                  <w:jc w:val="center"/>
                </w:pPr>
              </w:pPrChange>
            </w:pPr>
            <w:ins w:id="8740" w:author="The Si Tran" w:date="2012-12-10T07:30:00Z">
              <w:r w:rsidRPr="00E30631">
                <w:rPr>
                  <w:rPrChange w:id="8741" w:author="The Si Tran" w:date="2012-12-14T06:34: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8742"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8743" w:author="The Si Tran" w:date="2012-12-10T07:30:00Z"/>
                <w:rPrChange w:id="8744" w:author="The Si Tran" w:date="2012-12-14T06:34:00Z">
                  <w:rPr>
                    <w:ins w:id="8745" w:author="The Si Tran" w:date="2012-12-10T07:30:00Z"/>
                    <w:rFonts w:ascii="Calibri" w:eastAsia="Times New Roman" w:hAnsi="Calibri"/>
                    <w:color w:val="000000"/>
                    <w:sz w:val="22"/>
                  </w:rPr>
                </w:rPrChange>
              </w:rPr>
              <w:pPrChange w:id="8746" w:author="The Si Tran" w:date="2012-12-16T08:45:00Z">
                <w:pPr>
                  <w:spacing w:line="240" w:lineRule="auto"/>
                  <w:jc w:val="left"/>
                </w:pPr>
              </w:pPrChange>
            </w:pPr>
            <w:ins w:id="8747" w:author="The Si Tran" w:date="2012-12-10T07:30:00Z">
              <w:r w:rsidRPr="00E30631">
                <w:rPr>
                  <w:rPrChange w:id="8748" w:author="The Si Tran" w:date="2012-12-14T06:34:00Z">
                    <w:rPr>
                      <w:rFonts w:ascii="Calibri" w:hAnsi="Calibri"/>
                      <w:sz w:val="22"/>
                    </w:rPr>
                  </w:rPrChange>
                </w:rPr>
                <w:t>ARIMA(2, 0, 0)(0, 1, 1)12</w:t>
              </w:r>
              <w:r w:rsidRPr="00E30631">
                <w:rPr>
                  <w:rPrChange w:id="8749"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8750"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pPr>
              <w:pStyle w:val="BangBody"/>
              <w:rPr>
                <w:ins w:id="8751" w:author="The Si Tran" w:date="2012-12-10T07:30:00Z"/>
                <w:rPrChange w:id="8752" w:author="The Si Tran" w:date="2012-12-14T06:34:00Z">
                  <w:rPr>
                    <w:ins w:id="8753" w:author="The Si Tran" w:date="2012-12-10T07:30:00Z"/>
                    <w:rFonts w:ascii="Calibri" w:eastAsia="Times New Roman" w:hAnsi="Calibri"/>
                    <w:color w:val="000000"/>
                    <w:sz w:val="22"/>
                  </w:rPr>
                </w:rPrChange>
              </w:rPr>
              <w:pPrChange w:id="8754" w:author="The Si Tran" w:date="2012-12-16T08:45:00Z">
                <w:pPr>
                  <w:spacing w:line="240" w:lineRule="auto"/>
                  <w:jc w:val="right"/>
                </w:pPr>
              </w:pPrChange>
            </w:pPr>
            <w:ins w:id="8755" w:author="The Si Tran" w:date="2012-12-10T07:30:00Z">
              <w:r w:rsidRPr="00E30631">
                <w:rPr>
                  <w:rPrChange w:id="8756"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bottom"/>
            <w:hideMark/>
            <w:tcPrChange w:id="8757"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pPr>
              <w:pStyle w:val="BangBody"/>
              <w:rPr>
                <w:ins w:id="8758" w:author="The Si Tran" w:date="2012-12-10T07:30:00Z"/>
                <w:rPrChange w:id="8759" w:author="The Si Tran" w:date="2012-12-14T06:34:00Z">
                  <w:rPr>
                    <w:ins w:id="8760" w:author="The Si Tran" w:date="2012-12-10T07:30:00Z"/>
                    <w:rFonts w:ascii="Calibri" w:eastAsia="Times New Roman" w:hAnsi="Calibri"/>
                    <w:color w:val="000000"/>
                    <w:sz w:val="22"/>
                  </w:rPr>
                </w:rPrChange>
              </w:rPr>
              <w:pPrChange w:id="8761" w:author="The Si Tran" w:date="2012-12-16T08:45:00Z">
                <w:pPr>
                  <w:spacing w:line="240" w:lineRule="auto"/>
                  <w:jc w:val="right"/>
                </w:pPr>
              </w:pPrChange>
            </w:pPr>
            <w:ins w:id="8762" w:author="The Si Tran" w:date="2012-12-10T07:30:00Z">
              <w:r w:rsidRPr="00E30631">
                <w:rPr>
                  <w:rPrChange w:id="8763"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bottom"/>
            <w:hideMark/>
            <w:tcPrChange w:id="8764"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pPr>
              <w:pStyle w:val="BangBody"/>
              <w:rPr>
                <w:ins w:id="8765" w:author="The Si Tran" w:date="2012-12-10T07:30:00Z"/>
                <w:rPrChange w:id="8766" w:author="The Si Tran" w:date="2012-12-14T06:34:00Z">
                  <w:rPr>
                    <w:ins w:id="8767" w:author="The Si Tran" w:date="2012-12-10T07:30:00Z"/>
                    <w:rFonts w:ascii="Calibri" w:eastAsia="Times New Roman" w:hAnsi="Calibri"/>
                    <w:color w:val="000000"/>
                    <w:sz w:val="22"/>
                  </w:rPr>
                </w:rPrChange>
              </w:rPr>
              <w:pPrChange w:id="8768" w:author="The Si Tran" w:date="2012-12-16T08:45:00Z">
                <w:pPr>
                  <w:spacing w:line="240" w:lineRule="auto"/>
                  <w:jc w:val="right"/>
                </w:pPr>
              </w:pPrChange>
            </w:pPr>
            <w:ins w:id="8769" w:author="The Si Tran" w:date="2012-12-10T07:30:00Z">
              <w:r w:rsidRPr="00E30631">
                <w:rPr>
                  <w:rPrChange w:id="8770" w:author="The Si Tran" w:date="2012-12-14T06:34:00Z">
                    <w:rPr>
                      <w:rFonts w:ascii="Calibri" w:hAnsi="Calibri"/>
                      <w:sz w:val="22"/>
                    </w:rPr>
                  </w:rPrChange>
                </w:rPr>
                <w:t>7.23</w:t>
              </w:r>
            </w:ins>
          </w:p>
        </w:tc>
      </w:tr>
      <w:tr w:rsidR="00A75EB6" w:rsidRPr="005046FC" w14:paraId="2F76A64B" w14:textId="77777777" w:rsidTr="00E30631">
        <w:trPr>
          <w:trHeight w:val="795"/>
          <w:ins w:id="8771" w:author="The Si Tran" w:date="2012-12-10T07:30:00Z"/>
          <w:trPrChange w:id="8772" w:author="The Si Tran" w:date="2012-12-14T06:35: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8773"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8774" w:author="The Si Tran" w:date="2012-12-10T07:30:00Z"/>
                <w:rPrChange w:id="8775" w:author="The Si Tran" w:date="2012-12-14T06:34:00Z">
                  <w:rPr>
                    <w:ins w:id="8776" w:author="The Si Tran" w:date="2012-12-10T07:30:00Z"/>
                    <w:rFonts w:ascii="Calibri" w:eastAsia="Times New Roman" w:hAnsi="Calibri"/>
                    <w:color w:val="000000"/>
                    <w:sz w:val="22"/>
                  </w:rPr>
                </w:rPrChange>
              </w:rPr>
              <w:pPrChange w:id="8777"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8778"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8779" w:author="The Si Tran" w:date="2012-12-10T07:30:00Z"/>
                <w:rPrChange w:id="8780" w:author="The Si Tran" w:date="2012-12-14T06:34:00Z">
                  <w:rPr>
                    <w:ins w:id="8781" w:author="The Si Tran" w:date="2012-12-10T07:30:00Z"/>
                    <w:rFonts w:ascii="Calibri" w:eastAsia="Times New Roman" w:hAnsi="Calibri"/>
                    <w:color w:val="000000"/>
                    <w:sz w:val="22"/>
                  </w:rPr>
                </w:rPrChange>
              </w:rPr>
              <w:pPrChange w:id="8782" w:author="The Si Tran" w:date="2012-12-16T08:45:00Z">
                <w:pPr>
                  <w:spacing w:line="240" w:lineRule="auto"/>
                </w:pPr>
              </w:pPrChange>
            </w:pPr>
            <w:ins w:id="8783" w:author="The Si Tran" w:date="2012-12-10T07:30:00Z">
              <w:r w:rsidRPr="00E30631">
                <w:rPr>
                  <w:rPrChange w:id="8784" w:author="The Si Tran" w:date="2012-12-14T06:34:00Z">
                    <w:rPr>
                      <w:rFonts w:ascii="Calibri" w:hAnsi="Calibri"/>
                      <w:sz w:val="22"/>
                    </w:rPr>
                  </w:rPrChange>
                </w:rPr>
                <w:t>ARIMA(2, 0, 0)(0, 1, 1)12</w:t>
              </w:r>
              <w:r w:rsidRPr="00E30631">
                <w:rPr>
                  <w:rPrChange w:id="8785" w:author="The Si Tran" w:date="2012-12-14T06:34:00Z">
                    <w:rPr>
                      <w:rFonts w:ascii="Calibri" w:hAnsi="Calibri"/>
                      <w:sz w:val="22"/>
                    </w:rPr>
                  </w:rPrChange>
                </w:rPr>
                <w:br/>
                <w:t>Neuron(5,5,1),Algorithm=Back Propagation, 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8786"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E30631" w:rsidRDefault="00A75EB6">
            <w:pPr>
              <w:pStyle w:val="BangBody"/>
              <w:rPr>
                <w:ins w:id="8787" w:author="The Si Tran" w:date="2012-12-10T07:30:00Z"/>
                <w:rPrChange w:id="8788" w:author="The Si Tran" w:date="2012-12-14T06:34:00Z">
                  <w:rPr>
                    <w:ins w:id="8789" w:author="The Si Tran" w:date="2012-12-10T07:30:00Z"/>
                    <w:rFonts w:ascii="Calibri" w:eastAsia="Times New Roman" w:hAnsi="Calibri"/>
                    <w:color w:val="000000"/>
                    <w:sz w:val="22"/>
                  </w:rPr>
                </w:rPrChange>
              </w:rPr>
              <w:pPrChange w:id="8790" w:author="The Si Tran" w:date="2012-12-16T08:45:00Z">
                <w:pPr>
                  <w:spacing w:line="240" w:lineRule="auto"/>
                  <w:jc w:val="right"/>
                </w:pPr>
              </w:pPrChange>
            </w:pPr>
            <w:ins w:id="8791" w:author="The Si Tran" w:date="2012-12-10T07:30:00Z">
              <w:r w:rsidRPr="00E30631">
                <w:rPr>
                  <w:rPrChange w:id="8792" w:author="The Si Tran" w:date="2012-12-14T06:34:00Z">
                    <w:rPr>
                      <w:rFonts w:ascii="Calibri" w:hAnsi="Calibri"/>
                      <w:sz w:val="22"/>
                    </w:rPr>
                  </w:rPrChange>
                </w:rPr>
                <w:t>109.96</w:t>
              </w:r>
            </w:ins>
          </w:p>
        </w:tc>
        <w:tc>
          <w:tcPr>
            <w:tcW w:w="1112" w:type="dxa"/>
            <w:tcBorders>
              <w:top w:val="nil"/>
              <w:left w:val="nil"/>
              <w:bottom w:val="single" w:sz="4" w:space="0" w:color="auto"/>
              <w:right w:val="single" w:sz="4" w:space="0" w:color="auto"/>
            </w:tcBorders>
            <w:shd w:val="clear" w:color="auto" w:fill="auto"/>
            <w:noWrap/>
            <w:vAlign w:val="bottom"/>
            <w:hideMark/>
            <w:tcPrChange w:id="8793"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E30631" w:rsidRDefault="00A75EB6">
            <w:pPr>
              <w:pStyle w:val="BangBody"/>
              <w:rPr>
                <w:ins w:id="8794" w:author="The Si Tran" w:date="2012-12-10T07:30:00Z"/>
                <w:rPrChange w:id="8795" w:author="The Si Tran" w:date="2012-12-14T06:34:00Z">
                  <w:rPr>
                    <w:ins w:id="8796" w:author="The Si Tran" w:date="2012-12-10T07:30:00Z"/>
                    <w:rFonts w:ascii="Calibri" w:eastAsia="Times New Roman" w:hAnsi="Calibri"/>
                    <w:color w:val="000000"/>
                    <w:sz w:val="22"/>
                  </w:rPr>
                </w:rPrChange>
              </w:rPr>
              <w:pPrChange w:id="8797" w:author="The Si Tran" w:date="2012-12-16T08:45:00Z">
                <w:pPr>
                  <w:spacing w:line="240" w:lineRule="auto"/>
                  <w:jc w:val="right"/>
                </w:pPr>
              </w:pPrChange>
            </w:pPr>
            <w:ins w:id="8798" w:author="The Si Tran" w:date="2012-12-10T07:30:00Z">
              <w:r w:rsidRPr="00E30631">
                <w:rPr>
                  <w:rPrChange w:id="8799" w:author="The Si Tran" w:date="2012-12-14T06:34: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bottom"/>
            <w:hideMark/>
            <w:tcPrChange w:id="8800"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E30631" w:rsidRDefault="00A75EB6">
            <w:pPr>
              <w:pStyle w:val="BangBody"/>
              <w:rPr>
                <w:ins w:id="8801" w:author="The Si Tran" w:date="2012-12-10T07:30:00Z"/>
                <w:rPrChange w:id="8802" w:author="The Si Tran" w:date="2012-12-14T06:34:00Z">
                  <w:rPr>
                    <w:ins w:id="8803" w:author="The Si Tran" w:date="2012-12-10T07:30:00Z"/>
                    <w:rFonts w:ascii="Calibri" w:eastAsia="Times New Roman" w:hAnsi="Calibri"/>
                    <w:color w:val="000000"/>
                    <w:sz w:val="22"/>
                  </w:rPr>
                </w:rPrChange>
              </w:rPr>
              <w:pPrChange w:id="8804" w:author="The Si Tran" w:date="2012-12-16T08:45:00Z">
                <w:pPr>
                  <w:spacing w:line="240" w:lineRule="auto"/>
                  <w:jc w:val="right"/>
                </w:pPr>
              </w:pPrChange>
            </w:pPr>
            <w:ins w:id="8805" w:author="The Si Tran" w:date="2012-12-10T07:30:00Z">
              <w:r w:rsidRPr="00E30631">
                <w:rPr>
                  <w:rPrChange w:id="8806" w:author="The Si Tran" w:date="2012-12-14T06:34:00Z">
                    <w:rPr>
                      <w:rFonts w:ascii="Calibri" w:hAnsi="Calibri"/>
                      <w:sz w:val="22"/>
                    </w:rPr>
                  </w:rPrChange>
                </w:rPr>
                <w:t>6.77</w:t>
              </w:r>
            </w:ins>
          </w:p>
        </w:tc>
      </w:tr>
    </w:tbl>
    <w:p w14:paraId="3864A30B" w14:textId="77777777" w:rsidR="00BF080C" w:rsidRDefault="00BF080C">
      <w:pPr>
        <w:pStyle w:val="Bang"/>
        <w:rPr>
          <w:ins w:id="8807" w:author="The Si Tran" w:date="2012-12-14T06:35:00Z"/>
        </w:rPr>
        <w:pPrChange w:id="8808" w:author="The Si Tran" w:date="2012-12-11T23:55:00Z">
          <w:pPr>
            <w:pStyle w:val="Heading1"/>
            <w:jc w:val="left"/>
          </w:pPr>
        </w:pPrChange>
      </w:pPr>
    </w:p>
    <w:p w14:paraId="7988D120" w14:textId="2AC0C7E9" w:rsidR="00E30631" w:rsidRPr="00097101" w:rsidRDefault="00E30631">
      <w:pPr>
        <w:pStyle w:val="Bang"/>
        <w:rPr>
          <w:ins w:id="8809" w:author="The Si Tran" w:date="2012-12-10T07:30:00Z"/>
        </w:rPr>
        <w:pPrChange w:id="8810" w:author="The Si Tran" w:date="2012-12-11T23:55:00Z">
          <w:pPr>
            <w:pStyle w:val="Heading1"/>
            <w:jc w:val="left"/>
          </w:pPr>
        </w:pPrChange>
      </w:pPr>
      <w:bookmarkStart w:id="8811" w:name="_Toc343033797"/>
      <w:bookmarkStart w:id="8812" w:name="_Toc343415630"/>
      <w:ins w:id="8813" w:author="The Si Tran" w:date="2012-12-14T06:35:00Z">
        <w:r w:rsidRPr="006041AD">
          <w:rPr>
            <w:b/>
          </w:rPr>
          <w:t>Bảng 6.5:</w:t>
        </w:r>
        <w:r w:rsidRPr="004D696B">
          <w:t xml:space="preserve"> Kết quả thực nghiệm chuỗi dữ liệu</w:t>
        </w:r>
        <w:r>
          <w:t xml:space="preserve"> </w:t>
        </w:r>
        <w:r w:rsidRPr="004D696B">
          <w:t>Maxtemp</w:t>
        </w:r>
      </w:ins>
      <w:bookmarkEnd w:id="8811"/>
      <w:bookmarkEnd w:id="8812"/>
    </w:p>
    <w:tbl>
      <w:tblPr>
        <w:tblW w:w="9350" w:type="dxa"/>
        <w:tblLook w:val="04A0" w:firstRow="1" w:lastRow="0" w:firstColumn="1" w:lastColumn="0" w:noHBand="0" w:noVBand="1"/>
        <w:tblPrChange w:id="8814" w:author="The Si Tran" w:date="2012-12-14T06:35:00Z">
          <w:tblPr>
            <w:tblW w:w="10540" w:type="dxa"/>
            <w:tblLook w:val="04A0" w:firstRow="1" w:lastRow="0" w:firstColumn="1" w:lastColumn="0" w:noHBand="0" w:noVBand="1"/>
          </w:tblPr>
        </w:tblPrChange>
      </w:tblPr>
      <w:tblGrid>
        <w:gridCol w:w="1132"/>
        <w:gridCol w:w="5950"/>
        <w:gridCol w:w="825"/>
        <w:gridCol w:w="709"/>
        <w:gridCol w:w="865"/>
        <w:tblGridChange w:id="8815">
          <w:tblGrid>
            <w:gridCol w:w="1072"/>
            <w:gridCol w:w="7002"/>
            <w:gridCol w:w="819"/>
            <w:gridCol w:w="819"/>
            <w:gridCol w:w="828"/>
          </w:tblGrid>
        </w:tblGridChange>
      </w:tblGrid>
      <w:tr w:rsidR="00A75EB6" w:rsidRPr="005046FC" w14:paraId="4751F343" w14:textId="77777777" w:rsidTr="00E30631">
        <w:trPr>
          <w:trHeight w:val="253"/>
          <w:ins w:id="8816" w:author="The Si Tran" w:date="2012-12-10T07:31:00Z"/>
          <w:trPrChange w:id="8817" w:author="The Si Tran" w:date="2012-12-14T06:35: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818"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8819" w:author="The Si Tran" w:date="2012-12-10T07:31:00Z"/>
                <w:rPrChange w:id="8820" w:author="The Si Tran" w:date="2012-12-14T06:35:00Z">
                  <w:rPr>
                    <w:ins w:id="8821" w:author="The Si Tran" w:date="2012-12-10T07:31:00Z"/>
                    <w:rFonts w:ascii="Calibri" w:eastAsia="Times New Roman" w:hAnsi="Calibri"/>
                    <w:color w:val="000000"/>
                    <w:sz w:val="22"/>
                  </w:rPr>
                </w:rPrChange>
              </w:rPr>
              <w:pPrChange w:id="8822" w:author="The Si Tran" w:date="2012-12-16T08:45:00Z">
                <w:pPr>
                  <w:spacing w:line="240" w:lineRule="auto"/>
                </w:pPr>
              </w:pPrChange>
            </w:pPr>
            <w:ins w:id="8823" w:author="The Si Tran" w:date="2012-12-10T07:31:00Z">
              <w:r w:rsidRPr="00E30631">
                <w:rPr>
                  <w:rPrChange w:id="8824" w:author="The Si Tran" w:date="2012-12-14T06:35:00Z">
                    <w:rPr>
                      <w:rFonts w:ascii="Calibri" w:hAnsi="Calibri" w:cs="Arial"/>
                      <w:b/>
                      <w:bCs/>
                      <w:kern w:val="32"/>
                      <w:sz w:val="22"/>
                      <w:szCs w:val="32"/>
                    </w:rPr>
                  </w:rPrChange>
                </w:rPr>
                <w:lastRenderedPageBreak/>
                <w:t> </w:t>
              </w:r>
            </w:ins>
          </w:p>
        </w:tc>
        <w:tc>
          <w:tcPr>
            <w:tcW w:w="5950" w:type="dxa"/>
            <w:tcBorders>
              <w:top w:val="single" w:sz="4" w:space="0" w:color="auto"/>
              <w:left w:val="nil"/>
              <w:bottom w:val="single" w:sz="4" w:space="0" w:color="auto"/>
              <w:right w:val="single" w:sz="4" w:space="0" w:color="auto"/>
            </w:tcBorders>
            <w:shd w:val="clear" w:color="auto" w:fill="auto"/>
            <w:noWrap/>
            <w:vAlign w:val="bottom"/>
            <w:hideMark/>
            <w:tcPrChange w:id="8825" w:author="The Si Tran" w:date="2012-12-14T06:35: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E30631" w:rsidRDefault="00A75EB6">
            <w:pPr>
              <w:pStyle w:val="BangBody"/>
              <w:rPr>
                <w:ins w:id="8826" w:author="The Si Tran" w:date="2012-12-10T07:31:00Z"/>
                <w:rPrChange w:id="8827" w:author="The Si Tran" w:date="2012-12-14T06:35:00Z">
                  <w:rPr>
                    <w:ins w:id="8828" w:author="The Si Tran" w:date="2012-12-10T07:31:00Z"/>
                    <w:rFonts w:ascii="Calibri" w:eastAsia="Times New Roman" w:hAnsi="Calibri"/>
                    <w:color w:val="000000"/>
                    <w:sz w:val="22"/>
                  </w:rPr>
                </w:rPrChange>
              </w:rPr>
              <w:pPrChange w:id="8829" w:author="The Si Tran" w:date="2012-12-16T08:45:00Z">
                <w:pPr>
                  <w:spacing w:line="240" w:lineRule="auto"/>
                </w:pPr>
              </w:pPrChange>
            </w:pPr>
            <w:ins w:id="8830" w:author="The Si Tran" w:date="2012-12-10T07:31:00Z">
              <w:r w:rsidRPr="00E30631">
                <w:rPr>
                  <w:rPrChange w:id="8831" w:author="The Si Tran" w:date="2012-12-14T06:35: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8832"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E30631" w:rsidRDefault="00A75EB6">
            <w:pPr>
              <w:pStyle w:val="BangBody"/>
              <w:rPr>
                <w:ins w:id="8833" w:author="The Si Tran" w:date="2012-12-10T07:31:00Z"/>
                <w:rPrChange w:id="8834" w:author="The Si Tran" w:date="2012-12-14T06:35:00Z">
                  <w:rPr>
                    <w:ins w:id="8835" w:author="The Si Tran" w:date="2012-12-10T07:31:00Z"/>
                    <w:rFonts w:ascii="Calibri" w:eastAsia="Times New Roman" w:hAnsi="Calibri"/>
                    <w:color w:val="000000"/>
                    <w:sz w:val="22"/>
                  </w:rPr>
                </w:rPrChange>
              </w:rPr>
              <w:pPrChange w:id="8836" w:author="The Si Tran" w:date="2012-12-16T08:45:00Z">
                <w:pPr>
                  <w:spacing w:line="240" w:lineRule="auto"/>
                </w:pPr>
              </w:pPrChange>
            </w:pPr>
            <w:ins w:id="8837" w:author="The Si Tran" w:date="2012-12-10T07:31:00Z">
              <w:r w:rsidRPr="00E30631">
                <w:rPr>
                  <w:rPrChange w:id="8838" w:author="The Si Tran" w:date="2012-12-14T06:35: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bottom"/>
            <w:hideMark/>
            <w:tcPrChange w:id="8839"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E30631" w:rsidRDefault="00A75EB6">
            <w:pPr>
              <w:pStyle w:val="BangBody"/>
              <w:rPr>
                <w:ins w:id="8840" w:author="The Si Tran" w:date="2012-12-10T07:31:00Z"/>
                <w:rPrChange w:id="8841" w:author="The Si Tran" w:date="2012-12-14T06:35:00Z">
                  <w:rPr>
                    <w:ins w:id="8842" w:author="The Si Tran" w:date="2012-12-10T07:31:00Z"/>
                    <w:rFonts w:ascii="Calibri" w:eastAsia="Times New Roman" w:hAnsi="Calibri"/>
                    <w:color w:val="000000"/>
                    <w:sz w:val="22"/>
                  </w:rPr>
                </w:rPrChange>
              </w:rPr>
              <w:pPrChange w:id="8843" w:author="The Si Tran" w:date="2012-12-16T08:45:00Z">
                <w:pPr>
                  <w:spacing w:line="240" w:lineRule="auto"/>
                </w:pPr>
              </w:pPrChange>
            </w:pPr>
            <w:ins w:id="8844" w:author="The Si Tran" w:date="2012-12-10T07:31:00Z">
              <w:r w:rsidRPr="00E30631">
                <w:rPr>
                  <w:rPrChange w:id="8845" w:author="The Si Tran" w:date="2012-12-14T06:35: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bottom"/>
            <w:hideMark/>
            <w:tcPrChange w:id="8846"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E30631" w:rsidRDefault="00A75EB6">
            <w:pPr>
              <w:pStyle w:val="BangBody"/>
              <w:rPr>
                <w:ins w:id="8847" w:author="The Si Tran" w:date="2012-12-10T07:31:00Z"/>
                <w:rPrChange w:id="8848" w:author="The Si Tran" w:date="2012-12-14T06:35:00Z">
                  <w:rPr>
                    <w:ins w:id="8849" w:author="The Si Tran" w:date="2012-12-10T07:31:00Z"/>
                    <w:rFonts w:ascii="Calibri" w:eastAsia="Times New Roman" w:hAnsi="Calibri"/>
                    <w:color w:val="000000"/>
                    <w:sz w:val="22"/>
                  </w:rPr>
                </w:rPrChange>
              </w:rPr>
              <w:pPrChange w:id="8850" w:author="The Si Tran" w:date="2012-12-16T08:45:00Z">
                <w:pPr>
                  <w:spacing w:line="240" w:lineRule="auto"/>
                </w:pPr>
              </w:pPrChange>
            </w:pPr>
            <w:ins w:id="8851" w:author="The Si Tran" w:date="2012-12-10T07:31:00Z">
              <w:r w:rsidRPr="00E30631">
                <w:rPr>
                  <w:rPrChange w:id="8852" w:author="The Si Tran" w:date="2012-12-14T06:35:00Z">
                    <w:rPr>
                      <w:rFonts w:ascii="Calibri" w:hAnsi="Calibri" w:cs="Arial"/>
                      <w:b/>
                      <w:bCs/>
                      <w:kern w:val="32"/>
                      <w:sz w:val="22"/>
                      <w:szCs w:val="32"/>
                    </w:rPr>
                  </w:rPrChange>
                </w:rPr>
                <w:t>MAPE</w:t>
              </w:r>
            </w:ins>
          </w:p>
        </w:tc>
      </w:tr>
      <w:tr w:rsidR="00A75EB6" w:rsidRPr="005046FC" w14:paraId="5D244E6C" w14:textId="77777777" w:rsidTr="00E30631">
        <w:trPr>
          <w:trHeight w:val="507"/>
          <w:ins w:id="8853" w:author="The Si Tran" w:date="2012-12-10T07:31:00Z"/>
          <w:trPrChange w:id="8854" w:author="The Si Tran" w:date="2012-12-14T06:35: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55"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E30631" w:rsidRDefault="00A75EB6">
            <w:pPr>
              <w:pStyle w:val="BangBody"/>
              <w:rPr>
                <w:ins w:id="8856" w:author="The Si Tran" w:date="2012-12-10T07:31:00Z"/>
                <w:rPrChange w:id="8857" w:author="The Si Tran" w:date="2012-12-14T06:35:00Z">
                  <w:rPr>
                    <w:ins w:id="8858" w:author="The Si Tran" w:date="2012-12-10T07:31:00Z"/>
                    <w:rFonts w:ascii="Calibri" w:eastAsia="Times New Roman" w:hAnsi="Calibri"/>
                    <w:color w:val="000000"/>
                    <w:sz w:val="22"/>
                  </w:rPr>
                </w:rPrChange>
              </w:rPr>
              <w:pPrChange w:id="8859" w:author="The Si Tran" w:date="2012-12-16T08:45:00Z">
                <w:pPr>
                  <w:spacing w:line="240" w:lineRule="auto"/>
                  <w:jc w:val="center"/>
                </w:pPr>
              </w:pPrChange>
            </w:pPr>
            <w:ins w:id="8860" w:author="The Si Tran" w:date="2012-12-10T07:31:00Z">
              <w:r w:rsidRPr="00E30631">
                <w:rPr>
                  <w:rPrChange w:id="8861" w:author="The Si Tran" w:date="2012-12-14T06:35: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8862"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8863" w:author="The Si Tran" w:date="2012-12-10T07:31:00Z"/>
                <w:rPrChange w:id="8864" w:author="The Si Tran" w:date="2012-12-14T06:35:00Z">
                  <w:rPr>
                    <w:ins w:id="8865" w:author="The Si Tran" w:date="2012-12-10T07:31:00Z"/>
                    <w:rFonts w:ascii="Calibri" w:eastAsia="Times New Roman" w:hAnsi="Calibri"/>
                    <w:color w:val="000000"/>
                    <w:sz w:val="22"/>
                  </w:rPr>
                </w:rPrChange>
              </w:rPr>
              <w:pPrChange w:id="8866" w:author="The Si Tran" w:date="2012-12-16T08:45:00Z">
                <w:pPr>
                  <w:spacing w:line="240" w:lineRule="auto"/>
                  <w:jc w:val="left"/>
                </w:pPr>
              </w:pPrChange>
            </w:pPr>
            <w:ins w:id="8867" w:author="The Si Tran" w:date="2012-12-10T07:31:00Z">
              <w:r w:rsidRPr="00E30631">
                <w:rPr>
                  <w:rPrChange w:id="8868"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8869"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pPr>
              <w:pStyle w:val="BangBody"/>
              <w:rPr>
                <w:ins w:id="8870" w:author="The Si Tran" w:date="2012-12-10T07:31:00Z"/>
                <w:rPrChange w:id="8871" w:author="The Si Tran" w:date="2012-12-14T06:35:00Z">
                  <w:rPr>
                    <w:ins w:id="8872" w:author="The Si Tran" w:date="2012-12-10T07:31:00Z"/>
                    <w:rFonts w:ascii="Calibri" w:eastAsia="Times New Roman" w:hAnsi="Calibri"/>
                    <w:color w:val="000000"/>
                    <w:sz w:val="22"/>
                  </w:rPr>
                </w:rPrChange>
              </w:rPr>
              <w:pPrChange w:id="8873" w:author="The Si Tran" w:date="2012-12-16T08:45:00Z">
                <w:pPr>
                  <w:spacing w:line="240" w:lineRule="auto"/>
                  <w:jc w:val="right"/>
                </w:pPr>
              </w:pPrChange>
            </w:pPr>
            <w:ins w:id="8874" w:author="The Si Tran" w:date="2012-12-10T07:31:00Z">
              <w:r w:rsidRPr="00E30631">
                <w:rPr>
                  <w:rPrChange w:id="8875"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8876"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pPr>
              <w:pStyle w:val="BangBody"/>
              <w:rPr>
                <w:ins w:id="8877" w:author="The Si Tran" w:date="2012-12-10T07:31:00Z"/>
                <w:rPrChange w:id="8878" w:author="The Si Tran" w:date="2012-12-14T06:35:00Z">
                  <w:rPr>
                    <w:ins w:id="8879" w:author="The Si Tran" w:date="2012-12-10T07:31:00Z"/>
                    <w:rFonts w:ascii="Calibri" w:eastAsia="Times New Roman" w:hAnsi="Calibri"/>
                    <w:color w:val="000000"/>
                    <w:sz w:val="22"/>
                  </w:rPr>
                </w:rPrChange>
              </w:rPr>
              <w:pPrChange w:id="8880" w:author="The Si Tran" w:date="2012-12-16T08:45:00Z">
                <w:pPr>
                  <w:spacing w:line="240" w:lineRule="auto"/>
                  <w:jc w:val="right"/>
                </w:pPr>
              </w:pPrChange>
            </w:pPr>
            <w:ins w:id="8881" w:author="The Si Tran" w:date="2012-12-10T07:31:00Z">
              <w:r w:rsidRPr="00E30631">
                <w:rPr>
                  <w:rPrChange w:id="8882"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bottom"/>
            <w:hideMark/>
            <w:tcPrChange w:id="8883"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pPr>
              <w:pStyle w:val="BangBody"/>
              <w:rPr>
                <w:ins w:id="8884" w:author="The Si Tran" w:date="2012-12-10T07:31:00Z"/>
                <w:rPrChange w:id="8885" w:author="The Si Tran" w:date="2012-12-14T06:35:00Z">
                  <w:rPr>
                    <w:ins w:id="8886" w:author="The Si Tran" w:date="2012-12-10T07:31:00Z"/>
                    <w:rFonts w:ascii="Calibri" w:eastAsia="Times New Roman" w:hAnsi="Calibri"/>
                    <w:color w:val="000000"/>
                    <w:sz w:val="22"/>
                  </w:rPr>
                </w:rPrChange>
              </w:rPr>
              <w:pPrChange w:id="8887" w:author="The Si Tran" w:date="2012-12-16T08:45:00Z">
                <w:pPr>
                  <w:spacing w:line="240" w:lineRule="auto"/>
                  <w:jc w:val="right"/>
                </w:pPr>
              </w:pPrChange>
            </w:pPr>
            <w:ins w:id="8888" w:author="The Si Tran" w:date="2012-12-10T07:31:00Z">
              <w:r w:rsidRPr="00E30631">
                <w:rPr>
                  <w:rPrChange w:id="8889" w:author="The Si Tran" w:date="2012-12-14T06:35:00Z">
                    <w:rPr>
                      <w:rFonts w:ascii="Calibri" w:hAnsi="Calibri"/>
                      <w:sz w:val="22"/>
                    </w:rPr>
                  </w:rPrChange>
                </w:rPr>
                <w:t>6.16</w:t>
              </w:r>
            </w:ins>
          </w:p>
        </w:tc>
      </w:tr>
      <w:tr w:rsidR="00A75EB6" w:rsidRPr="005046FC" w14:paraId="5FE843BD" w14:textId="77777777" w:rsidTr="00E30631">
        <w:trPr>
          <w:trHeight w:val="507"/>
          <w:ins w:id="8890" w:author="The Si Tran" w:date="2012-12-10T07:31:00Z"/>
          <w:trPrChange w:id="8891" w:author="The Si Tran" w:date="2012-12-14T06:35: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8892"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E30631" w:rsidRDefault="00A75EB6">
            <w:pPr>
              <w:pStyle w:val="BangBody"/>
              <w:rPr>
                <w:ins w:id="8893" w:author="The Si Tran" w:date="2012-12-10T07:31:00Z"/>
                <w:rPrChange w:id="8894" w:author="The Si Tran" w:date="2012-12-14T06:35:00Z">
                  <w:rPr>
                    <w:ins w:id="8895" w:author="The Si Tran" w:date="2012-12-10T07:31:00Z"/>
                    <w:rFonts w:ascii="Calibri" w:eastAsia="Times New Roman" w:hAnsi="Calibri"/>
                    <w:color w:val="000000"/>
                    <w:sz w:val="22"/>
                  </w:rPr>
                </w:rPrChange>
              </w:rPr>
              <w:pPrChange w:id="8896"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8897"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8898" w:author="The Si Tran" w:date="2012-12-10T07:31:00Z"/>
                <w:rPrChange w:id="8899" w:author="The Si Tran" w:date="2012-12-14T06:35:00Z">
                  <w:rPr>
                    <w:ins w:id="8900" w:author="The Si Tran" w:date="2012-12-10T07:31:00Z"/>
                    <w:rFonts w:ascii="Calibri" w:eastAsia="Times New Roman" w:hAnsi="Calibri"/>
                    <w:color w:val="000000"/>
                    <w:sz w:val="22"/>
                  </w:rPr>
                </w:rPrChange>
              </w:rPr>
              <w:pPrChange w:id="8901" w:author="The Si Tran" w:date="2012-12-16T08:45:00Z">
                <w:pPr>
                  <w:spacing w:line="240" w:lineRule="auto"/>
                  <w:jc w:val="left"/>
                </w:pPr>
              </w:pPrChange>
            </w:pPr>
            <w:ins w:id="8902" w:author="The Si Tran" w:date="2012-12-10T07:31:00Z">
              <w:r w:rsidRPr="00E30631">
                <w:rPr>
                  <w:rPrChange w:id="8903"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8904"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pPr>
              <w:pStyle w:val="BangBody"/>
              <w:rPr>
                <w:ins w:id="8905" w:author="The Si Tran" w:date="2012-12-10T07:31:00Z"/>
                <w:rPrChange w:id="8906" w:author="The Si Tran" w:date="2012-12-14T06:35:00Z">
                  <w:rPr>
                    <w:ins w:id="8907" w:author="The Si Tran" w:date="2012-12-10T07:31:00Z"/>
                    <w:rFonts w:ascii="Calibri" w:eastAsia="Times New Roman" w:hAnsi="Calibri"/>
                    <w:color w:val="000000"/>
                    <w:sz w:val="22"/>
                  </w:rPr>
                </w:rPrChange>
              </w:rPr>
              <w:pPrChange w:id="8908" w:author="The Si Tran" w:date="2012-12-16T08:45:00Z">
                <w:pPr>
                  <w:spacing w:line="240" w:lineRule="auto"/>
                  <w:jc w:val="right"/>
                </w:pPr>
              </w:pPrChange>
            </w:pPr>
            <w:ins w:id="8909" w:author="The Si Tran" w:date="2012-12-10T07:31:00Z">
              <w:r w:rsidRPr="00E30631">
                <w:rPr>
                  <w:rPrChange w:id="8910"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bottom"/>
            <w:hideMark/>
            <w:tcPrChange w:id="8911"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pPr>
              <w:pStyle w:val="BangBody"/>
              <w:rPr>
                <w:ins w:id="8912" w:author="The Si Tran" w:date="2012-12-10T07:31:00Z"/>
                <w:rPrChange w:id="8913" w:author="The Si Tran" w:date="2012-12-14T06:35:00Z">
                  <w:rPr>
                    <w:ins w:id="8914" w:author="The Si Tran" w:date="2012-12-10T07:31:00Z"/>
                    <w:rFonts w:ascii="Calibri" w:eastAsia="Times New Roman" w:hAnsi="Calibri"/>
                    <w:color w:val="000000"/>
                    <w:sz w:val="22"/>
                  </w:rPr>
                </w:rPrChange>
              </w:rPr>
              <w:pPrChange w:id="8915" w:author="The Si Tran" w:date="2012-12-16T08:45:00Z">
                <w:pPr>
                  <w:spacing w:line="240" w:lineRule="auto"/>
                  <w:jc w:val="right"/>
                </w:pPr>
              </w:pPrChange>
            </w:pPr>
            <w:ins w:id="8916" w:author="The Si Tran" w:date="2012-12-10T07:31:00Z">
              <w:r w:rsidRPr="00E30631">
                <w:rPr>
                  <w:rPrChange w:id="8917"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bottom"/>
            <w:hideMark/>
            <w:tcPrChange w:id="8918"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pPr>
              <w:pStyle w:val="BangBody"/>
              <w:rPr>
                <w:ins w:id="8919" w:author="The Si Tran" w:date="2012-12-10T07:31:00Z"/>
                <w:rPrChange w:id="8920" w:author="The Si Tran" w:date="2012-12-14T06:35:00Z">
                  <w:rPr>
                    <w:ins w:id="8921" w:author="The Si Tran" w:date="2012-12-10T07:31:00Z"/>
                    <w:rFonts w:ascii="Calibri" w:eastAsia="Times New Roman" w:hAnsi="Calibri"/>
                    <w:color w:val="000000"/>
                    <w:sz w:val="22"/>
                  </w:rPr>
                </w:rPrChange>
              </w:rPr>
              <w:pPrChange w:id="8922" w:author="The Si Tran" w:date="2012-12-16T08:45:00Z">
                <w:pPr>
                  <w:spacing w:line="240" w:lineRule="auto"/>
                  <w:jc w:val="right"/>
                </w:pPr>
              </w:pPrChange>
            </w:pPr>
            <w:ins w:id="8923" w:author="The Si Tran" w:date="2012-12-10T07:31:00Z">
              <w:r w:rsidRPr="00E30631">
                <w:rPr>
                  <w:rPrChange w:id="8924" w:author="The Si Tran" w:date="2012-12-14T06:35:00Z">
                    <w:rPr>
                      <w:rFonts w:ascii="Calibri" w:hAnsi="Calibri"/>
                      <w:sz w:val="22"/>
                    </w:rPr>
                  </w:rPrChange>
                </w:rPr>
                <w:t>6.5</w:t>
              </w:r>
            </w:ins>
          </w:p>
        </w:tc>
      </w:tr>
      <w:tr w:rsidR="00A75EB6" w:rsidRPr="005046FC" w14:paraId="24AD3BA9" w14:textId="77777777" w:rsidTr="00E30631">
        <w:trPr>
          <w:trHeight w:val="253"/>
          <w:ins w:id="8925" w:author="The Si Tran" w:date="2012-12-10T07:31:00Z"/>
          <w:trPrChange w:id="8926" w:author="The Si Tran" w:date="2012-12-14T06:35: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8927"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77777777" w:rsidR="00A75EB6" w:rsidRPr="00E30631" w:rsidRDefault="00A75EB6">
            <w:pPr>
              <w:pStyle w:val="BangBody"/>
              <w:rPr>
                <w:ins w:id="8928" w:author="The Si Tran" w:date="2012-12-10T07:31:00Z"/>
                <w:rPrChange w:id="8929" w:author="The Si Tran" w:date="2012-12-14T06:35:00Z">
                  <w:rPr>
                    <w:ins w:id="8930" w:author="The Si Tran" w:date="2012-12-10T07:31:00Z"/>
                    <w:rFonts w:ascii="Calibri" w:eastAsia="Times New Roman" w:hAnsi="Calibri"/>
                    <w:color w:val="000000"/>
                    <w:sz w:val="22"/>
                  </w:rPr>
                </w:rPrChange>
              </w:rPr>
              <w:pPrChange w:id="8931" w:author="The Si Tran" w:date="2012-12-16T08:45:00Z">
                <w:pPr>
                  <w:spacing w:line="240" w:lineRule="auto"/>
                  <w:jc w:val="center"/>
                </w:pPr>
              </w:pPrChange>
            </w:pPr>
            <w:ins w:id="8932" w:author="The Si Tran" w:date="2012-12-10T07:31:00Z">
              <w:r w:rsidRPr="00E30631">
                <w:rPr>
                  <w:rPrChange w:id="8933" w:author="The Si Tran" w:date="2012-12-14T06:35:00Z">
                    <w:rPr>
                      <w:rFonts w:ascii="Calibri" w:hAnsi="Calibri"/>
                      <w:sz w:val="22"/>
                    </w:rPr>
                  </w:rPrChange>
                </w:rPr>
                <w:t xml:space="preserve">SARIMA </w:t>
              </w:r>
            </w:ins>
          </w:p>
        </w:tc>
        <w:tc>
          <w:tcPr>
            <w:tcW w:w="5950" w:type="dxa"/>
            <w:tcBorders>
              <w:top w:val="nil"/>
              <w:left w:val="nil"/>
              <w:bottom w:val="single" w:sz="4" w:space="0" w:color="auto"/>
              <w:right w:val="single" w:sz="4" w:space="0" w:color="auto"/>
            </w:tcBorders>
            <w:shd w:val="clear" w:color="auto" w:fill="auto"/>
            <w:vAlign w:val="bottom"/>
            <w:hideMark/>
            <w:tcPrChange w:id="8934"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8935" w:author="The Si Tran" w:date="2012-12-10T07:31:00Z"/>
                <w:rPrChange w:id="8936" w:author="The Si Tran" w:date="2012-12-14T06:35:00Z">
                  <w:rPr>
                    <w:ins w:id="8937" w:author="The Si Tran" w:date="2012-12-10T07:31:00Z"/>
                    <w:rFonts w:ascii="Calibri" w:eastAsia="Times New Roman" w:hAnsi="Calibri"/>
                    <w:color w:val="000000"/>
                    <w:sz w:val="22"/>
                  </w:rPr>
                </w:rPrChange>
              </w:rPr>
              <w:pPrChange w:id="8938" w:author="The Si Tran" w:date="2012-12-16T08:45:00Z">
                <w:pPr>
                  <w:spacing w:line="240" w:lineRule="auto"/>
                  <w:jc w:val="left"/>
                </w:pPr>
              </w:pPrChange>
            </w:pPr>
            <w:ins w:id="8939" w:author="The Si Tran" w:date="2012-12-10T07:31:00Z">
              <w:r w:rsidRPr="00E30631">
                <w:rPr>
                  <w:rPrChange w:id="8940"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bottom"/>
            <w:hideMark/>
            <w:tcPrChange w:id="8941"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pPr>
              <w:pStyle w:val="BangBody"/>
              <w:rPr>
                <w:ins w:id="8942" w:author="The Si Tran" w:date="2012-12-10T07:31:00Z"/>
                <w:rPrChange w:id="8943" w:author="The Si Tran" w:date="2012-12-14T06:35:00Z">
                  <w:rPr>
                    <w:ins w:id="8944" w:author="The Si Tran" w:date="2012-12-10T07:31:00Z"/>
                    <w:rFonts w:ascii="Calibri" w:eastAsia="Times New Roman" w:hAnsi="Calibri"/>
                    <w:color w:val="000000"/>
                    <w:sz w:val="22"/>
                  </w:rPr>
                </w:rPrChange>
              </w:rPr>
              <w:pPrChange w:id="8945" w:author="The Si Tran" w:date="2012-12-16T08:45:00Z">
                <w:pPr>
                  <w:spacing w:line="240" w:lineRule="auto"/>
                  <w:jc w:val="right"/>
                </w:pPr>
              </w:pPrChange>
            </w:pPr>
            <w:ins w:id="8946" w:author="The Si Tran" w:date="2012-12-10T07:31:00Z">
              <w:r w:rsidRPr="00E30631">
                <w:rPr>
                  <w:rPrChange w:id="8947"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8948"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pPr>
              <w:pStyle w:val="BangBody"/>
              <w:rPr>
                <w:ins w:id="8949" w:author="The Si Tran" w:date="2012-12-10T07:31:00Z"/>
                <w:rPrChange w:id="8950" w:author="The Si Tran" w:date="2012-12-14T06:35:00Z">
                  <w:rPr>
                    <w:ins w:id="8951" w:author="The Si Tran" w:date="2012-12-10T07:31:00Z"/>
                    <w:rFonts w:ascii="Calibri" w:eastAsia="Times New Roman" w:hAnsi="Calibri"/>
                    <w:color w:val="000000"/>
                    <w:sz w:val="22"/>
                  </w:rPr>
                </w:rPrChange>
              </w:rPr>
              <w:pPrChange w:id="8952" w:author="The Si Tran" w:date="2012-12-16T08:45:00Z">
                <w:pPr>
                  <w:spacing w:line="240" w:lineRule="auto"/>
                  <w:jc w:val="right"/>
                </w:pPr>
              </w:pPrChange>
            </w:pPr>
            <w:ins w:id="8953" w:author="The Si Tran" w:date="2012-12-10T07:31:00Z">
              <w:r w:rsidRPr="00E30631">
                <w:rPr>
                  <w:rPrChange w:id="8954"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bottom"/>
            <w:hideMark/>
            <w:tcPrChange w:id="8955"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pPr>
              <w:pStyle w:val="BangBody"/>
              <w:rPr>
                <w:ins w:id="8956" w:author="The Si Tran" w:date="2012-12-10T07:31:00Z"/>
                <w:rPrChange w:id="8957" w:author="The Si Tran" w:date="2012-12-14T06:35:00Z">
                  <w:rPr>
                    <w:ins w:id="8958" w:author="The Si Tran" w:date="2012-12-10T07:31:00Z"/>
                    <w:rFonts w:ascii="Calibri" w:eastAsia="Times New Roman" w:hAnsi="Calibri"/>
                    <w:color w:val="000000"/>
                    <w:sz w:val="22"/>
                  </w:rPr>
                </w:rPrChange>
              </w:rPr>
              <w:pPrChange w:id="8959" w:author="The Si Tran" w:date="2012-12-16T08:45:00Z">
                <w:pPr>
                  <w:spacing w:line="240" w:lineRule="auto"/>
                  <w:jc w:val="right"/>
                </w:pPr>
              </w:pPrChange>
            </w:pPr>
            <w:ins w:id="8960" w:author="The Si Tran" w:date="2012-12-10T07:31:00Z">
              <w:r w:rsidRPr="00E30631">
                <w:rPr>
                  <w:rPrChange w:id="8961" w:author="The Si Tran" w:date="2012-12-14T06:35:00Z">
                    <w:rPr>
                      <w:rFonts w:ascii="Calibri" w:hAnsi="Calibri"/>
                      <w:sz w:val="22"/>
                    </w:rPr>
                  </w:rPrChange>
                </w:rPr>
                <w:t>6.02</w:t>
              </w:r>
            </w:ins>
          </w:p>
        </w:tc>
      </w:tr>
      <w:tr w:rsidR="00A75EB6" w:rsidRPr="005046FC" w14:paraId="6FAA6343" w14:textId="77777777" w:rsidTr="00E30631">
        <w:trPr>
          <w:trHeight w:val="762"/>
          <w:ins w:id="8962" w:author="The Si Tran" w:date="2012-12-10T07:31:00Z"/>
          <w:trPrChange w:id="8963" w:author="The Si Tran" w:date="2012-12-14T06:35: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64"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E30631" w:rsidRDefault="00A75EB6">
            <w:pPr>
              <w:pStyle w:val="BangBody"/>
              <w:rPr>
                <w:ins w:id="8965" w:author="The Si Tran" w:date="2012-12-10T07:31:00Z"/>
                <w:rPrChange w:id="8966" w:author="The Si Tran" w:date="2012-12-14T06:35:00Z">
                  <w:rPr>
                    <w:ins w:id="8967" w:author="The Si Tran" w:date="2012-12-10T07:31:00Z"/>
                    <w:rFonts w:ascii="Calibri" w:eastAsia="Times New Roman" w:hAnsi="Calibri"/>
                    <w:color w:val="000000"/>
                    <w:sz w:val="22"/>
                  </w:rPr>
                </w:rPrChange>
              </w:rPr>
              <w:pPrChange w:id="8968" w:author="The Si Tran" w:date="2012-12-16T08:45:00Z">
                <w:pPr>
                  <w:spacing w:line="240" w:lineRule="auto"/>
                  <w:jc w:val="center"/>
                </w:pPr>
              </w:pPrChange>
            </w:pPr>
            <w:ins w:id="8969" w:author="The Si Tran" w:date="2012-12-10T07:31:00Z">
              <w:r w:rsidRPr="00E30631">
                <w:rPr>
                  <w:rPrChange w:id="8970" w:author="The Si Tran" w:date="2012-12-14T06:35: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8971"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8972" w:author="The Si Tran" w:date="2012-12-10T07:31:00Z"/>
                <w:rPrChange w:id="8973" w:author="The Si Tran" w:date="2012-12-14T06:35:00Z">
                  <w:rPr>
                    <w:ins w:id="8974" w:author="The Si Tran" w:date="2012-12-10T07:31:00Z"/>
                    <w:rFonts w:ascii="Calibri" w:eastAsia="Times New Roman" w:hAnsi="Calibri"/>
                    <w:color w:val="000000"/>
                    <w:sz w:val="22"/>
                  </w:rPr>
                </w:rPrChange>
              </w:rPr>
              <w:pPrChange w:id="8975" w:author="The Si Tran" w:date="2012-12-16T08:45:00Z">
                <w:pPr>
                  <w:spacing w:line="240" w:lineRule="auto"/>
                  <w:jc w:val="left"/>
                </w:pPr>
              </w:pPrChange>
            </w:pPr>
            <w:ins w:id="8976" w:author="The Si Tran" w:date="2012-12-10T07:31:00Z">
              <w:r w:rsidRPr="00E30631">
                <w:rPr>
                  <w:rPrChange w:id="8977" w:author="The Si Tran" w:date="2012-12-14T06:35:00Z">
                    <w:rPr>
                      <w:rFonts w:ascii="Calibri" w:hAnsi="Calibri"/>
                      <w:sz w:val="22"/>
                    </w:rPr>
                  </w:rPrChange>
                </w:rPr>
                <w:t>ARIMA(0, 0, 0)(0, 1, 0)12</w:t>
              </w:r>
              <w:r w:rsidRPr="00E30631">
                <w:rPr>
                  <w:rPrChange w:id="8978"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8979"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E30631" w:rsidRDefault="00A75EB6">
            <w:pPr>
              <w:pStyle w:val="BangBody"/>
              <w:rPr>
                <w:ins w:id="8980" w:author="The Si Tran" w:date="2012-12-10T07:31:00Z"/>
                <w:rPrChange w:id="8981" w:author="The Si Tran" w:date="2012-12-14T06:35:00Z">
                  <w:rPr>
                    <w:ins w:id="8982" w:author="The Si Tran" w:date="2012-12-10T07:31:00Z"/>
                    <w:rFonts w:ascii="Calibri" w:eastAsia="Times New Roman" w:hAnsi="Calibri"/>
                    <w:color w:val="000000"/>
                    <w:sz w:val="22"/>
                  </w:rPr>
                </w:rPrChange>
              </w:rPr>
              <w:pPrChange w:id="8983" w:author="The Si Tran" w:date="2012-12-16T08:45:00Z">
                <w:pPr>
                  <w:spacing w:line="240" w:lineRule="auto"/>
                  <w:jc w:val="right"/>
                </w:pPr>
              </w:pPrChange>
            </w:pPr>
            <w:ins w:id="8984" w:author="The Si Tran" w:date="2012-12-10T07:31:00Z">
              <w:r w:rsidRPr="00E30631">
                <w:rPr>
                  <w:rPrChange w:id="8985" w:author="The Si Tran" w:date="2012-12-14T06:35: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8986"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E30631" w:rsidRDefault="00A75EB6">
            <w:pPr>
              <w:pStyle w:val="BangBody"/>
              <w:rPr>
                <w:ins w:id="8987" w:author="The Si Tran" w:date="2012-12-10T07:31:00Z"/>
                <w:rPrChange w:id="8988" w:author="The Si Tran" w:date="2012-12-14T06:35:00Z">
                  <w:rPr>
                    <w:ins w:id="8989" w:author="The Si Tran" w:date="2012-12-10T07:31:00Z"/>
                    <w:rFonts w:ascii="Calibri" w:eastAsia="Times New Roman" w:hAnsi="Calibri"/>
                    <w:color w:val="000000"/>
                    <w:sz w:val="22"/>
                  </w:rPr>
                </w:rPrChange>
              </w:rPr>
              <w:pPrChange w:id="8990" w:author="The Si Tran" w:date="2012-12-16T08:45:00Z">
                <w:pPr>
                  <w:spacing w:line="240" w:lineRule="auto"/>
                  <w:jc w:val="right"/>
                </w:pPr>
              </w:pPrChange>
            </w:pPr>
            <w:ins w:id="8991" w:author="The Si Tran" w:date="2012-12-10T07:31:00Z">
              <w:r w:rsidRPr="00E30631">
                <w:rPr>
                  <w:rPrChange w:id="8992" w:author="The Si Tran" w:date="2012-12-14T06:35: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8993"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E30631" w:rsidRDefault="00A75EB6">
            <w:pPr>
              <w:pStyle w:val="BangBody"/>
              <w:rPr>
                <w:ins w:id="8994" w:author="The Si Tran" w:date="2012-12-10T07:31:00Z"/>
                <w:rPrChange w:id="8995" w:author="The Si Tran" w:date="2012-12-14T06:35:00Z">
                  <w:rPr>
                    <w:ins w:id="8996" w:author="The Si Tran" w:date="2012-12-10T07:31:00Z"/>
                    <w:rFonts w:ascii="Calibri" w:eastAsia="Times New Roman" w:hAnsi="Calibri"/>
                    <w:color w:val="000000"/>
                    <w:sz w:val="22"/>
                  </w:rPr>
                </w:rPrChange>
              </w:rPr>
              <w:pPrChange w:id="8997" w:author="The Si Tran" w:date="2012-12-16T08:45:00Z">
                <w:pPr>
                  <w:spacing w:line="240" w:lineRule="auto"/>
                  <w:jc w:val="right"/>
                </w:pPr>
              </w:pPrChange>
            </w:pPr>
            <w:ins w:id="8998" w:author="The Si Tran" w:date="2012-12-10T07:31:00Z">
              <w:r w:rsidRPr="00E30631">
                <w:rPr>
                  <w:rPrChange w:id="8999" w:author="The Si Tran" w:date="2012-12-14T06:35:00Z">
                    <w:rPr>
                      <w:rFonts w:ascii="Calibri" w:hAnsi="Calibri"/>
                      <w:sz w:val="22"/>
                    </w:rPr>
                  </w:rPrChange>
                </w:rPr>
                <w:t>5.92</w:t>
              </w:r>
            </w:ins>
          </w:p>
        </w:tc>
      </w:tr>
      <w:tr w:rsidR="00A75EB6" w:rsidRPr="005046FC" w14:paraId="5CDFBC24" w14:textId="77777777" w:rsidTr="00E30631">
        <w:trPr>
          <w:trHeight w:val="762"/>
          <w:ins w:id="9000" w:author="The Si Tran" w:date="2012-12-10T07:31:00Z"/>
          <w:trPrChange w:id="9001" w:author="The Si Tran" w:date="2012-12-14T06:35: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002"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003" w:author="The Si Tran" w:date="2012-12-10T07:31:00Z"/>
                <w:rPrChange w:id="9004" w:author="The Si Tran" w:date="2012-12-14T06:35:00Z">
                  <w:rPr>
                    <w:ins w:id="9005" w:author="The Si Tran" w:date="2012-12-10T07:31:00Z"/>
                    <w:rFonts w:ascii="Calibri" w:eastAsia="Times New Roman" w:hAnsi="Calibri"/>
                    <w:color w:val="000000"/>
                    <w:sz w:val="22"/>
                  </w:rPr>
                </w:rPrChange>
              </w:rPr>
              <w:pPrChange w:id="9006"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007"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008" w:author="The Si Tran" w:date="2012-12-10T07:31:00Z"/>
                <w:rPrChange w:id="9009" w:author="The Si Tran" w:date="2012-12-14T06:35:00Z">
                  <w:rPr>
                    <w:ins w:id="9010" w:author="The Si Tran" w:date="2012-12-10T07:31:00Z"/>
                    <w:rFonts w:ascii="Calibri" w:eastAsia="Times New Roman" w:hAnsi="Calibri"/>
                    <w:color w:val="000000"/>
                    <w:sz w:val="22"/>
                  </w:rPr>
                </w:rPrChange>
              </w:rPr>
              <w:pPrChange w:id="9011" w:author="The Si Tran" w:date="2012-12-16T08:45:00Z">
                <w:pPr>
                  <w:spacing w:line="240" w:lineRule="auto"/>
                  <w:jc w:val="left"/>
                </w:pPr>
              </w:pPrChange>
            </w:pPr>
            <w:ins w:id="9012" w:author="The Si Tran" w:date="2012-12-10T07:31:00Z">
              <w:r w:rsidRPr="00E30631">
                <w:rPr>
                  <w:rPrChange w:id="9013" w:author="The Si Tran" w:date="2012-12-14T06:35:00Z">
                    <w:rPr>
                      <w:rFonts w:ascii="Calibri" w:hAnsi="Calibri"/>
                      <w:sz w:val="22"/>
                    </w:rPr>
                  </w:rPrChange>
                </w:rPr>
                <w:t>ARIMA(0, 0, 0)(0, 1, 0)12</w:t>
              </w:r>
              <w:r w:rsidRPr="00E30631">
                <w:rPr>
                  <w:rPrChange w:id="9014"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9015"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E30631" w:rsidRDefault="00A75EB6">
            <w:pPr>
              <w:pStyle w:val="BangBody"/>
              <w:rPr>
                <w:ins w:id="9016" w:author="The Si Tran" w:date="2012-12-10T07:31:00Z"/>
                <w:rPrChange w:id="9017" w:author="The Si Tran" w:date="2012-12-14T06:35:00Z">
                  <w:rPr>
                    <w:ins w:id="9018" w:author="The Si Tran" w:date="2012-12-10T07:31:00Z"/>
                    <w:rFonts w:ascii="Calibri" w:eastAsia="Times New Roman" w:hAnsi="Calibri"/>
                    <w:color w:val="000000"/>
                    <w:sz w:val="22"/>
                  </w:rPr>
                </w:rPrChange>
              </w:rPr>
              <w:pPrChange w:id="9019" w:author="The Si Tran" w:date="2012-12-16T08:45:00Z">
                <w:pPr>
                  <w:spacing w:line="240" w:lineRule="auto"/>
                  <w:jc w:val="right"/>
                </w:pPr>
              </w:pPrChange>
            </w:pPr>
            <w:ins w:id="9020" w:author="The Si Tran" w:date="2012-12-10T07:31:00Z">
              <w:r w:rsidRPr="00E30631">
                <w:rPr>
                  <w:rPrChange w:id="9021" w:author="The Si Tran" w:date="2012-12-14T06:35: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9022"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E30631" w:rsidRDefault="00A75EB6">
            <w:pPr>
              <w:pStyle w:val="BangBody"/>
              <w:rPr>
                <w:ins w:id="9023" w:author="The Si Tran" w:date="2012-12-10T07:31:00Z"/>
                <w:rPrChange w:id="9024" w:author="The Si Tran" w:date="2012-12-14T06:35:00Z">
                  <w:rPr>
                    <w:ins w:id="9025" w:author="The Si Tran" w:date="2012-12-10T07:31:00Z"/>
                    <w:rFonts w:ascii="Calibri" w:eastAsia="Times New Roman" w:hAnsi="Calibri"/>
                    <w:color w:val="000000"/>
                    <w:sz w:val="22"/>
                  </w:rPr>
                </w:rPrChange>
              </w:rPr>
              <w:pPrChange w:id="9026" w:author="The Si Tran" w:date="2012-12-16T08:45:00Z">
                <w:pPr>
                  <w:spacing w:line="240" w:lineRule="auto"/>
                  <w:jc w:val="right"/>
                </w:pPr>
              </w:pPrChange>
            </w:pPr>
            <w:ins w:id="9027" w:author="The Si Tran" w:date="2012-12-10T07:31:00Z">
              <w:r w:rsidRPr="00E30631">
                <w:rPr>
                  <w:rPrChange w:id="9028" w:author="The Si Tran" w:date="2012-12-14T06:35: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9029"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E30631" w:rsidRDefault="00A75EB6">
            <w:pPr>
              <w:pStyle w:val="BangBody"/>
              <w:rPr>
                <w:ins w:id="9030" w:author="The Si Tran" w:date="2012-12-10T07:31:00Z"/>
                <w:rPrChange w:id="9031" w:author="The Si Tran" w:date="2012-12-14T06:35:00Z">
                  <w:rPr>
                    <w:ins w:id="9032" w:author="The Si Tran" w:date="2012-12-10T07:31:00Z"/>
                    <w:rFonts w:ascii="Calibri" w:eastAsia="Times New Roman" w:hAnsi="Calibri"/>
                    <w:color w:val="000000"/>
                    <w:sz w:val="22"/>
                  </w:rPr>
                </w:rPrChange>
              </w:rPr>
              <w:pPrChange w:id="9033" w:author="The Si Tran" w:date="2012-12-16T08:45:00Z">
                <w:pPr>
                  <w:spacing w:line="240" w:lineRule="auto"/>
                  <w:jc w:val="right"/>
                </w:pPr>
              </w:pPrChange>
            </w:pPr>
            <w:ins w:id="9034" w:author="The Si Tran" w:date="2012-12-10T07:31:00Z">
              <w:r w:rsidRPr="00E30631">
                <w:rPr>
                  <w:rPrChange w:id="9035" w:author="The Si Tran" w:date="2012-12-14T06:35:00Z">
                    <w:rPr>
                      <w:rFonts w:ascii="Calibri" w:hAnsi="Calibri"/>
                      <w:sz w:val="22"/>
                    </w:rPr>
                  </w:rPrChange>
                </w:rPr>
                <w:t>5.92</w:t>
              </w:r>
            </w:ins>
          </w:p>
        </w:tc>
      </w:tr>
    </w:tbl>
    <w:p w14:paraId="611F5C6C" w14:textId="77777777" w:rsidR="00E30631" w:rsidRDefault="00E30631">
      <w:pPr>
        <w:rPr>
          <w:ins w:id="9036" w:author="The Si Tran" w:date="2012-12-14T06:36:00Z"/>
        </w:rPr>
        <w:pPrChange w:id="9037" w:author="The Si Tran" w:date="2012-12-14T06:36:00Z">
          <w:pPr>
            <w:pStyle w:val="Heading1"/>
            <w:jc w:val="left"/>
          </w:pPr>
        </w:pPrChange>
      </w:pPr>
    </w:p>
    <w:p w14:paraId="0B91FA9C" w14:textId="77777777" w:rsidR="00E30631" w:rsidRDefault="00E30631">
      <w:pPr>
        <w:rPr>
          <w:ins w:id="9038" w:author="The Si Tran" w:date="2012-12-14T06:36:00Z"/>
        </w:rPr>
        <w:pPrChange w:id="9039" w:author="The Si Tran" w:date="2012-12-14T06:36:00Z">
          <w:pPr>
            <w:pStyle w:val="Heading1"/>
            <w:jc w:val="left"/>
          </w:pPr>
        </w:pPrChange>
      </w:pPr>
    </w:p>
    <w:p w14:paraId="7A47EDDD" w14:textId="77777777" w:rsidR="00E30631" w:rsidRDefault="00E30631">
      <w:pPr>
        <w:rPr>
          <w:ins w:id="9040" w:author="The Si Tran" w:date="2012-12-14T06:36:00Z"/>
        </w:rPr>
        <w:pPrChange w:id="9041" w:author="The Si Tran" w:date="2012-12-14T06:36:00Z">
          <w:pPr>
            <w:pStyle w:val="Heading1"/>
            <w:jc w:val="left"/>
          </w:pPr>
        </w:pPrChange>
      </w:pPr>
    </w:p>
    <w:p w14:paraId="347D2428" w14:textId="77777777" w:rsidR="00E30631" w:rsidRDefault="00E30631">
      <w:pPr>
        <w:rPr>
          <w:ins w:id="9042" w:author="The Si Tran" w:date="2012-12-14T06:36:00Z"/>
        </w:rPr>
        <w:pPrChange w:id="9043" w:author="The Si Tran" w:date="2012-12-14T06:36:00Z">
          <w:pPr>
            <w:pStyle w:val="Heading1"/>
            <w:jc w:val="left"/>
          </w:pPr>
        </w:pPrChange>
      </w:pPr>
    </w:p>
    <w:p w14:paraId="0380EACA" w14:textId="16E0E91F" w:rsidR="00EF77AD" w:rsidRDefault="00EF77AD">
      <w:pPr>
        <w:pStyle w:val="Heading3"/>
        <w:rPr>
          <w:ins w:id="9044" w:author="The Si Tran" w:date="2012-12-14T06:36:00Z"/>
        </w:rPr>
        <w:pPrChange w:id="9045" w:author="The Si Tran" w:date="2012-12-06T21:22:00Z">
          <w:pPr>
            <w:pStyle w:val="Heading1"/>
            <w:jc w:val="left"/>
          </w:pPr>
        </w:pPrChange>
      </w:pPr>
      <w:bookmarkStart w:id="9046" w:name="_Toc343415574"/>
      <w:ins w:id="9047" w:author="The Si Tran" w:date="2012-12-06T21:22:00Z">
        <w:r>
          <w:t>Bộ dữ liệ</w:t>
        </w:r>
        <w:r w:rsidR="00810267">
          <w:t>u có tính xu hướng</w:t>
        </w:r>
      </w:ins>
      <w:bookmarkEnd w:id="9046"/>
    </w:p>
    <w:p w14:paraId="171B21B5" w14:textId="65C1958D" w:rsidR="00E30631" w:rsidRPr="00097101" w:rsidRDefault="00E30631">
      <w:pPr>
        <w:pStyle w:val="Bang"/>
        <w:spacing w:before="0" w:after="0"/>
        <w:rPr>
          <w:ins w:id="9048" w:author="The Si Tran" w:date="2012-12-10T07:32:00Z"/>
        </w:rPr>
        <w:pPrChange w:id="9049" w:author="The Si Tran" w:date="2012-12-14T06:37:00Z">
          <w:pPr>
            <w:pStyle w:val="Heading1"/>
            <w:jc w:val="left"/>
          </w:pPr>
        </w:pPrChange>
      </w:pPr>
      <w:bookmarkStart w:id="9050" w:name="_Toc343033798"/>
      <w:bookmarkStart w:id="9051" w:name="_Toc343415631"/>
      <w:ins w:id="9052" w:author="The Si Tran" w:date="2012-12-14T06:36:00Z">
        <w:r w:rsidRPr="006041AD">
          <w:rPr>
            <w:b/>
          </w:rPr>
          <w:t>Bảng 6.6:</w:t>
        </w:r>
        <w:r w:rsidRPr="004D696B">
          <w:t xml:space="preserve"> Kết quả thực nghiệm chuỗi dữ liệu</w:t>
        </w:r>
        <w:r>
          <w:t xml:space="preserve"> </w:t>
        </w:r>
        <w:r w:rsidRPr="004D696B">
          <w:t>Chemical</w:t>
        </w:r>
      </w:ins>
      <w:bookmarkEnd w:id="9050"/>
      <w:bookmarkEnd w:id="9051"/>
    </w:p>
    <w:tbl>
      <w:tblPr>
        <w:tblpPr w:leftFromText="180" w:rightFromText="180" w:vertAnchor="text" w:horzAnchor="margin" w:tblpY="486"/>
        <w:tblW w:w="9392" w:type="dxa"/>
        <w:tblLook w:val="04A0" w:firstRow="1" w:lastRow="0" w:firstColumn="1" w:lastColumn="0" w:noHBand="0" w:noVBand="1"/>
        <w:tblPrChange w:id="9053" w:author="The Si Tran" w:date="2012-12-14T06:37:00Z">
          <w:tblPr>
            <w:tblpPr w:leftFromText="180" w:rightFromText="180" w:vertAnchor="text" w:horzAnchor="margin" w:tblpY="486"/>
            <w:tblW w:w="10394" w:type="dxa"/>
            <w:tblLook w:val="04A0" w:firstRow="1" w:lastRow="0" w:firstColumn="1" w:lastColumn="0" w:noHBand="0" w:noVBand="1"/>
          </w:tblPr>
        </w:tblPrChange>
      </w:tblPr>
      <w:tblGrid>
        <w:gridCol w:w="1132"/>
        <w:gridCol w:w="5985"/>
        <w:gridCol w:w="732"/>
        <w:gridCol w:w="738"/>
        <w:gridCol w:w="865"/>
        <w:tblGridChange w:id="9054">
          <w:tblGrid>
            <w:gridCol w:w="1072"/>
            <w:gridCol w:w="7014"/>
            <w:gridCol w:w="820"/>
            <w:gridCol w:w="820"/>
            <w:gridCol w:w="828"/>
          </w:tblGrid>
        </w:tblGridChange>
      </w:tblGrid>
      <w:tr w:rsidR="003A1CA3" w:rsidRPr="003A1CA3" w14:paraId="6DCE7187" w14:textId="77777777" w:rsidTr="00E30631">
        <w:trPr>
          <w:trHeight w:val="270"/>
          <w:ins w:id="9055" w:author="The Si Tran" w:date="2012-12-10T07:33:00Z"/>
          <w:trPrChange w:id="9056" w:author="The Si Tran" w:date="2012-12-14T06:37: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057" w:author="The Si Tran" w:date="2012-12-14T06:37: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058" w:author="The Si Tran" w:date="2012-12-10T07:33:00Z"/>
                <w:rPrChange w:id="9059" w:author="The Si Tran" w:date="2012-12-14T06:37:00Z">
                  <w:rPr>
                    <w:ins w:id="9060" w:author="The Si Tran" w:date="2012-12-10T07:33:00Z"/>
                    <w:rFonts w:ascii="Calibri" w:eastAsia="Times New Roman" w:hAnsi="Calibri"/>
                    <w:color w:val="000000"/>
                    <w:sz w:val="22"/>
                  </w:rPr>
                </w:rPrChange>
              </w:rPr>
              <w:pPrChange w:id="9061" w:author="The Si Tran" w:date="2012-12-16T08:45:00Z">
                <w:pPr>
                  <w:framePr w:hSpace="180" w:wrap="around" w:vAnchor="text" w:hAnchor="margin" w:y="486"/>
                  <w:spacing w:before="0" w:line="240" w:lineRule="auto"/>
                  <w:jc w:val="left"/>
                </w:pPr>
              </w:pPrChange>
            </w:pPr>
            <w:ins w:id="9062" w:author="The Si Tran" w:date="2012-12-10T07:33:00Z">
              <w:r w:rsidRPr="00E30631">
                <w:rPr>
                  <w:rPrChange w:id="9063"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bottom"/>
            <w:hideMark/>
            <w:tcPrChange w:id="9064" w:author="The Si Tran" w:date="2012-12-14T06:37: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E30631" w:rsidRDefault="003A1CA3">
            <w:pPr>
              <w:pStyle w:val="BangBody"/>
              <w:rPr>
                <w:ins w:id="9065" w:author="The Si Tran" w:date="2012-12-10T07:33:00Z"/>
                <w:rPrChange w:id="9066" w:author="The Si Tran" w:date="2012-12-14T06:37:00Z">
                  <w:rPr>
                    <w:ins w:id="9067" w:author="The Si Tran" w:date="2012-12-10T07:33:00Z"/>
                    <w:rFonts w:ascii="Calibri" w:eastAsia="Times New Roman" w:hAnsi="Calibri"/>
                    <w:color w:val="000000"/>
                    <w:sz w:val="22"/>
                  </w:rPr>
                </w:rPrChange>
              </w:rPr>
              <w:pPrChange w:id="9068" w:author="The Si Tran" w:date="2012-12-16T08:45:00Z">
                <w:pPr>
                  <w:framePr w:hSpace="180" w:wrap="around" w:vAnchor="text" w:hAnchor="margin" w:y="486"/>
                  <w:spacing w:before="0" w:line="240" w:lineRule="auto"/>
                  <w:jc w:val="left"/>
                </w:pPr>
              </w:pPrChange>
            </w:pPr>
            <w:ins w:id="9069" w:author="The Si Tran" w:date="2012-12-10T07:33:00Z">
              <w:r w:rsidRPr="00E30631">
                <w:rPr>
                  <w:rPrChange w:id="9070" w:author="The Si Tran" w:date="2012-12-14T06:37: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bottom"/>
            <w:hideMark/>
            <w:tcPrChange w:id="9071"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E30631" w:rsidRDefault="003A1CA3">
            <w:pPr>
              <w:pStyle w:val="BangBody"/>
              <w:rPr>
                <w:ins w:id="9072" w:author="The Si Tran" w:date="2012-12-10T07:33:00Z"/>
                <w:rPrChange w:id="9073" w:author="The Si Tran" w:date="2012-12-14T06:37:00Z">
                  <w:rPr>
                    <w:ins w:id="9074" w:author="The Si Tran" w:date="2012-12-10T07:33:00Z"/>
                    <w:rFonts w:ascii="Calibri" w:eastAsia="Times New Roman" w:hAnsi="Calibri"/>
                    <w:color w:val="000000"/>
                    <w:sz w:val="22"/>
                  </w:rPr>
                </w:rPrChange>
              </w:rPr>
              <w:pPrChange w:id="9075" w:author="The Si Tran" w:date="2012-12-16T08:45:00Z">
                <w:pPr>
                  <w:framePr w:hSpace="180" w:wrap="around" w:vAnchor="text" w:hAnchor="margin" w:y="486"/>
                  <w:spacing w:before="0" w:line="240" w:lineRule="auto"/>
                  <w:jc w:val="left"/>
                </w:pPr>
              </w:pPrChange>
            </w:pPr>
            <w:ins w:id="9076" w:author="The Si Tran" w:date="2012-12-10T07:33:00Z">
              <w:r w:rsidRPr="00E30631">
                <w:rPr>
                  <w:rPrChange w:id="9077" w:author="The Si Tran" w:date="2012-12-14T06:37: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bottom"/>
            <w:hideMark/>
            <w:tcPrChange w:id="9078"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E30631" w:rsidRDefault="003A1CA3">
            <w:pPr>
              <w:pStyle w:val="BangBody"/>
              <w:rPr>
                <w:ins w:id="9079" w:author="The Si Tran" w:date="2012-12-10T07:33:00Z"/>
                <w:rPrChange w:id="9080" w:author="The Si Tran" w:date="2012-12-14T06:37:00Z">
                  <w:rPr>
                    <w:ins w:id="9081" w:author="The Si Tran" w:date="2012-12-10T07:33:00Z"/>
                    <w:rFonts w:ascii="Calibri" w:eastAsia="Times New Roman" w:hAnsi="Calibri"/>
                    <w:color w:val="000000"/>
                    <w:sz w:val="22"/>
                  </w:rPr>
                </w:rPrChange>
              </w:rPr>
              <w:pPrChange w:id="9082" w:author="The Si Tran" w:date="2012-12-16T08:45:00Z">
                <w:pPr>
                  <w:framePr w:hSpace="180" w:wrap="around" w:vAnchor="text" w:hAnchor="margin" w:y="486"/>
                  <w:spacing w:before="0" w:line="240" w:lineRule="auto"/>
                  <w:jc w:val="left"/>
                </w:pPr>
              </w:pPrChange>
            </w:pPr>
            <w:ins w:id="9083" w:author="The Si Tran" w:date="2012-12-10T07:33:00Z">
              <w:r w:rsidRPr="00E30631">
                <w:rPr>
                  <w:rPrChange w:id="9084" w:author="The Si Tran" w:date="2012-12-14T06:37: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bottom"/>
            <w:hideMark/>
            <w:tcPrChange w:id="9085"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E30631" w:rsidRDefault="003A1CA3">
            <w:pPr>
              <w:pStyle w:val="BangBody"/>
              <w:rPr>
                <w:ins w:id="9086" w:author="The Si Tran" w:date="2012-12-10T07:33:00Z"/>
                <w:rPrChange w:id="9087" w:author="The Si Tran" w:date="2012-12-14T06:37:00Z">
                  <w:rPr>
                    <w:ins w:id="9088" w:author="The Si Tran" w:date="2012-12-10T07:33:00Z"/>
                    <w:rFonts w:ascii="Calibri" w:eastAsia="Times New Roman" w:hAnsi="Calibri"/>
                    <w:color w:val="000000"/>
                    <w:sz w:val="22"/>
                  </w:rPr>
                </w:rPrChange>
              </w:rPr>
              <w:pPrChange w:id="9089" w:author="The Si Tran" w:date="2012-12-16T08:45:00Z">
                <w:pPr>
                  <w:framePr w:hSpace="180" w:wrap="around" w:vAnchor="text" w:hAnchor="margin" w:y="486"/>
                  <w:spacing w:before="0" w:line="240" w:lineRule="auto"/>
                  <w:jc w:val="left"/>
                </w:pPr>
              </w:pPrChange>
            </w:pPr>
            <w:ins w:id="9090" w:author="The Si Tran" w:date="2012-12-10T07:33:00Z">
              <w:r w:rsidRPr="00E30631">
                <w:rPr>
                  <w:rPrChange w:id="9091" w:author="The Si Tran" w:date="2012-12-14T06:37:00Z">
                    <w:rPr>
                      <w:rFonts w:ascii="Calibri" w:hAnsi="Calibri"/>
                      <w:sz w:val="22"/>
                    </w:rPr>
                  </w:rPrChange>
                </w:rPr>
                <w:t>MAPE</w:t>
              </w:r>
            </w:ins>
          </w:p>
        </w:tc>
      </w:tr>
      <w:tr w:rsidR="003A1CA3" w:rsidRPr="003A1CA3" w14:paraId="44C9A7B7" w14:textId="77777777" w:rsidTr="00E30631">
        <w:trPr>
          <w:trHeight w:val="543"/>
          <w:ins w:id="9092" w:author="The Si Tran" w:date="2012-12-10T07:33:00Z"/>
          <w:trPrChange w:id="9093" w:author="The Si Tran" w:date="2012-12-14T06:37: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94" w:author="The Si Tran" w:date="2012-12-14T06:37: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E30631" w:rsidRDefault="003A1CA3">
            <w:pPr>
              <w:pStyle w:val="BangBody"/>
              <w:rPr>
                <w:ins w:id="9095" w:author="The Si Tran" w:date="2012-12-10T07:33:00Z"/>
                <w:rPrChange w:id="9096" w:author="The Si Tran" w:date="2012-12-14T06:37:00Z">
                  <w:rPr>
                    <w:ins w:id="9097" w:author="The Si Tran" w:date="2012-12-10T07:33:00Z"/>
                    <w:rFonts w:ascii="Calibri" w:eastAsia="Times New Roman" w:hAnsi="Calibri"/>
                    <w:color w:val="000000"/>
                    <w:sz w:val="22"/>
                  </w:rPr>
                </w:rPrChange>
              </w:rPr>
              <w:pPrChange w:id="9098" w:author="The Si Tran" w:date="2012-12-16T08:45:00Z">
                <w:pPr>
                  <w:framePr w:hSpace="180" w:wrap="around" w:vAnchor="text" w:hAnchor="margin" w:y="486"/>
                  <w:spacing w:before="0" w:line="240" w:lineRule="auto"/>
                  <w:jc w:val="center"/>
                </w:pPr>
              </w:pPrChange>
            </w:pPr>
            <w:ins w:id="9099" w:author="The Si Tran" w:date="2012-12-10T07:33:00Z">
              <w:r w:rsidRPr="00E30631">
                <w:rPr>
                  <w:rPrChange w:id="9100" w:author="The Si Tran" w:date="2012-12-14T06:37: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101"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102" w:author="The Si Tran" w:date="2012-12-10T07:33:00Z"/>
                <w:rPrChange w:id="9103" w:author="The Si Tran" w:date="2012-12-14T06:37:00Z">
                  <w:rPr>
                    <w:ins w:id="9104" w:author="The Si Tran" w:date="2012-12-10T07:33:00Z"/>
                    <w:rFonts w:ascii="Calibri" w:eastAsia="Times New Roman" w:hAnsi="Calibri"/>
                    <w:color w:val="000000"/>
                    <w:sz w:val="22"/>
                  </w:rPr>
                </w:rPrChange>
              </w:rPr>
              <w:pPrChange w:id="9105" w:author="The Si Tran" w:date="2012-12-16T08:45:00Z">
                <w:pPr>
                  <w:framePr w:hSpace="180" w:wrap="around" w:vAnchor="text" w:hAnchor="margin" w:y="486"/>
                  <w:spacing w:before="0" w:line="240" w:lineRule="auto"/>
                  <w:jc w:val="left"/>
                </w:pPr>
              </w:pPrChange>
            </w:pPr>
            <w:ins w:id="9106" w:author="The Si Tran" w:date="2012-12-10T07:33:00Z">
              <w:r w:rsidRPr="00E30631">
                <w:rPr>
                  <w:rPrChange w:id="9107"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910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pPr>
              <w:pStyle w:val="BangBody"/>
              <w:rPr>
                <w:ins w:id="9109" w:author="The Si Tran" w:date="2012-12-10T07:33:00Z"/>
                <w:rPrChange w:id="9110" w:author="The Si Tran" w:date="2012-12-14T06:37:00Z">
                  <w:rPr>
                    <w:ins w:id="9111" w:author="The Si Tran" w:date="2012-12-10T07:33:00Z"/>
                    <w:rFonts w:ascii="Calibri" w:eastAsia="Times New Roman" w:hAnsi="Calibri"/>
                    <w:color w:val="000000"/>
                    <w:sz w:val="22"/>
                  </w:rPr>
                </w:rPrChange>
              </w:rPr>
              <w:pPrChange w:id="9112" w:author="The Si Tran" w:date="2012-12-16T08:45:00Z">
                <w:pPr>
                  <w:framePr w:hSpace="180" w:wrap="around" w:vAnchor="text" w:hAnchor="margin" w:y="486"/>
                  <w:spacing w:before="0" w:line="240" w:lineRule="auto"/>
                  <w:jc w:val="right"/>
                </w:pPr>
              </w:pPrChange>
            </w:pPr>
            <w:ins w:id="9113" w:author="The Si Tran" w:date="2012-12-10T07:33:00Z">
              <w:r w:rsidRPr="00E30631">
                <w:rPr>
                  <w:rPrChange w:id="9114"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bottom"/>
            <w:hideMark/>
            <w:tcPrChange w:id="9115"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pPr>
              <w:pStyle w:val="BangBody"/>
              <w:rPr>
                <w:ins w:id="9116" w:author="The Si Tran" w:date="2012-12-10T07:33:00Z"/>
                <w:rPrChange w:id="9117" w:author="The Si Tran" w:date="2012-12-14T06:37:00Z">
                  <w:rPr>
                    <w:ins w:id="9118" w:author="The Si Tran" w:date="2012-12-10T07:33:00Z"/>
                    <w:rFonts w:ascii="Calibri" w:eastAsia="Times New Roman" w:hAnsi="Calibri"/>
                    <w:color w:val="000000"/>
                    <w:sz w:val="22"/>
                  </w:rPr>
                </w:rPrChange>
              </w:rPr>
              <w:pPrChange w:id="9119" w:author="The Si Tran" w:date="2012-12-16T08:45:00Z">
                <w:pPr>
                  <w:framePr w:hSpace="180" w:wrap="around" w:vAnchor="text" w:hAnchor="margin" w:y="486"/>
                  <w:spacing w:before="0" w:line="240" w:lineRule="auto"/>
                  <w:jc w:val="right"/>
                </w:pPr>
              </w:pPrChange>
            </w:pPr>
            <w:ins w:id="9120" w:author="The Si Tran" w:date="2012-12-10T07:33:00Z">
              <w:r w:rsidRPr="00E30631">
                <w:rPr>
                  <w:rPrChange w:id="9121"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912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pPr>
              <w:pStyle w:val="BangBody"/>
              <w:rPr>
                <w:ins w:id="9123" w:author="The Si Tran" w:date="2012-12-10T07:33:00Z"/>
                <w:rPrChange w:id="9124" w:author="The Si Tran" w:date="2012-12-14T06:37:00Z">
                  <w:rPr>
                    <w:ins w:id="9125" w:author="The Si Tran" w:date="2012-12-10T07:33:00Z"/>
                    <w:rFonts w:ascii="Calibri" w:eastAsia="Times New Roman" w:hAnsi="Calibri"/>
                    <w:color w:val="000000"/>
                    <w:sz w:val="22"/>
                  </w:rPr>
                </w:rPrChange>
              </w:rPr>
              <w:pPrChange w:id="9126" w:author="The Si Tran" w:date="2012-12-16T08:45:00Z">
                <w:pPr>
                  <w:framePr w:hSpace="180" w:wrap="around" w:vAnchor="text" w:hAnchor="margin" w:y="486"/>
                  <w:spacing w:before="0" w:line="240" w:lineRule="auto"/>
                  <w:jc w:val="right"/>
                </w:pPr>
              </w:pPrChange>
            </w:pPr>
            <w:ins w:id="9127" w:author="The Si Tran" w:date="2012-12-10T07:33:00Z">
              <w:r w:rsidRPr="00E30631">
                <w:rPr>
                  <w:rPrChange w:id="9128" w:author="The Si Tran" w:date="2012-12-14T06:37:00Z">
                    <w:rPr>
                      <w:rFonts w:ascii="Calibri" w:hAnsi="Calibri"/>
                      <w:sz w:val="22"/>
                    </w:rPr>
                  </w:rPrChange>
                </w:rPr>
                <w:t>1.34</w:t>
              </w:r>
            </w:ins>
          </w:p>
        </w:tc>
      </w:tr>
      <w:tr w:rsidR="003A1CA3" w:rsidRPr="003A1CA3" w14:paraId="7F436A10" w14:textId="77777777" w:rsidTr="00E30631">
        <w:trPr>
          <w:trHeight w:val="543"/>
          <w:ins w:id="9129" w:author="The Si Tran" w:date="2012-12-10T07:33:00Z"/>
          <w:trPrChange w:id="9130" w:author="The Si Tran" w:date="2012-12-14T06:37: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131"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E30631" w:rsidRDefault="003A1CA3">
            <w:pPr>
              <w:pStyle w:val="BangBody"/>
              <w:rPr>
                <w:ins w:id="9132" w:author="The Si Tran" w:date="2012-12-10T07:33:00Z"/>
                <w:rPrChange w:id="9133" w:author="The Si Tran" w:date="2012-12-14T06:37:00Z">
                  <w:rPr>
                    <w:ins w:id="9134" w:author="The Si Tran" w:date="2012-12-10T07:33:00Z"/>
                    <w:rFonts w:ascii="Calibri" w:eastAsia="Times New Roman" w:hAnsi="Calibri"/>
                    <w:color w:val="000000"/>
                    <w:sz w:val="22"/>
                  </w:rPr>
                </w:rPrChange>
              </w:rPr>
              <w:pPrChange w:id="9135"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136"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137" w:author="The Si Tran" w:date="2012-12-10T07:33:00Z"/>
                <w:rPrChange w:id="9138" w:author="The Si Tran" w:date="2012-12-14T06:37:00Z">
                  <w:rPr>
                    <w:ins w:id="9139" w:author="The Si Tran" w:date="2012-12-10T07:33:00Z"/>
                    <w:rFonts w:ascii="Calibri" w:eastAsia="Times New Roman" w:hAnsi="Calibri"/>
                    <w:color w:val="000000"/>
                    <w:sz w:val="22"/>
                  </w:rPr>
                </w:rPrChange>
              </w:rPr>
              <w:pPrChange w:id="9140" w:author="The Si Tran" w:date="2012-12-16T08:45:00Z">
                <w:pPr>
                  <w:framePr w:hSpace="180" w:wrap="around" w:vAnchor="text" w:hAnchor="margin" w:y="486"/>
                  <w:spacing w:before="0" w:line="240" w:lineRule="auto"/>
                  <w:jc w:val="left"/>
                </w:pPr>
              </w:pPrChange>
            </w:pPr>
            <w:ins w:id="9141" w:author="The Si Tran" w:date="2012-12-10T07:33:00Z">
              <w:r w:rsidRPr="00E30631">
                <w:rPr>
                  <w:rPrChange w:id="9142"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9143"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E30631" w:rsidRDefault="003A1CA3">
            <w:pPr>
              <w:pStyle w:val="BangBody"/>
              <w:rPr>
                <w:ins w:id="9144" w:author="The Si Tran" w:date="2012-12-10T07:33:00Z"/>
                <w:rPrChange w:id="9145" w:author="The Si Tran" w:date="2012-12-14T06:37:00Z">
                  <w:rPr>
                    <w:ins w:id="9146" w:author="The Si Tran" w:date="2012-12-10T07:33:00Z"/>
                    <w:rFonts w:ascii="Calibri" w:eastAsia="Times New Roman" w:hAnsi="Calibri"/>
                    <w:color w:val="000000"/>
                    <w:sz w:val="22"/>
                  </w:rPr>
                </w:rPrChange>
              </w:rPr>
              <w:pPrChange w:id="9147" w:author="The Si Tran" w:date="2012-12-16T08:45:00Z">
                <w:pPr>
                  <w:framePr w:hSpace="180" w:wrap="around" w:vAnchor="text" w:hAnchor="margin" w:y="486"/>
                  <w:spacing w:before="0" w:line="240" w:lineRule="auto"/>
                  <w:jc w:val="right"/>
                </w:pPr>
              </w:pPrChange>
            </w:pPr>
            <w:ins w:id="9148" w:author="The Si Tran" w:date="2012-12-10T07:33:00Z">
              <w:r w:rsidRPr="00E30631">
                <w:rPr>
                  <w:rPrChange w:id="9149" w:author="The Si Tran" w:date="2012-12-14T06:37: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9150"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E30631" w:rsidRDefault="003A1CA3">
            <w:pPr>
              <w:pStyle w:val="BangBody"/>
              <w:rPr>
                <w:ins w:id="9151" w:author="The Si Tran" w:date="2012-12-10T07:33:00Z"/>
                <w:rPrChange w:id="9152" w:author="The Si Tran" w:date="2012-12-14T06:37:00Z">
                  <w:rPr>
                    <w:ins w:id="9153" w:author="The Si Tran" w:date="2012-12-10T07:33:00Z"/>
                    <w:rFonts w:ascii="Calibri" w:eastAsia="Times New Roman" w:hAnsi="Calibri"/>
                    <w:color w:val="000000"/>
                    <w:sz w:val="22"/>
                  </w:rPr>
                </w:rPrChange>
              </w:rPr>
              <w:pPrChange w:id="9154" w:author="The Si Tran" w:date="2012-12-16T08:45:00Z">
                <w:pPr>
                  <w:framePr w:hSpace="180" w:wrap="around" w:vAnchor="text" w:hAnchor="margin" w:y="486"/>
                  <w:spacing w:before="0" w:line="240" w:lineRule="auto"/>
                  <w:jc w:val="right"/>
                </w:pPr>
              </w:pPrChange>
            </w:pPr>
            <w:ins w:id="9155" w:author="The Si Tran" w:date="2012-12-10T07:33:00Z">
              <w:r w:rsidRPr="00E30631">
                <w:rPr>
                  <w:rPrChange w:id="9156"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9157"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E30631" w:rsidRDefault="003A1CA3">
            <w:pPr>
              <w:pStyle w:val="BangBody"/>
              <w:rPr>
                <w:ins w:id="9158" w:author="The Si Tran" w:date="2012-12-10T07:33:00Z"/>
                <w:rPrChange w:id="9159" w:author="The Si Tran" w:date="2012-12-14T06:37:00Z">
                  <w:rPr>
                    <w:ins w:id="9160" w:author="The Si Tran" w:date="2012-12-10T07:33:00Z"/>
                    <w:rFonts w:ascii="Calibri" w:eastAsia="Times New Roman" w:hAnsi="Calibri"/>
                    <w:color w:val="000000"/>
                    <w:sz w:val="22"/>
                  </w:rPr>
                </w:rPrChange>
              </w:rPr>
              <w:pPrChange w:id="9161" w:author="The Si Tran" w:date="2012-12-16T08:45:00Z">
                <w:pPr>
                  <w:framePr w:hSpace="180" w:wrap="around" w:vAnchor="text" w:hAnchor="margin" w:y="486"/>
                  <w:spacing w:before="0" w:line="240" w:lineRule="auto"/>
                  <w:jc w:val="right"/>
                </w:pPr>
              </w:pPrChange>
            </w:pPr>
            <w:ins w:id="9162" w:author="The Si Tran" w:date="2012-12-10T07:33:00Z">
              <w:r w:rsidRPr="00E30631">
                <w:rPr>
                  <w:rPrChange w:id="9163" w:author="The Si Tran" w:date="2012-12-14T06:37:00Z">
                    <w:rPr>
                      <w:rFonts w:ascii="Calibri" w:hAnsi="Calibri"/>
                      <w:sz w:val="22"/>
                    </w:rPr>
                  </w:rPrChange>
                </w:rPr>
                <w:t>1.32</w:t>
              </w:r>
            </w:ins>
          </w:p>
        </w:tc>
      </w:tr>
      <w:tr w:rsidR="003A1CA3" w:rsidRPr="003A1CA3" w14:paraId="4965D3C3" w14:textId="77777777" w:rsidTr="00E30631">
        <w:trPr>
          <w:trHeight w:val="270"/>
          <w:ins w:id="9164" w:author="The Si Tran" w:date="2012-12-10T07:33:00Z"/>
          <w:trPrChange w:id="9165" w:author="The Si Tran" w:date="2012-12-14T06:37: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166" w:author="The Si Tran" w:date="2012-12-14T06:37: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77777777" w:rsidR="003A1CA3" w:rsidRPr="00E30631" w:rsidRDefault="003A1CA3">
            <w:pPr>
              <w:pStyle w:val="BangBody"/>
              <w:rPr>
                <w:ins w:id="9167" w:author="The Si Tran" w:date="2012-12-10T07:33:00Z"/>
                <w:rPrChange w:id="9168" w:author="The Si Tran" w:date="2012-12-14T06:37:00Z">
                  <w:rPr>
                    <w:ins w:id="9169" w:author="The Si Tran" w:date="2012-12-10T07:33:00Z"/>
                    <w:rFonts w:ascii="Calibri" w:eastAsia="Times New Roman" w:hAnsi="Calibri"/>
                    <w:color w:val="000000"/>
                    <w:sz w:val="22"/>
                  </w:rPr>
                </w:rPrChange>
              </w:rPr>
              <w:pPrChange w:id="9170" w:author="The Si Tran" w:date="2012-12-16T08:45:00Z">
                <w:pPr>
                  <w:framePr w:hSpace="180" w:wrap="around" w:vAnchor="text" w:hAnchor="margin" w:y="486"/>
                  <w:spacing w:before="0" w:line="240" w:lineRule="auto"/>
                  <w:jc w:val="center"/>
                </w:pPr>
              </w:pPrChange>
            </w:pPr>
            <w:ins w:id="9171" w:author="The Si Tran" w:date="2012-12-10T07:33:00Z">
              <w:r w:rsidRPr="00E30631">
                <w:rPr>
                  <w:rPrChange w:id="9172" w:author="The Si Tran" w:date="2012-12-14T06:37:00Z">
                    <w:rPr>
                      <w:rFonts w:ascii="Calibri" w:hAnsi="Calibri"/>
                      <w:sz w:val="22"/>
                    </w:rPr>
                  </w:rPrChange>
                </w:rPr>
                <w:t xml:space="preserve">SARIMA </w:t>
              </w:r>
            </w:ins>
          </w:p>
        </w:tc>
        <w:tc>
          <w:tcPr>
            <w:tcW w:w="5985" w:type="dxa"/>
            <w:tcBorders>
              <w:top w:val="nil"/>
              <w:left w:val="nil"/>
              <w:bottom w:val="single" w:sz="4" w:space="0" w:color="auto"/>
              <w:right w:val="single" w:sz="4" w:space="0" w:color="auto"/>
            </w:tcBorders>
            <w:shd w:val="clear" w:color="auto" w:fill="auto"/>
            <w:vAlign w:val="bottom"/>
            <w:hideMark/>
            <w:tcPrChange w:id="9173"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174" w:author="The Si Tran" w:date="2012-12-10T07:33:00Z"/>
                <w:rPrChange w:id="9175" w:author="The Si Tran" w:date="2012-12-14T06:37:00Z">
                  <w:rPr>
                    <w:ins w:id="9176" w:author="The Si Tran" w:date="2012-12-10T07:33:00Z"/>
                    <w:rFonts w:ascii="Calibri" w:eastAsia="Times New Roman" w:hAnsi="Calibri"/>
                    <w:color w:val="000000"/>
                    <w:sz w:val="22"/>
                  </w:rPr>
                </w:rPrChange>
              </w:rPr>
              <w:pPrChange w:id="9177" w:author="The Si Tran" w:date="2012-12-16T08:45:00Z">
                <w:pPr>
                  <w:framePr w:hSpace="180" w:wrap="around" w:vAnchor="text" w:hAnchor="margin" w:y="486"/>
                  <w:spacing w:before="0" w:line="240" w:lineRule="auto"/>
                  <w:jc w:val="left"/>
                </w:pPr>
              </w:pPrChange>
            </w:pPr>
            <w:ins w:id="9178" w:author="The Si Tran" w:date="2012-12-10T07:33:00Z">
              <w:r w:rsidRPr="00E30631">
                <w:rPr>
                  <w:rPrChange w:id="9179"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bottom"/>
            <w:hideMark/>
            <w:tcPrChange w:id="9180"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pPr>
              <w:pStyle w:val="BangBody"/>
              <w:rPr>
                <w:ins w:id="9181" w:author="The Si Tran" w:date="2012-12-10T07:33:00Z"/>
                <w:rPrChange w:id="9182" w:author="The Si Tran" w:date="2012-12-14T06:37:00Z">
                  <w:rPr>
                    <w:ins w:id="9183" w:author="The Si Tran" w:date="2012-12-10T07:33:00Z"/>
                    <w:rFonts w:ascii="Calibri" w:eastAsia="Times New Roman" w:hAnsi="Calibri"/>
                    <w:color w:val="000000"/>
                    <w:sz w:val="22"/>
                  </w:rPr>
                </w:rPrChange>
              </w:rPr>
              <w:pPrChange w:id="9184" w:author="The Si Tran" w:date="2012-12-16T08:45:00Z">
                <w:pPr>
                  <w:framePr w:hSpace="180" w:wrap="around" w:vAnchor="text" w:hAnchor="margin" w:y="486"/>
                  <w:spacing w:before="0" w:line="240" w:lineRule="auto"/>
                  <w:jc w:val="right"/>
                </w:pPr>
              </w:pPrChange>
            </w:pPr>
            <w:ins w:id="9185" w:author="The Si Tran" w:date="2012-12-10T07:33:00Z">
              <w:r w:rsidRPr="00E30631">
                <w:rPr>
                  <w:rPrChange w:id="9186"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bottom"/>
            <w:hideMark/>
            <w:tcPrChange w:id="9187"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pPr>
              <w:pStyle w:val="BangBody"/>
              <w:rPr>
                <w:ins w:id="9188" w:author="The Si Tran" w:date="2012-12-10T07:33:00Z"/>
                <w:rPrChange w:id="9189" w:author="The Si Tran" w:date="2012-12-14T06:37:00Z">
                  <w:rPr>
                    <w:ins w:id="9190" w:author="The Si Tran" w:date="2012-12-10T07:33:00Z"/>
                    <w:rFonts w:ascii="Calibri" w:eastAsia="Times New Roman" w:hAnsi="Calibri"/>
                    <w:color w:val="000000"/>
                    <w:sz w:val="22"/>
                  </w:rPr>
                </w:rPrChange>
              </w:rPr>
              <w:pPrChange w:id="9191" w:author="The Si Tran" w:date="2012-12-16T08:45:00Z">
                <w:pPr>
                  <w:framePr w:hSpace="180" w:wrap="around" w:vAnchor="text" w:hAnchor="margin" w:y="486"/>
                  <w:spacing w:before="0" w:line="240" w:lineRule="auto"/>
                  <w:jc w:val="right"/>
                </w:pPr>
              </w:pPrChange>
            </w:pPr>
            <w:ins w:id="9192" w:author="The Si Tran" w:date="2012-12-10T07:33:00Z">
              <w:r w:rsidRPr="00E30631">
                <w:rPr>
                  <w:rPrChange w:id="9193"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bottom"/>
            <w:hideMark/>
            <w:tcPrChange w:id="919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pPr>
              <w:pStyle w:val="BangBody"/>
              <w:rPr>
                <w:ins w:id="9195" w:author="The Si Tran" w:date="2012-12-10T07:33:00Z"/>
                <w:rPrChange w:id="9196" w:author="The Si Tran" w:date="2012-12-14T06:37:00Z">
                  <w:rPr>
                    <w:ins w:id="9197" w:author="The Si Tran" w:date="2012-12-10T07:33:00Z"/>
                    <w:rFonts w:ascii="Calibri" w:eastAsia="Times New Roman" w:hAnsi="Calibri"/>
                    <w:color w:val="000000"/>
                    <w:sz w:val="22"/>
                  </w:rPr>
                </w:rPrChange>
              </w:rPr>
              <w:pPrChange w:id="9198" w:author="The Si Tran" w:date="2012-12-16T08:45:00Z">
                <w:pPr>
                  <w:framePr w:hSpace="180" w:wrap="around" w:vAnchor="text" w:hAnchor="margin" w:y="486"/>
                  <w:spacing w:before="0" w:line="240" w:lineRule="auto"/>
                  <w:jc w:val="right"/>
                </w:pPr>
              </w:pPrChange>
            </w:pPr>
            <w:ins w:id="9199" w:author="The Si Tran" w:date="2012-12-10T07:33:00Z">
              <w:r w:rsidRPr="00E30631">
                <w:rPr>
                  <w:rPrChange w:id="9200" w:author="The Si Tran" w:date="2012-12-14T06:37:00Z">
                    <w:rPr>
                      <w:rFonts w:ascii="Calibri" w:hAnsi="Calibri"/>
                      <w:sz w:val="22"/>
                    </w:rPr>
                  </w:rPrChange>
                </w:rPr>
                <w:t>1.42</w:t>
              </w:r>
            </w:ins>
          </w:p>
        </w:tc>
      </w:tr>
      <w:tr w:rsidR="003A1CA3" w:rsidRPr="003A1CA3" w14:paraId="5DD03605" w14:textId="77777777" w:rsidTr="00E30631">
        <w:trPr>
          <w:trHeight w:val="815"/>
          <w:ins w:id="9201" w:author="The Si Tran" w:date="2012-12-10T07:33:00Z"/>
          <w:trPrChange w:id="9202" w:author="The Si Tran" w:date="2012-12-14T06:37: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03" w:author="The Si Tran" w:date="2012-12-14T06:37: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E30631" w:rsidRDefault="003A1CA3">
            <w:pPr>
              <w:pStyle w:val="BangBody"/>
              <w:rPr>
                <w:ins w:id="9204" w:author="The Si Tran" w:date="2012-12-10T07:33:00Z"/>
                <w:rPrChange w:id="9205" w:author="The Si Tran" w:date="2012-12-14T06:37:00Z">
                  <w:rPr>
                    <w:ins w:id="9206" w:author="The Si Tran" w:date="2012-12-10T07:33:00Z"/>
                    <w:rFonts w:ascii="Calibri" w:eastAsia="Times New Roman" w:hAnsi="Calibri"/>
                    <w:color w:val="000000"/>
                    <w:sz w:val="22"/>
                  </w:rPr>
                </w:rPrChange>
              </w:rPr>
              <w:pPrChange w:id="9207" w:author="The Si Tran" w:date="2012-12-16T08:45:00Z">
                <w:pPr>
                  <w:framePr w:hSpace="180" w:wrap="around" w:vAnchor="text" w:hAnchor="margin" w:y="486"/>
                  <w:spacing w:before="0" w:line="240" w:lineRule="auto"/>
                  <w:jc w:val="center"/>
                </w:pPr>
              </w:pPrChange>
            </w:pPr>
            <w:ins w:id="9208" w:author="The Si Tran" w:date="2012-12-10T07:33:00Z">
              <w:r w:rsidRPr="00E30631">
                <w:rPr>
                  <w:rPrChange w:id="9209" w:author="The Si Tran" w:date="2012-12-14T06:37: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210"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211" w:author="The Si Tran" w:date="2012-12-10T07:33:00Z"/>
                <w:rPrChange w:id="9212" w:author="The Si Tran" w:date="2012-12-14T06:37:00Z">
                  <w:rPr>
                    <w:ins w:id="9213" w:author="The Si Tran" w:date="2012-12-10T07:33:00Z"/>
                    <w:rFonts w:ascii="Calibri" w:eastAsia="Times New Roman" w:hAnsi="Calibri"/>
                    <w:color w:val="000000"/>
                    <w:sz w:val="22"/>
                  </w:rPr>
                </w:rPrChange>
              </w:rPr>
              <w:pPrChange w:id="9214" w:author="The Si Tran" w:date="2012-12-16T08:45:00Z">
                <w:pPr>
                  <w:framePr w:hSpace="180" w:wrap="around" w:vAnchor="text" w:hAnchor="margin" w:y="486"/>
                  <w:spacing w:before="0" w:line="240" w:lineRule="auto"/>
                  <w:jc w:val="left"/>
                </w:pPr>
              </w:pPrChange>
            </w:pPr>
            <w:ins w:id="9215" w:author="The Si Tran" w:date="2012-12-10T07:33:00Z">
              <w:r w:rsidRPr="00E30631">
                <w:rPr>
                  <w:rPrChange w:id="9216" w:author="The Si Tran" w:date="2012-12-14T06:37:00Z">
                    <w:rPr>
                      <w:rFonts w:ascii="Calibri" w:hAnsi="Calibri"/>
                      <w:sz w:val="22"/>
                    </w:rPr>
                  </w:rPrChange>
                </w:rPr>
                <w:t>ARIMA(2, 0, 2)(0, 0, 0)0</w:t>
              </w:r>
              <w:r w:rsidRPr="00E30631">
                <w:rPr>
                  <w:rPrChange w:id="9217"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921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E30631" w:rsidRDefault="003A1CA3">
            <w:pPr>
              <w:pStyle w:val="BangBody"/>
              <w:rPr>
                <w:ins w:id="9219" w:author="The Si Tran" w:date="2012-12-10T07:33:00Z"/>
                <w:rPrChange w:id="9220" w:author="The Si Tran" w:date="2012-12-14T06:37:00Z">
                  <w:rPr>
                    <w:ins w:id="9221" w:author="The Si Tran" w:date="2012-12-10T07:33:00Z"/>
                    <w:rFonts w:ascii="Calibri" w:eastAsia="Times New Roman" w:hAnsi="Calibri"/>
                    <w:color w:val="000000"/>
                    <w:sz w:val="22"/>
                  </w:rPr>
                </w:rPrChange>
              </w:rPr>
              <w:pPrChange w:id="9222" w:author="The Si Tran" w:date="2012-12-16T08:45:00Z">
                <w:pPr>
                  <w:framePr w:hSpace="180" w:wrap="around" w:vAnchor="text" w:hAnchor="margin" w:y="486"/>
                  <w:spacing w:before="0" w:line="240" w:lineRule="auto"/>
                  <w:jc w:val="right"/>
                </w:pPr>
              </w:pPrChange>
            </w:pPr>
            <w:ins w:id="9223" w:author="The Si Tran" w:date="2012-12-10T07:33:00Z">
              <w:r w:rsidRPr="00E30631">
                <w:rPr>
                  <w:rPrChange w:id="9224" w:author="The Si Tran" w:date="2012-12-14T06:37: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9225"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E30631" w:rsidRDefault="003A1CA3">
            <w:pPr>
              <w:pStyle w:val="BangBody"/>
              <w:rPr>
                <w:ins w:id="9226" w:author="The Si Tran" w:date="2012-12-10T07:33:00Z"/>
                <w:rPrChange w:id="9227" w:author="The Si Tran" w:date="2012-12-14T06:37:00Z">
                  <w:rPr>
                    <w:ins w:id="9228" w:author="The Si Tran" w:date="2012-12-10T07:33:00Z"/>
                    <w:rFonts w:ascii="Calibri" w:eastAsia="Times New Roman" w:hAnsi="Calibri"/>
                    <w:color w:val="000000"/>
                    <w:sz w:val="22"/>
                  </w:rPr>
                </w:rPrChange>
              </w:rPr>
              <w:pPrChange w:id="9229" w:author="The Si Tran" w:date="2012-12-16T08:45:00Z">
                <w:pPr>
                  <w:framePr w:hSpace="180" w:wrap="around" w:vAnchor="text" w:hAnchor="margin" w:y="486"/>
                  <w:spacing w:before="0" w:line="240" w:lineRule="auto"/>
                  <w:jc w:val="right"/>
                </w:pPr>
              </w:pPrChange>
            </w:pPr>
            <w:ins w:id="9230" w:author="The Si Tran" w:date="2012-12-10T07:33:00Z">
              <w:r w:rsidRPr="00E30631">
                <w:rPr>
                  <w:rPrChange w:id="9231" w:author="The Si Tran" w:date="2012-12-14T06:37: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bottom"/>
            <w:hideMark/>
            <w:tcPrChange w:id="923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E30631" w:rsidRDefault="003A1CA3">
            <w:pPr>
              <w:pStyle w:val="BangBody"/>
              <w:rPr>
                <w:ins w:id="9233" w:author="The Si Tran" w:date="2012-12-10T07:33:00Z"/>
                <w:rPrChange w:id="9234" w:author="The Si Tran" w:date="2012-12-14T06:37:00Z">
                  <w:rPr>
                    <w:ins w:id="9235" w:author="The Si Tran" w:date="2012-12-10T07:33:00Z"/>
                    <w:rFonts w:ascii="Calibri" w:eastAsia="Times New Roman" w:hAnsi="Calibri"/>
                    <w:color w:val="000000"/>
                    <w:sz w:val="22"/>
                  </w:rPr>
                </w:rPrChange>
              </w:rPr>
              <w:pPrChange w:id="9236" w:author="The Si Tran" w:date="2012-12-16T08:45:00Z">
                <w:pPr>
                  <w:framePr w:hSpace="180" w:wrap="around" w:vAnchor="text" w:hAnchor="margin" w:y="486"/>
                  <w:spacing w:before="0" w:line="240" w:lineRule="auto"/>
                  <w:jc w:val="right"/>
                </w:pPr>
              </w:pPrChange>
            </w:pPr>
            <w:ins w:id="9237" w:author="The Si Tran" w:date="2012-12-10T07:33:00Z">
              <w:r w:rsidRPr="00E30631">
                <w:rPr>
                  <w:rPrChange w:id="9238" w:author="The Si Tran" w:date="2012-12-14T06:37:00Z">
                    <w:rPr>
                      <w:rFonts w:ascii="Calibri" w:hAnsi="Calibri"/>
                      <w:sz w:val="22"/>
                    </w:rPr>
                  </w:rPrChange>
                </w:rPr>
                <w:t>1.32</w:t>
              </w:r>
            </w:ins>
          </w:p>
        </w:tc>
      </w:tr>
      <w:tr w:rsidR="003A1CA3" w:rsidRPr="003A1CA3" w14:paraId="61779DDC" w14:textId="77777777" w:rsidTr="00E30631">
        <w:trPr>
          <w:trHeight w:val="815"/>
          <w:ins w:id="9239" w:author="The Si Tran" w:date="2012-12-10T07:33:00Z"/>
          <w:trPrChange w:id="9240" w:author="The Si Tran" w:date="2012-12-14T06:37: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241"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242" w:author="The Si Tran" w:date="2012-12-10T07:33:00Z"/>
                <w:rPrChange w:id="9243" w:author="The Si Tran" w:date="2012-12-14T06:37:00Z">
                  <w:rPr>
                    <w:ins w:id="9244" w:author="The Si Tran" w:date="2012-12-10T07:33:00Z"/>
                    <w:rFonts w:ascii="Calibri" w:eastAsia="Times New Roman" w:hAnsi="Calibri"/>
                    <w:color w:val="000000"/>
                    <w:sz w:val="22"/>
                  </w:rPr>
                </w:rPrChange>
              </w:rPr>
              <w:pPrChange w:id="9245"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246"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247" w:author="The Si Tran" w:date="2012-12-10T07:33:00Z"/>
                <w:rPrChange w:id="9248" w:author="The Si Tran" w:date="2012-12-14T06:37:00Z">
                  <w:rPr>
                    <w:ins w:id="9249" w:author="The Si Tran" w:date="2012-12-10T07:33:00Z"/>
                    <w:rFonts w:ascii="Calibri" w:eastAsia="Times New Roman" w:hAnsi="Calibri"/>
                    <w:color w:val="000000"/>
                    <w:sz w:val="22"/>
                  </w:rPr>
                </w:rPrChange>
              </w:rPr>
              <w:pPrChange w:id="9250" w:author="The Si Tran" w:date="2012-12-16T08:45:00Z">
                <w:pPr>
                  <w:framePr w:hSpace="180" w:wrap="around" w:vAnchor="text" w:hAnchor="margin" w:y="486"/>
                  <w:spacing w:before="0" w:line="240" w:lineRule="auto"/>
                  <w:jc w:val="left"/>
                </w:pPr>
              </w:pPrChange>
            </w:pPr>
            <w:ins w:id="9251" w:author="The Si Tran" w:date="2012-12-10T07:33:00Z">
              <w:r w:rsidRPr="00E30631">
                <w:rPr>
                  <w:rPrChange w:id="9252" w:author="The Si Tran" w:date="2012-12-14T06:37:00Z">
                    <w:rPr>
                      <w:rFonts w:ascii="Calibri" w:hAnsi="Calibri"/>
                      <w:sz w:val="22"/>
                    </w:rPr>
                  </w:rPrChange>
                </w:rPr>
                <w:t>ARIMA(2, 0, 2)(0, 0, 0)0</w:t>
              </w:r>
              <w:r w:rsidRPr="00E30631">
                <w:rPr>
                  <w:rPrChange w:id="9253"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925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pPr>
              <w:pStyle w:val="BangBody"/>
              <w:rPr>
                <w:ins w:id="9255" w:author="The Si Tran" w:date="2012-12-10T07:33:00Z"/>
                <w:rPrChange w:id="9256" w:author="The Si Tran" w:date="2012-12-14T06:37:00Z">
                  <w:rPr>
                    <w:ins w:id="9257" w:author="The Si Tran" w:date="2012-12-10T07:33:00Z"/>
                    <w:rFonts w:ascii="Calibri" w:eastAsia="Times New Roman" w:hAnsi="Calibri"/>
                    <w:color w:val="000000"/>
                    <w:sz w:val="22"/>
                  </w:rPr>
                </w:rPrChange>
              </w:rPr>
              <w:pPrChange w:id="9258" w:author="The Si Tran" w:date="2012-12-16T08:45:00Z">
                <w:pPr>
                  <w:framePr w:hSpace="180" w:wrap="around" w:vAnchor="text" w:hAnchor="margin" w:y="486"/>
                  <w:spacing w:before="0" w:line="240" w:lineRule="auto"/>
                  <w:jc w:val="right"/>
                </w:pPr>
              </w:pPrChange>
            </w:pPr>
            <w:ins w:id="9259" w:author="The Si Tran" w:date="2012-12-10T07:33:00Z">
              <w:r w:rsidRPr="00E30631">
                <w:rPr>
                  <w:rPrChange w:id="9260"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bottom"/>
            <w:hideMark/>
            <w:tcPrChange w:id="9261"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pPr>
              <w:pStyle w:val="BangBody"/>
              <w:rPr>
                <w:ins w:id="9262" w:author="The Si Tran" w:date="2012-12-10T07:33:00Z"/>
                <w:rPrChange w:id="9263" w:author="The Si Tran" w:date="2012-12-14T06:37:00Z">
                  <w:rPr>
                    <w:ins w:id="9264" w:author="The Si Tran" w:date="2012-12-10T07:33:00Z"/>
                    <w:rFonts w:ascii="Calibri" w:eastAsia="Times New Roman" w:hAnsi="Calibri"/>
                    <w:color w:val="000000"/>
                    <w:sz w:val="22"/>
                  </w:rPr>
                </w:rPrChange>
              </w:rPr>
              <w:pPrChange w:id="9265" w:author="The Si Tran" w:date="2012-12-16T08:45:00Z">
                <w:pPr>
                  <w:framePr w:hSpace="180" w:wrap="around" w:vAnchor="text" w:hAnchor="margin" w:y="486"/>
                  <w:spacing w:before="0" w:line="240" w:lineRule="auto"/>
                  <w:jc w:val="right"/>
                </w:pPr>
              </w:pPrChange>
            </w:pPr>
            <w:ins w:id="9266" w:author="The Si Tran" w:date="2012-12-10T07:33:00Z">
              <w:r w:rsidRPr="00E30631">
                <w:rPr>
                  <w:rPrChange w:id="9267"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bottom"/>
            <w:hideMark/>
            <w:tcPrChange w:id="926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pPr>
              <w:pStyle w:val="BangBody"/>
              <w:rPr>
                <w:ins w:id="9269" w:author="The Si Tran" w:date="2012-12-10T07:33:00Z"/>
                <w:rPrChange w:id="9270" w:author="The Si Tran" w:date="2012-12-14T06:37:00Z">
                  <w:rPr>
                    <w:ins w:id="9271" w:author="The Si Tran" w:date="2012-12-10T07:33:00Z"/>
                    <w:rFonts w:ascii="Calibri" w:eastAsia="Times New Roman" w:hAnsi="Calibri"/>
                    <w:color w:val="000000"/>
                    <w:sz w:val="22"/>
                  </w:rPr>
                </w:rPrChange>
              </w:rPr>
              <w:pPrChange w:id="9272" w:author="The Si Tran" w:date="2012-12-16T08:45:00Z">
                <w:pPr>
                  <w:framePr w:hSpace="180" w:wrap="around" w:vAnchor="text" w:hAnchor="margin" w:y="486"/>
                  <w:spacing w:before="0" w:line="240" w:lineRule="auto"/>
                  <w:jc w:val="right"/>
                </w:pPr>
              </w:pPrChange>
            </w:pPr>
            <w:ins w:id="9273" w:author="The Si Tran" w:date="2012-12-10T07:33:00Z">
              <w:r w:rsidRPr="00E30631">
                <w:rPr>
                  <w:rPrChange w:id="9274" w:author="The Si Tran" w:date="2012-12-14T06:37:00Z">
                    <w:rPr>
                      <w:rFonts w:ascii="Calibri" w:hAnsi="Calibri"/>
                      <w:sz w:val="22"/>
                    </w:rPr>
                  </w:rPrChange>
                </w:rPr>
                <w:t>1.7</w:t>
              </w:r>
            </w:ins>
          </w:p>
        </w:tc>
      </w:tr>
    </w:tbl>
    <w:p w14:paraId="44EFD9C9" w14:textId="77777777" w:rsidR="003A1CA3" w:rsidRDefault="003A1CA3">
      <w:pPr>
        <w:rPr>
          <w:ins w:id="9275" w:author="The Si Tran" w:date="2012-12-10T07:33:00Z"/>
        </w:rPr>
        <w:pPrChange w:id="9276" w:author="The Si Tran" w:date="2012-12-10T07:32:00Z">
          <w:pPr>
            <w:pStyle w:val="Heading1"/>
            <w:jc w:val="left"/>
          </w:pPr>
        </w:pPrChange>
      </w:pPr>
    </w:p>
    <w:p w14:paraId="7792E666" w14:textId="064C8B36" w:rsidR="00726875" w:rsidRPr="004D696B" w:rsidRDefault="00E30631">
      <w:pPr>
        <w:pStyle w:val="Bang"/>
        <w:rPr>
          <w:ins w:id="9277" w:author="The Si Tran" w:date="2012-12-11T20:13:00Z"/>
        </w:rPr>
        <w:pPrChange w:id="9278" w:author="The Si Tran" w:date="2012-12-11T23:56:00Z">
          <w:pPr>
            <w:pStyle w:val="Heading3"/>
            <w:numPr>
              <w:ilvl w:val="0"/>
              <w:numId w:val="0"/>
            </w:numPr>
            <w:tabs>
              <w:tab w:val="clear" w:pos="1080"/>
            </w:tabs>
            <w:ind w:left="0" w:firstLine="0"/>
            <w:jc w:val="center"/>
          </w:pPr>
        </w:pPrChange>
      </w:pPr>
      <w:bookmarkStart w:id="9279" w:name="_Toc343033799"/>
      <w:bookmarkStart w:id="9280" w:name="_Toc343415632"/>
      <w:ins w:id="9281" w:author="The Si Tran" w:date="2012-12-14T06:38:00Z">
        <w:r w:rsidRPr="006041AD">
          <w:rPr>
            <w:b/>
          </w:rPr>
          <w:t>Bảng 6.7:</w:t>
        </w:r>
        <w:r w:rsidRPr="004D696B">
          <w:t xml:space="preserve"> Kết quả thực nghiệm chuỗi dữ liệu</w:t>
        </w:r>
        <w:r>
          <w:t xml:space="preserve"> </w:t>
        </w:r>
        <w:r w:rsidRPr="004D696B">
          <w:t>Prices</w:t>
        </w:r>
      </w:ins>
      <w:bookmarkEnd w:id="9279"/>
      <w:bookmarkEnd w:id="9280"/>
    </w:p>
    <w:tbl>
      <w:tblPr>
        <w:tblW w:w="9496" w:type="dxa"/>
        <w:tblLook w:val="04A0" w:firstRow="1" w:lastRow="0" w:firstColumn="1" w:lastColumn="0" w:noHBand="0" w:noVBand="1"/>
        <w:tblPrChange w:id="9282" w:author="The Si Tran" w:date="2012-12-14T06:38:00Z">
          <w:tblPr>
            <w:tblpPr w:leftFromText="180" w:rightFromText="180" w:vertAnchor="page" w:horzAnchor="margin" w:tblpY="2296"/>
            <w:tblW w:w="10054" w:type="dxa"/>
            <w:tblLook w:val="04A0" w:firstRow="1" w:lastRow="0" w:firstColumn="1" w:lastColumn="0" w:noHBand="0" w:noVBand="1"/>
          </w:tblPr>
        </w:tblPrChange>
      </w:tblPr>
      <w:tblGrid>
        <w:gridCol w:w="1141"/>
        <w:gridCol w:w="5854"/>
        <w:gridCol w:w="752"/>
        <w:gridCol w:w="871"/>
        <w:gridCol w:w="878"/>
        <w:tblGridChange w:id="9283">
          <w:tblGrid>
            <w:gridCol w:w="1072"/>
            <w:gridCol w:w="6557"/>
            <w:gridCol w:w="767"/>
            <w:gridCol w:w="830"/>
            <w:gridCol w:w="828"/>
          </w:tblGrid>
        </w:tblGridChange>
      </w:tblGrid>
      <w:tr w:rsidR="00A80B78" w:rsidRPr="007F5C98" w14:paraId="1E2C0D10" w14:textId="77777777" w:rsidTr="00E30631">
        <w:trPr>
          <w:trHeight w:val="295"/>
          <w:ins w:id="9284" w:author="The Si Tran" w:date="2012-12-12T07:51:00Z"/>
          <w:trPrChange w:id="9285" w:author="The Si Tran" w:date="2012-12-14T06:38: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86"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9287" w:author="The Si Tran" w:date="2012-12-12T07:51:00Z"/>
                <w:rPrChange w:id="9288" w:author="The Si Tran" w:date="2012-12-14T06:37:00Z">
                  <w:rPr>
                    <w:ins w:id="9289" w:author="The Si Tran" w:date="2012-12-12T07:51:00Z"/>
                    <w:rFonts w:eastAsia="Times New Roman"/>
                    <w:color w:val="000000"/>
                    <w:sz w:val="22"/>
                  </w:rPr>
                </w:rPrChange>
              </w:rPr>
              <w:pPrChange w:id="9290"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bottom"/>
            <w:hideMark/>
            <w:tcPrChange w:id="9291" w:author="The Si Tran" w:date="2012-12-14T06:38: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E30631" w:rsidRDefault="00A80B78">
            <w:pPr>
              <w:pStyle w:val="BangBody"/>
              <w:rPr>
                <w:ins w:id="9292" w:author="The Si Tran" w:date="2012-12-12T07:51:00Z"/>
                <w:rPrChange w:id="9293" w:author="The Si Tran" w:date="2012-12-14T06:37:00Z">
                  <w:rPr>
                    <w:ins w:id="9294" w:author="The Si Tran" w:date="2012-12-12T07:51:00Z"/>
                    <w:rFonts w:eastAsia="Times New Roman"/>
                    <w:color w:val="000000"/>
                    <w:sz w:val="22"/>
                  </w:rPr>
                </w:rPrChange>
              </w:rPr>
              <w:pPrChange w:id="9295" w:author="The Si Tran" w:date="2012-12-16T08:46:00Z">
                <w:pPr>
                  <w:spacing w:before="0" w:line="240" w:lineRule="auto"/>
                  <w:jc w:val="left"/>
                </w:pPr>
              </w:pPrChange>
            </w:pPr>
            <w:ins w:id="9296" w:author="The Si Tran" w:date="2012-12-12T07:51:00Z">
              <w:r w:rsidRPr="00E30631">
                <w:rPr>
                  <w:rPrChange w:id="9297" w:author="The Si Tran" w:date="2012-12-14T06:37: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bottom"/>
            <w:hideMark/>
            <w:tcPrChange w:id="9298" w:author="The Si Tran" w:date="2012-12-14T06:38: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E30631" w:rsidRDefault="00A80B78">
            <w:pPr>
              <w:pStyle w:val="BangBody"/>
              <w:rPr>
                <w:ins w:id="9299" w:author="The Si Tran" w:date="2012-12-12T07:51:00Z"/>
                <w:rPrChange w:id="9300" w:author="The Si Tran" w:date="2012-12-14T06:37:00Z">
                  <w:rPr>
                    <w:ins w:id="9301" w:author="The Si Tran" w:date="2012-12-12T07:51:00Z"/>
                    <w:rFonts w:eastAsia="Times New Roman"/>
                    <w:color w:val="000000"/>
                    <w:sz w:val="22"/>
                  </w:rPr>
                </w:rPrChange>
              </w:rPr>
              <w:pPrChange w:id="9302" w:author="The Si Tran" w:date="2012-12-16T08:46:00Z">
                <w:pPr>
                  <w:spacing w:before="0" w:line="240" w:lineRule="auto"/>
                  <w:jc w:val="left"/>
                </w:pPr>
              </w:pPrChange>
            </w:pPr>
            <w:ins w:id="9303" w:author="The Si Tran" w:date="2012-12-12T07:51:00Z">
              <w:r w:rsidRPr="00E30631">
                <w:rPr>
                  <w:rPrChange w:id="9304" w:author="The Si Tran" w:date="2012-12-14T06:37: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bottom"/>
            <w:hideMark/>
            <w:tcPrChange w:id="9305" w:author="The Si Tran" w:date="2012-12-14T06:38: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E30631" w:rsidRDefault="00A80B78">
            <w:pPr>
              <w:pStyle w:val="BangBody"/>
              <w:rPr>
                <w:ins w:id="9306" w:author="The Si Tran" w:date="2012-12-12T07:51:00Z"/>
                <w:rPrChange w:id="9307" w:author="The Si Tran" w:date="2012-12-14T06:37:00Z">
                  <w:rPr>
                    <w:ins w:id="9308" w:author="The Si Tran" w:date="2012-12-12T07:51:00Z"/>
                    <w:rFonts w:eastAsia="Times New Roman"/>
                    <w:color w:val="000000"/>
                    <w:sz w:val="22"/>
                  </w:rPr>
                </w:rPrChange>
              </w:rPr>
              <w:pPrChange w:id="9309" w:author="The Si Tran" w:date="2012-12-16T08:46:00Z">
                <w:pPr>
                  <w:spacing w:before="0" w:line="240" w:lineRule="auto"/>
                  <w:jc w:val="left"/>
                </w:pPr>
              </w:pPrChange>
            </w:pPr>
            <w:ins w:id="9310" w:author="The Si Tran" w:date="2012-12-12T07:51:00Z">
              <w:r w:rsidRPr="00E30631">
                <w:rPr>
                  <w:rPrChange w:id="9311" w:author="The Si Tran" w:date="2012-12-14T06:37: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bottom"/>
            <w:hideMark/>
            <w:tcPrChange w:id="9312"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E30631" w:rsidRDefault="00A80B78">
            <w:pPr>
              <w:pStyle w:val="BangBody"/>
              <w:rPr>
                <w:ins w:id="9313" w:author="The Si Tran" w:date="2012-12-12T07:51:00Z"/>
                <w:rPrChange w:id="9314" w:author="The Si Tran" w:date="2012-12-14T06:37:00Z">
                  <w:rPr>
                    <w:ins w:id="9315" w:author="The Si Tran" w:date="2012-12-12T07:51:00Z"/>
                    <w:rFonts w:eastAsia="Times New Roman"/>
                    <w:color w:val="000000"/>
                    <w:sz w:val="22"/>
                  </w:rPr>
                </w:rPrChange>
              </w:rPr>
              <w:pPrChange w:id="9316" w:author="The Si Tran" w:date="2012-12-16T08:46:00Z">
                <w:pPr>
                  <w:spacing w:before="0" w:line="240" w:lineRule="auto"/>
                  <w:jc w:val="left"/>
                </w:pPr>
              </w:pPrChange>
            </w:pPr>
            <w:ins w:id="9317" w:author="The Si Tran" w:date="2012-12-12T07:51:00Z">
              <w:r w:rsidRPr="00E30631">
                <w:rPr>
                  <w:rPrChange w:id="9318" w:author="The Si Tran" w:date="2012-12-14T06:37:00Z">
                    <w:rPr>
                      <w:sz w:val="22"/>
                    </w:rPr>
                  </w:rPrChange>
                </w:rPr>
                <w:t>MAPE</w:t>
              </w:r>
            </w:ins>
          </w:p>
        </w:tc>
      </w:tr>
      <w:tr w:rsidR="00A80B78" w:rsidRPr="007F5C98" w14:paraId="7021695F" w14:textId="77777777" w:rsidTr="00E30631">
        <w:trPr>
          <w:trHeight w:val="593"/>
          <w:ins w:id="9319" w:author="The Si Tran" w:date="2012-12-12T07:51:00Z"/>
          <w:trPrChange w:id="9320" w:author="The Si Tran" w:date="2012-12-14T06:38: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21"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E30631" w:rsidRDefault="00A80B78">
            <w:pPr>
              <w:pStyle w:val="BangBody"/>
              <w:rPr>
                <w:ins w:id="9322" w:author="The Si Tran" w:date="2012-12-12T07:51:00Z"/>
                <w:rPrChange w:id="9323" w:author="The Si Tran" w:date="2012-12-14T06:37:00Z">
                  <w:rPr>
                    <w:ins w:id="9324" w:author="The Si Tran" w:date="2012-12-12T07:51:00Z"/>
                    <w:rFonts w:eastAsia="Times New Roman"/>
                    <w:color w:val="000000"/>
                    <w:sz w:val="22"/>
                  </w:rPr>
                </w:rPrChange>
              </w:rPr>
              <w:pPrChange w:id="9325" w:author="The Si Tran" w:date="2012-12-16T08:46:00Z">
                <w:pPr>
                  <w:spacing w:before="0" w:line="240" w:lineRule="auto"/>
                  <w:jc w:val="center"/>
                </w:pPr>
              </w:pPrChange>
            </w:pPr>
            <w:ins w:id="9326" w:author="The Si Tran" w:date="2012-12-12T07:51:00Z">
              <w:r w:rsidRPr="00E30631">
                <w:rPr>
                  <w:rPrChange w:id="9327" w:author="The Si Tran" w:date="2012-12-14T06:37:00Z">
                    <w:rPr>
                      <w:sz w:val="22"/>
                    </w:rPr>
                  </w:rPrChange>
                </w:rPr>
                <w:lastRenderedPageBreak/>
                <w:t>ANNs</w:t>
              </w:r>
            </w:ins>
          </w:p>
        </w:tc>
        <w:tc>
          <w:tcPr>
            <w:tcW w:w="5854" w:type="dxa"/>
            <w:tcBorders>
              <w:top w:val="nil"/>
              <w:left w:val="nil"/>
              <w:bottom w:val="single" w:sz="4" w:space="0" w:color="auto"/>
              <w:right w:val="single" w:sz="4" w:space="0" w:color="auto"/>
            </w:tcBorders>
            <w:shd w:val="clear" w:color="auto" w:fill="auto"/>
            <w:vAlign w:val="bottom"/>
            <w:hideMark/>
            <w:tcPrChange w:id="9328"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9329" w:author="The Si Tran" w:date="2012-12-12T07:51:00Z"/>
                <w:rPrChange w:id="9330" w:author="The Si Tran" w:date="2012-12-14T06:37:00Z">
                  <w:rPr>
                    <w:ins w:id="9331" w:author="The Si Tran" w:date="2012-12-12T07:51:00Z"/>
                    <w:rFonts w:eastAsia="Times New Roman"/>
                    <w:color w:val="000000"/>
                    <w:sz w:val="22"/>
                  </w:rPr>
                </w:rPrChange>
              </w:rPr>
              <w:pPrChange w:id="9332" w:author="The Si Tran" w:date="2012-12-16T08:46:00Z">
                <w:pPr>
                  <w:spacing w:before="0" w:line="240" w:lineRule="auto"/>
                  <w:jc w:val="left"/>
                </w:pPr>
              </w:pPrChange>
            </w:pPr>
            <w:ins w:id="9333" w:author="The Si Tran" w:date="2012-12-12T07:51:00Z">
              <w:r w:rsidRPr="00E30631">
                <w:rPr>
                  <w:rPrChange w:id="9334"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9335"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pPr>
              <w:pStyle w:val="BangBody"/>
              <w:rPr>
                <w:ins w:id="9336" w:author="The Si Tran" w:date="2012-12-12T07:51:00Z"/>
                <w:rPrChange w:id="9337" w:author="The Si Tran" w:date="2012-12-14T06:37:00Z">
                  <w:rPr>
                    <w:ins w:id="9338" w:author="The Si Tran" w:date="2012-12-12T07:51:00Z"/>
                    <w:rFonts w:eastAsia="Times New Roman"/>
                    <w:color w:val="000000"/>
                    <w:sz w:val="22"/>
                  </w:rPr>
                </w:rPrChange>
              </w:rPr>
              <w:pPrChange w:id="9339" w:author="The Si Tran" w:date="2012-12-16T08:46:00Z">
                <w:pPr>
                  <w:spacing w:before="0" w:line="240" w:lineRule="auto"/>
                  <w:jc w:val="right"/>
                </w:pPr>
              </w:pPrChange>
            </w:pPr>
            <w:ins w:id="9340" w:author="The Si Tran" w:date="2012-12-12T07:51:00Z">
              <w:r w:rsidRPr="00E30631">
                <w:rPr>
                  <w:rPrChange w:id="9341"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bottom"/>
            <w:hideMark/>
            <w:tcPrChange w:id="9342"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pPr>
              <w:pStyle w:val="BangBody"/>
              <w:rPr>
                <w:ins w:id="9343" w:author="The Si Tran" w:date="2012-12-12T07:51:00Z"/>
                <w:rPrChange w:id="9344" w:author="The Si Tran" w:date="2012-12-14T06:37:00Z">
                  <w:rPr>
                    <w:ins w:id="9345" w:author="The Si Tran" w:date="2012-12-12T07:51:00Z"/>
                    <w:rFonts w:eastAsia="Times New Roman"/>
                    <w:color w:val="000000"/>
                    <w:sz w:val="22"/>
                  </w:rPr>
                </w:rPrChange>
              </w:rPr>
              <w:pPrChange w:id="9346" w:author="The Si Tran" w:date="2012-12-16T08:46:00Z">
                <w:pPr>
                  <w:spacing w:before="0" w:line="240" w:lineRule="auto"/>
                  <w:jc w:val="right"/>
                </w:pPr>
              </w:pPrChange>
            </w:pPr>
            <w:ins w:id="9347" w:author="The Si Tran" w:date="2012-12-12T07:51:00Z">
              <w:r w:rsidRPr="00E30631">
                <w:rPr>
                  <w:rPrChange w:id="9348"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bottom"/>
            <w:hideMark/>
            <w:tcPrChange w:id="934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pPr>
              <w:pStyle w:val="BangBody"/>
              <w:rPr>
                <w:ins w:id="9350" w:author="The Si Tran" w:date="2012-12-12T07:51:00Z"/>
                <w:rPrChange w:id="9351" w:author="The Si Tran" w:date="2012-12-14T06:37:00Z">
                  <w:rPr>
                    <w:ins w:id="9352" w:author="The Si Tran" w:date="2012-12-12T07:51:00Z"/>
                    <w:rFonts w:eastAsia="Times New Roman"/>
                    <w:color w:val="000000"/>
                    <w:sz w:val="22"/>
                  </w:rPr>
                </w:rPrChange>
              </w:rPr>
              <w:pPrChange w:id="9353" w:author="The Si Tran" w:date="2012-12-16T08:46:00Z">
                <w:pPr>
                  <w:spacing w:before="0" w:line="240" w:lineRule="auto"/>
                  <w:jc w:val="right"/>
                </w:pPr>
              </w:pPrChange>
            </w:pPr>
            <w:ins w:id="9354" w:author="The Si Tran" w:date="2012-12-12T07:51:00Z">
              <w:r w:rsidRPr="00E30631">
                <w:rPr>
                  <w:rPrChange w:id="9355" w:author="The Si Tran" w:date="2012-12-14T06:37:00Z">
                    <w:rPr>
                      <w:sz w:val="22"/>
                    </w:rPr>
                  </w:rPrChange>
                </w:rPr>
                <w:t>2.2</w:t>
              </w:r>
            </w:ins>
          </w:p>
        </w:tc>
      </w:tr>
      <w:tr w:rsidR="00A80B78" w:rsidRPr="007F5C98" w14:paraId="31026145" w14:textId="77777777" w:rsidTr="00E30631">
        <w:trPr>
          <w:trHeight w:val="593"/>
          <w:ins w:id="9356" w:author="The Si Tran" w:date="2012-12-12T07:51:00Z"/>
          <w:trPrChange w:id="9357" w:author="The Si Tran" w:date="2012-12-14T06:38: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9358"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E30631" w:rsidRDefault="00A80B78">
            <w:pPr>
              <w:pStyle w:val="BangBody"/>
              <w:rPr>
                <w:ins w:id="9359" w:author="The Si Tran" w:date="2012-12-12T07:51:00Z"/>
                <w:rPrChange w:id="9360" w:author="The Si Tran" w:date="2012-12-14T06:37:00Z">
                  <w:rPr>
                    <w:ins w:id="9361" w:author="The Si Tran" w:date="2012-12-12T07:51:00Z"/>
                    <w:rFonts w:eastAsia="Times New Roman"/>
                    <w:color w:val="000000"/>
                    <w:sz w:val="22"/>
                  </w:rPr>
                </w:rPrChange>
              </w:rPr>
              <w:pPrChange w:id="9362"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363"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9364" w:author="The Si Tran" w:date="2012-12-12T07:51:00Z"/>
                <w:rPrChange w:id="9365" w:author="The Si Tran" w:date="2012-12-14T06:37:00Z">
                  <w:rPr>
                    <w:ins w:id="9366" w:author="The Si Tran" w:date="2012-12-12T07:51:00Z"/>
                    <w:rFonts w:eastAsia="Times New Roman"/>
                    <w:color w:val="000000"/>
                    <w:sz w:val="22"/>
                  </w:rPr>
                </w:rPrChange>
              </w:rPr>
              <w:pPrChange w:id="9367" w:author="The Si Tran" w:date="2012-12-16T08:46:00Z">
                <w:pPr>
                  <w:spacing w:before="0" w:line="240" w:lineRule="auto"/>
                  <w:jc w:val="left"/>
                </w:pPr>
              </w:pPrChange>
            </w:pPr>
            <w:ins w:id="9368" w:author="The Si Tran" w:date="2012-12-12T07:51:00Z">
              <w:r w:rsidRPr="00E30631">
                <w:rPr>
                  <w:rPrChange w:id="9369"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9370"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pPr>
              <w:pStyle w:val="BangBody"/>
              <w:rPr>
                <w:ins w:id="9371" w:author="The Si Tran" w:date="2012-12-12T07:51:00Z"/>
                <w:rPrChange w:id="9372" w:author="The Si Tran" w:date="2012-12-14T06:37:00Z">
                  <w:rPr>
                    <w:ins w:id="9373" w:author="The Si Tran" w:date="2012-12-12T07:51:00Z"/>
                    <w:rFonts w:eastAsia="Times New Roman"/>
                    <w:color w:val="000000"/>
                    <w:sz w:val="22"/>
                  </w:rPr>
                </w:rPrChange>
              </w:rPr>
              <w:pPrChange w:id="9374" w:author="The Si Tran" w:date="2012-12-16T08:46:00Z">
                <w:pPr>
                  <w:spacing w:before="0" w:line="240" w:lineRule="auto"/>
                  <w:jc w:val="right"/>
                </w:pPr>
              </w:pPrChange>
            </w:pPr>
            <w:ins w:id="9375" w:author="The Si Tran" w:date="2012-12-12T07:51:00Z">
              <w:r w:rsidRPr="00E30631">
                <w:rPr>
                  <w:rPrChange w:id="9376"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bottom"/>
            <w:hideMark/>
            <w:tcPrChange w:id="9377"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pPr>
              <w:pStyle w:val="BangBody"/>
              <w:rPr>
                <w:ins w:id="9378" w:author="The Si Tran" w:date="2012-12-12T07:51:00Z"/>
                <w:rPrChange w:id="9379" w:author="The Si Tran" w:date="2012-12-14T06:37:00Z">
                  <w:rPr>
                    <w:ins w:id="9380" w:author="The Si Tran" w:date="2012-12-12T07:51:00Z"/>
                    <w:rFonts w:eastAsia="Times New Roman"/>
                    <w:color w:val="000000"/>
                    <w:sz w:val="22"/>
                  </w:rPr>
                </w:rPrChange>
              </w:rPr>
              <w:pPrChange w:id="9381" w:author="The Si Tran" w:date="2012-12-16T08:46:00Z">
                <w:pPr>
                  <w:spacing w:before="0" w:line="240" w:lineRule="auto"/>
                  <w:jc w:val="right"/>
                </w:pPr>
              </w:pPrChange>
            </w:pPr>
            <w:ins w:id="9382" w:author="The Si Tran" w:date="2012-12-12T07:51:00Z">
              <w:r w:rsidRPr="00E30631">
                <w:rPr>
                  <w:rPrChange w:id="9383"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bottom"/>
            <w:hideMark/>
            <w:tcPrChange w:id="9384"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pPr>
              <w:pStyle w:val="BangBody"/>
              <w:rPr>
                <w:ins w:id="9385" w:author="The Si Tran" w:date="2012-12-12T07:51:00Z"/>
                <w:rPrChange w:id="9386" w:author="The Si Tran" w:date="2012-12-14T06:37:00Z">
                  <w:rPr>
                    <w:ins w:id="9387" w:author="The Si Tran" w:date="2012-12-12T07:51:00Z"/>
                    <w:rFonts w:eastAsia="Times New Roman"/>
                    <w:color w:val="000000"/>
                    <w:sz w:val="22"/>
                  </w:rPr>
                </w:rPrChange>
              </w:rPr>
              <w:pPrChange w:id="9388" w:author="The Si Tran" w:date="2012-12-16T08:46:00Z">
                <w:pPr>
                  <w:spacing w:before="0" w:line="240" w:lineRule="auto"/>
                  <w:jc w:val="right"/>
                </w:pPr>
              </w:pPrChange>
            </w:pPr>
            <w:ins w:id="9389" w:author="The Si Tran" w:date="2012-12-12T07:51:00Z">
              <w:r w:rsidRPr="00E30631">
                <w:rPr>
                  <w:rPrChange w:id="9390" w:author="The Si Tran" w:date="2012-12-14T06:37:00Z">
                    <w:rPr>
                      <w:sz w:val="22"/>
                    </w:rPr>
                  </w:rPrChange>
                </w:rPr>
                <w:t>3.08</w:t>
              </w:r>
            </w:ins>
          </w:p>
        </w:tc>
      </w:tr>
      <w:tr w:rsidR="00A80B78" w:rsidRPr="007F5C98" w14:paraId="7AFBC497" w14:textId="77777777" w:rsidTr="00E30631">
        <w:trPr>
          <w:trHeight w:val="295"/>
          <w:ins w:id="9391" w:author="The Si Tran" w:date="2012-12-12T07:51:00Z"/>
          <w:trPrChange w:id="9392" w:author="The Si Tran" w:date="2012-12-14T06:38: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9393"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77777777" w:rsidR="00A80B78" w:rsidRPr="00E30631" w:rsidRDefault="00A80B78">
            <w:pPr>
              <w:pStyle w:val="BangBody"/>
              <w:rPr>
                <w:ins w:id="9394" w:author="The Si Tran" w:date="2012-12-12T07:51:00Z"/>
                <w:rPrChange w:id="9395" w:author="The Si Tran" w:date="2012-12-14T06:37:00Z">
                  <w:rPr>
                    <w:ins w:id="9396" w:author="The Si Tran" w:date="2012-12-12T07:51:00Z"/>
                    <w:rFonts w:eastAsia="Times New Roman"/>
                    <w:color w:val="000000"/>
                    <w:sz w:val="22"/>
                  </w:rPr>
                </w:rPrChange>
              </w:rPr>
              <w:pPrChange w:id="9397" w:author="The Si Tran" w:date="2012-12-16T08:46:00Z">
                <w:pPr>
                  <w:spacing w:before="0" w:line="240" w:lineRule="auto"/>
                  <w:jc w:val="center"/>
                </w:pPr>
              </w:pPrChange>
            </w:pPr>
            <w:ins w:id="9398" w:author="The Si Tran" w:date="2012-12-12T07:51:00Z">
              <w:r w:rsidRPr="00E30631">
                <w:rPr>
                  <w:rPrChange w:id="9399" w:author="The Si Tran" w:date="2012-12-14T06:37:00Z">
                    <w:rPr>
                      <w:sz w:val="22"/>
                    </w:rPr>
                  </w:rPrChange>
                </w:rPr>
                <w:t xml:space="preserve">SARIMA </w:t>
              </w:r>
            </w:ins>
          </w:p>
        </w:tc>
        <w:tc>
          <w:tcPr>
            <w:tcW w:w="5854" w:type="dxa"/>
            <w:tcBorders>
              <w:top w:val="nil"/>
              <w:left w:val="nil"/>
              <w:bottom w:val="single" w:sz="4" w:space="0" w:color="auto"/>
              <w:right w:val="single" w:sz="4" w:space="0" w:color="auto"/>
            </w:tcBorders>
            <w:shd w:val="clear" w:color="auto" w:fill="auto"/>
            <w:vAlign w:val="bottom"/>
            <w:hideMark/>
            <w:tcPrChange w:id="9400"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9401" w:author="The Si Tran" w:date="2012-12-12T07:51:00Z"/>
                <w:rPrChange w:id="9402" w:author="The Si Tran" w:date="2012-12-14T06:37:00Z">
                  <w:rPr>
                    <w:ins w:id="9403" w:author="The Si Tran" w:date="2012-12-12T07:51:00Z"/>
                    <w:rFonts w:eastAsia="Times New Roman"/>
                    <w:color w:val="000000"/>
                    <w:sz w:val="22"/>
                  </w:rPr>
                </w:rPrChange>
              </w:rPr>
              <w:pPrChange w:id="9404" w:author="The Si Tran" w:date="2012-12-16T08:46:00Z">
                <w:pPr>
                  <w:spacing w:before="0" w:line="240" w:lineRule="auto"/>
                  <w:jc w:val="left"/>
                </w:pPr>
              </w:pPrChange>
            </w:pPr>
            <w:ins w:id="9405" w:author="The Si Tran" w:date="2012-12-12T07:51:00Z">
              <w:r w:rsidRPr="00E30631">
                <w:rPr>
                  <w:rPrChange w:id="9406"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bottom"/>
            <w:hideMark/>
            <w:tcPrChange w:id="9407"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E30631" w:rsidRDefault="00A80B78">
            <w:pPr>
              <w:pStyle w:val="BangBody"/>
              <w:rPr>
                <w:ins w:id="9408" w:author="The Si Tran" w:date="2012-12-12T07:51:00Z"/>
                <w:rPrChange w:id="9409" w:author="The Si Tran" w:date="2012-12-14T06:37:00Z">
                  <w:rPr>
                    <w:ins w:id="9410" w:author="The Si Tran" w:date="2012-12-12T07:51:00Z"/>
                    <w:rFonts w:eastAsia="Times New Roman"/>
                    <w:color w:val="000000"/>
                    <w:sz w:val="22"/>
                  </w:rPr>
                </w:rPrChange>
              </w:rPr>
              <w:pPrChange w:id="9411" w:author="The Si Tran" w:date="2012-12-16T08:46:00Z">
                <w:pPr>
                  <w:spacing w:before="0" w:line="240" w:lineRule="auto"/>
                  <w:jc w:val="right"/>
                </w:pPr>
              </w:pPrChange>
            </w:pPr>
            <w:ins w:id="9412" w:author="The Si Tran" w:date="2012-12-12T07:51:00Z">
              <w:r w:rsidRPr="00E30631">
                <w:rPr>
                  <w:rPrChange w:id="9413"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9414"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E30631" w:rsidRDefault="00A80B78">
            <w:pPr>
              <w:pStyle w:val="BangBody"/>
              <w:rPr>
                <w:ins w:id="9415" w:author="The Si Tran" w:date="2012-12-12T07:51:00Z"/>
                <w:rPrChange w:id="9416" w:author="The Si Tran" w:date="2012-12-14T06:37:00Z">
                  <w:rPr>
                    <w:ins w:id="9417" w:author="The Si Tran" w:date="2012-12-12T07:51:00Z"/>
                    <w:rFonts w:eastAsia="Times New Roman"/>
                    <w:color w:val="000000"/>
                    <w:sz w:val="22"/>
                  </w:rPr>
                </w:rPrChange>
              </w:rPr>
              <w:pPrChange w:id="9418" w:author="The Si Tran" w:date="2012-12-16T08:46:00Z">
                <w:pPr>
                  <w:spacing w:before="0" w:line="240" w:lineRule="auto"/>
                  <w:jc w:val="right"/>
                </w:pPr>
              </w:pPrChange>
            </w:pPr>
            <w:ins w:id="9419" w:author="The Si Tran" w:date="2012-12-12T07:51:00Z">
              <w:r w:rsidRPr="00E30631">
                <w:rPr>
                  <w:rPrChange w:id="9420" w:author="The Si Tran" w:date="2012-12-14T06:37: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bottom"/>
            <w:hideMark/>
            <w:tcPrChange w:id="9421"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E30631" w:rsidRDefault="00A80B78">
            <w:pPr>
              <w:pStyle w:val="BangBody"/>
              <w:rPr>
                <w:ins w:id="9422" w:author="The Si Tran" w:date="2012-12-12T07:51:00Z"/>
                <w:rPrChange w:id="9423" w:author="The Si Tran" w:date="2012-12-14T06:37:00Z">
                  <w:rPr>
                    <w:ins w:id="9424" w:author="The Si Tran" w:date="2012-12-12T07:51:00Z"/>
                    <w:rFonts w:eastAsia="Times New Roman"/>
                    <w:color w:val="000000"/>
                    <w:sz w:val="22"/>
                  </w:rPr>
                </w:rPrChange>
              </w:rPr>
              <w:pPrChange w:id="9425" w:author="The Si Tran" w:date="2012-12-16T08:46:00Z">
                <w:pPr>
                  <w:spacing w:before="0" w:line="240" w:lineRule="auto"/>
                  <w:jc w:val="right"/>
                </w:pPr>
              </w:pPrChange>
            </w:pPr>
            <w:ins w:id="9426" w:author="The Si Tran" w:date="2012-12-12T07:51:00Z">
              <w:r w:rsidRPr="00E30631">
                <w:rPr>
                  <w:rPrChange w:id="9427" w:author="The Si Tran" w:date="2012-12-14T06:37:00Z">
                    <w:rPr>
                      <w:sz w:val="22"/>
                    </w:rPr>
                  </w:rPrChange>
                </w:rPr>
                <w:t>1.19</w:t>
              </w:r>
            </w:ins>
          </w:p>
        </w:tc>
      </w:tr>
      <w:tr w:rsidR="00A80B78" w:rsidRPr="007F5C98" w14:paraId="7815F608" w14:textId="77777777" w:rsidTr="00E30631">
        <w:trPr>
          <w:trHeight w:val="891"/>
          <w:ins w:id="9428" w:author="The Si Tran" w:date="2012-12-12T07:51:00Z"/>
          <w:trPrChange w:id="9429" w:author="The Si Tran" w:date="2012-12-14T06:38: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30"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E30631" w:rsidRDefault="00A80B78">
            <w:pPr>
              <w:pStyle w:val="BangBody"/>
              <w:rPr>
                <w:ins w:id="9431" w:author="The Si Tran" w:date="2012-12-12T07:51:00Z"/>
                <w:rPrChange w:id="9432" w:author="The Si Tran" w:date="2012-12-14T06:37:00Z">
                  <w:rPr>
                    <w:ins w:id="9433" w:author="The Si Tran" w:date="2012-12-12T07:51:00Z"/>
                    <w:rFonts w:eastAsia="Times New Roman"/>
                    <w:color w:val="000000"/>
                    <w:sz w:val="22"/>
                  </w:rPr>
                </w:rPrChange>
              </w:rPr>
              <w:pPrChange w:id="9434" w:author="The Si Tran" w:date="2012-12-16T08:46:00Z">
                <w:pPr>
                  <w:spacing w:before="0" w:line="240" w:lineRule="auto"/>
                  <w:jc w:val="center"/>
                </w:pPr>
              </w:pPrChange>
            </w:pPr>
            <w:ins w:id="9435" w:author="The Si Tran" w:date="2012-12-12T07:51:00Z">
              <w:r w:rsidRPr="00E30631">
                <w:rPr>
                  <w:rPrChange w:id="9436" w:author="The Si Tran" w:date="2012-12-14T06:37: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9437"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9438" w:author="The Si Tran" w:date="2012-12-12T07:51:00Z"/>
                <w:rPrChange w:id="9439" w:author="The Si Tran" w:date="2012-12-14T06:37:00Z">
                  <w:rPr>
                    <w:ins w:id="9440" w:author="The Si Tran" w:date="2012-12-12T07:51:00Z"/>
                    <w:rFonts w:eastAsia="Times New Roman"/>
                    <w:color w:val="000000"/>
                    <w:sz w:val="22"/>
                  </w:rPr>
                </w:rPrChange>
              </w:rPr>
              <w:pPrChange w:id="9441" w:author="The Si Tran" w:date="2012-12-16T08:46:00Z">
                <w:pPr>
                  <w:spacing w:before="0" w:line="240" w:lineRule="auto"/>
                  <w:jc w:val="left"/>
                </w:pPr>
              </w:pPrChange>
            </w:pPr>
            <w:ins w:id="9442" w:author="The Si Tran" w:date="2012-12-12T07:51:00Z">
              <w:r w:rsidRPr="00E30631">
                <w:rPr>
                  <w:rPrChange w:id="9443" w:author="The Si Tran" w:date="2012-12-14T06:37:00Z">
                    <w:rPr>
                      <w:sz w:val="22"/>
                    </w:rPr>
                  </w:rPrChange>
                </w:rPr>
                <w:t>ARIMA(2, 1, 2)(0, 0, 0)0</w:t>
              </w:r>
              <w:r w:rsidRPr="00E30631">
                <w:rPr>
                  <w:rPrChange w:id="9444"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9445"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E30631" w:rsidRDefault="00A80B78">
            <w:pPr>
              <w:pStyle w:val="BangBody"/>
              <w:rPr>
                <w:ins w:id="9446" w:author="The Si Tran" w:date="2012-12-12T07:51:00Z"/>
                <w:rPrChange w:id="9447" w:author="The Si Tran" w:date="2012-12-14T06:37:00Z">
                  <w:rPr>
                    <w:ins w:id="9448" w:author="The Si Tran" w:date="2012-12-12T07:51:00Z"/>
                    <w:rFonts w:eastAsia="Times New Roman"/>
                    <w:color w:val="000000"/>
                    <w:sz w:val="22"/>
                  </w:rPr>
                </w:rPrChange>
              </w:rPr>
              <w:pPrChange w:id="9449" w:author="The Si Tran" w:date="2012-12-16T08:46:00Z">
                <w:pPr>
                  <w:spacing w:before="0" w:line="240" w:lineRule="auto"/>
                  <w:jc w:val="right"/>
                </w:pPr>
              </w:pPrChange>
            </w:pPr>
            <w:ins w:id="9450" w:author="The Si Tran" w:date="2012-12-12T07:51:00Z">
              <w:r w:rsidRPr="00E30631">
                <w:rPr>
                  <w:rPrChange w:id="9451" w:author="The Si Tran" w:date="2012-12-14T06:37: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bottom"/>
            <w:hideMark/>
            <w:tcPrChange w:id="9452"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E30631" w:rsidRDefault="00A80B78">
            <w:pPr>
              <w:pStyle w:val="BangBody"/>
              <w:rPr>
                <w:ins w:id="9453" w:author="The Si Tran" w:date="2012-12-12T07:51:00Z"/>
                <w:rPrChange w:id="9454" w:author="The Si Tran" w:date="2012-12-14T06:37:00Z">
                  <w:rPr>
                    <w:ins w:id="9455" w:author="The Si Tran" w:date="2012-12-12T07:51:00Z"/>
                    <w:rFonts w:eastAsia="Times New Roman"/>
                    <w:color w:val="000000"/>
                    <w:sz w:val="22"/>
                  </w:rPr>
                </w:rPrChange>
              </w:rPr>
              <w:pPrChange w:id="9456" w:author="The Si Tran" w:date="2012-12-16T08:46:00Z">
                <w:pPr>
                  <w:spacing w:before="0" w:line="240" w:lineRule="auto"/>
                  <w:jc w:val="right"/>
                </w:pPr>
              </w:pPrChange>
            </w:pPr>
            <w:ins w:id="9457" w:author="The Si Tran" w:date="2012-12-12T07:51:00Z">
              <w:r w:rsidRPr="00E30631">
                <w:rPr>
                  <w:rPrChange w:id="9458" w:author="The Si Tran" w:date="2012-12-14T06:37: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bottom"/>
            <w:hideMark/>
            <w:tcPrChange w:id="945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E30631" w:rsidRDefault="00A80B78">
            <w:pPr>
              <w:pStyle w:val="BangBody"/>
              <w:rPr>
                <w:ins w:id="9460" w:author="The Si Tran" w:date="2012-12-12T07:51:00Z"/>
                <w:rPrChange w:id="9461" w:author="The Si Tran" w:date="2012-12-14T06:37:00Z">
                  <w:rPr>
                    <w:ins w:id="9462" w:author="The Si Tran" w:date="2012-12-12T07:51:00Z"/>
                    <w:rFonts w:eastAsia="Times New Roman"/>
                    <w:color w:val="000000"/>
                    <w:sz w:val="22"/>
                  </w:rPr>
                </w:rPrChange>
              </w:rPr>
              <w:pPrChange w:id="9463" w:author="The Si Tran" w:date="2012-12-16T08:46:00Z">
                <w:pPr>
                  <w:spacing w:before="0" w:line="240" w:lineRule="auto"/>
                  <w:jc w:val="right"/>
                </w:pPr>
              </w:pPrChange>
            </w:pPr>
            <w:ins w:id="9464" w:author="The Si Tran" w:date="2012-12-12T07:51:00Z">
              <w:r w:rsidRPr="00E30631">
                <w:rPr>
                  <w:rPrChange w:id="9465" w:author="The Si Tran" w:date="2012-12-14T06:37:00Z">
                    <w:rPr>
                      <w:sz w:val="22"/>
                    </w:rPr>
                  </w:rPrChange>
                </w:rPr>
                <w:t>1.18</w:t>
              </w:r>
            </w:ins>
          </w:p>
        </w:tc>
      </w:tr>
      <w:tr w:rsidR="00A80B78" w:rsidRPr="007F5C98" w14:paraId="69CCC02C" w14:textId="77777777" w:rsidTr="00E30631">
        <w:trPr>
          <w:trHeight w:val="891"/>
          <w:ins w:id="9466" w:author="The Si Tran" w:date="2012-12-12T07:51:00Z"/>
          <w:trPrChange w:id="9467" w:author="The Si Tran" w:date="2012-12-14T06:38: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9468"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9469" w:author="The Si Tran" w:date="2012-12-12T07:51:00Z"/>
                <w:rPrChange w:id="9470" w:author="The Si Tran" w:date="2012-12-14T06:37:00Z">
                  <w:rPr>
                    <w:ins w:id="9471" w:author="The Si Tran" w:date="2012-12-12T07:51:00Z"/>
                    <w:rFonts w:eastAsia="Times New Roman"/>
                    <w:color w:val="000000"/>
                    <w:sz w:val="22"/>
                  </w:rPr>
                </w:rPrChange>
              </w:rPr>
              <w:pPrChange w:id="9472"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473"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9474" w:author="The Si Tran" w:date="2012-12-12T07:51:00Z"/>
                <w:rPrChange w:id="9475" w:author="The Si Tran" w:date="2012-12-14T06:37:00Z">
                  <w:rPr>
                    <w:ins w:id="9476" w:author="The Si Tran" w:date="2012-12-12T07:51:00Z"/>
                    <w:rFonts w:eastAsia="Times New Roman"/>
                    <w:color w:val="000000"/>
                    <w:sz w:val="22"/>
                  </w:rPr>
                </w:rPrChange>
              </w:rPr>
              <w:pPrChange w:id="9477" w:author="The Si Tran" w:date="2012-12-16T08:46:00Z">
                <w:pPr>
                  <w:spacing w:before="0" w:line="240" w:lineRule="auto"/>
                  <w:jc w:val="left"/>
                </w:pPr>
              </w:pPrChange>
            </w:pPr>
            <w:ins w:id="9478" w:author="The Si Tran" w:date="2012-12-12T07:51:00Z">
              <w:r w:rsidRPr="00E30631">
                <w:rPr>
                  <w:rPrChange w:id="9479" w:author="The Si Tran" w:date="2012-12-14T06:37:00Z">
                    <w:rPr>
                      <w:sz w:val="22"/>
                    </w:rPr>
                  </w:rPrChange>
                </w:rPr>
                <w:t>ARIMA(2, 0, 2)(0, 0, 0)0</w:t>
              </w:r>
              <w:r w:rsidRPr="00E30631">
                <w:rPr>
                  <w:rPrChange w:id="9480"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9481"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pPr>
              <w:pStyle w:val="BangBody"/>
              <w:rPr>
                <w:ins w:id="9482" w:author="The Si Tran" w:date="2012-12-12T07:51:00Z"/>
                <w:rPrChange w:id="9483" w:author="The Si Tran" w:date="2012-12-14T06:37:00Z">
                  <w:rPr>
                    <w:ins w:id="9484" w:author="The Si Tran" w:date="2012-12-12T07:51:00Z"/>
                    <w:rFonts w:eastAsia="Times New Roman"/>
                    <w:color w:val="000000"/>
                    <w:sz w:val="22"/>
                  </w:rPr>
                </w:rPrChange>
              </w:rPr>
              <w:pPrChange w:id="9485" w:author="The Si Tran" w:date="2012-12-16T08:46:00Z">
                <w:pPr>
                  <w:spacing w:before="0" w:line="240" w:lineRule="auto"/>
                  <w:jc w:val="right"/>
                </w:pPr>
              </w:pPrChange>
            </w:pPr>
            <w:ins w:id="9486" w:author="The Si Tran" w:date="2012-12-12T07:51:00Z">
              <w:r w:rsidRPr="00E30631">
                <w:rPr>
                  <w:rPrChange w:id="9487"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9488"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pPr>
              <w:pStyle w:val="BangBody"/>
              <w:rPr>
                <w:ins w:id="9489" w:author="The Si Tran" w:date="2012-12-12T07:51:00Z"/>
                <w:rPrChange w:id="9490" w:author="The Si Tran" w:date="2012-12-14T06:37:00Z">
                  <w:rPr>
                    <w:ins w:id="9491" w:author="The Si Tran" w:date="2012-12-12T07:51:00Z"/>
                    <w:rFonts w:eastAsia="Times New Roman"/>
                    <w:color w:val="000000"/>
                    <w:sz w:val="22"/>
                  </w:rPr>
                </w:rPrChange>
              </w:rPr>
              <w:pPrChange w:id="9492" w:author="The Si Tran" w:date="2012-12-16T08:46:00Z">
                <w:pPr>
                  <w:spacing w:before="0" w:line="240" w:lineRule="auto"/>
                  <w:jc w:val="right"/>
                </w:pPr>
              </w:pPrChange>
            </w:pPr>
            <w:ins w:id="9493" w:author="The Si Tran" w:date="2012-12-12T07:51:00Z">
              <w:r w:rsidRPr="00E30631">
                <w:rPr>
                  <w:rPrChange w:id="9494"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bottom"/>
            <w:hideMark/>
            <w:tcPrChange w:id="9495"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pPr>
              <w:pStyle w:val="BangBody"/>
              <w:rPr>
                <w:ins w:id="9496" w:author="The Si Tran" w:date="2012-12-12T07:51:00Z"/>
                <w:rPrChange w:id="9497" w:author="The Si Tran" w:date="2012-12-14T06:37:00Z">
                  <w:rPr>
                    <w:ins w:id="9498" w:author="The Si Tran" w:date="2012-12-12T07:51:00Z"/>
                    <w:rFonts w:eastAsia="Times New Roman"/>
                    <w:color w:val="000000"/>
                    <w:sz w:val="22"/>
                  </w:rPr>
                </w:rPrChange>
              </w:rPr>
              <w:pPrChange w:id="9499" w:author="The Si Tran" w:date="2012-12-16T08:46:00Z">
                <w:pPr>
                  <w:spacing w:before="0" w:line="240" w:lineRule="auto"/>
                  <w:jc w:val="right"/>
                </w:pPr>
              </w:pPrChange>
            </w:pPr>
            <w:ins w:id="9500" w:author="The Si Tran" w:date="2012-12-12T07:51:00Z">
              <w:r w:rsidRPr="00E30631">
                <w:rPr>
                  <w:rPrChange w:id="9501" w:author="The Si Tran" w:date="2012-12-14T06:37:00Z">
                    <w:rPr>
                      <w:sz w:val="22"/>
                    </w:rPr>
                  </w:rPrChange>
                </w:rPr>
                <w:t>1.19</w:t>
              </w:r>
            </w:ins>
          </w:p>
        </w:tc>
      </w:tr>
    </w:tbl>
    <w:p w14:paraId="6EF557CF" w14:textId="77777777" w:rsidR="003A1CA3" w:rsidRDefault="003A1CA3">
      <w:pPr>
        <w:rPr>
          <w:ins w:id="9502" w:author="The Si Tran" w:date="2012-12-14T06:38:00Z"/>
        </w:rPr>
        <w:pPrChange w:id="9503" w:author="The Si Tran" w:date="2012-12-10T07:32:00Z">
          <w:pPr>
            <w:pStyle w:val="Heading1"/>
            <w:jc w:val="left"/>
          </w:pPr>
        </w:pPrChange>
      </w:pPr>
    </w:p>
    <w:p w14:paraId="48A8E9F6" w14:textId="77777777" w:rsidR="00E30631" w:rsidRDefault="00E30631">
      <w:pPr>
        <w:rPr>
          <w:ins w:id="9504" w:author="The Si Tran" w:date="2012-12-14T06:38:00Z"/>
        </w:rPr>
        <w:pPrChange w:id="9505" w:author="The Si Tran" w:date="2012-12-10T07:32:00Z">
          <w:pPr>
            <w:pStyle w:val="Heading1"/>
            <w:jc w:val="left"/>
          </w:pPr>
        </w:pPrChange>
      </w:pPr>
    </w:p>
    <w:p w14:paraId="13245398" w14:textId="77777777" w:rsidR="00E30631" w:rsidRDefault="00E30631">
      <w:pPr>
        <w:rPr>
          <w:ins w:id="9506" w:author="The Si Tran" w:date="2012-12-14T06:38:00Z"/>
        </w:rPr>
        <w:pPrChange w:id="9507" w:author="The Si Tran" w:date="2012-12-10T07:32:00Z">
          <w:pPr>
            <w:pStyle w:val="Heading1"/>
            <w:jc w:val="left"/>
          </w:pPr>
        </w:pPrChange>
      </w:pPr>
    </w:p>
    <w:p w14:paraId="73A79DCC" w14:textId="77777777" w:rsidR="00E30631" w:rsidRDefault="00E30631">
      <w:pPr>
        <w:rPr>
          <w:ins w:id="9508" w:author="The Si Tran" w:date="2012-12-14T06:38:00Z"/>
        </w:rPr>
        <w:pPrChange w:id="9509" w:author="The Si Tran" w:date="2012-12-10T07:32:00Z">
          <w:pPr>
            <w:pStyle w:val="Heading1"/>
            <w:jc w:val="left"/>
          </w:pPr>
        </w:pPrChange>
      </w:pPr>
    </w:p>
    <w:p w14:paraId="005D8211" w14:textId="77777777" w:rsidR="00E30631" w:rsidRDefault="00E30631">
      <w:pPr>
        <w:rPr>
          <w:ins w:id="9510" w:author="The Si Tran" w:date="2012-12-10T07:34:00Z"/>
        </w:rPr>
        <w:pPrChange w:id="9511" w:author="The Si Tran" w:date="2012-12-10T07:32:00Z">
          <w:pPr>
            <w:pStyle w:val="Heading1"/>
            <w:jc w:val="left"/>
          </w:pPr>
        </w:pPrChange>
      </w:pPr>
    </w:p>
    <w:p w14:paraId="2B02292F" w14:textId="2A816A26" w:rsidR="00810267" w:rsidRDefault="00810267">
      <w:pPr>
        <w:pStyle w:val="Heading3"/>
        <w:rPr>
          <w:ins w:id="9512" w:author="The Si Tran" w:date="2012-12-14T06:39:00Z"/>
        </w:rPr>
        <w:pPrChange w:id="9513" w:author="The Si Tran" w:date="2012-12-10T07:24:00Z">
          <w:pPr>
            <w:pStyle w:val="Heading1"/>
            <w:jc w:val="left"/>
          </w:pPr>
        </w:pPrChange>
      </w:pPr>
      <w:bookmarkStart w:id="9514" w:name="_Toc343415575"/>
      <w:ins w:id="9515" w:author="The Si Tran" w:date="2012-12-10T07:24:00Z">
        <w:r>
          <w:t>Bộ dữ liệu</w:t>
        </w:r>
        <w:r w:rsidR="00DC7B41">
          <w:t xml:space="preserve"> có tính phi tuyến</w:t>
        </w:r>
      </w:ins>
      <w:bookmarkEnd w:id="9514"/>
    </w:p>
    <w:p w14:paraId="016E457A" w14:textId="41C29140" w:rsidR="00B228F5" w:rsidRPr="00097101" w:rsidRDefault="00B228F5">
      <w:pPr>
        <w:pStyle w:val="Bang"/>
        <w:rPr>
          <w:ins w:id="9516" w:author="The Si Tran" w:date="2012-12-12T07:52:00Z"/>
        </w:rPr>
        <w:pPrChange w:id="9517" w:author="The Si Tran" w:date="2012-12-14T06:39:00Z">
          <w:pPr>
            <w:pStyle w:val="Heading1"/>
            <w:jc w:val="left"/>
          </w:pPr>
        </w:pPrChange>
      </w:pPr>
      <w:bookmarkStart w:id="9518" w:name="_Toc343033800"/>
      <w:bookmarkStart w:id="9519" w:name="_Toc343415633"/>
      <w:ins w:id="9520" w:author="The Si Tran" w:date="2012-12-14T06:39:00Z">
        <w:r w:rsidRPr="006041AD">
          <w:rPr>
            <w:b/>
          </w:rPr>
          <w:t>Bảng 6.8:</w:t>
        </w:r>
        <w:r w:rsidRPr="004D696B">
          <w:t xml:space="preserve"> Kết quả thực nghiệm chuỗi dữ liệu</w:t>
        </w:r>
        <w:r>
          <w:t xml:space="preserve"> </w:t>
        </w:r>
        <w:r w:rsidRPr="004D696B">
          <w:t>Sunspots</w:t>
        </w:r>
      </w:ins>
      <w:bookmarkEnd w:id="9518"/>
      <w:bookmarkEnd w:id="9519"/>
    </w:p>
    <w:tbl>
      <w:tblPr>
        <w:tblW w:w="9395" w:type="dxa"/>
        <w:tblLook w:val="04A0" w:firstRow="1" w:lastRow="0" w:firstColumn="1" w:lastColumn="0" w:noHBand="0" w:noVBand="1"/>
        <w:tblPrChange w:id="9521" w:author="The Si Tran" w:date="2012-12-14T06:38:00Z">
          <w:tblPr>
            <w:tblpPr w:leftFromText="180" w:rightFromText="180" w:vertAnchor="text" w:horzAnchor="margin" w:tblpY="166"/>
            <w:tblW w:w="10040" w:type="dxa"/>
            <w:tblLook w:val="04A0" w:firstRow="1" w:lastRow="0" w:firstColumn="1" w:lastColumn="0" w:noHBand="0" w:noVBand="1"/>
          </w:tblPr>
        </w:tblPrChange>
      </w:tblPr>
      <w:tblGrid>
        <w:gridCol w:w="1132"/>
        <w:gridCol w:w="5871"/>
        <w:gridCol w:w="738"/>
        <w:gridCol w:w="858"/>
        <w:gridCol w:w="865"/>
        <w:tblGridChange w:id="9522">
          <w:tblGrid>
            <w:gridCol w:w="1072"/>
            <w:gridCol w:w="6551"/>
            <w:gridCol w:w="764"/>
            <w:gridCol w:w="825"/>
            <w:gridCol w:w="828"/>
          </w:tblGrid>
        </w:tblGridChange>
      </w:tblGrid>
      <w:tr w:rsidR="00A80B78" w:rsidRPr="00AF5054" w14:paraId="32B6DDA6" w14:textId="77777777" w:rsidTr="00E30631">
        <w:trPr>
          <w:trHeight w:val="304"/>
          <w:ins w:id="9523" w:author="The Si Tran" w:date="2012-12-12T07:52:00Z"/>
          <w:trPrChange w:id="9524" w:author="The Si Tran" w:date="2012-12-14T06:38: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525"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9526" w:author="The Si Tran" w:date="2012-12-12T07:52:00Z"/>
                <w:rPrChange w:id="9527" w:author="The Si Tran" w:date="2012-12-14T06:38:00Z">
                  <w:rPr>
                    <w:ins w:id="9528" w:author="The Si Tran" w:date="2012-12-12T07:52:00Z"/>
                    <w:rFonts w:eastAsia="Times New Roman"/>
                    <w:color w:val="000000"/>
                    <w:sz w:val="22"/>
                  </w:rPr>
                </w:rPrChange>
              </w:rPr>
              <w:pPrChange w:id="9529" w:author="The Si Tran" w:date="2012-12-16T08:46:00Z">
                <w:pPr>
                  <w:framePr w:hSpace="180" w:wrap="around" w:vAnchor="text" w:hAnchor="margin" w:y="166"/>
                  <w:spacing w:before="0" w:line="240" w:lineRule="auto"/>
                  <w:ind w:left="-108"/>
                  <w:jc w:val="left"/>
                </w:pPr>
              </w:pPrChange>
            </w:pPr>
            <w:ins w:id="9530" w:author="The Si Tran" w:date="2012-12-12T07:52:00Z">
              <w:r w:rsidRPr="00E30631">
                <w:rPr>
                  <w:rPrChange w:id="9531"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bottom"/>
            <w:hideMark/>
            <w:tcPrChange w:id="9532" w:author="The Si Tran" w:date="2012-12-14T06:38: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E30631" w:rsidRDefault="00A80B78">
            <w:pPr>
              <w:pStyle w:val="BangBody"/>
              <w:rPr>
                <w:ins w:id="9533" w:author="The Si Tran" w:date="2012-12-12T07:52:00Z"/>
                <w:rPrChange w:id="9534" w:author="The Si Tran" w:date="2012-12-14T06:38:00Z">
                  <w:rPr>
                    <w:ins w:id="9535" w:author="The Si Tran" w:date="2012-12-12T07:52:00Z"/>
                    <w:rFonts w:eastAsia="Times New Roman"/>
                    <w:color w:val="000000"/>
                    <w:sz w:val="22"/>
                  </w:rPr>
                </w:rPrChange>
              </w:rPr>
              <w:pPrChange w:id="9536" w:author="The Si Tran" w:date="2012-12-16T08:46:00Z">
                <w:pPr>
                  <w:spacing w:before="0" w:line="240" w:lineRule="auto"/>
                  <w:jc w:val="left"/>
                </w:pPr>
              </w:pPrChange>
            </w:pPr>
            <w:ins w:id="9537" w:author="The Si Tran" w:date="2012-12-12T07:52:00Z">
              <w:r w:rsidRPr="00E30631">
                <w:rPr>
                  <w:rPrChange w:id="9538" w:author="The Si Tran" w:date="2012-12-14T06:38: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bottom"/>
            <w:hideMark/>
            <w:tcPrChange w:id="9539" w:author="The Si Tran" w:date="2012-12-14T06:38: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E30631" w:rsidRDefault="00A80B78">
            <w:pPr>
              <w:pStyle w:val="BangBody"/>
              <w:rPr>
                <w:ins w:id="9540" w:author="The Si Tran" w:date="2012-12-12T07:52:00Z"/>
                <w:rPrChange w:id="9541" w:author="The Si Tran" w:date="2012-12-14T06:38:00Z">
                  <w:rPr>
                    <w:ins w:id="9542" w:author="The Si Tran" w:date="2012-12-12T07:52:00Z"/>
                    <w:rFonts w:eastAsia="Times New Roman"/>
                    <w:color w:val="000000"/>
                    <w:sz w:val="22"/>
                  </w:rPr>
                </w:rPrChange>
              </w:rPr>
              <w:pPrChange w:id="9543" w:author="The Si Tran" w:date="2012-12-16T08:46:00Z">
                <w:pPr>
                  <w:spacing w:before="0" w:line="240" w:lineRule="auto"/>
                  <w:jc w:val="left"/>
                </w:pPr>
              </w:pPrChange>
            </w:pPr>
            <w:ins w:id="9544" w:author="The Si Tran" w:date="2012-12-12T07:52:00Z">
              <w:r w:rsidRPr="00E30631">
                <w:rPr>
                  <w:rPrChange w:id="9545" w:author="The Si Tran" w:date="2012-12-14T06:38: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bottom"/>
            <w:hideMark/>
            <w:tcPrChange w:id="9546" w:author="The Si Tran" w:date="2012-12-14T06:38: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E30631" w:rsidRDefault="00A80B78">
            <w:pPr>
              <w:pStyle w:val="BangBody"/>
              <w:rPr>
                <w:ins w:id="9547" w:author="The Si Tran" w:date="2012-12-12T07:52:00Z"/>
                <w:rPrChange w:id="9548" w:author="The Si Tran" w:date="2012-12-14T06:38:00Z">
                  <w:rPr>
                    <w:ins w:id="9549" w:author="The Si Tran" w:date="2012-12-12T07:52:00Z"/>
                    <w:rFonts w:eastAsia="Times New Roman"/>
                    <w:color w:val="000000"/>
                    <w:sz w:val="22"/>
                  </w:rPr>
                </w:rPrChange>
              </w:rPr>
              <w:pPrChange w:id="9550" w:author="The Si Tran" w:date="2012-12-16T08:46:00Z">
                <w:pPr>
                  <w:spacing w:before="0" w:line="240" w:lineRule="auto"/>
                  <w:jc w:val="left"/>
                </w:pPr>
              </w:pPrChange>
            </w:pPr>
            <w:ins w:id="9551" w:author="The Si Tran" w:date="2012-12-12T07:52:00Z">
              <w:r w:rsidRPr="00E30631">
                <w:rPr>
                  <w:rPrChange w:id="9552" w:author="The Si Tran" w:date="2012-12-14T06:38: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bottom"/>
            <w:hideMark/>
            <w:tcPrChange w:id="9553"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E30631" w:rsidRDefault="00A80B78">
            <w:pPr>
              <w:pStyle w:val="BangBody"/>
              <w:rPr>
                <w:ins w:id="9554" w:author="The Si Tran" w:date="2012-12-12T07:52:00Z"/>
                <w:rPrChange w:id="9555" w:author="The Si Tran" w:date="2012-12-14T06:38:00Z">
                  <w:rPr>
                    <w:ins w:id="9556" w:author="The Si Tran" w:date="2012-12-12T07:52:00Z"/>
                    <w:rFonts w:eastAsia="Times New Roman"/>
                    <w:color w:val="000000"/>
                    <w:sz w:val="22"/>
                  </w:rPr>
                </w:rPrChange>
              </w:rPr>
              <w:pPrChange w:id="9557" w:author="The Si Tran" w:date="2012-12-16T08:46:00Z">
                <w:pPr>
                  <w:spacing w:before="0" w:line="240" w:lineRule="auto"/>
                  <w:jc w:val="left"/>
                </w:pPr>
              </w:pPrChange>
            </w:pPr>
            <w:ins w:id="9558" w:author="The Si Tran" w:date="2012-12-12T07:52:00Z">
              <w:r w:rsidRPr="00E30631">
                <w:rPr>
                  <w:rPrChange w:id="9559" w:author="The Si Tran" w:date="2012-12-14T06:38:00Z">
                    <w:rPr>
                      <w:sz w:val="22"/>
                    </w:rPr>
                  </w:rPrChange>
                </w:rPr>
                <w:t>MAPE</w:t>
              </w:r>
            </w:ins>
          </w:p>
        </w:tc>
      </w:tr>
      <w:tr w:rsidR="00A80B78" w:rsidRPr="00AF5054" w14:paraId="13670A92" w14:textId="77777777" w:rsidTr="00E30631">
        <w:trPr>
          <w:trHeight w:val="612"/>
          <w:ins w:id="9560" w:author="The Si Tran" w:date="2012-12-12T07:52:00Z"/>
          <w:trPrChange w:id="9561" w:author="The Si Tran" w:date="2012-12-14T06:38: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62"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E30631" w:rsidRDefault="00A80B78">
            <w:pPr>
              <w:pStyle w:val="BangBody"/>
              <w:rPr>
                <w:ins w:id="9563" w:author="The Si Tran" w:date="2012-12-12T07:52:00Z"/>
                <w:rPrChange w:id="9564" w:author="The Si Tran" w:date="2012-12-14T06:38:00Z">
                  <w:rPr>
                    <w:ins w:id="9565" w:author="The Si Tran" w:date="2012-12-12T07:52:00Z"/>
                    <w:rFonts w:eastAsia="Times New Roman"/>
                    <w:color w:val="000000"/>
                    <w:sz w:val="22"/>
                  </w:rPr>
                </w:rPrChange>
              </w:rPr>
              <w:pPrChange w:id="9566" w:author="The Si Tran" w:date="2012-12-16T08:46:00Z">
                <w:pPr>
                  <w:spacing w:before="0" w:line="240" w:lineRule="auto"/>
                  <w:ind w:left="-23"/>
                  <w:jc w:val="center"/>
                </w:pPr>
              </w:pPrChange>
            </w:pPr>
            <w:ins w:id="9567" w:author="The Si Tran" w:date="2012-12-12T07:52:00Z">
              <w:r w:rsidRPr="00E30631">
                <w:rPr>
                  <w:rPrChange w:id="9568" w:author="The Si Tran" w:date="2012-12-14T06:38: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9569"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9570" w:author="The Si Tran" w:date="2012-12-12T07:52:00Z"/>
                <w:rPrChange w:id="9571" w:author="The Si Tran" w:date="2012-12-14T06:38:00Z">
                  <w:rPr>
                    <w:ins w:id="9572" w:author="The Si Tran" w:date="2012-12-12T07:52:00Z"/>
                    <w:rFonts w:eastAsia="Times New Roman"/>
                    <w:color w:val="000000"/>
                    <w:sz w:val="22"/>
                  </w:rPr>
                </w:rPrChange>
              </w:rPr>
              <w:pPrChange w:id="9573" w:author="The Si Tran" w:date="2012-12-16T08:46:00Z">
                <w:pPr>
                  <w:spacing w:before="0" w:line="240" w:lineRule="auto"/>
                  <w:jc w:val="left"/>
                </w:pPr>
              </w:pPrChange>
            </w:pPr>
            <w:ins w:id="9574" w:author="The Si Tran" w:date="2012-12-12T07:52:00Z">
              <w:r w:rsidRPr="00E30631">
                <w:rPr>
                  <w:rPrChange w:id="9575"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9576"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E30631" w:rsidRDefault="00A80B78">
            <w:pPr>
              <w:pStyle w:val="BangBody"/>
              <w:rPr>
                <w:ins w:id="9577" w:author="The Si Tran" w:date="2012-12-12T07:52:00Z"/>
                <w:rPrChange w:id="9578" w:author="The Si Tran" w:date="2012-12-14T06:38:00Z">
                  <w:rPr>
                    <w:ins w:id="9579" w:author="The Si Tran" w:date="2012-12-12T07:52:00Z"/>
                    <w:rFonts w:eastAsia="Times New Roman"/>
                    <w:color w:val="000000"/>
                    <w:sz w:val="22"/>
                  </w:rPr>
                </w:rPrChange>
              </w:rPr>
              <w:pPrChange w:id="9580" w:author="The Si Tran" w:date="2012-12-16T08:46:00Z">
                <w:pPr>
                  <w:spacing w:before="0" w:line="240" w:lineRule="auto"/>
                  <w:jc w:val="right"/>
                </w:pPr>
              </w:pPrChange>
            </w:pPr>
            <w:ins w:id="9581" w:author="The Si Tran" w:date="2012-12-12T07:52:00Z">
              <w:r w:rsidRPr="00E30631">
                <w:rPr>
                  <w:rPrChange w:id="9582" w:author="The Si Tran" w:date="2012-12-14T06:38: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bottom"/>
            <w:hideMark/>
            <w:tcPrChange w:id="9583"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E30631" w:rsidRDefault="00A80B78">
            <w:pPr>
              <w:pStyle w:val="BangBody"/>
              <w:rPr>
                <w:ins w:id="9584" w:author="The Si Tran" w:date="2012-12-12T07:52:00Z"/>
                <w:rPrChange w:id="9585" w:author="The Si Tran" w:date="2012-12-14T06:38:00Z">
                  <w:rPr>
                    <w:ins w:id="9586" w:author="The Si Tran" w:date="2012-12-12T07:52:00Z"/>
                    <w:rFonts w:eastAsia="Times New Roman"/>
                    <w:color w:val="000000"/>
                    <w:sz w:val="22"/>
                  </w:rPr>
                </w:rPrChange>
              </w:rPr>
              <w:pPrChange w:id="9587" w:author="The Si Tran" w:date="2012-12-16T08:46:00Z">
                <w:pPr>
                  <w:spacing w:before="0" w:line="240" w:lineRule="auto"/>
                  <w:jc w:val="right"/>
                </w:pPr>
              </w:pPrChange>
            </w:pPr>
            <w:ins w:id="9588" w:author="The Si Tran" w:date="2012-12-12T07:52:00Z">
              <w:r w:rsidRPr="00E30631">
                <w:rPr>
                  <w:rPrChange w:id="9589" w:author="The Si Tran" w:date="2012-12-14T06:38: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bottom"/>
            <w:hideMark/>
            <w:tcPrChange w:id="9590"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E30631" w:rsidRDefault="00A80B78">
            <w:pPr>
              <w:pStyle w:val="BangBody"/>
              <w:rPr>
                <w:ins w:id="9591" w:author="The Si Tran" w:date="2012-12-12T07:52:00Z"/>
                <w:rPrChange w:id="9592" w:author="The Si Tran" w:date="2012-12-14T06:38:00Z">
                  <w:rPr>
                    <w:ins w:id="9593" w:author="The Si Tran" w:date="2012-12-12T07:52:00Z"/>
                    <w:rFonts w:eastAsia="Times New Roman"/>
                    <w:color w:val="000000"/>
                    <w:sz w:val="22"/>
                  </w:rPr>
                </w:rPrChange>
              </w:rPr>
              <w:pPrChange w:id="9594" w:author="The Si Tran" w:date="2012-12-16T08:46:00Z">
                <w:pPr>
                  <w:spacing w:before="0" w:line="240" w:lineRule="auto"/>
                  <w:jc w:val="right"/>
                </w:pPr>
              </w:pPrChange>
            </w:pPr>
            <w:ins w:id="9595" w:author="The Si Tran" w:date="2012-12-12T07:52:00Z">
              <w:r w:rsidRPr="00E30631">
                <w:rPr>
                  <w:rPrChange w:id="9596" w:author="The Si Tran" w:date="2012-12-14T06:38:00Z">
                    <w:rPr>
                      <w:sz w:val="22"/>
                    </w:rPr>
                  </w:rPrChange>
                </w:rPr>
                <w:t>33.25</w:t>
              </w:r>
            </w:ins>
          </w:p>
        </w:tc>
      </w:tr>
      <w:tr w:rsidR="00A80B78" w:rsidRPr="00AF5054" w14:paraId="5B526652" w14:textId="77777777" w:rsidTr="00E30631">
        <w:trPr>
          <w:trHeight w:val="612"/>
          <w:ins w:id="9597" w:author="The Si Tran" w:date="2012-12-12T07:52:00Z"/>
          <w:trPrChange w:id="9598" w:author="The Si Tran" w:date="2012-12-14T06:38: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9599"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E30631" w:rsidRDefault="00A80B78">
            <w:pPr>
              <w:pStyle w:val="BangBody"/>
              <w:rPr>
                <w:ins w:id="9600" w:author="The Si Tran" w:date="2012-12-12T07:52:00Z"/>
                <w:rPrChange w:id="9601" w:author="The Si Tran" w:date="2012-12-14T06:38:00Z">
                  <w:rPr>
                    <w:ins w:id="9602" w:author="The Si Tran" w:date="2012-12-12T07:52:00Z"/>
                    <w:rFonts w:eastAsia="Times New Roman"/>
                    <w:color w:val="000000"/>
                    <w:sz w:val="22"/>
                  </w:rPr>
                </w:rPrChange>
              </w:rPr>
              <w:pPrChange w:id="9603"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9604"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9605" w:author="The Si Tran" w:date="2012-12-12T07:52:00Z"/>
                <w:rPrChange w:id="9606" w:author="The Si Tran" w:date="2012-12-14T06:38:00Z">
                  <w:rPr>
                    <w:ins w:id="9607" w:author="The Si Tran" w:date="2012-12-12T07:52:00Z"/>
                    <w:rFonts w:eastAsia="Times New Roman"/>
                    <w:color w:val="000000"/>
                    <w:sz w:val="22"/>
                  </w:rPr>
                </w:rPrChange>
              </w:rPr>
              <w:pPrChange w:id="9608" w:author="The Si Tran" w:date="2012-12-16T08:46:00Z">
                <w:pPr>
                  <w:spacing w:before="0" w:line="240" w:lineRule="auto"/>
                  <w:jc w:val="left"/>
                </w:pPr>
              </w:pPrChange>
            </w:pPr>
            <w:ins w:id="9609" w:author="The Si Tran" w:date="2012-12-12T07:52:00Z">
              <w:r w:rsidRPr="00E30631">
                <w:rPr>
                  <w:rPrChange w:id="9610"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9611"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pPr>
              <w:pStyle w:val="BangBody"/>
              <w:rPr>
                <w:ins w:id="9612" w:author="The Si Tran" w:date="2012-12-12T07:52:00Z"/>
                <w:rPrChange w:id="9613" w:author="The Si Tran" w:date="2012-12-14T06:38:00Z">
                  <w:rPr>
                    <w:ins w:id="9614" w:author="The Si Tran" w:date="2012-12-12T07:52:00Z"/>
                    <w:rFonts w:eastAsia="Times New Roman"/>
                    <w:color w:val="000000"/>
                    <w:sz w:val="22"/>
                  </w:rPr>
                </w:rPrChange>
              </w:rPr>
              <w:pPrChange w:id="9615" w:author="The Si Tran" w:date="2012-12-16T08:46:00Z">
                <w:pPr>
                  <w:spacing w:before="0" w:line="240" w:lineRule="auto"/>
                  <w:jc w:val="right"/>
                </w:pPr>
              </w:pPrChange>
            </w:pPr>
            <w:ins w:id="9616" w:author="The Si Tran" w:date="2012-12-12T07:52:00Z">
              <w:r w:rsidRPr="00E30631">
                <w:rPr>
                  <w:rPrChange w:id="9617"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bottom"/>
            <w:hideMark/>
            <w:tcPrChange w:id="9618"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pPr>
              <w:pStyle w:val="BangBody"/>
              <w:rPr>
                <w:ins w:id="9619" w:author="The Si Tran" w:date="2012-12-12T07:52:00Z"/>
                <w:rPrChange w:id="9620" w:author="The Si Tran" w:date="2012-12-14T06:38:00Z">
                  <w:rPr>
                    <w:ins w:id="9621" w:author="The Si Tran" w:date="2012-12-12T07:52:00Z"/>
                    <w:rFonts w:eastAsia="Times New Roman"/>
                    <w:color w:val="000000"/>
                    <w:sz w:val="22"/>
                  </w:rPr>
                </w:rPrChange>
              </w:rPr>
              <w:pPrChange w:id="9622" w:author="The Si Tran" w:date="2012-12-16T08:46:00Z">
                <w:pPr>
                  <w:spacing w:before="0" w:line="240" w:lineRule="auto"/>
                  <w:jc w:val="right"/>
                </w:pPr>
              </w:pPrChange>
            </w:pPr>
            <w:ins w:id="9623" w:author="The Si Tran" w:date="2012-12-12T07:52:00Z">
              <w:r w:rsidRPr="00E30631">
                <w:rPr>
                  <w:rPrChange w:id="9624"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bottom"/>
            <w:hideMark/>
            <w:tcPrChange w:id="9625"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pPr>
              <w:pStyle w:val="BangBody"/>
              <w:rPr>
                <w:ins w:id="9626" w:author="The Si Tran" w:date="2012-12-12T07:52:00Z"/>
                <w:rPrChange w:id="9627" w:author="The Si Tran" w:date="2012-12-14T06:38:00Z">
                  <w:rPr>
                    <w:ins w:id="9628" w:author="The Si Tran" w:date="2012-12-12T07:52:00Z"/>
                    <w:rFonts w:eastAsia="Times New Roman"/>
                    <w:color w:val="000000"/>
                    <w:sz w:val="22"/>
                  </w:rPr>
                </w:rPrChange>
              </w:rPr>
              <w:pPrChange w:id="9629" w:author="The Si Tran" w:date="2012-12-16T08:46:00Z">
                <w:pPr>
                  <w:spacing w:before="0" w:line="240" w:lineRule="auto"/>
                  <w:jc w:val="right"/>
                </w:pPr>
              </w:pPrChange>
            </w:pPr>
            <w:ins w:id="9630" w:author="The Si Tran" w:date="2012-12-12T07:52:00Z">
              <w:r w:rsidRPr="00E30631">
                <w:rPr>
                  <w:rPrChange w:id="9631" w:author="The Si Tran" w:date="2012-12-14T06:38:00Z">
                    <w:rPr>
                      <w:sz w:val="22"/>
                    </w:rPr>
                  </w:rPrChange>
                </w:rPr>
                <w:t>40.77</w:t>
              </w:r>
            </w:ins>
          </w:p>
        </w:tc>
      </w:tr>
      <w:tr w:rsidR="00A80B78" w:rsidRPr="00AF5054" w14:paraId="58350577" w14:textId="77777777" w:rsidTr="00E30631">
        <w:trPr>
          <w:trHeight w:val="304"/>
          <w:ins w:id="9632" w:author="The Si Tran" w:date="2012-12-12T07:52:00Z"/>
          <w:trPrChange w:id="9633" w:author="The Si Tran" w:date="2012-12-14T06:38: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9634"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7777777" w:rsidR="00A80B78" w:rsidRPr="00E30631" w:rsidRDefault="00A80B78">
            <w:pPr>
              <w:pStyle w:val="BangBody"/>
              <w:rPr>
                <w:ins w:id="9635" w:author="The Si Tran" w:date="2012-12-12T07:52:00Z"/>
                <w:rPrChange w:id="9636" w:author="The Si Tran" w:date="2012-12-14T06:38:00Z">
                  <w:rPr>
                    <w:ins w:id="9637" w:author="The Si Tran" w:date="2012-12-12T07:52:00Z"/>
                    <w:rFonts w:eastAsia="Times New Roman"/>
                    <w:color w:val="000000"/>
                    <w:sz w:val="22"/>
                  </w:rPr>
                </w:rPrChange>
              </w:rPr>
              <w:pPrChange w:id="9638" w:author="The Si Tran" w:date="2012-12-16T08:46:00Z">
                <w:pPr>
                  <w:spacing w:before="0" w:line="240" w:lineRule="auto"/>
                  <w:jc w:val="center"/>
                </w:pPr>
              </w:pPrChange>
            </w:pPr>
            <w:ins w:id="9639" w:author="The Si Tran" w:date="2012-12-12T07:52:00Z">
              <w:r w:rsidRPr="00E30631">
                <w:rPr>
                  <w:rPrChange w:id="9640" w:author="The Si Tran" w:date="2012-12-14T06:38:00Z">
                    <w:rPr>
                      <w:sz w:val="22"/>
                    </w:rPr>
                  </w:rPrChange>
                </w:rPr>
                <w:t xml:space="preserve">SARIMA </w:t>
              </w:r>
            </w:ins>
          </w:p>
        </w:tc>
        <w:tc>
          <w:tcPr>
            <w:tcW w:w="5871" w:type="dxa"/>
            <w:tcBorders>
              <w:top w:val="nil"/>
              <w:left w:val="nil"/>
              <w:bottom w:val="single" w:sz="4" w:space="0" w:color="auto"/>
              <w:right w:val="single" w:sz="4" w:space="0" w:color="auto"/>
            </w:tcBorders>
            <w:shd w:val="clear" w:color="auto" w:fill="auto"/>
            <w:vAlign w:val="bottom"/>
            <w:hideMark/>
            <w:tcPrChange w:id="9641"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9642" w:author="The Si Tran" w:date="2012-12-12T07:52:00Z"/>
                <w:rPrChange w:id="9643" w:author="The Si Tran" w:date="2012-12-14T06:38:00Z">
                  <w:rPr>
                    <w:ins w:id="9644" w:author="The Si Tran" w:date="2012-12-12T07:52:00Z"/>
                    <w:rFonts w:eastAsia="Times New Roman"/>
                    <w:color w:val="000000"/>
                    <w:sz w:val="22"/>
                  </w:rPr>
                </w:rPrChange>
              </w:rPr>
              <w:pPrChange w:id="9645" w:author="The Si Tran" w:date="2012-12-16T08:46:00Z">
                <w:pPr>
                  <w:spacing w:before="0" w:line="240" w:lineRule="auto"/>
                  <w:jc w:val="left"/>
                </w:pPr>
              </w:pPrChange>
            </w:pPr>
            <w:ins w:id="9646" w:author="The Si Tran" w:date="2012-12-12T07:52:00Z">
              <w:r w:rsidRPr="00E30631">
                <w:rPr>
                  <w:rPrChange w:id="9647"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bottom"/>
            <w:hideMark/>
            <w:tcPrChange w:id="9648"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pPr>
              <w:pStyle w:val="BangBody"/>
              <w:rPr>
                <w:ins w:id="9649" w:author="The Si Tran" w:date="2012-12-12T07:52:00Z"/>
                <w:rPrChange w:id="9650" w:author="The Si Tran" w:date="2012-12-14T06:38:00Z">
                  <w:rPr>
                    <w:ins w:id="9651" w:author="The Si Tran" w:date="2012-12-12T07:52:00Z"/>
                    <w:rFonts w:eastAsia="Times New Roman"/>
                    <w:color w:val="000000"/>
                    <w:sz w:val="22"/>
                  </w:rPr>
                </w:rPrChange>
              </w:rPr>
              <w:pPrChange w:id="9652" w:author="The Si Tran" w:date="2012-12-16T08:46:00Z">
                <w:pPr>
                  <w:spacing w:before="0" w:line="240" w:lineRule="auto"/>
                  <w:jc w:val="right"/>
                </w:pPr>
              </w:pPrChange>
            </w:pPr>
            <w:ins w:id="9653" w:author="The Si Tran" w:date="2012-12-12T07:52:00Z">
              <w:r w:rsidRPr="00E30631">
                <w:rPr>
                  <w:rPrChange w:id="9654"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bottom"/>
            <w:hideMark/>
            <w:tcPrChange w:id="9655"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pPr>
              <w:pStyle w:val="BangBody"/>
              <w:rPr>
                <w:ins w:id="9656" w:author="The Si Tran" w:date="2012-12-12T07:52:00Z"/>
                <w:rPrChange w:id="9657" w:author="The Si Tran" w:date="2012-12-14T06:38:00Z">
                  <w:rPr>
                    <w:ins w:id="9658" w:author="The Si Tran" w:date="2012-12-12T07:52:00Z"/>
                    <w:rFonts w:eastAsia="Times New Roman"/>
                    <w:color w:val="000000"/>
                    <w:sz w:val="22"/>
                  </w:rPr>
                </w:rPrChange>
              </w:rPr>
              <w:pPrChange w:id="9659" w:author="The Si Tran" w:date="2012-12-16T08:46:00Z">
                <w:pPr>
                  <w:spacing w:before="0" w:line="240" w:lineRule="auto"/>
                  <w:jc w:val="right"/>
                </w:pPr>
              </w:pPrChange>
            </w:pPr>
            <w:ins w:id="9660" w:author="The Si Tran" w:date="2012-12-12T07:52:00Z">
              <w:r w:rsidRPr="00E30631">
                <w:rPr>
                  <w:rPrChange w:id="9661"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bottom"/>
            <w:hideMark/>
            <w:tcPrChange w:id="9662"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pPr>
              <w:pStyle w:val="BangBody"/>
              <w:rPr>
                <w:ins w:id="9663" w:author="The Si Tran" w:date="2012-12-12T07:52:00Z"/>
                <w:rPrChange w:id="9664" w:author="The Si Tran" w:date="2012-12-14T06:38:00Z">
                  <w:rPr>
                    <w:ins w:id="9665" w:author="The Si Tran" w:date="2012-12-12T07:52:00Z"/>
                    <w:rFonts w:eastAsia="Times New Roman"/>
                    <w:color w:val="000000"/>
                    <w:sz w:val="22"/>
                  </w:rPr>
                </w:rPrChange>
              </w:rPr>
              <w:pPrChange w:id="9666" w:author="The Si Tran" w:date="2012-12-16T08:46:00Z">
                <w:pPr>
                  <w:spacing w:before="0" w:line="240" w:lineRule="auto"/>
                  <w:jc w:val="right"/>
                </w:pPr>
              </w:pPrChange>
            </w:pPr>
            <w:ins w:id="9667" w:author="The Si Tran" w:date="2012-12-12T07:52:00Z">
              <w:r w:rsidRPr="00E30631">
                <w:rPr>
                  <w:rPrChange w:id="9668" w:author="The Si Tran" w:date="2012-12-14T06:38:00Z">
                    <w:rPr>
                      <w:sz w:val="22"/>
                    </w:rPr>
                  </w:rPrChange>
                </w:rPr>
                <w:t>37.72</w:t>
              </w:r>
            </w:ins>
          </w:p>
        </w:tc>
      </w:tr>
      <w:tr w:rsidR="00A80B78" w:rsidRPr="00AF5054" w14:paraId="150C9E07" w14:textId="77777777" w:rsidTr="00E30631">
        <w:trPr>
          <w:trHeight w:val="918"/>
          <w:ins w:id="9669" w:author="The Si Tran" w:date="2012-12-12T07:52:00Z"/>
          <w:trPrChange w:id="9670" w:author="The Si Tran" w:date="2012-12-14T06:38: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71"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E30631" w:rsidRDefault="00A80B78">
            <w:pPr>
              <w:pStyle w:val="BangBody"/>
              <w:rPr>
                <w:ins w:id="9672" w:author="The Si Tran" w:date="2012-12-12T07:52:00Z"/>
                <w:rPrChange w:id="9673" w:author="The Si Tran" w:date="2012-12-14T06:38:00Z">
                  <w:rPr>
                    <w:ins w:id="9674" w:author="The Si Tran" w:date="2012-12-12T07:52:00Z"/>
                    <w:rFonts w:eastAsia="Times New Roman"/>
                    <w:color w:val="000000"/>
                    <w:sz w:val="22"/>
                  </w:rPr>
                </w:rPrChange>
              </w:rPr>
              <w:pPrChange w:id="9675" w:author="The Si Tran" w:date="2012-12-16T08:46:00Z">
                <w:pPr>
                  <w:spacing w:before="0" w:line="240" w:lineRule="auto"/>
                  <w:jc w:val="center"/>
                </w:pPr>
              </w:pPrChange>
            </w:pPr>
            <w:ins w:id="9676" w:author="The Si Tran" w:date="2012-12-12T07:52:00Z">
              <w:r w:rsidRPr="00E30631">
                <w:rPr>
                  <w:rPrChange w:id="9677" w:author="The Si Tran" w:date="2012-12-14T06:38:00Z">
                    <w:rPr>
                      <w:sz w:val="22"/>
                    </w:rPr>
                  </w:rPrChange>
                </w:rPr>
                <w:t>Hybrid</w:t>
              </w:r>
            </w:ins>
          </w:p>
        </w:tc>
        <w:tc>
          <w:tcPr>
            <w:tcW w:w="5871" w:type="dxa"/>
            <w:tcBorders>
              <w:top w:val="nil"/>
              <w:left w:val="nil"/>
              <w:bottom w:val="single" w:sz="4" w:space="0" w:color="auto"/>
              <w:right w:val="single" w:sz="4" w:space="0" w:color="auto"/>
            </w:tcBorders>
            <w:shd w:val="clear" w:color="auto" w:fill="auto"/>
            <w:vAlign w:val="bottom"/>
            <w:hideMark/>
            <w:tcPrChange w:id="9678"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9679" w:author="The Si Tran" w:date="2012-12-12T07:52:00Z"/>
                <w:rPrChange w:id="9680" w:author="The Si Tran" w:date="2012-12-14T06:38:00Z">
                  <w:rPr>
                    <w:ins w:id="9681" w:author="The Si Tran" w:date="2012-12-12T07:52:00Z"/>
                    <w:rFonts w:eastAsia="Times New Roman"/>
                    <w:color w:val="000000"/>
                    <w:sz w:val="22"/>
                  </w:rPr>
                </w:rPrChange>
              </w:rPr>
              <w:pPrChange w:id="9682" w:author="The Si Tran" w:date="2012-12-16T08:46:00Z">
                <w:pPr>
                  <w:spacing w:before="0" w:line="240" w:lineRule="auto"/>
                  <w:jc w:val="left"/>
                </w:pPr>
              </w:pPrChange>
            </w:pPr>
            <w:ins w:id="9683" w:author="The Si Tran" w:date="2012-12-12T07:52:00Z">
              <w:r w:rsidRPr="00E30631">
                <w:rPr>
                  <w:rPrChange w:id="9684" w:author="The Si Tran" w:date="2012-12-14T06:38:00Z">
                    <w:rPr>
                      <w:sz w:val="22"/>
                    </w:rPr>
                  </w:rPrChange>
                </w:rPr>
                <w:t>ARIMA(2, 0, 0)(0, 0, 0)0</w:t>
              </w:r>
              <w:r w:rsidRPr="00E30631">
                <w:rPr>
                  <w:rPrChange w:id="9685"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9686"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E30631" w:rsidRDefault="00A80B78">
            <w:pPr>
              <w:pStyle w:val="BangBody"/>
              <w:rPr>
                <w:ins w:id="9687" w:author="The Si Tran" w:date="2012-12-12T07:52:00Z"/>
                <w:rPrChange w:id="9688" w:author="The Si Tran" w:date="2012-12-14T06:38:00Z">
                  <w:rPr>
                    <w:ins w:id="9689" w:author="The Si Tran" w:date="2012-12-12T07:52:00Z"/>
                    <w:rFonts w:eastAsia="Times New Roman"/>
                    <w:color w:val="000000"/>
                    <w:sz w:val="22"/>
                  </w:rPr>
                </w:rPrChange>
              </w:rPr>
              <w:pPrChange w:id="9690" w:author="The Si Tran" w:date="2012-12-16T08:46:00Z">
                <w:pPr>
                  <w:spacing w:before="0" w:line="240" w:lineRule="auto"/>
                  <w:jc w:val="right"/>
                </w:pPr>
              </w:pPrChange>
            </w:pPr>
            <w:ins w:id="9691" w:author="The Si Tran" w:date="2012-12-12T07:52:00Z">
              <w:r w:rsidRPr="00E30631">
                <w:rPr>
                  <w:rPrChange w:id="9692" w:author="The Si Tran" w:date="2012-12-14T06:38: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bottom"/>
            <w:hideMark/>
            <w:tcPrChange w:id="9693"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E30631" w:rsidRDefault="00A80B78">
            <w:pPr>
              <w:pStyle w:val="BangBody"/>
              <w:rPr>
                <w:ins w:id="9694" w:author="The Si Tran" w:date="2012-12-12T07:52:00Z"/>
                <w:rPrChange w:id="9695" w:author="The Si Tran" w:date="2012-12-14T06:38:00Z">
                  <w:rPr>
                    <w:ins w:id="9696" w:author="The Si Tran" w:date="2012-12-12T07:52:00Z"/>
                    <w:rFonts w:eastAsia="Times New Roman"/>
                    <w:color w:val="000000"/>
                    <w:sz w:val="22"/>
                  </w:rPr>
                </w:rPrChange>
              </w:rPr>
              <w:pPrChange w:id="9697" w:author="The Si Tran" w:date="2012-12-16T08:46:00Z">
                <w:pPr>
                  <w:spacing w:before="0" w:line="240" w:lineRule="auto"/>
                  <w:jc w:val="right"/>
                </w:pPr>
              </w:pPrChange>
            </w:pPr>
            <w:ins w:id="9698" w:author="The Si Tran" w:date="2012-12-12T07:52:00Z">
              <w:r w:rsidRPr="00E30631">
                <w:rPr>
                  <w:rPrChange w:id="9699" w:author="The Si Tran" w:date="2012-12-14T06:38: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bottom"/>
            <w:hideMark/>
            <w:tcPrChange w:id="9700"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E30631" w:rsidRDefault="00A80B78">
            <w:pPr>
              <w:pStyle w:val="BangBody"/>
              <w:rPr>
                <w:ins w:id="9701" w:author="The Si Tran" w:date="2012-12-12T07:52:00Z"/>
                <w:rPrChange w:id="9702" w:author="The Si Tran" w:date="2012-12-14T06:38:00Z">
                  <w:rPr>
                    <w:ins w:id="9703" w:author="The Si Tran" w:date="2012-12-12T07:52:00Z"/>
                    <w:rFonts w:eastAsia="Times New Roman"/>
                    <w:color w:val="000000"/>
                    <w:sz w:val="22"/>
                  </w:rPr>
                </w:rPrChange>
              </w:rPr>
              <w:pPrChange w:id="9704" w:author="The Si Tran" w:date="2012-12-16T08:46:00Z">
                <w:pPr>
                  <w:spacing w:before="0" w:line="240" w:lineRule="auto"/>
                  <w:jc w:val="right"/>
                </w:pPr>
              </w:pPrChange>
            </w:pPr>
            <w:ins w:id="9705" w:author="The Si Tran" w:date="2012-12-12T07:52:00Z">
              <w:r w:rsidRPr="00E30631">
                <w:rPr>
                  <w:rPrChange w:id="9706" w:author="The Si Tran" w:date="2012-12-14T06:38:00Z">
                    <w:rPr>
                      <w:sz w:val="22"/>
                    </w:rPr>
                  </w:rPrChange>
                </w:rPr>
                <w:t>35.69</w:t>
              </w:r>
            </w:ins>
          </w:p>
        </w:tc>
      </w:tr>
      <w:tr w:rsidR="00A80B78" w:rsidRPr="00AF5054" w14:paraId="5B9156D5" w14:textId="77777777" w:rsidTr="00E30631">
        <w:trPr>
          <w:trHeight w:val="918"/>
          <w:ins w:id="9707" w:author="The Si Tran" w:date="2012-12-12T07:52:00Z"/>
          <w:trPrChange w:id="9708" w:author="The Si Tran" w:date="2012-12-14T06:38: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9709"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9710" w:author="The Si Tran" w:date="2012-12-12T07:52:00Z"/>
                <w:rPrChange w:id="9711" w:author="The Si Tran" w:date="2012-12-14T06:38:00Z">
                  <w:rPr>
                    <w:ins w:id="9712" w:author="The Si Tran" w:date="2012-12-12T07:52:00Z"/>
                    <w:rFonts w:eastAsia="Times New Roman"/>
                    <w:color w:val="000000"/>
                    <w:sz w:val="22"/>
                  </w:rPr>
                </w:rPrChange>
              </w:rPr>
              <w:pPrChange w:id="9713"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9714"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9715" w:author="The Si Tran" w:date="2012-12-12T07:52:00Z"/>
                <w:rPrChange w:id="9716" w:author="The Si Tran" w:date="2012-12-14T06:38:00Z">
                  <w:rPr>
                    <w:ins w:id="9717" w:author="The Si Tran" w:date="2012-12-12T07:52:00Z"/>
                    <w:rFonts w:eastAsia="Times New Roman"/>
                    <w:color w:val="000000"/>
                    <w:sz w:val="22"/>
                  </w:rPr>
                </w:rPrChange>
              </w:rPr>
              <w:pPrChange w:id="9718" w:author="The Si Tran" w:date="2012-12-16T08:46:00Z">
                <w:pPr>
                  <w:spacing w:before="0" w:line="240" w:lineRule="auto"/>
                  <w:jc w:val="left"/>
                </w:pPr>
              </w:pPrChange>
            </w:pPr>
            <w:ins w:id="9719" w:author="The Si Tran" w:date="2012-12-12T07:52:00Z">
              <w:r w:rsidRPr="00E30631">
                <w:rPr>
                  <w:rPrChange w:id="9720" w:author="The Si Tran" w:date="2012-12-14T06:38:00Z">
                    <w:rPr>
                      <w:sz w:val="22"/>
                    </w:rPr>
                  </w:rPrChange>
                </w:rPr>
                <w:t>ARIMA(2, 0, 0)(0, 0, 0)0</w:t>
              </w:r>
              <w:r w:rsidRPr="00E30631">
                <w:rPr>
                  <w:rPrChange w:id="9721"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9722"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pPr>
              <w:pStyle w:val="BangBody"/>
              <w:rPr>
                <w:ins w:id="9723" w:author="The Si Tran" w:date="2012-12-12T07:52:00Z"/>
                <w:rPrChange w:id="9724" w:author="The Si Tran" w:date="2012-12-14T06:38:00Z">
                  <w:rPr>
                    <w:ins w:id="9725" w:author="The Si Tran" w:date="2012-12-12T07:52:00Z"/>
                    <w:rFonts w:eastAsia="Times New Roman"/>
                    <w:color w:val="000000"/>
                    <w:sz w:val="22"/>
                  </w:rPr>
                </w:rPrChange>
              </w:rPr>
              <w:pPrChange w:id="9726" w:author="The Si Tran" w:date="2012-12-16T08:46:00Z">
                <w:pPr>
                  <w:spacing w:before="0" w:line="240" w:lineRule="auto"/>
                  <w:jc w:val="right"/>
                </w:pPr>
              </w:pPrChange>
            </w:pPr>
            <w:ins w:id="9727" w:author="The Si Tran" w:date="2012-12-12T07:52:00Z">
              <w:r w:rsidRPr="00E30631">
                <w:rPr>
                  <w:rPrChange w:id="9728"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bottom"/>
            <w:hideMark/>
            <w:tcPrChange w:id="9729"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pPr>
              <w:pStyle w:val="BangBody"/>
              <w:rPr>
                <w:ins w:id="9730" w:author="The Si Tran" w:date="2012-12-12T07:52:00Z"/>
                <w:rPrChange w:id="9731" w:author="The Si Tran" w:date="2012-12-14T06:38:00Z">
                  <w:rPr>
                    <w:ins w:id="9732" w:author="The Si Tran" w:date="2012-12-12T07:52:00Z"/>
                    <w:rFonts w:eastAsia="Times New Roman"/>
                    <w:color w:val="000000"/>
                    <w:sz w:val="22"/>
                  </w:rPr>
                </w:rPrChange>
              </w:rPr>
              <w:pPrChange w:id="9733" w:author="The Si Tran" w:date="2012-12-16T08:46:00Z">
                <w:pPr>
                  <w:spacing w:before="0" w:line="240" w:lineRule="auto"/>
                  <w:jc w:val="right"/>
                </w:pPr>
              </w:pPrChange>
            </w:pPr>
            <w:ins w:id="9734" w:author="The Si Tran" w:date="2012-12-12T07:52:00Z">
              <w:r w:rsidRPr="00E30631">
                <w:rPr>
                  <w:rPrChange w:id="9735"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bottom"/>
            <w:hideMark/>
            <w:tcPrChange w:id="9736"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pPr>
              <w:pStyle w:val="BangBody"/>
              <w:rPr>
                <w:ins w:id="9737" w:author="The Si Tran" w:date="2012-12-12T07:52:00Z"/>
                <w:rPrChange w:id="9738" w:author="The Si Tran" w:date="2012-12-14T06:38:00Z">
                  <w:rPr>
                    <w:ins w:id="9739" w:author="The Si Tran" w:date="2012-12-12T07:52:00Z"/>
                    <w:rFonts w:eastAsia="Times New Roman"/>
                    <w:color w:val="000000"/>
                    <w:sz w:val="22"/>
                  </w:rPr>
                </w:rPrChange>
              </w:rPr>
              <w:pPrChange w:id="9740" w:author="The Si Tran" w:date="2012-12-16T08:46:00Z">
                <w:pPr>
                  <w:spacing w:before="0" w:line="240" w:lineRule="auto"/>
                  <w:jc w:val="right"/>
                </w:pPr>
              </w:pPrChange>
            </w:pPr>
            <w:ins w:id="9741" w:author="The Si Tran" w:date="2012-12-12T07:52:00Z">
              <w:r w:rsidRPr="00E30631">
                <w:rPr>
                  <w:rPrChange w:id="9742" w:author="The Si Tran" w:date="2012-12-14T06:38:00Z">
                    <w:rPr>
                      <w:sz w:val="22"/>
                    </w:rPr>
                  </w:rPrChange>
                </w:rPr>
                <w:t>39.9</w:t>
              </w:r>
            </w:ins>
          </w:p>
        </w:tc>
      </w:tr>
    </w:tbl>
    <w:p w14:paraId="7A653632" w14:textId="77777777" w:rsidR="00FD5FE6" w:rsidRDefault="00FD5FE6">
      <w:pPr>
        <w:pStyle w:val="Bang"/>
        <w:rPr>
          <w:ins w:id="9743" w:author="The Si Tran" w:date="2012-12-14T06:39:00Z"/>
        </w:rPr>
        <w:pPrChange w:id="9744" w:author="The Si Tran" w:date="2012-12-11T23:57:00Z">
          <w:pPr>
            <w:pStyle w:val="Heading1"/>
            <w:jc w:val="left"/>
          </w:pPr>
        </w:pPrChange>
      </w:pPr>
    </w:p>
    <w:p w14:paraId="46F9B62C" w14:textId="03B53E8B" w:rsidR="00B228F5" w:rsidRPr="00097101" w:rsidRDefault="00B228F5">
      <w:pPr>
        <w:pStyle w:val="Bang"/>
        <w:pPrChange w:id="9745" w:author="The Si Tran" w:date="2012-12-11T23:57:00Z">
          <w:pPr>
            <w:pStyle w:val="Heading1"/>
            <w:jc w:val="left"/>
          </w:pPr>
        </w:pPrChange>
      </w:pPr>
      <w:bookmarkStart w:id="9746" w:name="_Toc343033801"/>
      <w:bookmarkStart w:id="9747" w:name="_Toc343415634"/>
      <w:ins w:id="9748" w:author="The Si Tran" w:date="2012-12-14T06:39:00Z">
        <w:r w:rsidRPr="004D696B">
          <w:rPr>
            <w:b/>
          </w:rPr>
          <w:lastRenderedPageBreak/>
          <w:t xml:space="preserve">Bảng </w:t>
        </w:r>
        <w:r>
          <w:rPr>
            <w:b/>
          </w:rPr>
          <w:t>6.9</w:t>
        </w:r>
        <w:r w:rsidRPr="004D696B">
          <w:rPr>
            <w:b/>
          </w:rPr>
          <w:t xml:space="preserve">: </w:t>
        </w:r>
        <w:r w:rsidRPr="006041AD">
          <w:rPr>
            <w:rStyle w:val="BangChar"/>
          </w:rPr>
          <w:t>Kết quả thực nghiệm chuỗi dữ liệu Kobe</w:t>
        </w:r>
      </w:ins>
      <w:bookmarkEnd w:id="9746"/>
      <w:bookmarkEnd w:id="9747"/>
    </w:p>
    <w:tbl>
      <w:tblPr>
        <w:tblW w:w="9323" w:type="dxa"/>
        <w:tblLook w:val="04A0" w:firstRow="1" w:lastRow="0" w:firstColumn="1" w:lastColumn="0" w:noHBand="0" w:noVBand="1"/>
        <w:tblPrChange w:id="9749" w:author="The Si Tran" w:date="2012-12-14T06:39:00Z">
          <w:tblPr>
            <w:tblW w:w="10047" w:type="dxa"/>
            <w:tblLook w:val="04A0" w:firstRow="1" w:lastRow="0" w:firstColumn="1" w:lastColumn="0" w:noHBand="0" w:noVBand="1"/>
          </w:tblPr>
        </w:tblPrChange>
      </w:tblPr>
      <w:tblGrid>
        <w:gridCol w:w="1132"/>
        <w:gridCol w:w="5563"/>
        <w:gridCol w:w="858"/>
        <w:gridCol w:w="1038"/>
        <w:gridCol w:w="865"/>
        <w:tblGridChange w:id="9750">
          <w:tblGrid>
            <w:gridCol w:w="1072"/>
            <w:gridCol w:w="6340"/>
            <w:gridCol w:w="821"/>
            <w:gridCol w:w="986"/>
            <w:gridCol w:w="828"/>
          </w:tblGrid>
        </w:tblGridChange>
      </w:tblGrid>
      <w:tr w:rsidR="00A80B78" w:rsidRPr="00AF5054" w14:paraId="141DDDBD" w14:textId="77777777" w:rsidTr="00B228F5">
        <w:trPr>
          <w:trHeight w:val="305"/>
          <w:ins w:id="9751" w:author="The Si Tran" w:date="2012-12-12T07:53:00Z"/>
          <w:trPrChange w:id="9752" w:author="The Si Tran" w:date="2012-12-14T06:39: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53" w:author="The Si Tran" w:date="2012-12-14T06:39: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9754" w:author="The Si Tran" w:date="2012-12-12T07:53:00Z"/>
                <w:rPrChange w:id="9755" w:author="The Si Tran" w:date="2012-12-14T06:39:00Z">
                  <w:rPr>
                    <w:ins w:id="9756" w:author="The Si Tran" w:date="2012-12-12T07:53:00Z"/>
                    <w:rFonts w:eastAsia="Times New Roman"/>
                    <w:color w:val="000000"/>
                    <w:sz w:val="22"/>
                  </w:rPr>
                </w:rPrChange>
              </w:rPr>
              <w:pPrChange w:id="9757"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bottom"/>
            <w:hideMark/>
            <w:tcPrChange w:id="9758" w:author="The Si Tran" w:date="2012-12-14T06:39: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B228F5" w:rsidRDefault="00A80B78">
            <w:pPr>
              <w:pStyle w:val="BangBody"/>
              <w:rPr>
                <w:ins w:id="9759" w:author="The Si Tran" w:date="2012-12-12T07:53:00Z"/>
                <w:rPrChange w:id="9760" w:author="The Si Tran" w:date="2012-12-14T06:39:00Z">
                  <w:rPr>
                    <w:ins w:id="9761" w:author="The Si Tran" w:date="2012-12-12T07:53:00Z"/>
                    <w:rFonts w:eastAsia="Times New Roman"/>
                    <w:color w:val="000000"/>
                    <w:sz w:val="22"/>
                  </w:rPr>
                </w:rPrChange>
              </w:rPr>
              <w:pPrChange w:id="9762" w:author="The Si Tran" w:date="2012-12-16T08:46:00Z">
                <w:pPr>
                  <w:spacing w:before="0" w:line="240" w:lineRule="auto"/>
                  <w:jc w:val="left"/>
                </w:pPr>
              </w:pPrChange>
            </w:pPr>
            <w:ins w:id="9763" w:author="The Si Tran" w:date="2012-12-12T07:53:00Z">
              <w:r w:rsidRPr="00B228F5">
                <w:rPr>
                  <w:rPrChange w:id="9764" w:author="The Si Tran" w:date="2012-12-14T06:39: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bottom"/>
            <w:hideMark/>
            <w:tcPrChange w:id="9765" w:author="The Si Tran" w:date="2012-12-14T06:39: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B228F5" w:rsidRDefault="00A80B78">
            <w:pPr>
              <w:pStyle w:val="BangBody"/>
              <w:rPr>
                <w:ins w:id="9766" w:author="The Si Tran" w:date="2012-12-12T07:53:00Z"/>
                <w:rPrChange w:id="9767" w:author="The Si Tran" w:date="2012-12-14T06:39:00Z">
                  <w:rPr>
                    <w:ins w:id="9768" w:author="The Si Tran" w:date="2012-12-12T07:53:00Z"/>
                    <w:rFonts w:eastAsia="Times New Roman"/>
                    <w:color w:val="000000"/>
                    <w:sz w:val="22"/>
                  </w:rPr>
                </w:rPrChange>
              </w:rPr>
              <w:pPrChange w:id="9769" w:author="The Si Tran" w:date="2012-12-16T08:46:00Z">
                <w:pPr>
                  <w:spacing w:before="0" w:line="240" w:lineRule="auto"/>
                  <w:jc w:val="left"/>
                </w:pPr>
              </w:pPrChange>
            </w:pPr>
            <w:ins w:id="9770" w:author="The Si Tran" w:date="2012-12-12T07:53:00Z">
              <w:r w:rsidRPr="00B228F5">
                <w:rPr>
                  <w:rPrChange w:id="9771" w:author="The Si Tran" w:date="2012-12-14T06:39: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bottom"/>
            <w:hideMark/>
            <w:tcPrChange w:id="9772" w:author="The Si Tran" w:date="2012-12-14T06:39: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B228F5" w:rsidRDefault="00A80B78">
            <w:pPr>
              <w:pStyle w:val="BangBody"/>
              <w:rPr>
                <w:ins w:id="9773" w:author="The Si Tran" w:date="2012-12-12T07:53:00Z"/>
                <w:rPrChange w:id="9774" w:author="The Si Tran" w:date="2012-12-14T06:39:00Z">
                  <w:rPr>
                    <w:ins w:id="9775" w:author="The Si Tran" w:date="2012-12-12T07:53:00Z"/>
                    <w:rFonts w:eastAsia="Times New Roman"/>
                    <w:color w:val="000000"/>
                    <w:sz w:val="22"/>
                  </w:rPr>
                </w:rPrChange>
              </w:rPr>
              <w:pPrChange w:id="9776" w:author="The Si Tran" w:date="2012-12-16T08:46:00Z">
                <w:pPr>
                  <w:spacing w:before="0" w:line="240" w:lineRule="auto"/>
                  <w:jc w:val="left"/>
                </w:pPr>
              </w:pPrChange>
            </w:pPr>
            <w:ins w:id="9777" w:author="The Si Tran" w:date="2012-12-12T07:53:00Z">
              <w:r w:rsidRPr="00B228F5">
                <w:rPr>
                  <w:rPrChange w:id="9778" w:author="The Si Tran" w:date="2012-12-14T06:39: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bottom"/>
            <w:hideMark/>
            <w:tcPrChange w:id="9779" w:author="The Si Tran" w:date="2012-12-14T06:39: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B228F5" w:rsidRDefault="00A80B78">
            <w:pPr>
              <w:pStyle w:val="BangBody"/>
              <w:rPr>
                <w:ins w:id="9780" w:author="The Si Tran" w:date="2012-12-12T07:53:00Z"/>
                <w:rPrChange w:id="9781" w:author="The Si Tran" w:date="2012-12-14T06:39:00Z">
                  <w:rPr>
                    <w:ins w:id="9782" w:author="The Si Tran" w:date="2012-12-12T07:53:00Z"/>
                    <w:rFonts w:eastAsia="Times New Roman"/>
                    <w:color w:val="000000"/>
                    <w:sz w:val="22"/>
                  </w:rPr>
                </w:rPrChange>
              </w:rPr>
              <w:pPrChange w:id="9783" w:author="The Si Tran" w:date="2012-12-16T08:46:00Z">
                <w:pPr>
                  <w:spacing w:before="0" w:line="240" w:lineRule="auto"/>
                  <w:jc w:val="left"/>
                </w:pPr>
              </w:pPrChange>
            </w:pPr>
            <w:ins w:id="9784" w:author="The Si Tran" w:date="2012-12-12T07:53:00Z">
              <w:r w:rsidRPr="00B228F5">
                <w:rPr>
                  <w:rPrChange w:id="9785" w:author="The Si Tran" w:date="2012-12-14T06:39:00Z">
                    <w:rPr>
                      <w:sz w:val="22"/>
                    </w:rPr>
                  </w:rPrChange>
                </w:rPr>
                <w:t>MAPE</w:t>
              </w:r>
            </w:ins>
          </w:p>
        </w:tc>
      </w:tr>
      <w:tr w:rsidR="00A80B78" w:rsidRPr="00AF5054" w14:paraId="44B11DC2" w14:textId="77777777" w:rsidTr="00B228F5">
        <w:trPr>
          <w:trHeight w:val="610"/>
          <w:ins w:id="9786" w:author="The Si Tran" w:date="2012-12-12T07:53:00Z"/>
          <w:trPrChange w:id="9787" w:author="The Si Tran" w:date="2012-12-14T06:39: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88"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B228F5" w:rsidRDefault="00A80B78">
            <w:pPr>
              <w:pStyle w:val="BangBody"/>
              <w:rPr>
                <w:ins w:id="9789" w:author="The Si Tran" w:date="2012-12-12T07:53:00Z"/>
                <w:rPrChange w:id="9790" w:author="The Si Tran" w:date="2012-12-14T06:39:00Z">
                  <w:rPr>
                    <w:ins w:id="9791" w:author="The Si Tran" w:date="2012-12-12T07:53:00Z"/>
                    <w:rFonts w:eastAsia="Times New Roman"/>
                    <w:color w:val="000000"/>
                    <w:sz w:val="22"/>
                  </w:rPr>
                </w:rPrChange>
              </w:rPr>
              <w:pPrChange w:id="9792" w:author="The Si Tran" w:date="2012-12-16T08:46:00Z">
                <w:pPr>
                  <w:spacing w:before="0" w:line="240" w:lineRule="auto"/>
                  <w:jc w:val="center"/>
                </w:pPr>
              </w:pPrChange>
            </w:pPr>
            <w:ins w:id="9793" w:author="The Si Tran" w:date="2012-12-12T07:53:00Z">
              <w:r w:rsidRPr="00B228F5">
                <w:rPr>
                  <w:rPrChange w:id="9794" w:author="The Si Tran" w:date="2012-12-14T06:39: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9795"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9796" w:author="The Si Tran" w:date="2012-12-12T07:53:00Z"/>
                <w:rPrChange w:id="9797" w:author="The Si Tran" w:date="2012-12-14T06:39:00Z">
                  <w:rPr>
                    <w:ins w:id="9798" w:author="The Si Tran" w:date="2012-12-12T07:53:00Z"/>
                    <w:rFonts w:eastAsia="Times New Roman"/>
                    <w:color w:val="000000"/>
                    <w:sz w:val="22"/>
                  </w:rPr>
                </w:rPrChange>
              </w:rPr>
              <w:pPrChange w:id="9799" w:author="The Si Tran" w:date="2012-12-16T08:46:00Z">
                <w:pPr>
                  <w:spacing w:before="0" w:line="240" w:lineRule="auto"/>
                  <w:jc w:val="left"/>
                </w:pPr>
              </w:pPrChange>
            </w:pPr>
            <w:ins w:id="9800" w:author="The Si Tran" w:date="2012-12-12T07:53:00Z">
              <w:r w:rsidRPr="00B228F5">
                <w:rPr>
                  <w:rPrChange w:id="9801"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9802"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pPr>
              <w:pStyle w:val="BangBody"/>
              <w:rPr>
                <w:ins w:id="9803" w:author="The Si Tran" w:date="2012-12-12T07:53:00Z"/>
                <w:rPrChange w:id="9804" w:author="The Si Tran" w:date="2012-12-14T06:39:00Z">
                  <w:rPr>
                    <w:ins w:id="9805" w:author="The Si Tran" w:date="2012-12-12T07:53:00Z"/>
                    <w:rFonts w:eastAsia="Times New Roman"/>
                    <w:color w:val="000000"/>
                    <w:sz w:val="22"/>
                  </w:rPr>
                </w:rPrChange>
              </w:rPr>
              <w:pPrChange w:id="9806" w:author="The Si Tran" w:date="2012-12-16T08:46:00Z">
                <w:pPr>
                  <w:spacing w:before="0" w:line="240" w:lineRule="auto"/>
                  <w:jc w:val="right"/>
                </w:pPr>
              </w:pPrChange>
            </w:pPr>
            <w:ins w:id="9807" w:author="The Si Tran" w:date="2012-12-12T07:53:00Z">
              <w:r w:rsidRPr="00B228F5">
                <w:rPr>
                  <w:rPrChange w:id="9808"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bottom"/>
            <w:hideMark/>
            <w:tcPrChange w:id="9809"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pPr>
              <w:pStyle w:val="BangBody"/>
              <w:rPr>
                <w:ins w:id="9810" w:author="The Si Tran" w:date="2012-12-12T07:53:00Z"/>
                <w:rPrChange w:id="9811" w:author="The Si Tran" w:date="2012-12-14T06:39:00Z">
                  <w:rPr>
                    <w:ins w:id="9812" w:author="The Si Tran" w:date="2012-12-12T07:53:00Z"/>
                    <w:rFonts w:eastAsia="Times New Roman"/>
                    <w:color w:val="000000"/>
                    <w:sz w:val="22"/>
                  </w:rPr>
                </w:rPrChange>
              </w:rPr>
              <w:pPrChange w:id="9813" w:author="The Si Tran" w:date="2012-12-16T08:46:00Z">
                <w:pPr>
                  <w:spacing w:before="0" w:line="240" w:lineRule="auto"/>
                  <w:jc w:val="right"/>
                </w:pPr>
              </w:pPrChange>
            </w:pPr>
            <w:ins w:id="9814" w:author="The Si Tran" w:date="2012-12-12T07:53:00Z">
              <w:r w:rsidRPr="00B228F5">
                <w:rPr>
                  <w:rPrChange w:id="9815"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bottom"/>
            <w:hideMark/>
            <w:tcPrChange w:id="9816"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pPr>
              <w:pStyle w:val="BangBody"/>
              <w:rPr>
                <w:ins w:id="9817" w:author="The Si Tran" w:date="2012-12-12T07:53:00Z"/>
                <w:rPrChange w:id="9818" w:author="The Si Tran" w:date="2012-12-14T06:39:00Z">
                  <w:rPr>
                    <w:ins w:id="9819" w:author="The Si Tran" w:date="2012-12-12T07:53:00Z"/>
                    <w:rFonts w:eastAsia="Times New Roman"/>
                    <w:color w:val="000000"/>
                    <w:sz w:val="22"/>
                  </w:rPr>
                </w:rPrChange>
              </w:rPr>
              <w:pPrChange w:id="9820" w:author="The Si Tran" w:date="2012-12-16T08:46:00Z">
                <w:pPr>
                  <w:spacing w:before="0" w:line="240" w:lineRule="auto"/>
                  <w:jc w:val="right"/>
                </w:pPr>
              </w:pPrChange>
            </w:pPr>
            <w:ins w:id="9821" w:author="The Si Tran" w:date="2012-12-12T07:53:00Z">
              <w:r w:rsidRPr="00B228F5">
                <w:rPr>
                  <w:rPrChange w:id="9822" w:author="The Si Tran" w:date="2012-12-14T06:39:00Z">
                    <w:rPr>
                      <w:sz w:val="22"/>
                    </w:rPr>
                  </w:rPrChange>
                </w:rPr>
                <w:t>30.33</w:t>
              </w:r>
            </w:ins>
          </w:p>
        </w:tc>
      </w:tr>
      <w:tr w:rsidR="00A80B78" w:rsidRPr="00AF5054" w14:paraId="649AE6C9" w14:textId="77777777" w:rsidTr="00B228F5">
        <w:trPr>
          <w:trHeight w:val="610"/>
          <w:ins w:id="9823" w:author="The Si Tran" w:date="2012-12-12T07:53:00Z"/>
          <w:trPrChange w:id="9824" w:author="The Si Tran" w:date="2012-12-14T06:39: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9825"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B228F5" w:rsidRDefault="00A80B78">
            <w:pPr>
              <w:pStyle w:val="BangBody"/>
              <w:rPr>
                <w:ins w:id="9826" w:author="The Si Tran" w:date="2012-12-12T07:53:00Z"/>
                <w:rPrChange w:id="9827" w:author="The Si Tran" w:date="2012-12-14T06:39:00Z">
                  <w:rPr>
                    <w:ins w:id="9828" w:author="The Si Tran" w:date="2012-12-12T07:53:00Z"/>
                    <w:rFonts w:eastAsia="Times New Roman"/>
                    <w:color w:val="000000"/>
                    <w:sz w:val="22"/>
                  </w:rPr>
                </w:rPrChange>
              </w:rPr>
              <w:pPrChange w:id="9829"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9830"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9831" w:author="The Si Tran" w:date="2012-12-12T07:53:00Z"/>
                <w:rPrChange w:id="9832" w:author="The Si Tran" w:date="2012-12-14T06:39:00Z">
                  <w:rPr>
                    <w:ins w:id="9833" w:author="The Si Tran" w:date="2012-12-12T07:53:00Z"/>
                    <w:rFonts w:eastAsia="Times New Roman"/>
                    <w:color w:val="000000"/>
                    <w:sz w:val="22"/>
                  </w:rPr>
                </w:rPrChange>
              </w:rPr>
              <w:pPrChange w:id="9834" w:author="The Si Tran" w:date="2012-12-16T08:46:00Z">
                <w:pPr>
                  <w:spacing w:before="0" w:line="240" w:lineRule="auto"/>
                  <w:jc w:val="left"/>
                </w:pPr>
              </w:pPrChange>
            </w:pPr>
            <w:ins w:id="9835" w:author="The Si Tran" w:date="2012-12-12T07:53:00Z">
              <w:r w:rsidRPr="00B228F5">
                <w:rPr>
                  <w:rPrChange w:id="9836"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9837"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pPr>
              <w:pStyle w:val="BangBody"/>
              <w:rPr>
                <w:ins w:id="9838" w:author="The Si Tran" w:date="2012-12-12T07:53:00Z"/>
                <w:rPrChange w:id="9839" w:author="The Si Tran" w:date="2012-12-14T06:39:00Z">
                  <w:rPr>
                    <w:ins w:id="9840" w:author="The Si Tran" w:date="2012-12-12T07:53:00Z"/>
                    <w:rFonts w:eastAsia="Times New Roman"/>
                    <w:color w:val="000000"/>
                    <w:sz w:val="22"/>
                  </w:rPr>
                </w:rPrChange>
              </w:rPr>
              <w:pPrChange w:id="9841" w:author="The Si Tran" w:date="2012-12-16T08:46:00Z">
                <w:pPr>
                  <w:spacing w:before="0" w:line="240" w:lineRule="auto"/>
                  <w:jc w:val="right"/>
                </w:pPr>
              </w:pPrChange>
            </w:pPr>
            <w:ins w:id="9842" w:author="The Si Tran" w:date="2012-12-12T07:53:00Z">
              <w:r w:rsidRPr="00B228F5">
                <w:rPr>
                  <w:rPrChange w:id="9843"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bottom"/>
            <w:hideMark/>
            <w:tcPrChange w:id="9844"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pPr>
              <w:pStyle w:val="BangBody"/>
              <w:rPr>
                <w:ins w:id="9845" w:author="The Si Tran" w:date="2012-12-12T07:53:00Z"/>
                <w:rPrChange w:id="9846" w:author="The Si Tran" w:date="2012-12-14T06:39:00Z">
                  <w:rPr>
                    <w:ins w:id="9847" w:author="The Si Tran" w:date="2012-12-12T07:53:00Z"/>
                    <w:rFonts w:eastAsia="Times New Roman"/>
                    <w:color w:val="000000"/>
                    <w:sz w:val="22"/>
                  </w:rPr>
                </w:rPrChange>
              </w:rPr>
              <w:pPrChange w:id="9848" w:author="The Si Tran" w:date="2012-12-16T08:46:00Z">
                <w:pPr>
                  <w:spacing w:before="0" w:line="240" w:lineRule="auto"/>
                  <w:jc w:val="right"/>
                </w:pPr>
              </w:pPrChange>
            </w:pPr>
            <w:ins w:id="9849" w:author="The Si Tran" w:date="2012-12-12T07:53:00Z">
              <w:r w:rsidRPr="00B228F5">
                <w:rPr>
                  <w:rPrChange w:id="9850"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bottom"/>
            <w:hideMark/>
            <w:tcPrChange w:id="9851"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pPr>
              <w:pStyle w:val="BangBody"/>
              <w:rPr>
                <w:ins w:id="9852" w:author="The Si Tran" w:date="2012-12-12T07:53:00Z"/>
                <w:rPrChange w:id="9853" w:author="The Si Tran" w:date="2012-12-14T06:39:00Z">
                  <w:rPr>
                    <w:ins w:id="9854" w:author="The Si Tran" w:date="2012-12-12T07:53:00Z"/>
                    <w:rFonts w:eastAsia="Times New Roman"/>
                    <w:color w:val="000000"/>
                    <w:sz w:val="22"/>
                  </w:rPr>
                </w:rPrChange>
              </w:rPr>
              <w:pPrChange w:id="9855" w:author="The Si Tran" w:date="2012-12-16T08:46:00Z">
                <w:pPr>
                  <w:spacing w:before="0" w:line="240" w:lineRule="auto"/>
                  <w:jc w:val="right"/>
                </w:pPr>
              </w:pPrChange>
            </w:pPr>
            <w:ins w:id="9856" w:author="The Si Tran" w:date="2012-12-12T07:53:00Z">
              <w:r w:rsidRPr="00B228F5">
                <w:rPr>
                  <w:rPrChange w:id="9857" w:author="The Si Tran" w:date="2012-12-14T06:39:00Z">
                    <w:rPr>
                      <w:sz w:val="22"/>
                    </w:rPr>
                  </w:rPrChange>
                </w:rPr>
                <w:t>32.58</w:t>
              </w:r>
            </w:ins>
          </w:p>
        </w:tc>
      </w:tr>
      <w:tr w:rsidR="00A80B78" w:rsidRPr="00AF5054" w14:paraId="3ECA3B91" w14:textId="77777777" w:rsidTr="00B228F5">
        <w:trPr>
          <w:trHeight w:val="305"/>
          <w:ins w:id="9858" w:author="The Si Tran" w:date="2012-12-12T07:53:00Z"/>
          <w:trPrChange w:id="9859" w:author="The Si Tran" w:date="2012-12-14T06:39: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9860" w:author="The Si Tran" w:date="2012-12-14T06:39: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77777777" w:rsidR="00A80B78" w:rsidRPr="00B228F5" w:rsidRDefault="00A80B78">
            <w:pPr>
              <w:pStyle w:val="BangBody"/>
              <w:rPr>
                <w:ins w:id="9861" w:author="The Si Tran" w:date="2012-12-12T07:53:00Z"/>
                <w:rPrChange w:id="9862" w:author="The Si Tran" w:date="2012-12-14T06:39:00Z">
                  <w:rPr>
                    <w:ins w:id="9863" w:author="The Si Tran" w:date="2012-12-12T07:53:00Z"/>
                    <w:rFonts w:eastAsia="Times New Roman"/>
                    <w:color w:val="000000"/>
                    <w:sz w:val="22"/>
                  </w:rPr>
                </w:rPrChange>
              </w:rPr>
              <w:pPrChange w:id="9864" w:author="The Si Tran" w:date="2012-12-16T08:46:00Z">
                <w:pPr>
                  <w:spacing w:before="0" w:line="240" w:lineRule="auto"/>
                  <w:jc w:val="center"/>
                </w:pPr>
              </w:pPrChange>
            </w:pPr>
            <w:ins w:id="9865" w:author="The Si Tran" w:date="2012-12-12T07:53:00Z">
              <w:r w:rsidRPr="00B228F5">
                <w:rPr>
                  <w:rPrChange w:id="9866" w:author="The Si Tran" w:date="2012-12-14T06:39:00Z">
                    <w:rPr>
                      <w:sz w:val="22"/>
                    </w:rPr>
                  </w:rPrChange>
                </w:rPr>
                <w:t xml:space="preserve">SARIMA </w:t>
              </w:r>
            </w:ins>
          </w:p>
        </w:tc>
        <w:tc>
          <w:tcPr>
            <w:tcW w:w="5563" w:type="dxa"/>
            <w:tcBorders>
              <w:top w:val="nil"/>
              <w:left w:val="nil"/>
              <w:bottom w:val="single" w:sz="4" w:space="0" w:color="auto"/>
              <w:right w:val="single" w:sz="4" w:space="0" w:color="auto"/>
            </w:tcBorders>
            <w:shd w:val="clear" w:color="auto" w:fill="auto"/>
            <w:vAlign w:val="bottom"/>
            <w:hideMark/>
            <w:tcPrChange w:id="9867"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9868" w:author="The Si Tran" w:date="2012-12-12T07:53:00Z"/>
                <w:rPrChange w:id="9869" w:author="The Si Tran" w:date="2012-12-14T06:39:00Z">
                  <w:rPr>
                    <w:ins w:id="9870" w:author="The Si Tran" w:date="2012-12-12T07:53:00Z"/>
                    <w:rFonts w:eastAsia="Times New Roman"/>
                    <w:color w:val="000000"/>
                    <w:sz w:val="22"/>
                  </w:rPr>
                </w:rPrChange>
              </w:rPr>
              <w:pPrChange w:id="9871" w:author="The Si Tran" w:date="2012-12-16T08:46:00Z">
                <w:pPr>
                  <w:spacing w:before="0" w:line="240" w:lineRule="auto"/>
                  <w:jc w:val="left"/>
                </w:pPr>
              </w:pPrChange>
            </w:pPr>
            <w:ins w:id="9872" w:author="The Si Tran" w:date="2012-12-12T07:53:00Z">
              <w:r w:rsidRPr="00B228F5">
                <w:rPr>
                  <w:rPrChange w:id="9873"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bottom"/>
            <w:hideMark/>
            <w:tcPrChange w:id="9874"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pPr>
              <w:pStyle w:val="BangBody"/>
              <w:rPr>
                <w:ins w:id="9875" w:author="The Si Tran" w:date="2012-12-12T07:53:00Z"/>
                <w:rPrChange w:id="9876" w:author="The Si Tran" w:date="2012-12-14T06:39:00Z">
                  <w:rPr>
                    <w:ins w:id="9877" w:author="The Si Tran" w:date="2012-12-12T07:53:00Z"/>
                    <w:rFonts w:eastAsia="Times New Roman"/>
                    <w:color w:val="000000"/>
                    <w:sz w:val="22"/>
                  </w:rPr>
                </w:rPrChange>
              </w:rPr>
              <w:pPrChange w:id="9878" w:author="The Si Tran" w:date="2012-12-16T08:46:00Z">
                <w:pPr>
                  <w:spacing w:before="0" w:line="240" w:lineRule="auto"/>
                  <w:jc w:val="right"/>
                </w:pPr>
              </w:pPrChange>
            </w:pPr>
            <w:ins w:id="9879" w:author="The Si Tran" w:date="2012-12-12T07:53:00Z">
              <w:r w:rsidRPr="00B228F5">
                <w:rPr>
                  <w:rPrChange w:id="9880"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bottom"/>
            <w:hideMark/>
            <w:tcPrChange w:id="9881"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pPr>
              <w:pStyle w:val="BangBody"/>
              <w:rPr>
                <w:ins w:id="9882" w:author="The Si Tran" w:date="2012-12-12T07:53:00Z"/>
                <w:rPrChange w:id="9883" w:author="The Si Tran" w:date="2012-12-14T06:39:00Z">
                  <w:rPr>
                    <w:ins w:id="9884" w:author="The Si Tran" w:date="2012-12-12T07:53:00Z"/>
                    <w:rFonts w:eastAsia="Times New Roman"/>
                    <w:color w:val="000000"/>
                    <w:sz w:val="22"/>
                  </w:rPr>
                </w:rPrChange>
              </w:rPr>
              <w:pPrChange w:id="9885" w:author="The Si Tran" w:date="2012-12-16T08:46:00Z">
                <w:pPr>
                  <w:spacing w:before="0" w:line="240" w:lineRule="auto"/>
                  <w:jc w:val="right"/>
                </w:pPr>
              </w:pPrChange>
            </w:pPr>
            <w:ins w:id="9886" w:author="The Si Tran" w:date="2012-12-12T07:53:00Z">
              <w:r w:rsidRPr="00B228F5">
                <w:rPr>
                  <w:rPrChange w:id="9887"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bottom"/>
            <w:hideMark/>
            <w:tcPrChange w:id="9888"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pPr>
              <w:pStyle w:val="BangBody"/>
              <w:rPr>
                <w:ins w:id="9889" w:author="The Si Tran" w:date="2012-12-12T07:53:00Z"/>
                <w:rPrChange w:id="9890" w:author="The Si Tran" w:date="2012-12-14T06:39:00Z">
                  <w:rPr>
                    <w:ins w:id="9891" w:author="The Si Tran" w:date="2012-12-12T07:53:00Z"/>
                    <w:rFonts w:eastAsia="Times New Roman"/>
                    <w:color w:val="000000"/>
                    <w:sz w:val="22"/>
                  </w:rPr>
                </w:rPrChange>
              </w:rPr>
              <w:pPrChange w:id="9892" w:author="The Si Tran" w:date="2012-12-16T08:46:00Z">
                <w:pPr>
                  <w:spacing w:before="0" w:line="240" w:lineRule="auto"/>
                  <w:jc w:val="right"/>
                </w:pPr>
              </w:pPrChange>
            </w:pPr>
            <w:ins w:id="9893" w:author="The Si Tran" w:date="2012-12-12T07:53:00Z">
              <w:r w:rsidRPr="00B228F5">
                <w:rPr>
                  <w:rPrChange w:id="9894" w:author="The Si Tran" w:date="2012-12-14T06:39:00Z">
                    <w:rPr>
                      <w:sz w:val="22"/>
                    </w:rPr>
                  </w:rPrChange>
                </w:rPr>
                <w:t>37.37</w:t>
              </w:r>
            </w:ins>
          </w:p>
        </w:tc>
      </w:tr>
      <w:tr w:rsidR="00A80B78" w:rsidRPr="00AF5054" w14:paraId="41AB3AF1" w14:textId="77777777" w:rsidTr="00B228F5">
        <w:trPr>
          <w:trHeight w:val="916"/>
          <w:ins w:id="9895" w:author="The Si Tran" w:date="2012-12-12T07:53:00Z"/>
          <w:trPrChange w:id="9896" w:author="The Si Tran" w:date="2012-12-14T06:39: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97"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B228F5" w:rsidRDefault="00A80B78">
            <w:pPr>
              <w:pStyle w:val="BangBody"/>
              <w:rPr>
                <w:ins w:id="9898" w:author="The Si Tran" w:date="2012-12-12T07:53:00Z"/>
                <w:rPrChange w:id="9899" w:author="The Si Tran" w:date="2012-12-14T06:39:00Z">
                  <w:rPr>
                    <w:ins w:id="9900" w:author="The Si Tran" w:date="2012-12-12T07:53:00Z"/>
                    <w:rFonts w:eastAsia="Times New Roman"/>
                    <w:color w:val="000000"/>
                    <w:sz w:val="22"/>
                  </w:rPr>
                </w:rPrChange>
              </w:rPr>
              <w:pPrChange w:id="9901" w:author="The Si Tran" w:date="2012-12-16T08:46:00Z">
                <w:pPr>
                  <w:spacing w:before="0" w:line="240" w:lineRule="auto"/>
                  <w:jc w:val="center"/>
                </w:pPr>
              </w:pPrChange>
            </w:pPr>
            <w:ins w:id="9902" w:author="The Si Tran" w:date="2012-12-12T07:53:00Z">
              <w:r w:rsidRPr="00B228F5">
                <w:rPr>
                  <w:rPrChange w:id="9903" w:author="The Si Tran" w:date="2012-12-14T06:39: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9904"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9905" w:author="The Si Tran" w:date="2012-12-12T07:53:00Z"/>
                <w:rPrChange w:id="9906" w:author="The Si Tran" w:date="2012-12-14T06:39:00Z">
                  <w:rPr>
                    <w:ins w:id="9907" w:author="The Si Tran" w:date="2012-12-12T07:53:00Z"/>
                    <w:rFonts w:eastAsia="Times New Roman"/>
                    <w:color w:val="000000"/>
                    <w:sz w:val="22"/>
                  </w:rPr>
                </w:rPrChange>
              </w:rPr>
              <w:pPrChange w:id="9908" w:author="The Si Tran" w:date="2012-12-16T08:46:00Z">
                <w:pPr>
                  <w:spacing w:before="0" w:line="240" w:lineRule="auto"/>
                  <w:jc w:val="left"/>
                </w:pPr>
              </w:pPrChange>
            </w:pPr>
            <w:ins w:id="9909" w:author="The Si Tran" w:date="2012-12-12T07:53:00Z">
              <w:r w:rsidRPr="00B228F5">
                <w:rPr>
                  <w:rPrChange w:id="9910" w:author="The Si Tran" w:date="2012-12-14T06:39:00Z">
                    <w:rPr>
                      <w:sz w:val="22"/>
                    </w:rPr>
                  </w:rPrChange>
                </w:rPr>
                <w:t>ARIMA(2, 0, 2)(1, 1, 1)10</w:t>
              </w:r>
              <w:r w:rsidRPr="00B228F5">
                <w:rPr>
                  <w:rPrChange w:id="9911"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9912"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pPr>
              <w:pStyle w:val="BangBody"/>
              <w:rPr>
                <w:ins w:id="9913" w:author="The Si Tran" w:date="2012-12-12T07:53:00Z"/>
                <w:rPrChange w:id="9914" w:author="The Si Tran" w:date="2012-12-14T06:39:00Z">
                  <w:rPr>
                    <w:ins w:id="9915" w:author="The Si Tran" w:date="2012-12-12T07:53:00Z"/>
                    <w:rFonts w:eastAsia="Times New Roman"/>
                    <w:color w:val="000000"/>
                    <w:sz w:val="22"/>
                  </w:rPr>
                </w:rPrChange>
              </w:rPr>
              <w:pPrChange w:id="9916" w:author="The Si Tran" w:date="2012-12-16T08:46:00Z">
                <w:pPr>
                  <w:spacing w:before="0" w:line="240" w:lineRule="auto"/>
                  <w:jc w:val="right"/>
                </w:pPr>
              </w:pPrChange>
            </w:pPr>
            <w:ins w:id="9917" w:author="The Si Tran" w:date="2012-12-12T07:53:00Z">
              <w:r w:rsidRPr="00B228F5">
                <w:rPr>
                  <w:rPrChange w:id="9918"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bottom"/>
            <w:hideMark/>
            <w:tcPrChange w:id="9919"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pPr>
              <w:pStyle w:val="BangBody"/>
              <w:rPr>
                <w:ins w:id="9920" w:author="The Si Tran" w:date="2012-12-12T07:53:00Z"/>
                <w:rPrChange w:id="9921" w:author="The Si Tran" w:date="2012-12-14T06:39:00Z">
                  <w:rPr>
                    <w:ins w:id="9922" w:author="The Si Tran" w:date="2012-12-12T07:53:00Z"/>
                    <w:rFonts w:eastAsia="Times New Roman"/>
                    <w:color w:val="000000"/>
                    <w:sz w:val="22"/>
                  </w:rPr>
                </w:rPrChange>
              </w:rPr>
              <w:pPrChange w:id="9923" w:author="The Si Tran" w:date="2012-12-16T08:46:00Z">
                <w:pPr>
                  <w:spacing w:before="0" w:line="240" w:lineRule="auto"/>
                  <w:jc w:val="right"/>
                </w:pPr>
              </w:pPrChange>
            </w:pPr>
            <w:ins w:id="9924" w:author="The Si Tran" w:date="2012-12-12T07:53:00Z">
              <w:r w:rsidRPr="00B228F5">
                <w:rPr>
                  <w:rPrChange w:id="9925"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bottom"/>
            <w:hideMark/>
            <w:tcPrChange w:id="9926"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pPr>
              <w:pStyle w:val="BangBody"/>
              <w:rPr>
                <w:ins w:id="9927" w:author="The Si Tran" w:date="2012-12-12T07:53:00Z"/>
                <w:rPrChange w:id="9928" w:author="The Si Tran" w:date="2012-12-14T06:39:00Z">
                  <w:rPr>
                    <w:ins w:id="9929" w:author="The Si Tran" w:date="2012-12-12T07:53:00Z"/>
                    <w:rFonts w:eastAsia="Times New Roman"/>
                    <w:color w:val="000000"/>
                    <w:sz w:val="22"/>
                  </w:rPr>
                </w:rPrChange>
              </w:rPr>
              <w:pPrChange w:id="9930" w:author="The Si Tran" w:date="2012-12-16T08:46:00Z">
                <w:pPr>
                  <w:spacing w:before="0" w:line="240" w:lineRule="auto"/>
                  <w:jc w:val="right"/>
                </w:pPr>
              </w:pPrChange>
            </w:pPr>
            <w:ins w:id="9931" w:author="The Si Tran" w:date="2012-12-12T07:53:00Z">
              <w:r w:rsidRPr="00B228F5">
                <w:rPr>
                  <w:rPrChange w:id="9932" w:author="The Si Tran" w:date="2012-12-14T06:39:00Z">
                    <w:rPr>
                      <w:sz w:val="22"/>
                    </w:rPr>
                  </w:rPrChange>
                </w:rPr>
                <w:t>28.71</w:t>
              </w:r>
            </w:ins>
          </w:p>
        </w:tc>
      </w:tr>
      <w:tr w:rsidR="00A80B78" w:rsidRPr="00AF5054" w14:paraId="316E99BA" w14:textId="77777777" w:rsidTr="00B228F5">
        <w:trPr>
          <w:trHeight w:val="916"/>
          <w:ins w:id="9933" w:author="The Si Tran" w:date="2012-12-12T07:53:00Z"/>
          <w:trPrChange w:id="9934" w:author="The Si Tran" w:date="2012-12-14T06:39: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9935"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9936" w:author="The Si Tran" w:date="2012-12-12T07:53:00Z"/>
                <w:rPrChange w:id="9937" w:author="The Si Tran" w:date="2012-12-14T06:39:00Z">
                  <w:rPr>
                    <w:ins w:id="9938" w:author="The Si Tran" w:date="2012-12-12T07:53:00Z"/>
                    <w:rFonts w:eastAsia="Times New Roman"/>
                    <w:color w:val="000000"/>
                    <w:sz w:val="22"/>
                  </w:rPr>
                </w:rPrChange>
              </w:rPr>
              <w:pPrChange w:id="9939"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9940"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9941" w:author="The Si Tran" w:date="2012-12-12T07:53:00Z"/>
                <w:rPrChange w:id="9942" w:author="The Si Tran" w:date="2012-12-14T06:39:00Z">
                  <w:rPr>
                    <w:ins w:id="9943" w:author="The Si Tran" w:date="2012-12-12T07:53:00Z"/>
                    <w:rFonts w:eastAsia="Times New Roman"/>
                    <w:color w:val="000000"/>
                    <w:sz w:val="22"/>
                  </w:rPr>
                </w:rPrChange>
              </w:rPr>
              <w:pPrChange w:id="9944" w:author="The Si Tran" w:date="2012-12-16T08:46:00Z">
                <w:pPr>
                  <w:spacing w:before="0" w:line="240" w:lineRule="auto"/>
                  <w:jc w:val="left"/>
                </w:pPr>
              </w:pPrChange>
            </w:pPr>
            <w:ins w:id="9945" w:author="The Si Tran" w:date="2012-12-12T07:53:00Z">
              <w:r w:rsidRPr="00B228F5">
                <w:rPr>
                  <w:rPrChange w:id="9946" w:author="The Si Tran" w:date="2012-12-14T06:39:00Z">
                    <w:rPr>
                      <w:sz w:val="22"/>
                    </w:rPr>
                  </w:rPrChange>
                </w:rPr>
                <w:t>ARIMA(2, 0, 2)(1, 1, 1)10</w:t>
              </w:r>
              <w:r w:rsidRPr="00B228F5">
                <w:rPr>
                  <w:rPrChange w:id="9947"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9948"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B228F5" w:rsidRDefault="00A80B78">
            <w:pPr>
              <w:pStyle w:val="BangBody"/>
              <w:rPr>
                <w:ins w:id="9949" w:author="The Si Tran" w:date="2012-12-12T07:53:00Z"/>
                <w:rPrChange w:id="9950" w:author="The Si Tran" w:date="2012-12-14T06:39:00Z">
                  <w:rPr>
                    <w:ins w:id="9951" w:author="The Si Tran" w:date="2012-12-12T07:53:00Z"/>
                    <w:rFonts w:eastAsia="Times New Roman"/>
                    <w:color w:val="000000"/>
                    <w:sz w:val="22"/>
                  </w:rPr>
                </w:rPrChange>
              </w:rPr>
              <w:pPrChange w:id="9952" w:author="The Si Tran" w:date="2012-12-16T08:46:00Z">
                <w:pPr>
                  <w:spacing w:before="0" w:line="240" w:lineRule="auto"/>
                  <w:jc w:val="right"/>
                </w:pPr>
              </w:pPrChange>
            </w:pPr>
            <w:ins w:id="9953" w:author="The Si Tran" w:date="2012-12-12T07:53:00Z">
              <w:r w:rsidRPr="00B228F5">
                <w:rPr>
                  <w:rPrChange w:id="9954" w:author="The Si Tran" w:date="2012-12-14T06:39: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bottom"/>
            <w:hideMark/>
            <w:tcPrChange w:id="9955"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B228F5" w:rsidRDefault="00A80B78">
            <w:pPr>
              <w:pStyle w:val="BangBody"/>
              <w:rPr>
                <w:ins w:id="9956" w:author="The Si Tran" w:date="2012-12-12T07:53:00Z"/>
                <w:rPrChange w:id="9957" w:author="The Si Tran" w:date="2012-12-14T06:39:00Z">
                  <w:rPr>
                    <w:ins w:id="9958" w:author="The Si Tran" w:date="2012-12-12T07:53:00Z"/>
                    <w:rFonts w:eastAsia="Times New Roman"/>
                    <w:color w:val="000000"/>
                    <w:sz w:val="22"/>
                  </w:rPr>
                </w:rPrChange>
              </w:rPr>
              <w:pPrChange w:id="9959" w:author="The Si Tran" w:date="2012-12-16T08:46:00Z">
                <w:pPr>
                  <w:spacing w:before="0" w:line="240" w:lineRule="auto"/>
                  <w:jc w:val="right"/>
                </w:pPr>
              </w:pPrChange>
            </w:pPr>
            <w:ins w:id="9960" w:author="The Si Tran" w:date="2012-12-12T07:53:00Z">
              <w:r w:rsidRPr="00B228F5">
                <w:rPr>
                  <w:rPrChange w:id="9961" w:author="The Si Tran" w:date="2012-12-14T06:39: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bottom"/>
            <w:hideMark/>
            <w:tcPrChange w:id="9962"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B228F5" w:rsidRDefault="00A80B78">
            <w:pPr>
              <w:pStyle w:val="BangBody"/>
              <w:rPr>
                <w:ins w:id="9963" w:author="The Si Tran" w:date="2012-12-12T07:53:00Z"/>
                <w:rPrChange w:id="9964" w:author="The Si Tran" w:date="2012-12-14T06:39:00Z">
                  <w:rPr>
                    <w:ins w:id="9965" w:author="The Si Tran" w:date="2012-12-12T07:53:00Z"/>
                    <w:rFonts w:eastAsia="Times New Roman"/>
                    <w:color w:val="000000"/>
                    <w:sz w:val="22"/>
                  </w:rPr>
                </w:rPrChange>
              </w:rPr>
              <w:pPrChange w:id="9966" w:author="The Si Tran" w:date="2012-12-16T08:46:00Z">
                <w:pPr>
                  <w:spacing w:before="0" w:line="240" w:lineRule="auto"/>
                  <w:jc w:val="right"/>
                </w:pPr>
              </w:pPrChange>
            </w:pPr>
            <w:ins w:id="9967" w:author="The Si Tran" w:date="2012-12-12T07:53:00Z">
              <w:r w:rsidRPr="00B228F5">
                <w:rPr>
                  <w:rPrChange w:id="9968" w:author="The Si Tran" w:date="2012-12-14T06:39:00Z">
                    <w:rPr>
                      <w:sz w:val="22"/>
                    </w:rPr>
                  </w:rPrChange>
                </w:rPr>
                <w:t>22.25</w:t>
              </w:r>
            </w:ins>
          </w:p>
        </w:tc>
      </w:tr>
    </w:tbl>
    <w:p w14:paraId="226DE0B7" w14:textId="22EC2DC8" w:rsidR="0085381C" w:rsidRDefault="0085381C" w:rsidP="0085381C">
      <w:pPr>
        <w:pStyle w:val="Heading2"/>
        <w:rPr>
          <w:ins w:id="9969" w:author="The Si Tran" w:date="2012-12-11T20:50:00Z"/>
        </w:rPr>
      </w:pPr>
      <w:bookmarkStart w:id="9970" w:name="_Toc343415576"/>
      <w:ins w:id="9971" w:author="The Si Tran" w:date="2012-12-11T20:50:00Z">
        <w:r>
          <w:t>Đánh giá kết quả thực nghiệm</w:t>
        </w:r>
        <w:bookmarkEnd w:id="9970"/>
      </w:ins>
    </w:p>
    <w:p w14:paraId="6C528FD7" w14:textId="11AC7D2B" w:rsidR="0085381C" w:rsidRDefault="00BD6CE9">
      <w:pPr>
        <w:rPr>
          <w:ins w:id="9972" w:author="The Si Tran" w:date="2012-12-11T20:53:00Z"/>
        </w:rPr>
        <w:pPrChange w:id="9973" w:author="The Si Tran" w:date="2012-12-16T08:46:00Z">
          <w:pPr>
            <w:pStyle w:val="Heading2"/>
            <w:numPr>
              <w:numId w:val="44"/>
            </w:numPr>
            <w:tabs>
              <w:tab w:val="num" w:pos="1098"/>
            </w:tabs>
            <w:ind w:left="1098"/>
          </w:pPr>
        </w:pPrChange>
      </w:pPr>
      <w:ins w:id="9974" w:author="The Si Tran" w:date="2012-12-11T20:51:00Z">
        <w:r>
          <w:t>Qua quá trình chạy thực nghiệm với các bộ dữ liệu mang tính chất khác nhau và so sánh</w:t>
        </w:r>
      </w:ins>
      <w:ins w:id="9975" w:author="The Si Tran" w:date="2012-12-11T20:52:00Z">
        <w:r>
          <w:t xml:space="preserve"> các mô hình với nhau, </w:t>
        </w:r>
      </w:ins>
      <w:ins w:id="9976" w:author="The Si Tran" w:date="2012-12-11T20:53:00Z">
        <w:r w:rsidR="00637C13">
          <w:t xml:space="preserve">nhóm </w:t>
        </w:r>
      </w:ins>
      <w:ins w:id="9977" w:author="The Si Tran" w:date="2012-12-11T20:52:00Z">
        <w:r>
          <w:t>chúng tôi</w:t>
        </w:r>
      </w:ins>
      <w:ins w:id="9978" w:author="The Si Tran" w:date="2012-12-11T20:53:00Z">
        <w:r w:rsidR="00637C13">
          <w:t xml:space="preserve"> rút ra các nhận xét như sau:</w:t>
        </w:r>
      </w:ins>
    </w:p>
    <w:p w14:paraId="36651042" w14:textId="77777777" w:rsidR="00637C13" w:rsidRPr="00097101" w:rsidRDefault="004E490E">
      <w:pPr>
        <w:pStyle w:val="BuletL1"/>
        <w:rPr>
          <w:ins w:id="9979" w:author="The Si Tran" w:date="2012-12-11T20:56:00Z"/>
        </w:rPr>
        <w:pPrChange w:id="9980" w:author="The Si Tran" w:date="2012-12-16T08:46:00Z">
          <w:pPr>
            <w:pStyle w:val="Heading2"/>
            <w:numPr>
              <w:numId w:val="44"/>
            </w:numPr>
            <w:tabs>
              <w:tab w:val="num" w:pos="1098"/>
            </w:tabs>
            <w:ind w:left="1098"/>
          </w:pPr>
        </w:pPrChange>
      </w:pPr>
      <w:ins w:id="9981" w:author="The Si Tran" w:date="2012-12-11T20:54:00Z">
        <w:r w:rsidRPr="00B7223D">
          <w:rPr>
            <w:rPrChange w:id="9982" w:author="The Si Tran" w:date="2012-12-14T06:40:00Z">
              <w:rPr/>
            </w:rPrChange>
          </w:rPr>
          <w:t>Mô hình SARIAM cho ra kết quả chính xác hơn mô hình mạng n</w:t>
        </w:r>
      </w:ins>
      <w:ins w:id="9983" w:author="The Si Tran" w:date="2012-12-11T20:55:00Z">
        <w:r w:rsidRPr="00B7223D">
          <w:rPr>
            <w:rPrChange w:id="9984" w:author="The Si Tran" w:date="2012-12-14T06:40:00Z">
              <w:rPr/>
            </w:rPrChange>
          </w:rPr>
          <w:t xml:space="preserve">ơron đối với các chuỗi dữ liệu tuyến tính, có tính mùa hoặc xu hướng rõ ràng như: chuỗi dữ liệu </w:t>
        </w:r>
      </w:ins>
      <w:ins w:id="9985" w:author="The Si Tran" w:date="2012-12-11T20:56:00Z">
        <w:r w:rsidRPr="00B7223D">
          <w:rPr>
            <w:rPrChange w:id="9986" w:author="The Si Tran" w:date="2012-12-14T06:40:00Z">
              <w:rPr/>
            </w:rPrChange>
          </w:rPr>
          <w:t>Passengers, chuỗi dữ liệu Paper.</w:t>
        </w:r>
      </w:ins>
    </w:p>
    <w:p w14:paraId="5E2D9635" w14:textId="77777777" w:rsidR="004E490E" w:rsidRPr="00097101" w:rsidRDefault="004E490E">
      <w:pPr>
        <w:pStyle w:val="BuletL1"/>
        <w:rPr>
          <w:ins w:id="9987" w:author="The Si Tran" w:date="2012-12-11T20:58:00Z"/>
        </w:rPr>
        <w:pPrChange w:id="9988" w:author="The Si Tran" w:date="2012-12-16T08:46:00Z">
          <w:pPr>
            <w:pStyle w:val="Heading2"/>
            <w:numPr>
              <w:numId w:val="44"/>
            </w:numPr>
            <w:tabs>
              <w:tab w:val="num" w:pos="1098"/>
            </w:tabs>
            <w:ind w:left="1098"/>
          </w:pPr>
        </w:pPrChange>
      </w:pPr>
      <w:ins w:id="9989" w:author="The Si Tran" w:date="2012-12-11T20:57:00Z">
        <w:r w:rsidRPr="00B7223D">
          <w:rPr>
            <w:rPrChange w:id="9990" w:author="The Si Tran" w:date="2012-12-14T06:40:00Z">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9991" w:author="The Si Tran" w:date="2012-12-11T21:00:00Z"/>
        </w:rPr>
        <w:pPrChange w:id="9992" w:author="The Si Tran" w:date="2012-12-16T08:46:00Z">
          <w:pPr>
            <w:pStyle w:val="Heading2"/>
            <w:numPr>
              <w:numId w:val="44"/>
            </w:numPr>
            <w:tabs>
              <w:tab w:val="num" w:pos="1098"/>
            </w:tabs>
            <w:ind w:left="1098"/>
          </w:pPr>
        </w:pPrChange>
      </w:pPr>
      <w:ins w:id="9993" w:author="The Si Tran" w:date="2012-12-11T20:58:00Z">
        <w:r w:rsidRPr="00B7223D">
          <w:rPr>
            <w:rPrChange w:id="9994" w:author="The Si Tran" w:date="2012-12-14T06:40:00Z">
              <w:rPr/>
            </w:rPrChange>
          </w:rPr>
          <w:t>Đối với các chuỗi dữ liệ</w:t>
        </w:r>
      </w:ins>
      <w:ins w:id="9995" w:author="The Si Tran" w:date="2012-12-11T20:59:00Z">
        <w:r w:rsidRPr="00B7223D">
          <w:rPr>
            <w:rPrChange w:id="9996" w:author="The Si Tran" w:date="2012-12-14T06:40:00Z">
              <w:rPr/>
            </w:rPrChange>
          </w:rPr>
          <w:t>u tuyến tính thì mô hình SARIMA có khả n</w:t>
        </w:r>
      </w:ins>
      <w:ins w:id="9997" w:author="The Si Tran" w:date="2012-12-11T21:00:00Z">
        <w:r w:rsidRPr="00B7223D">
          <w:rPr>
            <w:rPrChange w:id="9998" w:author="The Si Tran" w:date="2012-12-14T06:40:00Z">
              <w:rPr/>
            </w:rPrChange>
          </w:rPr>
          <w:t>ăng dự đoán xa chính xác hơn mô hình mạng nơron.</w:t>
        </w:r>
      </w:ins>
    </w:p>
    <w:p w14:paraId="0C0986BB" w14:textId="77777777" w:rsidR="00DC0CF0" w:rsidRPr="00B7223D" w:rsidRDefault="004556E7">
      <w:pPr>
        <w:pStyle w:val="BuletL1"/>
        <w:rPr>
          <w:ins w:id="9999" w:author="The Si Tran" w:date="2012-12-11T20:01:00Z"/>
          <w:rPrChange w:id="10000" w:author="The Si Tran" w:date="2012-12-14T06:40:00Z">
            <w:rPr>
              <w:ins w:id="10001" w:author="The Si Tran" w:date="2012-12-11T20:01:00Z"/>
            </w:rPr>
          </w:rPrChange>
        </w:rPr>
        <w:pPrChange w:id="10002" w:author="The Si Tran" w:date="2012-12-16T08:46:00Z">
          <w:pPr>
            <w:pStyle w:val="Heading2"/>
            <w:numPr>
              <w:numId w:val="44"/>
            </w:numPr>
            <w:tabs>
              <w:tab w:val="num" w:pos="1098"/>
            </w:tabs>
            <w:ind w:left="1098"/>
          </w:pPr>
        </w:pPrChange>
      </w:pPr>
      <w:ins w:id="10003" w:author="The Si Tran" w:date="2012-12-11T21:02:00Z">
        <w:r w:rsidRPr="00B7223D">
          <w:rPr>
            <w:rPrChange w:id="10004" w:author="The Si Tran" w:date="2012-12-14T06:40:00Z">
              <w:rPr/>
            </w:rPrChange>
          </w:rPr>
          <w:t>Mô hình kết hợp SARIMA với mạng nơron</w:t>
        </w:r>
      </w:ins>
      <w:ins w:id="10005" w:author="The Si Tran" w:date="2012-12-11T21:03:00Z">
        <w:r w:rsidRPr="00B7223D">
          <w:rPr>
            <w:rPrChange w:id="10006" w:author="The Si Tran" w:date="2012-12-14T06:40:00Z">
              <w:rPr/>
            </w:rPrChange>
          </w:rPr>
          <w:t xml:space="preserve"> sử dụng được ưu điểm của cả hai mô hình, tạo nên mô hình có kết quả chính xác với nhiều loại dữ liệu khác nhau.</w:t>
        </w:r>
      </w:ins>
    </w:p>
    <w:p w14:paraId="64825F64" w14:textId="77777777" w:rsidR="0087598C" w:rsidRDefault="0087598C">
      <w:pPr>
        <w:spacing w:before="0" w:after="200" w:line="276" w:lineRule="auto"/>
        <w:jc w:val="left"/>
        <w:rPr>
          <w:ins w:id="10007" w:author="superchickend" w:date="2012-12-12T08:20:00Z"/>
          <w:b/>
          <w:bCs/>
          <w:kern w:val="32"/>
          <w:szCs w:val="26"/>
        </w:rPr>
      </w:pPr>
      <w:ins w:id="10008" w:author="superchickend" w:date="2012-12-12T08:20:00Z">
        <w:r>
          <w:rPr>
            <w:b/>
            <w:bCs/>
            <w:kern w:val="32"/>
            <w:szCs w:val="26"/>
          </w:rPr>
          <w:br/>
        </w:r>
      </w:ins>
    </w:p>
    <w:p w14:paraId="789266A7" w14:textId="77777777" w:rsidR="0087598C" w:rsidRDefault="0087598C">
      <w:pPr>
        <w:rPr>
          <w:ins w:id="10009" w:author="superchickend" w:date="2012-12-12T08:20:00Z"/>
        </w:rPr>
        <w:pPrChange w:id="10010" w:author="superchickend" w:date="2012-12-12T08:20:00Z">
          <w:pPr>
            <w:spacing w:before="0" w:after="200" w:line="276" w:lineRule="auto"/>
            <w:jc w:val="left"/>
          </w:pPr>
        </w:pPrChange>
      </w:pPr>
      <w:ins w:id="10011" w:author="superchickend" w:date="2012-12-12T08:20:00Z">
        <w:r>
          <w:br w:type="page"/>
        </w:r>
      </w:ins>
    </w:p>
    <w:p w14:paraId="23790104" w14:textId="77777777" w:rsidR="00451320" w:rsidRPr="0049233F" w:rsidDel="0087598C" w:rsidRDefault="00451320">
      <w:pPr>
        <w:spacing w:before="0" w:after="200" w:line="276" w:lineRule="auto"/>
        <w:jc w:val="left"/>
        <w:rPr>
          <w:del w:id="10012" w:author="superchickend" w:date="2012-12-12T08:20:00Z"/>
          <w:b/>
          <w:bCs/>
          <w:kern w:val="32"/>
          <w:szCs w:val="26"/>
          <w:rPrChange w:id="10013" w:author="The Si Tran" w:date="2012-12-05T23:02:00Z">
            <w:rPr>
              <w:del w:id="10014" w:author="superchickend" w:date="2012-12-12T08:20:00Z"/>
              <w:b/>
              <w:bCs/>
              <w:kern w:val="32"/>
              <w:sz w:val="32"/>
              <w:szCs w:val="32"/>
            </w:rPr>
          </w:rPrChange>
        </w:rPr>
      </w:pPr>
      <w:del w:id="10015" w:author="superchickend" w:date="2012-12-12T08:20:00Z">
        <w:r w:rsidRPr="002B1464" w:rsidDel="0087598C">
          <w:rPr>
            <w:szCs w:val="26"/>
          </w:rPr>
          <w:lastRenderedPageBreak/>
          <w:br w:type="page"/>
        </w:r>
      </w:del>
    </w:p>
    <w:p w14:paraId="7428C31A" w14:textId="77777777" w:rsidR="00451320" w:rsidRPr="000064E1" w:rsidRDefault="00451320">
      <w:pPr>
        <w:spacing w:before="0" w:after="200" w:line="276" w:lineRule="auto"/>
        <w:jc w:val="left"/>
        <w:rPr>
          <w:b/>
          <w:bCs/>
          <w:kern w:val="32"/>
          <w:sz w:val="32"/>
          <w:szCs w:val="32"/>
        </w:rPr>
      </w:pPr>
    </w:p>
    <w:p w14:paraId="5AD1B5AE" w14:textId="70D22CA1" w:rsidR="00783FDB" w:rsidRPr="000064E1" w:rsidRDefault="00783FDB" w:rsidP="00097101">
      <w:pPr>
        <w:pStyle w:val="Heading1"/>
        <w:rPr>
          <w:rFonts w:cs="Times New Roman"/>
        </w:rPr>
      </w:pPr>
      <w:bookmarkStart w:id="10016" w:name="_Toc343415577"/>
      <w:r w:rsidRPr="000064E1">
        <w:rPr>
          <w:rFonts w:cs="Times New Roman"/>
          <w:rPrChange w:id="10017" w:author="The Si Tran" w:date="2012-12-12T13:57:00Z">
            <w:rPr>
              <w:rFonts w:cs="Times New Roman"/>
              <w:iCs/>
              <w:kern w:val="0"/>
              <w:sz w:val="28"/>
              <w:szCs w:val="28"/>
            </w:rPr>
          </w:rPrChange>
        </w:rPr>
        <w:t>KẾT LUẬN</w:t>
      </w:r>
      <w:bookmarkEnd w:id="10016"/>
    </w:p>
    <w:p w14:paraId="3A33AA28" w14:textId="2C8A95E5" w:rsidR="00662C01" w:rsidRDefault="00662C01">
      <w:pPr>
        <w:pStyle w:val="Heading2"/>
        <w:rPr>
          <w:ins w:id="10018" w:author="The Si Tran" w:date="2012-12-10T19:38:00Z"/>
          <w:rFonts w:cs="Times New Roman"/>
          <w:sz w:val="26"/>
          <w:szCs w:val="26"/>
        </w:rPr>
      </w:pPr>
      <w:bookmarkStart w:id="10019" w:name="_Toc343415578"/>
      <w:ins w:id="10020" w:author="The Si Tran" w:date="2012-12-10T19:37:00Z">
        <w:r>
          <w:rPr>
            <w:rFonts w:cs="Times New Roman"/>
            <w:sz w:val="26"/>
            <w:szCs w:val="26"/>
          </w:rPr>
          <w:t>Đánh giá kết qu</w:t>
        </w:r>
      </w:ins>
      <w:ins w:id="10021" w:author="The Si Tran" w:date="2012-12-10T19:38:00Z">
        <w:r>
          <w:rPr>
            <w:rFonts w:cs="Times New Roman"/>
            <w:sz w:val="26"/>
            <w:szCs w:val="26"/>
          </w:rPr>
          <w:t>ả</w:t>
        </w:r>
        <w:bookmarkEnd w:id="10019"/>
      </w:ins>
    </w:p>
    <w:p w14:paraId="6B13811E" w14:textId="3A8C8C1F" w:rsidR="00662C01" w:rsidRDefault="00662C01">
      <w:pPr>
        <w:pStyle w:val="Heading3"/>
        <w:rPr>
          <w:ins w:id="10022" w:author="The Si Tran" w:date="2012-12-10T20:56:00Z"/>
        </w:rPr>
        <w:pPrChange w:id="10023" w:author="The Si Tran" w:date="2012-12-10T19:38:00Z">
          <w:pPr>
            <w:pStyle w:val="Heading2"/>
          </w:pPr>
        </w:pPrChange>
      </w:pPr>
      <w:bookmarkStart w:id="10024" w:name="_Toc343415579"/>
      <w:ins w:id="10025" w:author="The Si Tran" w:date="2012-12-10T19:40:00Z">
        <w:r>
          <w:t>Những công việc làm được</w:t>
        </w:r>
      </w:ins>
      <w:bookmarkEnd w:id="10024"/>
    </w:p>
    <w:p w14:paraId="664D4BC4" w14:textId="77777777" w:rsidR="007700CE" w:rsidRPr="00097101" w:rsidRDefault="007700CE">
      <w:pPr>
        <w:rPr>
          <w:ins w:id="10026" w:author="The Si Tran" w:date="2012-12-11T04:44:00Z"/>
        </w:rPr>
        <w:pPrChange w:id="10027" w:author="The Si Tran" w:date="2012-12-16T08:46:00Z">
          <w:pPr>
            <w:pStyle w:val="ListParagraph"/>
            <w:spacing w:line="240" w:lineRule="auto"/>
          </w:pPr>
        </w:pPrChange>
      </w:pPr>
      <w:ins w:id="10028" w:author="The Si Tran" w:date="2012-12-11T04:44:00Z">
        <w:r w:rsidRPr="007700CE">
          <w:rPr>
            <w:rPrChange w:id="10029"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030" w:author="The Si Tran" w:date="2012-12-11T04:44:00Z"/>
          <w:rPrChange w:id="10031" w:author="The Si Tran" w:date="2012-12-14T06:41:00Z">
            <w:rPr>
              <w:ins w:id="10032" w:author="The Si Tran" w:date="2012-12-11T04:44:00Z"/>
            </w:rPr>
          </w:rPrChange>
        </w:rPr>
        <w:pPrChange w:id="10033" w:author="The Si Tran" w:date="2012-12-16T08:47:00Z">
          <w:pPr>
            <w:pStyle w:val="ListParagraph"/>
            <w:spacing w:line="240" w:lineRule="auto"/>
          </w:pPr>
        </w:pPrChange>
      </w:pPr>
      <w:ins w:id="10034" w:author="The Si Tran" w:date="2012-12-11T04:44:00Z">
        <w:r w:rsidRPr="00B7223D">
          <w:rPr>
            <w:rPrChange w:id="10035" w:author="The Si Tran" w:date="2012-12-14T06:41:00Z">
              <w:rPr>
                <w:rFonts w:eastAsiaTheme="minorHAnsi" w:cs="Arial"/>
                <w:b/>
                <w:bCs/>
                <w:iCs/>
                <w:sz w:val="28"/>
                <w:szCs w:val="28"/>
              </w:rPr>
            </w:rPrChange>
          </w:rPr>
          <w:t>Tìm hiểu về dữ liệu chuỗi thời gian và các tính chất của nó</w:t>
        </w:r>
      </w:ins>
      <w:ins w:id="10036" w:author="The Si Tran" w:date="2012-12-11T04:49:00Z">
        <w:r w:rsidR="00BF3D5C" w:rsidRPr="00B7223D">
          <w:rPr>
            <w:rPrChange w:id="10037" w:author="The Si Tran" w:date="2012-12-14T06:41:00Z">
              <w:rPr/>
            </w:rPrChange>
          </w:rPr>
          <w:t>.</w:t>
        </w:r>
      </w:ins>
    </w:p>
    <w:p w14:paraId="1703C2FF" w14:textId="77777777" w:rsidR="007700CE" w:rsidRPr="00B7223D" w:rsidRDefault="007700CE">
      <w:pPr>
        <w:pStyle w:val="BuletL1"/>
        <w:rPr>
          <w:ins w:id="10038" w:author="The Si Tran" w:date="2012-12-11T04:46:00Z"/>
          <w:rPrChange w:id="10039" w:author="The Si Tran" w:date="2012-12-14T06:41:00Z">
            <w:rPr>
              <w:ins w:id="10040" w:author="The Si Tran" w:date="2012-12-11T04:46:00Z"/>
            </w:rPr>
          </w:rPrChange>
        </w:rPr>
        <w:pPrChange w:id="10041" w:author="The Si Tran" w:date="2012-12-16T08:47:00Z">
          <w:pPr>
            <w:pStyle w:val="ListParagraph"/>
            <w:spacing w:line="240" w:lineRule="auto"/>
          </w:pPr>
        </w:pPrChange>
      </w:pPr>
      <w:ins w:id="10042" w:author="The Si Tran" w:date="2012-12-11T04:44:00Z">
        <w:r w:rsidRPr="00B7223D">
          <w:rPr>
            <w:rPrChange w:id="10043" w:author="The Si Tran" w:date="2012-12-14T06:41:00Z">
              <w:rPr>
                <w:rFonts w:eastAsiaTheme="minorHAnsi" w:cs="Arial"/>
                <w:b/>
                <w:bCs/>
                <w:iCs/>
                <w:sz w:val="28"/>
                <w:szCs w:val="28"/>
              </w:rPr>
            </w:rPrChange>
          </w:rPr>
          <w:t xml:space="preserve">Tìm hiểu về cấu trúc và nguyên lý hoạt động của mạng neuron nhân tạo, </w:t>
        </w:r>
      </w:ins>
      <w:ins w:id="10044" w:author="The Si Tran" w:date="2012-12-11T04:50:00Z">
        <w:r w:rsidR="00BF3D5C" w:rsidRPr="00B7223D">
          <w:rPr>
            <w:rPrChange w:id="10045" w:author="The Si Tran" w:date="2012-12-14T06:41:00Z">
              <w:rPr/>
            </w:rPrChange>
          </w:rPr>
          <w:t>mạng neuron nhân tạo cho phép người dùng lựa chọn một trong hai giải thuật huấn luyện: lan truyền ngược và RPROP</w:t>
        </w:r>
      </w:ins>
      <w:ins w:id="10046" w:author="The Si Tran" w:date="2012-12-11T04:44:00Z">
        <w:r w:rsidRPr="00B7223D">
          <w:rPr>
            <w:rPrChange w:id="10047"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048" w:author="The Si Tran" w:date="2012-12-11T04:47:00Z"/>
          <w:rPrChange w:id="10049" w:author="The Si Tran" w:date="2012-12-14T06:41:00Z">
            <w:rPr>
              <w:ins w:id="10050" w:author="The Si Tran" w:date="2012-12-11T04:47:00Z"/>
            </w:rPr>
          </w:rPrChange>
        </w:rPr>
        <w:pPrChange w:id="10051" w:author="The Si Tran" w:date="2012-12-16T08:47:00Z">
          <w:pPr>
            <w:pStyle w:val="ListParagraph"/>
            <w:spacing w:line="240" w:lineRule="auto"/>
          </w:pPr>
        </w:pPrChange>
      </w:pPr>
      <w:ins w:id="10052" w:author="The Si Tran" w:date="2012-12-11T04:46:00Z">
        <w:r w:rsidRPr="00B7223D">
          <w:rPr>
            <w:rPrChange w:id="10053"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054" w:author="The Si Tran" w:date="2012-12-11T04:49:00Z"/>
          <w:rPrChange w:id="10055" w:author="The Si Tran" w:date="2012-12-14T06:41:00Z">
            <w:rPr>
              <w:ins w:id="10056" w:author="The Si Tran" w:date="2012-12-11T04:49:00Z"/>
            </w:rPr>
          </w:rPrChange>
        </w:rPr>
        <w:pPrChange w:id="10057" w:author="The Si Tran" w:date="2012-12-16T08:47:00Z">
          <w:pPr>
            <w:pStyle w:val="ListParagraph"/>
            <w:spacing w:line="240" w:lineRule="auto"/>
          </w:pPr>
        </w:pPrChange>
      </w:pPr>
      <w:ins w:id="10058" w:author="The Si Tran" w:date="2012-12-11T04:47:00Z">
        <w:r w:rsidRPr="00B7223D">
          <w:rPr>
            <w:rPrChange w:id="10059" w:author="The Si Tran" w:date="2012-12-14T06:41:00Z">
              <w:rPr/>
            </w:rPrChange>
          </w:rPr>
          <w:t>Tìm hiểu nguyên lý kết hợp hai mô hình mạng nơron và ARIMA, từ đó xây dựng</w:t>
        </w:r>
      </w:ins>
      <w:ins w:id="10060" w:author="The Si Tran" w:date="2012-12-11T04:48:00Z">
        <w:r w:rsidRPr="00B7223D">
          <w:rPr>
            <w:rPrChange w:id="10061"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062" w:author="The Si Tran" w:date="2012-12-10T19:44:00Z"/>
          <w:rPrChange w:id="10063" w:author="The Si Tran" w:date="2012-12-14T06:41:00Z">
            <w:rPr>
              <w:ins w:id="10064" w:author="The Si Tran" w:date="2012-12-10T19:44:00Z"/>
            </w:rPr>
          </w:rPrChange>
        </w:rPr>
        <w:pPrChange w:id="10065" w:author="The Si Tran" w:date="2012-12-16T08:47:00Z">
          <w:pPr>
            <w:pStyle w:val="Heading2"/>
          </w:pPr>
        </w:pPrChange>
      </w:pPr>
      <w:ins w:id="10066" w:author="The Si Tran" w:date="2012-12-11T04:44:00Z">
        <w:r w:rsidRPr="00B7223D">
          <w:rPr>
            <w:rPrChange w:id="10067" w:author="The Si Tran" w:date="2012-12-14T06:41:00Z">
              <w:rPr>
                <w:b w:val="0"/>
                <w:bCs w:val="0"/>
                <w:iCs w:val="0"/>
              </w:rPr>
            </w:rPrChange>
          </w:rPr>
          <w:t>Thực hiện chạy thử nghiệm chương trình trên các bộ dữ liệu mẫu</w:t>
        </w:r>
      </w:ins>
      <w:ins w:id="10068" w:author="The Si Tran" w:date="2012-12-11T04:50:00Z">
        <w:r w:rsidR="009C08F4" w:rsidRPr="00B7223D">
          <w:rPr>
            <w:rPrChange w:id="10069" w:author="The Si Tran" w:date="2012-12-14T06:41:00Z">
              <w:rPr/>
            </w:rPrChange>
          </w:rPr>
          <w:t xml:space="preserve"> khác nhau, </w:t>
        </w:r>
      </w:ins>
      <w:ins w:id="10070" w:author="The Si Tran" w:date="2012-12-11T04:51:00Z">
        <w:r w:rsidR="009C08F4" w:rsidRPr="00B7223D">
          <w:rPr>
            <w:rPrChange w:id="10071" w:author="The Si Tran" w:date="2012-12-14T06:41:00Z">
              <w:rPr/>
            </w:rPrChange>
          </w:rPr>
          <w:t>từ đó kiểm tra tính đúng đắn của cơ sở lý thuyết.</w:t>
        </w:r>
      </w:ins>
    </w:p>
    <w:p w14:paraId="0E72C806" w14:textId="12ACA8E1" w:rsidR="00662C01" w:rsidRDefault="00662C01">
      <w:pPr>
        <w:pStyle w:val="Heading3"/>
        <w:rPr>
          <w:ins w:id="10072" w:author="The Si Tran" w:date="2012-12-11T05:41:00Z"/>
        </w:rPr>
      </w:pPr>
      <w:bookmarkStart w:id="10073" w:name="_Toc343415580"/>
      <w:ins w:id="10074" w:author="The Si Tran" w:date="2012-12-10T19:41:00Z">
        <w:r w:rsidRPr="00662C01">
          <w:t>Những đúc kết về mặt lý luận</w:t>
        </w:r>
      </w:ins>
      <w:bookmarkEnd w:id="10073"/>
    </w:p>
    <w:p w14:paraId="64704074" w14:textId="6D7FF1E7" w:rsidR="00D54C04" w:rsidRDefault="00D54C04">
      <w:pPr>
        <w:rPr>
          <w:ins w:id="10075" w:author="The Si Tran" w:date="2012-12-11T05:42:00Z"/>
        </w:rPr>
        <w:pPrChange w:id="10076" w:author="The Si Tran" w:date="2012-12-16T08:47:00Z">
          <w:pPr>
            <w:pStyle w:val="Heading3"/>
          </w:pPr>
        </w:pPrChange>
      </w:pPr>
      <w:ins w:id="10077" w:author="The Si Tran" w:date="2012-12-11T05:41:00Z">
        <w:r>
          <w:t>Qua quá trình hiện thực và chạy thực nghiệm mô hình kết hợp SARIMA</w:t>
        </w:r>
      </w:ins>
      <w:ins w:id="10078"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079" w:author="The Si Tran" w:date="2012-12-11T05:45:00Z"/>
        </w:rPr>
        <w:pPrChange w:id="10080" w:author="The Si Tran" w:date="2012-12-16T08:47:00Z">
          <w:pPr>
            <w:pStyle w:val="Heading3"/>
          </w:pPr>
        </w:pPrChange>
      </w:pPr>
      <w:ins w:id="10081" w:author="The Si Tran" w:date="2012-12-11T05:43:00Z">
        <w:r w:rsidRPr="00B7223D">
          <w:rPr>
            <w:rPrChange w:id="10082" w:author="The Si Tran" w:date="2012-12-14T06:42:00Z">
              <w:rPr/>
            </w:rPrChange>
          </w:rPr>
          <w:t xml:space="preserve">Đối với các </w:t>
        </w:r>
      </w:ins>
      <w:ins w:id="10083" w:author="The Si Tran" w:date="2012-12-11T05:44:00Z">
        <w:r w:rsidRPr="00B7223D">
          <w:rPr>
            <w:rPrChange w:id="10084" w:author="The Si Tran" w:date="2012-12-14T06:42:00Z">
              <w:rPr/>
            </w:rPrChange>
          </w:rPr>
          <w:t xml:space="preserve">chuỗi dữ liệu chỉ có tính mùa hoặc xu hướng thì </w:t>
        </w:r>
      </w:ins>
      <w:ins w:id="10085" w:author="The Si Tran" w:date="2012-12-11T05:45:00Z">
        <w:r w:rsidRPr="00B7223D">
          <w:rPr>
            <w:rPrChange w:id="10086" w:author="The Si Tran" w:date="2012-12-14T06:42:00Z">
              <w:rPr/>
            </w:rPrChange>
          </w:rPr>
          <w:t>mô hình</w:t>
        </w:r>
      </w:ins>
      <w:ins w:id="10087" w:author="The Si Tran" w:date="2012-12-11T05:44:00Z">
        <w:r w:rsidRPr="00B7223D">
          <w:rPr>
            <w:rPrChange w:id="10088" w:author="The Si Tran" w:date="2012-12-14T06:42:00Z">
              <w:rPr/>
            </w:rPrChange>
          </w:rPr>
          <w:t xml:space="preserve"> SARIMA có kết quả ch</w:t>
        </w:r>
      </w:ins>
      <w:ins w:id="10089" w:author="The Si Tran" w:date="2012-12-11T05:45:00Z">
        <w:r w:rsidRPr="00B7223D">
          <w:rPr>
            <w:rPrChange w:id="10090" w:author="The Si Tran" w:date="2012-12-14T06:42:00Z">
              <w:rPr/>
            </w:rPrChange>
          </w:rPr>
          <w:t>ính xác hơn mô hình mạng nơron.</w:t>
        </w:r>
      </w:ins>
    </w:p>
    <w:p w14:paraId="72628387" w14:textId="77777777" w:rsidR="00983080" w:rsidRPr="00097101" w:rsidRDefault="00983080">
      <w:pPr>
        <w:pStyle w:val="BuletL1"/>
        <w:rPr>
          <w:ins w:id="10091" w:author="The Si Tran" w:date="2012-12-11T05:47:00Z"/>
        </w:rPr>
        <w:pPrChange w:id="10092" w:author="The Si Tran" w:date="2012-12-16T08:47:00Z">
          <w:pPr>
            <w:pStyle w:val="Heading3"/>
          </w:pPr>
        </w:pPrChange>
      </w:pPr>
      <w:ins w:id="10093" w:author="The Si Tran" w:date="2012-12-11T05:45:00Z">
        <w:r w:rsidRPr="00B7223D">
          <w:rPr>
            <w:rPrChange w:id="10094" w:author="The Si Tran" w:date="2012-12-14T06:42:00Z">
              <w:rPr/>
            </w:rPrChange>
          </w:rPr>
          <w:t xml:space="preserve">Đối với các chuỗi dữ liệu có tính </w:t>
        </w:r>
      </w:ins>
      <w:ins w:id="10095" w:author="The Si Tran" w:date="2012-12-11T05:46:00Z">
        <w:r w:rsidRPr="00B7223D">
          <w:rPr>
            <w:rPrChange w:id="10096"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0097" w:author="The Si Tran" w:date="2012-12-11T05:48:00Z"/>
        </w:rPr>
        <w:pPrChange w:id="10098" w:author="The Si Tran" w:date="2012-12-16T08:47:00Z">
          <w:pPr>
            <w:pStyle w:val="Heading3"/>
          </w:pPr>
        </w:pPrChange>
      </w:pPr>
      <w:ins w:id="10099" w:author="The Si Tran" w:date="2012-12-11T05:47:00Z">
        <w:r w:rsidRPr="00B7223D">
          <w:rPr>
            <w:rPrChange w:id="10100" w:author="The Si Tran" w:date="2012-12-14T06:42:00Z">
              <w:rPr/>
            </w:rPrChange>
          </w:rPr>
          <w:t xml:space="preserve">Do dựa trên đặc tính của cả chuỗi thời gian nên mô hình SARIMA có khả năng dự </w:t>
        </w:r>
      </w:ins>
      <w:ins w:id="10101" w:author="The Si Tran" w:date="2012-12-11T05:48:00Z">
        <w:r w:rsidRPr="00B7223D">
          <w:rPr>
            <w:rPrChange w:id="10102" w:author="The Si Tran" w:date="2012-12-14T06:42:00Z">
              <w:rPr/>
            </w:rPrChange>
          </w:rPr>
          <w:t>đoán xa chính xác hơn mô hình mạng nơron.</w:t>
        </w:r>
      </w:ins>
    </w:p>
    <w:p w14:paraId="29570AF4" w14:textId="77777777" w:rsidR="002C1C14" w:rsidRPr="00097101" w:rsidRDefault="002C1C14">
      <w:pPr>
        <w:pStyle w:val="BuletL1"/>
        <w:rPr>
          <w:ins w:id="10103" w:author="The Si Tran" w:date="2012-12-10T19:41:00Z"/>
        </w:rPr>
        <w:pPrChange w:id="10104" w:author="The Si Tran" w:date="2012-12-16T08:47:00Z">
          <w:pPr>
            <w:pStyle w:val="Heading3"/>
          </w:pPr>
        </w:pPrChange>
      </w:pPr>
      <w:ins w:id="10105" w:author="The Si Tran" w:date="2012-12-11T05:48:00Z">
        <w:r w:rsidRPr="00B7223D">
          <w:rPr>
            <w:rPrChange w:id="10106" w:author="The Si Tran" w:date="2012-12-14T06:42:00Z">
              <w:rPr/>
            </w:rPrChange>
          </w:rPr>
          <w:t>Bằng cách kết hợp cả hai mô hình SARIMA và mạng nơron, ta c</w:t>
        </w:r>
      </w:ins>
      <w:ins w:id="10107" w:author="The Si Tran" w:date="2012-12-11T05:49:00Z">
        <w:r w:rsidRPr="00B7223D">
          <w:rPr>
            <w:rPrChange w:id="10108" w:author="The Si Tran" w:date="2012-12-14T06:42:00Z">
              <w:rPr/>
            </w:rPrChange>
          </w:rPr>
          <w:t>ó thể xây dựng một mô hình thích hợp với nhiều loại dữ liệu khác nhau</w:t>
        </w:r>
        <w:r w:rsidR="00BD71C0" w:rsidRPr="00B7223D">
          <w:rPr>
            <w:rPrChange w:id="10109" w:author="The Si Tran" w:date="2012-12-14T06:42:00Z">
              <w:rPr/>
            </w:rPrChange>
          </w:rPr>
          <w:t>, cho ra kết quả chính xác c</w:t>
        </w:r>
      </w:ins>
      <w:ins w:id="10110" w:author="The Si Tran" w:date="2012-12-11T05:50:00Z">
        <w:r w:rsidR="00BD71C0" w:rsidRPr="00B7223D">
          <w:rPr>
            <w:rPrChange w:id="10111" w:author="The Si Tran" w:date="2012-12-14T06:42:00Z">
              <w:rPr/>
            </w:rPrChange>
          </w:rPr>
          <w:t>ao.</w:t>
        </w:r>
      </w:ins>
    </w:p>
    <w:p w14:paraId="0B4BEF09" w14:textId="4AB6B473" w:rsidR="00E830E0" w:rsidRDefault="00662C01">
      <w:pPr>
        <w:pStyle w:val="Heading3"/>
        <w:rPr>
          <w:ins w:id="10112" w:author="The Si Tran" w:date="2012-12-11T05:27:00Z"/>
        </w:rPr>
        <w:pPrChange w:id="10113" w:author="The Si Tran" w:date="2012-12-14T06:40:00Z">
          <w:pPr>
            <w:pStyle w:val="Heading2"/>
          </w:pPr>
        </w:pPrChange>
      </w:pPr>
      <w:bookmarkStart w:id="10114" w:name="_Toc343415581"/>
      <w:ins w:id="10115" w:author="The Si Tran" w:date="2012-12-10T19:41:00Z">
        <w:r>
          <w:lastRenderedPageBreak/>
          <w:t>Mặt hạn chế</w:t>
        </w:r>
      </w:ins>
      <w:bookmarkEnd w:id="10114"/>
    </w:p>
    <w:p w14:paraId="7B1DEF2D" w14:textId="33E9B641" w:rsidR="006B1716" w:rsidRPr="00102ED8" w:rsidRDefault="00DA3C57">
      <w:pPr>
        <w:rPr>
          <w:ins w:id="10116" w:author="The Si Tran" w:date="2012-12-11T05:29:00Z"/>
        </w:rPr>
        <w:pPrChange w:id="10117" w:author="The Si Tran" w:date="2012-12-16T08:47:00Z">
          <w:pPr>
            <w:spacing w:before="0"/>
            <w:ind w:firstLine="720"/>
          </w:pPr>
        </w:pPrChange>
      </w:pPr>
      <w:ins w:id="10118" w:author="The Si Tran" w:date="2012-12-11T05:31:00Z">
        <w:r>
          <w:t>Mô hình này chưa có phần tiền xử lý dữ liệu</w:t>
        </w:r>
      </w:ins>
      <w:ins w:id="10119" w:author="The Si Tran" w:date="2012-12-11T05:32:00Z">
        <w:r>
          <w:t>, nên đối với các dữ liệu chưa qua tiề</w:t>
        </w:r>
        <w:r w:rsidR="00B7223D">
          <w:t xml:space="preserve">n </w:t>
        </w:r>
        <w:r>
          <w:t>xử lý có chứa giá trị nhi</w:t>
        </w:r>
      </w:ins>
      <w:ins w:id="10120" w:author="The Si Tran" w:date="2012-12-11T05:33:00Z">
        <w:r>
          <w:t>ễu, không hợp lệ… thì kết quả của</w:t>
        </w:r>
      </w:ins>
      <w:ins w:id="10121" w:author="The Si Tran" w:date="2012-12-11T05:34:00Z">
        <w:r>
          <w:t xml:space="preserve"> mô hình không được cao.</w:t>
        </w:r>
      </w:ins>
    </w:p>
    <w:p w14:paraId="466D996B" w14:textId="77777777" w:rsidR="006A21F7" w:rsidRDefault="00E830E0">
      <w:pPr>
        <w:rPr>
          <w:ins w:id="10122" w:author="The Si Tran" w:date="2012-12-11T05:34:00Z"/>
        </w:rPr>
        <w:pPrChange w:id="10123" w:author="The Si Tran" w:date="2012-12-16T08:47:00Z">
          <w:pPr>
            <w:pStyle w:val="Heading2"/>
          </w:pPr>
        </w:pPrChange>
      </w:pPr>
      <w:ins w:id="10124" w:author="The Si Tran" w:date="2012-12-11T05:29:00Z">
        <w:r w:rsidRPr="00102ED8">
          <w:t>Giao diện chương trình hiện thực chưa thân thiện với người dùng.</w:t>
        </w:r>
      </w:ins>
      <w:del w:id="10125"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126" w:author="The Si Tran" w:date="2012-12-10T19:38:00Z">
              <w:rPr>
                <w:b w:val="0"/>
                <w:bCs w:val="0"/>
              </w:rPr>
            </w:rPrChange>
          </w:rPr>
          <w:delText>ết</w:delText>
        </w:r>
      </w:del>
    </w:p>
    <w:p w14:paraId="75A37250" w14:textId="32D53BDD" w:rsidR="00DA3C57" w:rsidRPr="008B2578" w:rsidRDefault="00DA3C57">
      <w:pPr>
        <w:rPr>
          <w:szCs w:val="26"/>
        </w:rPr>
        <w:pPrChange w:id="10127" w:author="The Si Tran" w:date="2012-12-16T08:47:00Z">
          <w:pPr>
            <w:pStyle w:val="Heading2"/>
          </w:pPr>
        </w:pPrChange>
      </w:pPr>
      <w:ins w:id="10128" w:author="The Si Tran" w:date="2012-12-11T05:34:00Z">
        <w:r>
          <w:t xml:space="preserve">Mô hình được xây dựng nhằm </w:t>
        </w:r>
      </w:ins>
      <w:ins w:id="10129" w:author="The Si Tran" w:date="2012-12-11T05:35:00Z">
        <w:r>
          <w:t>hiện thực các lý thuyết đã nghiên cứu</w:t>
        </w:r>
      </w:ins>
      <w:ins w:id="10130" w:author="The Si Tran" w:date="2012-12-11T05:36:00Z">
        <w:r>
          <w:t xml:space="preserve"> n</w:t>
        </w:r>
      </w:ins>
      <w:ins w:id="10131" w:author="The Si Tran" w:date="2012-12-11T05:37:00Z">
        <w:r>
          <w:t>ên chỉ sử dụ</w:t>
        </w:r>
        <w:r w:rsidR="00B7223D">
          <w:t xml:space="preserve">ng </w:t>
        </w:r>
        <w:r w:rsidR="00B7223D">
          <w:tab/>
        </w:r>
        <w:r>
          <w:t>ác dữ liệu đã thu thập sẵn, không có cập nhật các dữ liệu mới theo thời gian</w:t>
        </w:r>
      </w:ins>
      <w:ins w:id="10132" w:author="The Si Tran" w:date="2012-12-11T05:38:00Z">
        <w:r w:rsidR="00B7223D">
          <w:t xml:space="preserve"> nên </w:t>
        </w:r>
        <w:r>
          <w:t>c</w:t>
        </w:r>
      </w:ins>
      <w:ins w:id="10133" w:author="The Si Tran" w:date="2012-12-11T05:39:00Z">
        <w:r>
          <w:t>ần phải thay đổi để phù hợp với các bài toán thực tiễn.</w:t>
        </w:r>
      </w:ins>
    </w:p>
    <w:p w14:paraId="1A655C1A" w14:textId="13DD86DB" w:rsidR="00783FDB" w:rsidRDefault="00783FDB">
      <w:pPr>
        <w:pStyle w:val="Heading2"/>
        <w:rPr>
          <w:ins w:id="10134" w:author="The Si Tran" w:date="2012-12-11T04:57:00Z"/>
          <w:rFonts w:cs="Times New Roman"/>
          <w:sz w:val="26"/>
          <w:szCs w:val="26"/>
        </w:rPr>
      </w:pPr>
      <w:bookmarkStart w:id="10135" w:name="_Toc343415582"/>
      <w:r w:rsidRPr="0049233F">
        <w:rPr>
          <w:rFonts w:cs="Times New Roman"/>
          <w:sz w:val="26"/>
          <w:szCs w:val="26"/>
          <w:rPrChange w:id="10136" w:author="The Si Tran" w:date="2012-12-05T23:02:00Z">
            <w:rPr>
              <w:rFonts w:cs="Times New Roman"/>
            </w:rPr>
          </w:rPrChange>
        </w:rPr>
        <w:t>Hướng phát triển đề tài</w:t>
      </w:r>
      <w:bookmarkEnd w:id="10135"/>
    </w:p>
    <w:p w14:paraId="3D8B20CB" w14:textId="7CF2E319" w:rsidR="00F27A65" w:rsidRDefault="00F27A65">
      <w:pPr>
        <w:rPr>
          <w:ins w:id="10137" w:author="The Si Tran" w:date="2012-12-11T05:02:00Z"/>
        </w:rPr>
        <w:pPrChange w:id="10138" w:author="The Si Tran" w:date="2012-12-16T08:47:00Z">
          <w:pPr>
            <w:pStyle w:val="Heading2"/>
          </w:pPr>
        </w:pPrChange>
      </w:pPr>
      <w:ins w:id="10139" w:author="The Si Tran" w:date="2012-12-11T04:57:00Z">
        <w:r>
          <w:t>Đề tài đã đưa ra mô hình kết hợp SARIMA với mạng nơron</w:t>
        </w:r>
      </w:ins>
      <w:ins w:id="10140" w:author="The Si Tran" w:date="2012-12-11T04:58:00Z">
        <w:r>
          <w:t xml:space="preserve"> </w:t>
        </w:r>
      </w:ins>
      <w:ins w:id="10141" w:author="The Si Tran" w:date="2012-12-11T04:59:00Z">
        <w:r>
          <w:t>trong</w:t>
        </w:r>
      </w:ins>
      <w:ins w:id="10142" w:author="The Si Tran" w:date="2012-12-11T04:58:00Z">
        <w:r>
          <w:t xml:space="preserve"> bài toán dự báo chuỗi thời gian</w:t>
        </w:r>
      </w:ins>
      <w:ins w:id="10143" w:author="The Si Tran" w:date="2012-12-11T04:59:00Z">
        <w:r>
          <w:t>. Tuy nhiên, để cải thiện độ chính xác của mô hình</w:t>
        </w:r>
      </w:ins>
      <w:ins w:id="10144" w:author="The Si Tran" w:date="2012-12-11T05:01:00Z">
        <w:r>
          <w:t xml:space="preserve">, chúng ta cần </w:t>
        </w:r>
      </w:ins>
      <w:ins w:id="10145"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146" w:author="The Si Tran" w:date="2012-12-11T05:21:00Z"/>
        </w:rPr>
        <w:pPrChange w:id="10147" w:author="The Si Tran" w:date="2012-12-16T08:47:00Z">
          <w:pPr>
            <w:pStyle w:val="Heading2"/>
          </w:pPr>
        </w:pPrChange>
      </w:pPr>
      <w:ins w:id="10148" w:author="The Si Tran" w:date="2012-12-11T05:03:00Z">
        <w:r w:rsidRPr="00B7223D">
          <w:rPr>
            <w:rPrChange w:id="10149" w:author="The Si Tran" w:date="2012-12-14T06:43:00Z">
              <w:rPr/>
            </w:rPrChange>
          </w:rPr>
          <w:t>Trong mô hình SARIMA, để chuyển đổi từ chuỗi dữ liệu có tính mùa và xu hướng, chúng tôi đã sử dụng phương pháp lấy hiệu</w:t>
        </w:r>
      </w:ins>
      <w:ins w:id="10150" w:author="The Si Tran" w:date="2012-12-11T05:12:00Z">
        <w:r w:rsidR="002E24B1" w:rsidRPr="00B7223D">
          <w:rPr>
            <w:rPrChange w:id="10151" w:author="The Si Tran" w:date="2012-12-14T06:43:00Z">
              <w:rPr/>
            </w:rPrChange>
          </w:rPr>
          <w:t>. Nhưng phương pháp này đòi hỏi phương sai của chuỗi dữ liệu phải tĩnh.</w:t>
        </w:r>
      </w:ins>
      <w:ins w:id="10152" w:author="The Si Tran" w:date="2012-12-11T05:14:00Z">
        <w:r w:rsidR="002E24B1" w:rsidRPr="00B7223D">
          <w:rPr>
            <w:rPrChange w:id="10153" w:author="The Si Tran" w:date="2012-12-14T06:43:00Z">
              <w:rPr/>
            </w:rPrChange>
          </w:rPr>
          <w:t xml:space="preserve"> </w:t>
        </w:r>
        <w:r w:rsidR="00330004" w:rsidRPr="00B7223D">
          <w:rPr>
            <w:rPrChange w:id="10154" w:author="The Si Tran" w:date="2012-12-14T06:43:00Z">
              <w:rPr/>
            </w:rPrChange>
          </w:rPr>
          <w:t>Trong tr</w:t>
        </w:r>
      </w:ins>
      <w:ins w:id="10155" w:author="The Si Tran" w:date="2012-12-11T05:15:00Z">
        <w:r w:rsidR="00330004" w:rsidRPr="00B7223D">
          <w:rPr>
            <w:rPrChange w:id="10156" w:author="The Si Tran" w:date="2012-12-14T06:43:00Z">
              <w:rPr/>
            </w:rPrChange>
          </w:rPr>
          <w:t xml:space="preserve">ường hợp này cần phải sử dụng các phương pháp chuyển đổi khác: </w:t>
        </w:r>
      </w:ins>
      <w:ins w:id="10157" w:author="The Si Tran" w:date="2012-12-11T05:20:00Z">
        <w:r w:rsidR="00B663DE" w:rsidRPr="00B7223D">
          <w:rPr>
            <w:rPrChange w:id="10158" w:author="The Si Tran" w:date="2012-12-14T06:43:00Z">
              <w:rPr/>
            </w:rPrChange>
          </w:rPr>
          <w:t xml:space="preserve">phép biến đổi logaríc, </w:t>
        </w:r>
      </w:ins>
      <w:ins w:id="10159" w:author="The Si Tran" w:date="2012-12-11T05:21:00Z">
        <w:r w:rsidR="00B663DE" w:rsidRPr="00B7223D">
          <w:rPr>
            <w:rPrChange w:id="10160" w:author="The Si Tran" w:date="2012-12-14T06:43:00Z">
              <w:rPr/>
            </w:rPrChange>
          </w:rPr>
          <w:t>phép biến đổi Box-Cox power.</w:t>
        </w:r>
      </w:ins>
    </w:p>
    <w:p w14:paraId="5103857F" w14:textId="77777777" w:rsidR="00D66640" w:rsidRPr="00B7223D" w:rsidRDefault="00D66640">
      <w:pPr>
        <w:pStyle w:val="BuletL1"/>
        <w:rPr>
          <w:rPrChange w:id="10161" w:author="The Si Tran" w:date="2012-12-14T06:43:00Z">
            <w:rPr/>
          </w:rPrChange>
        </w:rPr>
        <w:pPrChange w:id="10162" w:author="The Si Tran" w:date="2012-12-16T08:47:00Z">
          <w:pPr>
            <w:pStyle w:val="Heading2"/>
          </w:pPr>
        </w:pPrChange>
      </w:pPr>
      <w:ins w:id="10163" w:author="The Si Tran" w:date="2012-12-11T05:21:00Z">
        <w:r w:rsidRPr="00B7223D">
          <w:rPr>
            <w:rPrChange w:id="10164" w:author="The Si Tran" w:date="2012-12-14T06:43:00Z">
              <w:rPr/>
            </w:rPrChange>
          </w:rPr>
          <w:t>Theo thời gian</w:t>
        </w:r>
      </w:ins>
      <w:ins w:id="10165" w:author="The Si Tran" w:date="2012-12-11T05:22:00Z">
        <w:r w:rsidRPr="00B7223D">
          <w:rPr>
            <w:rPrChange w:id="10166" w:author="The Si Tran" w:date="2012-12-14T06:43:00Z">
              <w:rPr/>
            </w:rPrChange>
          </w:rPr>
          <w:t xml:space="preserve"> thì chuỗi dữ liệu thay đổi tính chất, mô hình đã ước lượng trước đây có thể</w:t>
        </w:r>
      </w:ins>
      <w:ins w:id="10167" w:author="The Si Tran" w:date="2012-12-11T05:23:00Z">
        <w:r w:rsidRPr="00B7223D">
          <w:rPr>
            <w:rPrChange w:id="10168"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0169" w:author="The Si Tran" w:date="2012-12-11T05:25:00Z">
        <w:r w:rsidRPr="00B7223D">
          <w:rPr>
            <w:rPrChange w:id="10170" w:author="The Si Tran" w:date="2012-12-14T06:43:00Z">
              <w:rPr/>
            </w:rPrChange>
          </w:rPr>
          <w:t xml:space="preserve"> </w:t>
        </w:r>
      </w:ins>
      <w:ins w:id="10171" w:author="The Si Tran" w:date="2012-12-11T05:23:00Z">
        <w:r w:rsidRPr="00B7223D">
          <w:rPr>
            <w:rPrChange w:id="10172" w:author="The Si Tran" w:date="2012-12-14T06:43:00Z">
              <w:rPr/>
            </w:rPrChange>
          </w:rPr>
          <w:t>cập</w:t>
        </w:r>
      </w:ins>
      <w:ins w:id="10173" w:author="The Si Tran" w:date="2012-12-11T05:25:00Z">
        <w:r w:rsidRPr="00B7223D">
          <w:rPr>
            <w:rPrChange w:id="10174"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175" w:author="The Si Tran" w:date="2012-12-05T23:02:00Z">
            <w:rPr>
              <w:b/>
              <w:bCs/>
              <w:kern w:val="32"/>
              <w:sz w:val="32"/>
              <w:szCs w:val="26"/>
            </w:rPr>
          </w:rPrChange>
        </w:rPr>
      </w:pPr>
      <w:bookmarkStart w:id="10176" w:name="_Toc328879942"/>
      <w:bookmarkStart w:id="10177" w:name="_Toc328895018"/>
      <w:r w:rsidRPr="0049233F">
        <w:rPr>
          <w:szCs w:val="26"/>
        </w:rPr>
        <w:br w:type="page"/>
      </w:r>
    </w:p>
    <w:p w14:paraId="23073CA3" w14:textId="57D391E2" w:rsidR="00783FDB" w:rsidRPr="0049233F" w:rsidRDefault="00783FDB" w:rsidP="003E4DFC">
      <w:pPr>
        <w:pStyle w:val="Heading1"/>
        <w:numPr>
          <w:ilvl w:val="0"/>
          <w:numId w:val="0"/>
        </w:numPr>
        <w:ind w:left="360"/>
        <w:rPr>
          <w:b w:val="0"/>
          <w:rPrChange w:id="10178" w:author="The Si Tran" w:date="2012-12-05T23:02:00Z">
            <w:rPr>
              <w:rFonts w:cs="Times New Roman"/>
              <w:b w:val="0"/>
              <w:szCs w:val="26"/>
            </w:rPr>
          </w:rPrChange>
        </w:rPr>
        <w:pPrChange w:id="10179" w:author="The Si Tran" w:date="2012-12-16T09:45:00Z">
          <w:pPr>
            <w:pStyle w:val="Heading1"/>
            <w:numPr>
              <w:numId w:val="0"/>
            </w:numPr>
            <w:spacing w:before="100" w:beforeAutospacing="1" w:after="100" w:afterAutospacing="1"/>
            <w:jc w:val="both"/>
          </w:pPr>
        </w:pPrChange>
      </w:pPr>
      <w:bookmarkStart w:id="10180" w:name="_Toc343415583"/>
      <w:r w:rsidRPr="0049233F">
        <w:rPr>
          <w:rPrChange w:id="10181" w:author="The Si Tran" w:date="2012-12-05T23:02:00Z">
            <w:rPr>
              <w:rFonts w:cs="Times New Roman"/>
              <w:iCs/>
              <w:kern w:val="0"/>
              <w:sz w:val="28"/>
              <w:szCs w:val="26"/>
            </w:rPr>
          </w:rPrChange>
        </w:rPr>
        <w:lastRenderedPageBreak/>
        <w:t>TÀI LIỆU THAM KHẢO</w:t>
      </w:r>
      <w:bookmarkEnd w:id="10176"/>
      <w:bookmarkEnd w:id="10177"/>
      <w:bookmarkEnd w:id="10180"/>
    </w:p>
    <w:p w14:paraId="67AE0CAF" w14:textId="77777777" w:rsidR="008C1D28" w:rsidRPr="00B7223D" w:rsidRDefault="008C1D28" w:rsidP="00097101">
      <w:pPr>
        <w:ind w:firstLine="547"/>
        <w:rPr>
          <w:ins w:id="10182" w:author="The Si Tran" w:date="2012-12-12T00:03:00Z"/>
          <w:szCs w:val="26"/>
        </w:rPr>
      </w:pPr>
      <w:ins w:id="10183" w:author="The Si Tran" w:date="2012-12-12T00:03:00Z">
        <w:r w:rsidRPr="00B7223D">
          <w:rPr>
            <w:szCs w:val="26"/>
          </w:rPr>
          <w:t xml:space="preserve">[1] J. E. Hanke, D. W. Wichenrn. </w:t>
        </w:r>
        <w:r w:rsidRPr="00B7223D">
          <w:rPr>
            <w:i/>
            <w:szCs w:val="26"/>
            <w:rPrChange w:id="10184" w:author="The Si Tran" w:date="2012-12-14T06:44:00Z">
              <w:rPr>
                <w:b/>
                <w:i/>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185" w:author="The Si Tran" w:date="2012-12-12T00:03:00Z"/>
        </w:rPr>
        <w:pPrChange w:id="10186" w:author="The Si Tran" w:date="2012-12-14T06:45:00Z">
          <w:pPr>
            <w:pStyle w:val="Stylechun"/>
            <w:ind w:firstLine="547"/>
          </w:pPr>
        </w:pPrChange>
      </w:pPr>
      <w:ins w:id="10187" w:author="The Si Tran" w:date="2012-12-12T00:03:00Z">
        <w:r w:rsidRPr="00B7223D">
          <w:t xml:space="preserve">[2] T. M. Mitchell. </w:t>
        </w:r>
        <w:r w:rsidRPr="00B7223D">
          <w:rPr>
            <w:i/>
            <w:rPrChange w:id="10188"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189" w:author="The Si Tran" w:date="2012-12-12T00:03:00Z"/>
          <w:szCs w:val="26"/>
        </w:rPr>
      </w:pPr>
      <w:ins w:id="10190" w:author="The Si Tran" w:date="2012-12-12T00:03:00Z">
        <w:r w:rsidRPr="00B7223D">
          <w:rPr>
            <w:szCs w:val="26"/>
          </w:rPr>
          <w:t xml:space="preserve">[3] Trần Đức Minh. Luận văn thạc sĩ </w:t>
        </w:r>
        <w:r w:rsidRPr="00B7223D">
          <w:rPr>
            <w:i/>
            <w:szCs w:val="26"/>
            <w:rPrChange w:id="10191" w:author="The Si Tran" w:date="2012-12-14T06:44:00Z">
              <w:rPr>
                <w:b/>
                <w:i/>
                <w:szCs w:val="26"/>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192" w:author="The Si Tran" w:date="2012-12-12T00:03:00Z"/>
          <w:szCs w:val="26"/>
        </w:rPr>
        <w:pPrChange w:id="10193" w:author="The Si Tran" w:date="2012-12-14T06:45:00Z">
          <w:pPr>
            <w:spacing w:before="0"/>
            <w:ind w:firstLine="547"/>
          </w:pPr>
        </w:pPrChange>
      </w:pPr>
      <w:ins w:id="10194" w:author="The Si Tran" w:date="2012-12-12T00:03:00Z">
        <w:r w:rsidRPr="00B7223D">
          <w:rPr>
            <w:szCs w:val="26"/>
          </w:rPr>
          <w:t xml:space="preserve">[4] M. Riedmiller, H. Braun. </w:t>
        </w:r>
        <w:r w:rsidRPr="00B7223D">
          <w:rPr>
            <w:i/>
            <w:szCs w:val="26"/>
            <w:rPrChange w:id="10195"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196" w:author="The Si Tran" w:date="2012-12-14T06:59:00Z">
        <w:r w:rsidR="006F78A0">
          <w:rPr>
            <w:szCs w:val="26"/>
          </w:rPr>
          <w:t>pp</w:t>
        </w:r>
      </w:ins>
      <w:ins w:id="10197" w:author="The Si Tran" w:date="2012-12-12T00:03:00Z">
        <w:r w:rsidRPr="00B7223D">
          <w:rPr>
            <w:szCs w:val="26"/>
          </w:rPr>
          <w:t xml:space="preserve"> 586-591, 1993.</w:t>
        </w:r>
      </w:ins>
    </w:p>
    <w:p w14:paraId="5474FCC3" w14:textId="77777777" w:rsidR="008C1D28" w:rsidRPr="00B7223D" w:rsidRDefault="008C1D28">
      <w:pPr>
        <w:ind w:firstLine="547"/>
        <w:rPr>
          <w:ins w:id="10198" w:author="The Si Tran" w:date="2012-12-12T00:03:00Z"/>
          <w:szCs w:val="26"/>
        </w:rPr>
        <w:pPrChange w:id="10199" w:author="The Si Tran" w:date="2012-12-14T06:45:00Z">
          <w:pPr>
            <w:spacing w:before="0"/>
            <w:ind w:firstLine="547"/>
          </w:pPr>
        </w:pPrChange>
      </w:pPr>
      <w:ins w:id="10200" w:author="The Si Tran" w:date="2012-12-12T00:03:00Z">
        <w:r w:rsidRPr="00B7223D">
          <w:rPr>
            <w:szCs w:val="26"/>
          </w:rPr>
          <w:t xml:space="preserve">[5] M. Riedmiller. </w:t>
        </w:r>
        <w:r w:rsidRPr="00B7223D">
          <w:rPr>
            <w:i/>
            <w:szCs w:val="26"/>
            <w:rPrChange w:id="10201"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202" w:author="The Si Tran" w:date="2012-12-12T00:03:00Z"/>
          <w:szCs w:val="26"/>
        </w:rPr>
        <w:pPrChange w:id="10203" w:author="The Si Tran" w:date="2012-12-14T06:45:00Z">
          <w:pPr>
            <w:spacing w:before="0"/>
            <w:ind w:firstLine="547"/>
          </w:pPr>
        </w:pPrChange>
      </w:pPr>
      <w:ins w:id="10204" w:author="The Si Tran" w:date="2012-12-12T00:03:00Z">
        <w:r w:rsidRPr="00B7223D">
          <w:rPr>
            <w:szCs w:val="26"/>
          </w:rPr>
          <w:t xml:space="preserve">[6] T. Kolarik, G. Rudorfer. </w:t>
        </w:r>
        <w:r w:rsidRPr="00B7223D">
          <w:rPr>
            <w:i/>
            <w:szCs w:val="26"/>
            <w:rPrChange w:id="10205" w:author="The Si Tran" w:date="2012-12-14T06:44:00Z">
              <w:rPr>
                <w:b/>
                <w:i/>
                <w:szCs w:val="26"/>
              </w:rPr>
            </w:rPrChange>
          </w:rPr>
          <w:t>Time Series Forecasting Using Neural Networks.</w:t>
        </w:r>
        <w:r w:rsidRPr="00B7223D">
          <w:rPr>
            <w:szCs w:val="26"/>
          </w:rPr>
          <w:t xml:space="preserve"> ACM Sigapl Apl Quote Quad, vol. 25, no. 1, </w:t>
        </w:r>
      </w:ins>
      <w:ins w:id="10206" w:author="The Si Tran" w:date="2012-12-14T07:00:00Z">
        <w:r w:rsidR="006F78A0">
          <w:rPr>
            <w:szCs w:val="26"/>
          </w:rPr>
          <w:t>pp</w:t>
        </w:r>
      </w:ins>
      <w:ins w:id="10207" w:author="The Si Tran" w:date="2012-12-12T00:03:00Z">
        <w:r w:rsidRPr="00B7223D">
          <w:rPr>
            <w:szCs w:val="26"/>
          </w:rPr>
          <w:t xml:space="preserve"> 86-94, 1994.</w:t>
        </w:r>
      </w:ins>
    </w:p>
    <w:p w14:paraId="6BB0777B" w14:textId="216FEE3B" w:rsidR="008C1D28" w:rsidRPr="00B7223D" w:rsidRDefault="008C1D28">
      <w:pPr>
        <w:ind w:firstLine="547"/>
        <w:rPr>
          <w:ins w:id="10208" w:author="The Si Tran" w:date="2012-12-12T00:03:00Z"/>
          <w:szCs w:val="26"/>
        </w:rPr>
        <w:pPrChange w:id="10209" w:author="The Si Tran" w:date="2012-12-14T06:45:00Z">
          <w:pPr>
            <w:spacing w:before="0"/>
            <w:ind w:firstLine="547"/>
          </w:pPr>
        </w:pPrChange>
      </w:pPr>
      <w:ins w:id="10210" w:author="The Si Tran" w:date="2012-12-12T00:03:00Z">
        <w:r w:rsidRPr="00B7223D">
          <w:rPr>
            <w:szCs w:val="26"/>
          </w:rPr>
          <w:t xml:space="preserve">[7] I. Kaastra, M. Boyd. </w:t>
        </w:r>
        <w:r w:rsidRPr="00B7223D">
          <w:rPr>
            <w:i/>
            <w:szCs w:val="26"/>
            <w:rPrChange w:id="10211" w:author="The Si Tran" w:date="2012-12-14T06:44:00Z">
              <w:rPr>
                <w:b/>
                <w:i/>
                <w:szCs w:val="26"/>
              </w:rPr>
            </w:rPrChange>
          </w:rPr>
          <w:t>Designing A Neural Network For Forecasting Financial And Economic Time Series.</w:t>
        </w:r>
        <w:r w:rsidRPr="00B7223D">
          <w:rPr>
            <w:szCs w:val="26"/>
          </w:rPr>
          <w:t xml:space="preserve"> Neurocomputing, 10, </w:t>
        </w:r>
      </w:ins>
      <w:ins w:id="10212" w:author="The Si Tran" w:date="2012-12-14T07:00:00Z">
        <w:r w:rsidR="006F78A0">
          <w:rPr>
            <w:szCs w:val="26"/>
          </w:rPr>
          <w:t>pp</w:t>
        </w:r>
      </w:ins>
      <w:ins w:id="10213" w:author="The Si Tran" w:date="2012-12-12T00:03:00Z">
        <w:r w:rsidRPr="00B7223D">
          <w:rPr>
            <w:szCs w:val="26"/>
          </w:rPr>
          <w:t xml:space="preserve"> 215-236, 1996.</w:t>
        </w:r>
      </w:ins>
    </w:p>
    <w:p w14:paraId="6BE4A517" w14:textId="49B817EA" w:rsidR="006E5672" w:rsidRPr="00B7223D" w:rsidRDefault="008C1D28">
      <w:pPr>
        <w:ind w:firstLine="547"/>
        <w:jc w:val="left"/>
        <w:rPr>
          <w:ins w:id="10214" w:author="superchickend" w:date="2012-12-12T08:19:00Z"/>
          <w:szCs w:val="26"/>
        </w:rPr>
        <w:pPrChange w:id="10215" w:author="The Si Tran" w:date="2012-12-14T06:45:00Z">
          <w:pPr>
            <w:spacing w:before="0"/>
            <w:ind w:firstLine="547"/>
            <w:jc w:val="left"/>
          </w:pPr>
        </w:pPrChange>
      </w:pPr>
      <w:ins w:id="10216" w:author="The Si Tran" w:date="2012-12-12T00:03:00Z">
        <w:r w:rsidRPr="00B7223D">
          <w:rPr>
            <w:szCs w:val="26"/>
          </w:rPr>
          <w:t xml:space="preserve">[8] G. Zhang, Michael Y. Hu. </w:t>
        </w:r>
        <w:r w:rsidRPr="00B7223D">
          <w:rPr>
            <w:i/>
            <w:szCs w:val="26"/>
            <w:rPrChange w:id="10217"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218" w:author="The Si Tran" w:date="2012-12-14T07:00:00Z">
        <w:r w:rsidR="006F78A0">
          <w:rPr>
            <w:szCs w:val="26"/>
          </w:rPr>
          <w:t>pp</w:t>
        </w:r>
      </w:ins>
      <w:ins w:id="10219"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220" w:author="superchickend" w:date="2012-12-12T08:19:00Z"/>
        </w:rPr>
        <w:pPrChange w:id="10221" w:author="The Si Tran" w:date="2012-12-14T06:45:00Z">
          <w:pPr>
            <w:pStyle w:val="Stylechun"/>
            <w:ind w:firstLine="547"/>
          </w:pPr>
        </w:pPrChange>
      </w:pPr>
      <w:ins w:id="10222" w:author="superchickend" w:date="2012-12-12T08:19:00Z">
        <w:r w:rsidRPr="00B7223D">
          <w:t xml:space="preserve">[9] Chatfield, Christopher. </w:t>
        </w:r>
        <w:r w:rsidRPr="00B7223D">
          <w:rPr>
            <w:i/>
            <w:rPrChange w:id="10223"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224" w:author="superchickend" w:date="2012-12-12T08:19:00Z"/>
        </w:rPr>
        <w:pPrChange w:id="10225" w:author="The Si Tran" w:date="2012-12-14T06:45:00Z">
          <w:pPr>
            <w:pStyle w:val="Stylechun"/>
            <w:ind w:firstLine="547"/>
          </w:pPr>
        </w:pPrChange>
      </w:pPr>
      <w:ins w:id="10226" w:author="superchickend" w:date="2012-12-12T08:19:00Z">
        <w:r w:rsidRPr="00B7223D">
          <w:t xml:space="preserve">[10] J. Scott Armstrong. </w:t>
        </w:r>
        <w:r w:rsidRPr="00B7223D">
          <w:rPr>
            <w:i/>
            <w:rPrChange w:id="10227" w:author="The Si Tran" w:date="2012-12-14T06:44:00Z">
              <w:rPr>
                <w:b/>
                <w:i/>
              </w:rPr>
            </w:rPrChange>
          </w:rPr>
          <w:t xml:space="preserve">Principles of forecasting: a handbook for researchers and practitioner. </w:t>
        </w:r>
        <w:r w:rsidRPr="00B7223D">
          <w:t>Kluwer Academic Publishers, 2002, eBook ISBN 0-306-47630-4</w:t>
        </w:r>
      </w:ins>
    </w:p>
    <w:p w14:paraId="5BAC21D1" w14:textId="1DF8A9DC" w:rsidR="005E182F" w:rsidRDefault="006E5672">
      <w:pPr>
        <w:pStyle w:val="Stylechun"/>
        <w:spacing w:before="120"/>
        <w:ind w:firstLine="547"/>
        <w:rPr>
          <w:ins w:id="10228" w:author="superchickend" w:date="2012-12-12T08:19:00Z"/>
        </w:rPr>
        <w:sectPr w:rsidR="005E182F" w:rsidSect="00097101">
          <w:headerReference w:type="default" r:id="rId376"/>
          <w:pgSz w:w="11909" w:h="16834" w:code="9"/>
          <w:pgMar w:top="1411" w:right="1138" w:bottom="1411" w:left="1699" w:header="720" w:footer="720" w:gutter="0"/>
          <w:pgNumType w:start="1"/>
          <w:cols w:space="720"/>
          <w:docGrid w:linePitch="360"/>
        </w:sectPr>
        <w:pPrChange w:id="10233" w:author="The Si Tran" w:date="2012-12-14T06:45:00Z">
          <w:pPr>
            <w:pStyle w:val="Stylechun"/>
            <w:ind w:firstLine="547"/>
          </w:pPr>
        </w:pPrChange>
      </w:pPr>
      <w:ins w:id="10234" w:author="superchickend" w:date="2012-12-12T08:19:00Z">
        <w:r w:rsidRPr="00B7223D">
          <w:t xml:space="preserve">[11] Jan Sterba, Katarina Hilovska. </w:t>
        </w:r>
        <w:r w:rsidRPr="00B7223D">
          <w:rPr>
            <w:i/>
            <w:rPrChange w:id="10235" w:author="The Si Tran" w:date="2012-12-14T06:44:00Z">
              <w:rPr>
                <w:b/>
                <w:i/>
              </w:rPr>
            </w:rPrChange>
          </w:rPr>
          <w:t>The implementation of hybrid ARIMA-Neural network prediction model for aggregate water consumption prediction</w:t>
        </w:r>
        <w:r w:rsidRPr="00B7223D">
          <w:t>, 201</w:t>
        </w:r>
      </w:ins>
      <w:ins w:id="10236" w:author="The Si Tran" w:date="2012-12-14T06:46:00Z">
        <w:r w:rsidR="00B84941">
          <w:t>0</w:t>
        </w:r>
      </w:ins>
      <w:ins w:id="10237" w:author="superchickend" w:date="2012-12-12T08:19:00Z">
        <w:del w:id="10238"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239" w:author="The Si Tran" w:date="2012-12-12T00:03:00Z"/>
        </w:rPr>
        <w:pPrChange w:id="10240" w:author="The Si Tran" w:date="2012-12-14T06:45:00Z">
          <w:pPr/>
        </w:pPrChange>
      </w:pPr>
    </w:p>
    <w:p w14:paraId="0C82F3BD" w14:textId="77777777" w:rsidR="006A21F7" w:rsidRPr="00263465" w:rsidDel="008C1D28" w:rsidRDefault="0080635D">
      <w:pPr>
        <w:pStyle w:val="Heading1"/>
        <w:numPr>
          <w:ilvl w:val="0"/>
          <w:numId w:val="0"/>
        </w:numPr>
        <w:ind w:left="360"/>
        <w:rPr>
          <w:del w:id="10241" w:author="The Si Tran" w:date="2012-12-12T00:03:00Z"/>
        </w:rPr>
        <w:pPrChange w:id="10242" w:author="The Si Tran" w:date="2012-12-14T06:45:00Z">
          <w:pPr/>
        </w:pPrChange>
      </w:pPr>
      <w:bookmarkStart w:id="10243" w:name="Bussiness_forecasting_book"/>
      <w:del w:id="10244" w:author="The Si Tran" w:date="2012-12-12T00:03:00Z">
        <w:r w:rsidRPr="00082976" w:rsidDel="008C1D28">
          <w:delText>[1]</w:delText>
        </w:r>
        <w:bookmarkEnd w:id="10243"/>
        <w:r w:rsidRPr="00082976" w:rsidDel="008C1D28">
          <w:delText xml:space="preserve"> Bussiness forecasting book</w:delText>
        </w:r>
      </w:del>
    </w:p>
    <w:p w14:paraId="16CD5229" w14:textId="77777777" w:rsidR="007F45A3" w:rsidRPr="009C748E" w:rsidRDefault="00B87EB5">
      <w:pPr>
        <w:pStyle w:val="Heading1"/>
        <w:numPr>
          <w:ilvl w:val="0"/>
          <w:numId w:val="0"/>
        </w:numPr>
        <w:ind w:left="360"/>
        <w:rPr>
          <w:ins w:id="10245" w:author="The Si Tran" w:date="2012-12-11T06:15:00Z"/>
          <w:rFonts w:cs="Times New Roman"/>
        </w:rPr>
        <w:pPrChange w:id="10246" w:author="The Si Tran" w:date="2012-12-14T06:45:00Z">
          <w:pPr>
            <w:pStyle w:val="Heading1"/>
            <w:numPr>
              <w:numId w:val="0"/>
            </w:numPr>
            <w:ind w:left="0" w:firstLine="0"/>
          </w:pPr>
        </w:pPrChange>
      </w:pPr>
      <w:bookmarkStart w:id="10247" w:name="www_investopedia_com"/>
      <w:del w:id="10248" w:author="The Si Tran" w:date="2012-12-12T00:03:00Z">
        <w:r w:rsidRPr="00B312F5" w:rsidDel="008C1D28">
          <w:delText>[2]</w:delText>
        </w:r>
        <w:bookmarkEnd w:id="10247"/>
        <w:r w:rsidRPr="00B312F5" w:rsidDel="008C1D28">
          <w:delText xml:space="preserve"> http://www.investopedia.com/articles/trading/07/stationary.asp#axzz2Bu5LkrNQ</w:delText>
        </w:r>
      </w:del>
      <w:bookmarkStart w:id="10249" w:name="_Toc327348208"/>
      <w:bookmarkStart w:id="10250" w:name="_Toc343415584"/>
      <w:ins w:id="10251" w:author="The Si Tran" w:date="2012-12-11T06:15:00Z">
        <w:r w:rsidR="00516934">
          <w:rPr>
            <w:rFonts w:cs="Times New Roman"/>
          </w:rPr>
          <w:t>P</w:t>
        </w:r>
      </w:ins>
      <w:ins w:id="10252" w:author="The Si Tran" w:date="2012-12-11T06:16:00Z">
        <w:r w:rsidR="00516934">
          <w:rPr>
            <w:rFonts w:cs="Times New Roman"/>
          </w:rPr>
          <w:t>HỤ LỤC</w:t>
        </w:r>
      </w:ins>
      <w:ins w:id="10253" w:author="The Si Tran" w:date="2012-12-11T06:15:00Z">
        <w:r w:rsidR="007F45A3" w:rsidRPr="00E31193">
          <w:rPr>
            <w:rFonts w:cs="Times New Roman"/>
          </w:rPr>
          <w:t xml:space="preserve"> A</w:t>
        </w:r>
        <w:r w:rsidR="007F45A3">
          <w:rPr>
            <w:rFonts w:cs="Times New Roman"/>
          </w:rPr>
          <w:br/>
        </w:r>
        <w:r w:rsidR="007F45A3" w:rsidRPr="003E4DFC">
          <w:rPr>
            <w:rFonts w:cs="Times New Roman"/>
            <w:rPrChange w:id="10254" w:author="The Si Tran" w:date="2012-12-16T09:45:00Z">
              <w:rPr>
                <w:rFonts w:cs="Times New Roman"/>
                <w:sz w:val="26"/>
              </w:rPr>
            </w:rPrChange>
          </w:rPr>
          <w:t>Bảng thuật ngữ Anh-Việt</w:t>
        </w:r>
        <w:bookmarkEnd w:id="10249"/>
        <w:bookmarkEnd w:id="10250"/>
      </w:ins>
    </w:p>
    <w:p w14:paraId="5DD5A0B8" w14:textId="77777777" w:rsidR="007F45A3" w:rsidRPr="006F1B6E" w:rsidRDefault="007F45A3" w:rsidP="007F45A3">
      <w:pPr>
        <w:rPr>
          <w:ins w:id="10255"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14:paraId="019F9525" w14:textId="77777777" w:rsidTr="00142ADD">
        <w:trPr>
          <w:trHeight w:val="330"/>
          <w:jc w:val="center"/>
          <w:ins w:id="10256" w:author="The Si Tran" w:date="2012-12-11T06:15:00Z"/>
        </w:trPr>
        <w:tc>
          <w:tcPr>
            <w:tcW w:w="3110" w:type="dxa"/>
            <w:gridSpan w:val="3"/>
            <w:shd w:val="clear" w:color="auto" w:fill="auto"/>
            <w:noWrap/>
            <w:vAlign w:val="bottom"/>
            <w:hideMark/>
          </w:tcPr>
          <w:p w14:paraId="6783AB07" w14:textId="77777777" w:rsidR="007F45A3" w:rsidRPr="006431AB" w:rsidRDefault="007F45A3">
            <w:pPr>
              <w:pStyle w:val="BangBody"/>
              <w:rPr>
                <w:ins w:id="10257" w:author="The Si Tran" w:date="2012-12-11T06:15:00Z"/>
                <w:szCs w:val="26"/>
                <w:rPrChange w:id="10258" w:author="The Si Tran" w:date="2012-12-16T08:48:00Z">
                  <w:rPr>
                    <w:ins w:id="10259" w:author="The Si Tran" w:date="2012-12-11T06:15:00Z"/>
                  </w:rPr>
                </w:rPrChange>
              </w:rPr>
              <w:pPrChange w:id="10260" w:author="The Si Tran" w:date="2012-12-16T08:48:00Z">
                <w:pPr/>
              </w:pPrChange>
            </w:pPr>
            <w:ins w:id="10261" w:author="The Si Tran" w:date="2012-12-11T06:15:00Z">
              <w:r w:rsidRPr="006431AB">
                <w:rPr>
                  <w:sz w:val="26"/>
                  <w:szCs w:val="26"/>
                  <w:rPrChange w:id="10262" w:author="The Si Tran" w:date="2012-12-16T08:48:00Z">
                    <w:rPr/>
                  </w:rPrChange>
                </w:rPr>
                <w:t>Activation Function</w:t>
              </w:r>
            </w:ins>
          </w:p>
        </w:tc>
        <w:tc>
          <w:tcPr>
            <w:tcW w:w="960" w:type="dxa"/>
            <w:shd w:val="clear" w:color="auto" w:fill="auto"/>
            <w:noWrap/>
            <w:vAlign w:val="bottom"/>
            <w:hideMark/>
          </w:tcPr>
          <w:p w14:paraId="414512DF" w14:textId="77777777" w:rsidR="007F45A3" w:rsidRPr="006431AB" w:rsidRDefault="007F45A3">
            <w:pPr>
              <w:pStyle w:val="BangBody"/>
              <w:rPr>
                <w:ins w:id="10263" w:author="The Si Tran" w:date="2012-12-11T06:15:00Z"/>
                <w:szCs w:val="26"/>
                <w:rPrChange w:id="10264" w:author="The Si Tran" w:date="2012-12-16T08:48:00Z">
                  <w:rPr>
                    <w:ins w:id="10265" w:author="The Si Tran" w:date="2012-12-11T06:15:00Z"/>
                  </w:rPr>
                </w:rPrChange>
              </w:rPr>
              <w:pPrChange w:id="10266" w:author="The Si Tran" w:date="2012-12-16T08:48:00Z">
                <w:pPr/>
              </w:pPrChange>
            </w:pPr>
          </w:p>
        </w:tc>
        <w:tc>
          <w:tcPr>
            <w:tcW w:w="3685" w:type="dxa"/>
            <w:shd w:val="clear" w:color="auto" w:fill="auto"/>
            <w:noWrap/>
            <w:vAlign w:val="bottom"/>
            <w:hideMark/>
          </w:tcPr>
          <w:p w14:paraId="11F1BAFF" w14:textId="77777777" w:rsidR="007F45A3" w:rsidRPr="006431AB" w:rsidRDefault="007F45A3">
            <w:pPr>
              <w:pStyle w:val="BangBody"/>
              <w:rPr>
                <w:ins w:id="10267" w:author="The Si Tran" w:date="2012-12-11T06:15:00Z"/>
                <w:szCs w:val="26"/>
                <w:rPrChange w:id="10268" w:author="The Si Tran" w:date="2012-12-16T08:48:00Z">
                  <w:rPr>
                    <w:ins w:id="10269" w:author="The Si Tran" w:date="2012-12-11T06:15:00Z"/>
                  </w:rPr>
                </w:rPrChange>
              </w:rPr>
              <w:pPrChange w:id="10270" w:author="The Si Tran" w:date="2012-12-16T08:48:00Z">
                <w:pPr/>
              </w:pPrChange>
            </w:pPr>
            <w:ins w:id="10271" w:author="The Si Tran" w:date="2012-12-11T06:15:00Z">
              <w:r w:rsidRPr="006431AB">
                <w:rPr>
                  <w:sz w:val="26"/>
                  <w:szCs w:val="26"/>
                  <w:rPrChange w:id="10272" w:author="The Si Tran" w:date="2012-12-16T08:48:00Z">
                    <w:rPr/>
                  </w:rPrChange>
                </w:rPr>
                <w:t>Hàm kích hoFun</w:t>
              </w:r>
            </w:ins>
          </w:p>
        </w:tc>
      </w:tr>
      <w:tr w:rsidR="007F45A3" w:rsidRPr="006F1B6E" w14:paraId="102916D6" w14:textId="77777777" w:rsidTr="00142ADD">
        <w:trPr>
          <w:trHeight w:val="330"/>
          <w:jc w:val="center"/>
          <w:ins w:id="10273" w:author="The Si Tran" w:date="2012-12-11T06:15:00Z"/>
        </w:trPr>
        <w:tc>
          <w:tcPr>
            <w:tcW w:w="3110" w:type="dxa"/>
            <w:gridSpan w:val="3"/>
            <w:shd w:val="clear" w:color="auto" w:fill="auto"/>
            <w:noWrap/>
            <w:vAlign w:val="bottom"/>
            <w:hideMark/>
          </w:tcPr>
          <w:p w14:paraId="62294B03" w14:textId="77777777" w:rsidR="007F45A3" w:rsidRPr="006431AB" w:rsidRDefault="007F45A3">
            <w:pPr>
              <w:pStyle w:val="BangBody"/>
              <w:rPr>
                <w:ins w:id="10274" w:author="The Si Tran" w:date="2012-12-11T06:15:00Z"/>
                <w:szCs w:val="26"/>
                <w:rPrChange w:id="10275" w:author="The Si Tran" w:date="2012-12-16T08:48:00Z">
                  <w:rPr>
                    <w:ins w:id="10276" w:author="The Si Tran" w:date="2012-12-11T06:15:00Z"/>
                  </w:rPr>
                </w:rPrChange>
              </w:rPr>
              <w:pPrChange w:id="10277" w:author="The Si Tran" w:date="2012-12-16T08:48:00Z">
                <w:pPr/>
              </w:pPrChange>
            </w:pPr>
            <w:ins w:id="10278" w:author="The Si Tran" w:date="2012-12-11T06:15:00Z">
              <w:r w:rsidRPr="006431AB">
                <w:rPr>
                  <w:sz w:val="26"/>
                  <w:szCs w:val="26"/>
                  <w:rPrChange w:id="10279" w:author="The Si Tran" w:date="2012-12-16T08:48:00Z">
                    <w:rPr/>
                  </w:rPrChange>
                </w:rPr>
                <w:t>Artificial Neural Network</w:t>
              </w:r>
            </w:ins>
          </w:p>
        </w:tc>
        <w:tc>
          <w:tcPr>
            <w:tcW w:w="960" w:type="dxa"/>
            <w:shd w:val="clear" w:color="auto" w:fill="auto"/>
            <w:noWrap/>
            <w:vAlign w:val="bottom"/>
            <w:hideMark/>
          </w:tcPr>
          <w:p w14:paraId="652F9020" w14:textId="77777777" w:rsidR="007F45A3" w:rsidRPr="006431AB" w:rsidRDefault="007F45A3">
            <w:pPr>
              <w:pStyle w:val="BangBody"/>
              <w:rPr>
                <w:ins w:id="10280" w:author="The Si Tran" w:date="2012-12-11T06:15:00Z"/>
                <w:szCs w:val="26"/>
                <w:rPrChange w:id="10281" w:author="The Si Tran" w:date="2012-12-16T08:48:00Z">
                  <w:rPr>
                    <w:ins w:id="10282" w:author="The Si Tran" w:date="2012-12-11T06:15:00Z"/>
                  </w:rPr>
                </w:rPrChange>
              </w:rPr>
              <w:pPrChange w:id="10283" w:author="The Si Tran" w:date="2012-12-16T08:48:00Z">
                <w:pPr/>
              </w:pPrChange>
            </w:pPr>
          </w:p>
        </w:tc>
        <w:tc>
          <w:tcPr>
            <w:tcW w:w="3685" w:type="dxa"/>
            <w:shd w:val="clear" w:color="auto" w:fill="auto"/>
            <w:noWrap/>
            <w:vAlign w:val="bottom"/>
            <w:hideMark/>
          </w:tcPr>
          <w:p w14:paraId="6CB8FF5A" w14:textId="77777777" w:rsidR="007F45A3" w:rsidRPr="006431AB" w:rsidRDefault="007F45A3">
            <w:pPr>
              <w:pStyle w:val="BangBody"/>
              <w:rPr>
                <w:ins w:id="10284" w:author="The Si Tran" w:date="2012-12-11T06:15:00Z"/>
                <w:szCs w:val="26"/>
                <w:rPrChange w:id="10285" w:author="The Si Tran" w:date="2012-12-16T08:48:00Z">
                  <w:rPr>
                    <w:ins w:id="10286" w:author="The Si Tran" w:date="2012-12-11T06:15:00Z"/>
                  </w:rPr>
                </w:rPrChange>
              </w:rPr>
              <w:pPrChange w:id="10287" w:author="The Si Tran" w:date="2012-12-16T08:48:00Z">
                <w:pPr/>
              </w:pPrChange>
            </w:pPr>
            <w:ins w:id="10288" w:author="The Si Tran" w:date="2012-12-11T06:15:00Z">
              <w:r w:rsidRPr="006431AB">
                <w:rPr>
                  <w:sz w:val="26"/>
                  <w:szCs w:val="26"/>
                  <w:rPrChange w:id="10289" w:author="The Si Tran" w:date="2012-12-16T08:48:00Z">
                    <w:rPr/>
                  </w:rPrChange>
                </w:rPr>
                <w:t>Mrtificial Neural Net</w:t>
              </w:r>
            </w:ins>
          </w:p>
        </w:tc>
      </w:tr>
      <w:tr w:rsidR="007F45A3" w:rsidRPr="006F1B6E" w14:paraId="701B73FE" w14:textId="77777777" w:rsidTr="00142ADD">
        <w:trPr>
          <w:trHeight w:val="330"/>
          <w:jc w:val="center"/>
          <w:ins w:id="10290" w:author="The Si Tran" w:date="2012-12-11T06:15:00Z"/>
        </w:trPr>
        <w:tc>
          <w:tcPr>
            <w:tcW w:w="2888" w:type="dxa"/>
            <w:gridSpan w:val="2"/>
            <w:shd w:val="clear" w:color="auto" w:fill="auto"/>
            <w:noWrap/>
            <w:vAlign w:val="bottom"/>
            <w:hideMark/>
          </w:tcPr>
          <w:p w14:paraId="135DBC07" w14:textId="77777777" w:rsidR="007F45A3" w:rsidRPr="006431AB" w:rsidRDefault="007F45A3">
            <w:pPr>
              <w:pStyle w:val="BangBody"/>
              <w:rPr>
                <w:ins w:id="10291" w:author="The Si Tran" w:date="2012-12-11T06:15:00Z"/>
                <w:szCs w:val="26"/>
                <w:rPrChange w:id="10292" w:author="The Si Tran" w:date="2012-12-16T08:48:00Z">
                  <w:rPr>
                    <w:ins w:id="10293" w:author="The Si Tran" w:date="2012-12-11T06:15:00Z"/>
                  </w:rPr>
                </w:rPrChange>
              </w:rPr>
              <w:pPrChange w:id="10294" w:author="The Si Tran" w:date="2012-12-16T08:48:00Z">
                <w:pPr/>
              </w:pPrChange>
            </w:pPr>
            <w:ins w:id="10295" w:author="The Si Tran" w:date="2012-12-11T06:15:00Z">
              <w:r w:rsidRPr="006431AB">
                <w:rPr>
                  <w:sz w:val="26"/>
                  <w:szCs w:val="26"/>
                  <w:rPrChange w:id="10296" w:author="The Si Tran" w:date="2012-12-16T08:48:00Z">
                    <w:rPr/>
                  </w:rPrChange>
                </w:rPr>
                <w:t>Autocorrelation</w:t>
              </w:r>
            </w:ins>
          </w:p>
        </w:tc>
        <w:tc>
          <w:tcPr>
            <w:tcW w:w="222" w:type="dxa"/>
            <w:shd w:val="clear" w:color="auto" w:fill="auto"/>
            <w:noWrap/>
            <w:vAlign w:val="bottom"/>
            <w:hideMark/>
          </w:tcPr>
          <w:p w14:paraId="0E03196F" w14:textId="77777777" w:rsidR="007F45A3" w:rsidRPr="006431AB" w:rsidRDefault="007F45A3">
            <w:pPr>
              <w:pStyle w:val="BangBody"/>
              <w:rPr>
                <w:ins w:id="10297" w:author="The Si Tran" w:date="2012-12-11T06:15:00Z"/>
                <w:szCs w:val="26"/>
                <w:rPrChange w:id="10298" w:author="The Si Tran" w:date="2012-12-16T08:48:00Z">
                  <w:rPr>
                    <w:ins w:id="10299" w:author="The Si Tran" w:date="2012-12-11T06:15:00Z"/>
                  </w:rPr>
                </w:rPrChange>
              </w:rPr>
              <w:pPrChange w:id="10300" w:author="The Si Tran" w:date="2012-12-16T08:48:00Z">
                <w:pPr/>
              </w:pPrChange>
            </w:pPr>
          </w:p>
        </w:tc>
        <w:tc>
          <w:tcPr>
            <w:tcW w:w="960" w:type="dxa"/>
            <w:shd w:val="clear" w:color="auto" w:fill="auto"/>
            <w:noWrap/>
            <w:vAlign w:val="bottom"/>
            <w:hideMark/>
          </w:tcPr>
          <w:p w14:paraId="27F37657" w14:textId="77777777" w:rsidR="007F45A3" w:rsidRPr="006431AB" w:rsidRDefault="007F45A3">
            <w:pPr>
              <w:pStyle w:val="BangBody"/>
              <w:rPr>
                <w:ins w:id="10301" w:author="The Si Tran" w:date="2012-12-11T06:15:00Z"/>
                <w:szCs w:val="26"/>
                <w:rPrChange w:id="10302" w:author="The Si Tran" w:date="2012-12-16T08:48:00Z">
                  <w:rPr>
                    <w:ins w:id="10303" w:author="The Si Tran" w:date="2012-12-11T06:15:00Z"/>
                  </w:rPr>
                </w:rPrChange>
              </w:rPr>
              <w:pPrChange w:id="10304" w:author="The Si Tran" w:date="2012-12-16T08:48:00Z">
                <w:pPr/>
              </w:pPrChange>
            </w:pPr>
          </w:p>
        </w:tc>
        <w:tc>
          <w:tcPr>
            <w:tcW w:w="3685" w:type="dxa"/>
            <w:shd w:val="clear" w:color="auto" w:fill="auto"/>
            <w:noWrap/>
            <w:vAlign w:val="bottom"/>
            <w:hideMark/>
          </w:tcPr>
          <w:p w14:paraId="420FB83A" w14:textId="77777777" w:rsidR="007F45A3" w:rsidRPr="006431AB" w:rsidRDefault="007F45A3">
            <w:pPr>
              <w:pStyle w:val="BangBody"/>
              <w:rPr>
                <w:ins w:id="10305" w:author="The Si Tran" w:date="2012-12-11T06:15:00Z"/>
                <w:szCs w:val="26"/>
                <w:rPrChange w:id="10306" w:author="The Si Tran" w:date="2012-12-16T08:48:00Z">
                  <w:rPr>
                    <w:ins w:id="10307" w:author="The Si Tran" w:date="2012-12-11T06:15:00Z"/>
                  </w:rPr>
                </w:rPrChange>
              </w:rPr>
              <w:pPrChange w:id="10308" w:author="The Si Tran" w:date="2012-12-16T08:48:00Z">
                <w:pPr/>
              </w:pPrChange>
            </w:pPr>
            <w:ins w:id="10309" w:author="The Si Tran" w:date="2012-12-11T06:15:00Z">
              <w:r w:rsidRPr="006431AB">
                <w:rPr>
                  <w:sz w:val="26"/>
                  <w:szCs w:val="26"/>
                  <w:rPrChange w:id="10310" w:author="The Si Tran" w:date="2012-12-16T08:48:00Z">
                    <w:rPr/>
                  </w:rPrChange>
                </w:rPr>
                <w:t>Hutocorrelational N</w:t>
              </w:r>
            </w:ins>
          </w:p>
        </w:tc>
      </w:tr>
      <w:tr w:rsidR="007F45A3" w:rsidRPr="006F1B6E" w14:paraId="18E871D6" w14:textId="77777777" w:rsidTr="00142ADD">
        <w:trPr>
          <w:trHeight w:val="330"/>
          <w:jc w:val="center"/>
          <w:ins w:id="10311" w:author="The Si Tran" w:date="2012-12-11T06:15:00Z"/>
        </w:trPr>
        <w:tc>
          <w:tcPr>
            <w:tcW w:w="3110" w:type="dxa"/>
            <w:gridSpan w:val="3"/>
            <w:shd w:val="clear" w:color="auto" w:fill="auto"/>
            <w:noWrap/>
            <w:vAlign w:val="bottom"/>
            <w:hideMark/>
          </w:tcPr>
          <w:p w14:paraId="683DB8D4" w14:textId="77777777" w:rsidR="007F45A3" w:rsidRPr="006431AB" w:rsidRDefault="007F45A3">
            <w:pPr>
              <w:pStyle w:val="BangBody"/>
              <w:rPr>
                <w:ins w:id="10312" w:author="The Si Tran" w:date="2012-12-11T06:15:00Z"/>
                <w:szCs w:val="26"/>
                <w:rPrChange w:id="10313" w:author="The Si Tran" w:date="2012-12-16T08:48:00Z">
                  <w:rPr>
                    <w:ins w:id="10314" w:author="The Si Tran" w:date="2012-12-11T06:15:00Z"/>
                  </w:rPr>
                </w:rPrChange>
              </w:rPr>
              <w:pPrChange w:id="10315" w:author="The Si Tran" w:date="2012-12-16T08:48:00Z">
                <w:pPr/>
              </w:pPrChange>
            </w:pPr>
            <w:ins w:id="10316" w:author="The Si Tran" w:date="2012-12-11T06:15:00Z">
              <w:r w:rsidRPr="006431AB">
                <w:rPr>
                  <w:sz w:val="26"/>
                  <w:szCs w:val="26"/>
                  <w:lang w:val="fr-FR"/>
                  <w:rPrChange w:id="10317" w:author="The Si Tran" w:date="2012-12-16T08:48:00Z">
                    <w:rPr>
                      <w:lang w:val="fr-FR"/>
                    </w:rPr>
                  </w:rPrChange>
                </w:rPr>
                <w:t>Autocorrelation Function</w:t>
              </w:r>
            </w:ins>
          </w:p>
        </w:tc>
        <w:tc>
          <w:tcPr>
            <w:tcW w:w="960" w:type="dxa"/>
            <w:shd w:val="clear" w:color="auto" w:fill="auto"/>
            <w:noWrap/>
            <w:vAlign w:val="bottom"/>
            <w:hideMark/>
          </w:tcPr>
          <w:p w14:paraId="22E88A0A" w14:textId="77777777" w:rsidR="007F45A3" w:rsidRPr="006431AB" w:rsidRDefault="007F45A3">
            <w:pPr>
              <w:pStyle w:val="BangBody"/>
              <w:rPr>
                <w:ins w:id="10318" w:author="The Si Tran" w:date="2012-12-11T06:15:00Z"/>
                <w:szCs w:val="26"/>
                <w:rPrChange w:id="10319" w:author="The Si Tran" w:date="2012-12-16T08:48:00Z">
                  <w:rPr>
                    <w:ins w:id="10320" w:author="The Si Tran" w:date="2012-12-11T06:15:00Z"/>
                  </w:rPr>
                </w:rPrChange>
              </w:rPr>
              <w:pPrChange w:id="10321" w:author="The Si Tran" w:date="2012-12-16T08:48:00Z">
                <w:pPr/>
              </w:pPrChange>
            </w:pPr>
          </w:p>
        </w:tc>
        <w:tc>
          <w:tcPr>
            <w:tcW w:w="3685" w:type="dxa"/>
            <w:shd w:val="clear" w:color="auto" w:fill="auto"/>
            <w:noWrap/>
            <w:vAlign w:val="bottom"/>
            <w:hideMark/>
          </w:tcPr>
          <w:p w14:paraId="4E04601F" w14:textId="77777777" w:rsidR="007F45A3" w:rsidRPr="006431AB" w:rsidRDefault="007F45A3">
            <w:pPr>
              <w:pStyle w:val="BangBody"/>
              <w:rPr>
                <w:ins w:id="10322" w:author="The Si Tran" w:date="2012-12-11T06:15:00Z"/>
                <w:szCs w:val="26"/>
                <w:rPrChange w:id="10323" w:author="The Si Tran" w:date="2012-12-16T08:48:00Z">
                  <w:rPr>
                    <w:ins w:id="10324" w:author="The Si Tran" w:date="2012-12-11T06:15:00Z"/>
                  </w:rPr>
                </w:rPrChange>
              </w:rPr>
              <w:pPrChange w:id="10325" w:author="The Si Tran" w:date="2012-12-16T08:48:00Z">
                <w:pPr/>
              </w:pPrChange>
            </w:pPr>
            <w:ins w:id="10326" w:author="The Si Tran" w:date="2012-12-11T06:15:00Z">
              <w:r w:rsidRPr="006431AB">
                <w:rPr>
                  <w:sz w:val="26"/>
                  <w:szCs w:val="26"/>
                  <w:rPrChange w:id="10327" w:author="The Si Tran" w:date="2012-12-16T08:48:00Z">
                    <w:rPr/>
                  </w:rPrChange>
                </w:rPr>
                <w:t>Hàm torrelation Fu</w:t>
              </w:r>
            </w:ins>
          </w:p>
        </w:tc>
      </w:tr>
      <w:tr w:rsidR="007F45A3" w:rsidRPr="006F1B6E" w14:paraId="2FF7B9CD" w14:textId="77777777" w:rsidTr="00142ADD">
        <w:trPr>
          <w:trHeight w:val="330"/>
          <w:jc w:val="center"/>
          <w:ins w:id="10328" w:author="The Si Tran" w:date="2012-12-11T06:15:00Z"/>
        </w:trPr>
        <w:tc>
          <w:tcPr>
            <w:tcW w:w="4070" w:type="dxa"/>
            <w:gridSpan w:val="4"/>
            <w:shd w:val="clear" w:color="auto" w:fill="auto"/>
            <w:noWrap/>
            <w:vAlign w:val="bottom"/>
            <w:hideMark/>
          </w:tcPr>
          <w:p w14:paraId="2863D9CA" w14:textId="77777777" w:rsidR="007F45A3" w:rsidRPr="006431AB" w:rsidRDefault="007F45A3">
            <w:pPr>
              <w:pStyle w:val="BangBody"/>
              <w:rPr>
                <w:ins w:id="10329" w:author="The Si Tran" w:date="2012-12-11T06:15:00Z"/>
                <w:szCs w:val="26"/>
                <w:rPrChange w:id="10330" w:author="The Si Tran" w:date="2012-12-16T08:48:00Z">
                  <w:rPr>
                    <w:ins w:id="10331" w:author="The Si Tran" w:date="2012-12-11T06:15:00Z"/>
                  </w:rPr>
                </w:rPrChange>
              </w:rPr>
              <w:pPrChange w:id="10332" w:author="The Si Tran" w:date="2012-12-16T08:48:00Z">
                <w:pPr/>
              </w:pPrChange>
            </w:pPr>
            <w:ins w:id="10333" w:author="The Si Tran" w:date="2012-12-11T06:15:00Z">
              <w:r w:rsidRPr="006431AB">
                <w:rPr>
                  <w:sz w:val="26"/>
                  <w:szCs w:val="26"/>
                  <w:rPrChange w:id="10334" w:author="The Si Tran" w:date="2012-12-16T08:48:00Z">
                    <w:rPr/>
                  </w:rPrChange>
                </w:rPr>
                <w:t>Backpropagation Algorithm</w:t>
              </w:r>
            </w:ins>
          </w:p>
        </w:tc>
        <w:tc>
          <w:tcPr>
            <w:tcW w:w="3685" w:type="dxa"/>
            <w:shd w:val="clear" w:color="auto" w:fill="auto"/>
            <w:noWrap/>
            <w:vAlign w:val="bottom"/>
            <w:hideMark/>
          </w:tcPr>
          <w:p w14:paraId="19A6D2F5" w14:textId="77777777" w:rsidR="007F45A3" w:rsidRPr="006431AB" w:rsidRDefault="007F45A3">
            <w:pPr>
              <w:pStyle w:val="BangBody"/>
              <w:rPr>
                <w:ins w:id="10335" w:author="The Si Tran" w:date="2012-12-11T06:15:00Z"/>
                <w:szCs w:val="26"/>
                <w:rPrChange w:id="10336" w:author="The Si Tran" w:date="2012-12-16T08:48:00Z">
                  <w:rPr>
                    <w:ins w:id="10337" w:author="The Si Tran" w:date="2012-12-11T06:15:00Z"/>
                  </w:rPr>
                </w:rPrChange>
              </w:rPr>
              <w:pPrChange w:id="10338" w:author="The Si Tran" w:date="2012-12-16T08:48:00Z">
                <w:pPr/>
              </w:pPrChange>
            </w:pPr>
            <w:ins w:id="10339" w:author="The Si Tran" w:date="2012-12-11T06:15:00Z">
              <w:r w:rsidRPr="006431AB">
                <w:rPr>
                  <w:sz w:val="26"/>
                  <w:szCs w:val="26"/>
                  <w:rPrChange w:id="10340" w:author="The Si Tran" w:date="2012-12-16T08:48:00Z">
                    <w:rPr/>
                  </w:rPrChange>
                </w:rPr>
                <w:t>Gickpropagation Algorithmcom</w:t>
              </w:r>
            </w:ins>
          </w:p>
        </w:tc>
      </w:tr>
      <w:tr w:rsidR="007F45A3" w:rsidRPr="006F1B6E" w14:paraId="292EED3C" w14:textId="77777777" w:rsidTr="00142ADD">
        <w:trPr>
          <w:trHeight w:val="330"/>
          <w:jc w:val="center"/>
          <w:ins w:id="10341" w:author="The Si Tran" w:date="2012-12-11T06:15:00Z"/>
        </w:trPr>
        <w:tc>
          <w:tcPr>
            <w:tcW w:w="2888" w:type="dxa"/>
            <w:gridSpan w:val="2"/>
            <w:shd w:val="clear" w:color="auto" w:fill="auto"/>
            <w:noWrap/>
            <w:vAlign w:val="bottom"/>
            <w:hideMark/>
          </w:tcPr>
          <w:p w14:paraId="4D9FBB2C" w14:textId="77777777" w:rsidR="007F45A3" w:rsidRPr="006431AB" w:rsidRDefault="007F45A3">
            <w:pPr>
              <w:pStyle w:val="BangBody"/>
              <w:rPr>
                <w:ins w:id="10342" w:author="The Si Tran" w:date="2012-12-11T06:15:00Z"/>
                <w:szCs w:val="26"/>
                <w:rPrChange w:id="10343" w:author="The Si Tran" w:date="2012-12-16T08:48:00Z">
                  <w:rPr>
                    <w:ins w:id="10344" w:author="The Si Tran" w:date="2012-12-11T06:15:00Z"/>
                  </w:rPr>
                </w:rPrChange>
              </w:rPr>
              <w:pPrChange w:id="10345" w:author="The Si Tran" w:date="2012-12-16T08:48:00Z">
                <w:pPr/>
              </w:pPrChange>
            </w:pPr>
            <w:ins w:id="10346" w:author="The Si Tran" w:date="2012-12-11T06:15:00Z">
              <w:r w:rsidRPr="006431AB">
                <w:rPr>
                  <w:sz w:val="26"/>
                  <w:szCs w:val="26"/>
                  <w:rPrChange w:id="10347" w:author="The Si Tran" w:date="2012-12-16T08:48:00Z">
                    <w:rPr/>
                  </w:rPrChange>
                </w:rPr>
                <w:t>Batch Learning</w:t>
              </w:r>
            </w:ins>
          </w:p>
        </w:tc>
        <w:tc>
          <w:tcPr>
            <w:tcW w:w="222" w:type="dxa"/>
            <w:shd w:val="clear" w:color="auto" w:fill="auto"/>
            <w:noWrap/>
            <w:vAlign w:val="bottom"/>
            <w:hideMark/>
          </w:tcPr>
          <w:p w14:paraId="03DC6EB0" w14:textId="77777777" w:rsidR="007F45A3" w:rsidRPr="006431AB" w:rsidRDefault="007F45A3">
            <w:pPr>
              <w:pStyle w:val="BangBody"/>
              <w:rPr>
                <w:ins w:id="10348" w:author="The Si Tran" w:date="2012-12-11T06:15:00Z"/>
                <w:szCs w:val="26"/>
                <w:rPrChange w:id="10349" w:author="The Si Tran" w:date="2012-12-16T08:48:00Z">
                  <w:rPr>
                    <w:ins w:id="10350" w:author="The Si Tran" w:date="2012-12-11T06:15:00Z"/>
                  </w:rPr>
                </w:rPrChange>
              </w:rPr>
              <w:pPrChange w:id="10351" w:author="The Si Tran" w:date="2012-12-16T08:48:00Z">
                <w:pPr/>
              </w:pPrChange>
            </w:pPr>
          </w:p>
        </w:tc>
        <w:tc>
          <w:tcPr>
            <w:tcW w:w="960" w:type="dxa"/>
            <w:shd w:val="clear" w:color="auto" w:fill="auto"/>
            <w:noWrap/>
            <w:vAlign w:val="bottom"/>
            <w:hideMark/>
          </w:tcPr>
          <w:p w14:paraId="3A8F1866" w14:textId="77777777" w:rsidR="007F45A3" w:rsidRPr="006431AB" w:rsidRDefault="007F45A3">
            <w:pPr>
              <w:pStyle w:val="BangBody"/>
              <w:rPr>
                <w:ins w:id="10352" w:author="The Si Tran" w:date="2012-12-11T06:15:00Z"/>
                <w:szCs w:val="26"/>
                <w:rPrChange w:id="10353" w:author="The Si Tran" w:date="2012-12-16T08:48:00Z">
                  <w:rPr>
                    <w:ins w:id="10354" w:author="The Si Tran" w:date="2012-12-11T06:15:00Z"/>
                  </w:rPr>
                </w:rPrChange>
              </w:rPr>
              <w:pPrChange w:id="10355" w:author="The Si Tran" w:date="2012-12-16T08:48:00Z">
                <w:pPr/>
              </w:pPrChange>
            </w:pPr>
          </w:p>
        </w:tc>
        <w:tc>
          <w:tcPr>
            <w:tcW w:w="3685" w:type="dxa"/>
            <w:shd w:val="clear" w:color="auto" w:fill="auto"/>
            <w:noWrap/>
            <w:vAlign w:val="bottom"/>
            <w:hideMark/>
          </w:tcPr>
          <w:p w14:paraId="1EA7DF51" w14:textId="77777777" w:rsidR="007F45A3" w:rsidRPr="006431AB" w:rsidRDefault="007F45A3">
            <w:pPr>
              <w:pStyle w:val="BangBody"/>
              <w:rPr>
                <w:ins w:id="10356" w:author="The Si Tran" w:date="2012-12-11T06:15:00Z"/>
                <w:szCs w:val="26"/>
                <w:rPrChange w:id="10357" w:author="The Si Tran" w:date="2012-12-16T08:48:00Z">
                  <w:rPr>
                    <w:ins w:id="10358" w:author="The Si Tran" w:date="2012-12-11T06:15:00Z"/>
                  </w:rPr>
                </w:rPrChange>
              </w:rPr>
              <w:pPrChange w:id="10359" w:author="The Si Tran" w:date="2012-12-16T08:48:00Z">
                <w:pPr/>
              </w:pPrChange>
            </w:pPr>
            <w:ins w:id="10360" w:author="The Si Tran" w:date="2012-12-11T06:15:00Z">
              <w:r w:rsidRPr="006431AB">
                <w:rPr>
                  <w:sz w:val="26"/>
                  <w:szCs w:val="26"/>
                  <w:rPrChange w:id="10361" w:author="The Si Tran" w:date="2012-12-16T08:48:00Z">
                    <w:rPr/>
                  </w:rPrChange>
                </w:rPr>
                <w:t>Hatch Learni</w:t>
              </w:r>
            </w:ins>
          </w:p>
        </w:tc>
      </w:tr>
      <w:tr w:rsidR="007F45A3" w:rsidRPr="006F1B6E" w14:paraId="72EE5B4E" w14:textId="77777777" w:rsidTr="00142ADD">
        <w:trPr>
          <w:trHeight w:val="330"/>
          <w:jc w:val="center"/>
          <w:ins w:id="10362" w:author="The Si Tran" w:date="2012-12-11T06:15:00Z"/>
        </w:trPr>
        <w:tc>
          <w:tcPr>
            <w:tcW w:w="2666" w:type="dxa"/>
            <w:shd w:val="clear" w:color="auto" w:fill="auto"/>
            <w:noWrap/>
            <w:vAlign w:val="bottom"/>
            <w:hideMark/>
          </w:tcPr>
          <w:p w14:paraId="084FE33A" w14:textId="77777777" w:rsidR="007F45A3" w:rsidRPr="006431AB" w:rsidRDefault="007F45A3">
            <w:pPr>
              <w:pStyle w:val="BangBody"/>
              <w:rPr>
                <w:ins w:id="10363" w:author="The Si Tran" w:date="2012-12-11T06:15:00Z"/>
                <w:szCs w:val="26"/>
                <w:rPrChange w:id="10364" w:author="The Si Tran" w:date="2012-12-16T08:48:00Z">
                  <w:rPr>
                    <w:ins w:id="10365" w:author="The Si Tran" w:date="2012-12-11T06:15:00Z"/>
                  </w:rPr>
                </w:rPrChange>
              </w:rPr>
              <w:pPrChange w:id="10366" w:author="The Si Tran" w:date="2012-12-16T08:48:00Z">
                <w:pPr/>
              </w:pPrChange>
            </w:pPr>
            <w:ins w:id="10367" w:author="The Si Tran" w:date="2012-12-11T06:15:00Z">
              <w:r w:rsidRPr="006431AB">
                <w:rPr>
                  <w:sz w:val="26"/>
                  <w:szCs w:val="26"/>
                  <w:rPrChange w:id="10368" w:author="The Si Tran" w:date="2012-12-16T08:48:00Z">
                    <w:rPr/>
                  </w:rPrChange>
                </w:rPr>
                <w:t>Bias</w:t>
              </w:r>
            </w:ins>
          </w:p>
        </w:tc>
        <w:tc>
          <w:tcPr>
            <w:tcW w:w="222" w:type="dxa"/>
            <w:shd w:val="clear" w:color="auto" w:fill="auto"/>
            <w:noWrap/>
            <w:vAlign w:val="bottom"/>
            <w:hideMark/>
          </w:tcPr>
          <w:p w14:paraId="7BCCE608" w14:textId="77777777" w:rsidR="007F45A3" w:rsidRPr="006431AB" w:rsidRDefault="007F45A3">
            <w:pPr>
              <w:pStyle w:val="BangBody"/>
              <w:rPr>
                <w:ins w:id="10369" w:author="The Si Tran" w:date="2012-12-11T06:15:00Z"/>
                <w:szCs w:val="26"/>
                <w:rPrChange w:id="10370" w:author="The Si Tran" w:date="2012-12-16T08:48:00Z">
                  <w:rPr>
                    <w:ins w:id="10371" w:author="The Si Tran" w:date="2012-12-11T06:15:00Z"/>
                  </w:rPr>
                </w:rPrChange>
              </w:rPr>
              <w:pPrChange w:id="10372" w:author="The Si Tran" w:date="2012-12-16T08:48:00Z">
                <w:pPr/>
              </w:pPrChange>
            </w:pPr>
          </w:p>
        </w:tc>
        <w:tc>
          <w:tcPr>
            <w:tcW w:w="222" w:type="dxa"/>
            <w:shd w:val="clear" w:color="auto" w:fill="auto"/>
            <w:noWrap/>
            <w:vAlign w:val="bottom"/>
            <w:hideMark/>
          </w:tcPr>
          <w:p w14:paraId="7EA1C96C" w14:textId="77777777" w:rsidR="007F45A3" w:rsidRPr="006431AB" w:rsidRDefault="007F45A3">
            <w:pPr>
              <w:pStyle w:val="BangBody"/>
              <w:rPr>
                <w:ins w:id="10373" w:author="The Si Tran" w:date="2012-12-11T06:15:00Z"/>
                <w:szCs w:val="26"/>
                <w:rPrChange w:id="10374" w:author="The Si Tran" w:date="2012-12-16T08:48:00Z">
                  <w:rPr>
                    <w:ins w:id="10375" w:author="The Si Tran" w:date="2012-12-11T06:15:00Z"/>
                  </w:rPr>
                </w:rPrChange>
              </w:rPr>
              <w:pPrChange w:id="10376" w:author="The Si Tran" w:date="2012-12-16T08:48:00Z">
                <w:pPr/>
              </w:pPrChange>
            </w:pPr>
          </w:p>
        </w:tc>
        <w:tc>
          <w:tcPr>
            <w:tcW w:w="960" w:type="dxa"/>
            <w:shd w:val="clear" w:color="auto" w:fill="auto"/>
            <w:noWrap/>
            <w:vAlign w:val="bottom"/>
            <w:hideMark/>
          </w:tcPr>
          <w:p w14:paraId="1FB932A4" w14:textId="77777777" w:rsidR="007F45A3" w:rsidRPr="006431AB" w:rsidRDefault="007F45A3">
            <w:pPr>
              <w:pStyle w:val="BangBody"/>
              <w:rPr>
                <w:ins w:id="10377" w:author="The Si Tran" w:date="2012-12-11T06:15:00Z"/>
                <w:szCs w:val="26"/>
                <w:rPrChange w:id="10378" w:author="The Si Tran" w:date="2012-12-16T08:48:00Z">
                  <w:rPr>
                    <w:ins w:id="10379" w:author="The Si Tran" w:date="2012-12-11T06:15:00Z"/>
                  </w:rPr>
                </w:rPrChange>
              </w:rPr>
              <w:pPrChange w:id="10380" w:author="The Si Tran" w:date="2012-12-16T08:48:00Z">
                <w:pPr/>
              </w:pPrChange>
            </w:pPr>
          </w:p>
        </w:tc>
        <w:tc>
          <w:tcPr>
            <w:tcW w:w="3685" w:type="dxa"/>
            <w:shd w:val="clear" w:color="auto" w:fill="auto"/>
            <w:noWrap/>
            <w:vAlign w:val="bottom"/>
            <w:hideMark/>
          </w:tcPr>
          <w:p w14:paraId="1ED8818A" w14:textId="77777777" w:rsidR="007F45A3" w:rsidRPr="006431AB" w:rsidRDefault="007F45A3">
            <w:pPr>
              <w:pStyle w:val="BangBody"/>
              <w:rPr>
                <w:ins w:id="10381" w:author="The Si Tran" w:date="2012-12-11T06:15:00Z"/>
                <w:szCs w:val="26"/>
                <w:rPrChange w:id="10382" w:author="The Si Tran" w:date="2012-12-16T08:48:00Z">
                  <w:rPr>
                    <w:ins w:id="10383" w:author="The Si Tran" w:date="2012-12-11T06:15:00Z"/>
                  </w:rPr>
                </w:rPrChange>
              </w:rPr>
              <w:pPrChange w:id="10384" w:author="The Si Tran" w:date="2012-12-16T08:48:00Z">
                <w:pPr/>
              </w:pPrChange>
            </w:pPr>
            <w:ins w:id="10385" w:author="The Si Tran" w:date="2012-12-11T06:15:00Z">
              <w:r w:rsidRPr="006431AB">
                <w:rPr>
                  <w:sz w:val="26"/>
                  <w:szCs w:val="26"/>
                  <w:rPrChange w:id="10386" w:author="The Si Tran" w:date="2012-12-16T08:48:00Z">
                    <w:rPr/>
                  </w:rPrChange>
                </w:rPr>
                <w:t>Điash Le</w:t>
              </w:r>
            </w:ins>
          </w:p>
        </w:tc>
      </w:tr>
      <w:tr w:rsidR="007F45A3" w:rsidRPr="006F1B6E" w14:paraId="79AE3801" w14:textId="77777777" w:rsidTr="00142ADD">
        <w:trPr>
          <w:trHeight w:val="330"/>
          <w:jc w:val="center"/>
          <w:ins w:id="10387" w:author="The Si Tran" w:date="2012-12-11T06:15:00Z"/>
        </w:trPr>
        <w:tc>
          <w:tcPr>
            <w:tcW w:w="2666" w:type="dxa"/>
            <w:shd w:val="clear" w:color="auto" w:fill="auto"/>
            <w:noWrap/>
            <w:vAlign w:val="bottom"/>
            <w:hideMark/>
          </w:tcPr>
          <w:p w14:paraId="3D31A6D0" w14:textId="77777777" w:rsidR="007F45A3" w:rsidRPr="006431AB" w:rsidRDefault="007F45A3">
            <w:pPr>
              <w:pStyle w:val="BangBody"/>
              <w:rPr>
                <w:ins w:id="10388" w:author="The Si Tran" w:date="2012-12-11T06:15:00Z"/>
                <w:szCs w:val="26"/>
                <w:rPrChange w:id="10389" w:author="The Si Tran" w:date="2012-12-16T08:48:00Z">
                  <w:rPr>
                    <w:ins w:id="10390" w:author="The Si Tran" w:date="2012-12-11T06:15:00Z"/>
                  </w:rPr>
                </w:rPrChange>
              </w:rPr>
              <w:pPrChange w:id="10391" w:author="The Si Tran" w:date="2012-12-16T08:48:00Z">
                <w:pPr/>
              </w:pPrChange>
            </w:pPr>
            <w:ins w:id="10392" w:author="The Si Tran" w:date="2012-12-11T06:15:00Z">
              <w:r w:rsidRPr="006431AB">
                <w:rPr>
                  <w:sz w:val="26"/>
                  <w:szCs w:val="26"/>
                  <w:lang w:val="fr-FR"/>
                  <w:rPrChange w:id="10393" w:author="The Si Tran" w:date="2012-12-16T08:48:00Z">
                    <w:rPr>
                      <w:lang w:val="fr-FR"/>
                    </w:rPr>
                  </w:rPrChange>
                </w:rPr>
                <w:t>Cyclical</w:t>
              </w:r>
            </w:ins>
          </w:p>
        </w:tc>
        <w:tc>
          <w:tcPr>
            <w:tcW w:w="222" w:type="dxa"/>
            <w:shd w:val="clear" w:color="auto" w:fill="auto"/>
            <w:noWrap/>
            <w:vAlign w:val="bottom"/>
            <w:hideMark/>
          </w:tcPr>
          <w:p w14:paraId="34D94D8F" w14:textId="77777777" w:rsidR="007F45A3" w:rsidRPr="006431AB" w:rsidRDefault="007F45A3">
            <w:pPr>
              <w:pStyle w:val="BangBody"/>
              <w:rPr>
                <w:ins w:id="10394" w:author="The Si Tran" w:date="2012-12-11T06:15:00Z"/>
                <w:szCs w:val="26"/>
                <w:rPrChange w:id="10395" w:author="The Si Tran" w:date="2012-12-16T08:48:00Z">
                  <w:rPr>
                    <w:ins w:id="10396" w:author="The Si Tran" w:date="2012-12-11T06:15:00Z"/>
                  </w:rPr>
                </w:rPrChange>
              </w:rPr>
              <w:pPrChange w:id="10397" w:author="The Si Tran" w:date="2012-12-16T08:48:00Z">
                <w:pPr/>
              </w:pPrChange>
            </w:pPr>
          </w:p>
        </w:tc>
        <w:tc>
          <w:tcPr>
            <w:tcW w:w="222" w:type="dxa"/>
            <w:shd w:val="clear" w:color="auto" w:fill="auto"/>
            <w:noWrap/>
            <w:vAlign w:val="bottom"/>
            <w:hideMark/>
          </w:tcPr>
          <w:p w14:paraId="0F81322E" w14:textId="77777777" w:rsidR="007F45A3" w:rsidRPr="006431AB" w:rsidRDefault="007F45A3">
            <w:pPr>
              <w:pStyle w:val="BangBody"/>
              <w:rPr>
                <w:ins w:id="10398" w:author="The Si Tran" w:date="2012-12-11T06:15:00Z"/>
                <w:szCs w:val="26"/>
                <w:rPrChange w:id="10399" w:author="The Si Tran" w:date="2012-12-16T08:48:00Z">
                  <w:rPr>
                    <w:ins w:id="10400" w:author="The Si Tran" w:date="2012-12-11T06:15:00Z"/>
                  </w:rPr>
                </w:rPrChange>
              </w:rPr>
              <w:pPrChange w:id="10401" w:author="The Si Tran" w:date="2012-12-16T08:48:00Z">
                <w:pPr/>
              </w:pPrChange>
            </w:pPr>
          </w:p>
        </w:tc>
        <w:tc>
          <w:tcPr>
            <w:tcW w:w="960" w:type="dxa"/>
            <w:shd w:val="clear" w:color="auto" w:fill="auto"/>
            <w:noWrap/>
            <w:vAlign w:val="bottom"/>
            <w:hideMark/>
          </w:tcPr>
          <w:p w14:paraId="6A6ED045" w14:textId="77777777" w:rsidR="007F45A3" w:rsidRPr="006431AB" w:rsidRDefault="007F45A3">
            <w:pPr>
              <w:pStyle w:val="BangBody"/>
              <w:rPr>
                <w:ins w:id="10402" w:author="The Si Tran" w:date="2012-12-11T06:15:00Z"/>
                <w:szCs w:val="26"/>
                <w:rPrChange w:id="10403" w:author="The Si Tran" w:date="2012-12-16T08:48:00Z">
                  <w:rPr>
                    <w:ins w:id="10404" w:author="The Si Tran" w:date="2012-12-11T06:15:00Z"/>
                  </w:rPr>
                </w:rPrChange>
              </w:rPr>
              <w:pPrChange w:id="10405" w:author="The Si Tran" w:date="2012-12-16T08:48:00Z">
                <w:pPr/>
              </w:pPrChange>
            </w:pPr>
          </w:p>
        </w:tc>
        <w:tc>
          <w:tcPr>
            <w:tcW w:w="3685" w:type="dxa"/>
            <w:shd w:val="clear" w:color="auto" w:fill="auto"/>
            <w:noWrap/>
            <w:vAlign w:val="bottom"/>
            <w:hideMark/>
          </w:tcPr>
          <w:p w14:paraId="3838E4CC" w14:textId="77777777" w:rsidR="007F45A3" w:rsidRPr="006431AB" w:rsidRDefault="007F45A3">
            <w:pPr>
              <w:pStyle w:val="BangBody"/>
              <w:rPr>
                <w:ins w:id="10406" w:author="The Si Tran" w:date="2012-12-11T06:15:00Z"/>
                <w:szCs w:val="26"/>
                <w:rPrChange w:id="10407" w:author="The Si Tran" w:date="2012-12-16T08:48:00Z">
                  <w:rPr>
                    <w:ins w:id="10408" w:author="The Si Tran" w:date="2012-12-11T06:15:00Z"/>
                  </w:rPr>
                </w:rPrChange>
              </w:rPr>
              <w:pPrChange w:id="10409" w:author="The Si Tran" w:date="2012-12-16T08:48:00Z">
                <w:pPr/>
              </w:pPrChange>
            </w:pPr>
            <w:ins w:id="10410" w:author="The Si Tran" w:date="2012-12-11T06:15:00Z">
              <w:r w:rsidRPr="006431AB">
                <w:rPr>
                  <w:sz w:val="26"/>
                  <w:szCs w:val="26"/>
                  <w:rPrChange w:id="10411" w:author="The Si Tran" w:date="2012-12-16T08:48:00Z">
                    <w:rPr/>
                  </w:rPrChange>
                </w:rPr>
                <w:t>Tính chu kni</w:t>
              </w:r>
            </w:ins>
          </w:p>
        </w:tc>
      </w:tr>
      <w:tr w:rsidR="007F45A3" w:rsidRPr="006F1B6E" w14:paraId="2A75E8E3" w14:textId="77777777" w:rsidTr="00142ADD">
        <w:trPr>
          <w:trHeight w:val="330"/>
          <w:jc w:val="center"/>
          <w:ins w:id="10412" w:author="The Si Tran" w:date="2012-12-11T06:15:00Z"/>
        </w:trPr>
        <w:tc>
          <w:tcPr>
            <w:tcW w:w="2888" w:type="dxa"/>
            <w:gridSpan w:val="2"/>
            <w:shd w:val="clear" w:color="auto" w:fill="auto"/>
            <w:noWrap/>
            <w:vAlign w:val="bottom"/>
            <w:hideMark/>
          </w:tcPr>
          <w:p w14:paraId="2BA76CA9" w14:textId="77777777" w:rsidR="007F45A3" w:rsidRPr="006431AB" w:rsidRDefault="007F45A3">
            <w:pPr>
              <w:pStyle w:val="BangBody"/>
              <w:rPr>
                <w:ins w:id="10413" w:author="The Si Tran" w:date="2012-12-11T06:15:00Z"/>
                <w:szCs w:val="26"/>
                <w:rPrChange w:id="10414" w:author="The Si Tran" w:date="2012-12-16T08:48:00Z">
                  <w:rPr>
                    <w:ins w:id="10415" w:author="The Si Tran" w:date="2012-12-11T06:15:00Z"/>
                  </w:rPr>
                </w:rPrChange>
              </w:rPr>
              <w:pPrChange w:id="10416" w:author="The Si Tran" w:date="2012-12-16T08:48:00Z">
                <w:pPr/>
              </w:pPrChange>
            </w:pPr>
            <w:ins w:id="10417" w:author="The Si Tran" w:date="2012-12-11T06:15:00Z">
              <w:r w:rsidRPr="006431AB">
                <w:rPr>
                  <w:sz w:val="26"/>
                  <w:szCs w:val="26"/>
                  <w:rPrChange w:id="10418" w:author="The Si Tran" w:date="2012-12-16T08:48:00Z">
                    <w:rPr/>
                  </w:rPrChange>
                </w:rPr>
                <w:t>Decision Surface</w:t>
              </w:r>
            </w:ins>
          </w:p>
        </w:tc>
        <w:tc>
          <w:tcPr>
            <w:tcW w:w="222" w:type="dxa"/>
            <w:shd w:val="clear" w:color="auto" w:fill="auto"/>
            <w:noWrap/>
            <w:vAlign w:val="bottom"/>
            <w:hideMark/>
          </w:tcPr>
          <w:p w14:paraId="51005141" w14:textId="77777777" w:rsidR="007F45A3" w:rsidRPr="006431AB" w:rsidRDefault="007F45A3">
            <w:pPr>
              <w:pStyle w:val="BangBody"/>
              <w:rPr>
                <w:ins w:id="10419" w:author="The Si Tran" w:date="2012-12-11T06:15:00Z"/>
                <w:szCs w:val="26"/>
                <w:rPrChange w:id="10420" w:author="The Si Tran" w:date="2012-12-16T08:48:00Z">
                  <w:rPr>
                    <w:ins w:id="10421" w:author="The Si Tran" w:date="2012-12-11T06:15:00Z"/>
                  </w:rPr>
                </w:rPrChange>
              </w:rPr>
              <w:pPrChange w:id="10422" w:author="The Si Tran" w:date="2012-12-16T08:48:00Z">
                <w:pPr/>
              </w:pPrChange>
            </w:pPr>
          </w:p>
        </w:tc>
        <w:tc>
          <w:tcPr>
            <w:tcW w:w="960" w:type="dxa"/>
            <w:shd w:val="clear" w:color="auto" w:fill="auto"/>
            <w:noWrap/>
            <w:vAlign w:val="bottom"/>
            <w:hideMark/>
          </w:tcPr>
          <w:p w14:paraId="143A1DDB" w14:textId="77777777" w:rsidR="007F45A3" w:rsidRPr="006431AB" w:rsidRDefault="007F45A3">
            <w:pPr>
              <w:pStyle w:val="BangBody"/>
              <w:rPr>
                <w:ins w:id="10423" w:author="The Si Tran" w:date="2012-12-11T06:15:00Z"/>
                <w:szCs w:val="26"/>
                <w:rPrChange w:id="10424" w:author="The Si Tran" w:date="2012-12-16T08:48:00Z">
                  <w:rPr>
                    <w:ins w:id="10425" w:author="The Si Tran" w:date="2012-12-11T06:15:00Z"/>
                  </w:rPr>
                </w:rPrChange>
              </w:rPr>
              <w:pPrChange w:id="10426" w:author="The Si Tran" w:date="2012-12-16T08:48:00Z">
                <w:pPr/>
              </w:pPrChange>
            </w:pPr>
          </w:p>
        </w:tc>
        <w:tc>
          <w:tcPr>
            <w:tcW w:w="3685" w:type="dxa"/>
            <w:shd w:val="clear" w:color="auto" w:fill="auto"/>
            <w:noWrap/>
            <w:vAlign w:val="bottom"/>
            <w:hideMark/>
          </w:tcPr>
          <w:p w14:paraId="14981BF9" w14:textId="77777777" w:rsidR="007F45A3" w:rsidRPr="006431AB" w:rsidRDefault="007F45A3">
            <w:pPr>
              <w:pStyle w:val="BangBody"/>
              <w:rPr>
                <w:ins w:id="10427" w:author="The Si Tran" w:date="2012-12-11T06:15:00Z"/>
                <w:szCs w:val="26"/>
                <w:rPrChange w:id="10428" w:author="The Si Tran" w:date="2012-12-16T08:48:00Z">
                  <w:rPr>
                    <w:ins w:id="10429" w:author="The Si Tran" w:date="2012-12-11T06:15:00Z"/>
                  </w:rPr>
                </w:rPrChange>
              </w:rPr>
              <w:pPrChange w:id="10430" w:author="The Si Tran" w:date="2012-12-16T08:48:00Z">
                <w:pPr/>
              </w:pPrChange>
            </w:pPr>
            <w:ins w:id="10431" w:author="The Si Tran" w:date="2012-12-11T06:15:00Z">
              <w:r w:rsidRPr="006431AB">
                <w:rPr>
                  <w:sz w:val="26"/>
                  <w:szCs w:val="26"/>
                  <w:rPrChange w:id="10432" w:author="The Si Tran" w:date="2012-12-16T08:48:00Z">
                    <w:rPr/>
                  </w:rPrChange>
                </w:rPr>
                <w:t>Mecision Surfac</w:t>
              </w:r>
            </w:ins>
          </w:p>
        </w:tc>
      </w:tr>
      <w:tr w:rsidR="007F45A3" w:rsidRPr="006F1B6E" w14:paraId="1DD733BA" w14:textId="77777777" w:rsidTr="00142ADD">
        <w:trPr>
          <w:trHeight w:val="330"/>
          <w:jc w:val="center"/>
          <w:ins w:id="10433" w:author="The Si Tran" w:date="2012-12-11T06:15:00Z"/>
        </w:trPr>
        <w:tc>
          <w:tcPr>
            <w:tcW w:w="2888" w:type="dxa"/>
            <w:gridSpan w:val="2"/>
            <w:shd w:val="clear" w:color="auto" w:fill="auto"/>
            <w:noWrap/>
            <w:vAlign w:val="bottom"/>
            <w:hideMark/>
          </w:tcPr>
          <w:p w14:paraId="0874269B" w14:textId="77777777" w:rsidR="007F45A3" w:rsidRPr="006431AB" w:rsidRDefault="007F45A3">
            <w:pPr>
              <w:pStyle w:val="BangBody"/>
              <w:rPr>
                <w:ins w:id="10434" w:author="The Si Tran" w:date="2012-12-11T06:15:00Z"/>
                <w:szCs w:val="26"/>
                <w:rPrChange w:id="10435" w:author="The Si Tran" w:date="2012-12-16T08:48:00Z">
                  <w:rPr>
                    <w:ins w:id="10436" w:author="The Si Tran" w:date="2012-12-11T06:15:00Z"/>
                  </w:rPr>
                </w:rPrChange>
              </w:rPr>
              <w:pPrChange w:id="10437" w:author="The Si Tran" w:date="2012-12-16T08:48:00Z">
                <w:pPr/>
              </w:pPrChange>
            </w:pPr>
            <w:ins w:id="10438" w:author="The Si Tran" w:date="2012-12-11T06:15:00Z">
              <w:r w:rsidRPr="006431AB">
                <w:rPr>
                  <w:sz w:val="26"/>
                  <w:szCs w:val="26"/>
                  <w:rPrChange w:id="10439" w:author="The Si Tran" w:date="2012-12-16T08:48:00Z">
                    <w:rPr/>
                  </w:rPrChange>
                </w:rPr>
                <w:t>Delta Rule</w:t>
              </w:r>
            </w:ins>
          </w:p>
        </w:tc>
        <w:tc>
          <w:tcPr>
            <w:tcW w:w="222" w:type="dxa"/>
            <w:shd w:val="clear" w:color="auto" w:fill="auto"/>
            <w:noWrap/>
            <w:vAlign w:val="bottom"/>
            <w:hideMark/>
          </w:tcPr>
          <w:p w14:paraId="6AF9CF7D" w14:textId="77777777" w:rsidR="007F45A3" w:rsidRPr="006431AB" w:rsidRDefault="007F45A3">
            <w:pPr>
              <w:pStyle w:val="BangBody"/>
              <w:rPr>
                <w:ins w:id="10440" w:author="The Si Tran" w:date="2012-12-11T06:15:00Z"/>
                <w:szCs w:val="26"/>
                <w:rPrChange w:id="10441" w:author="The Si Tran" w:date="2012-12-16T08:48:00Z">
                  <w:rPr>
                    <w:ins w:id="10442" w:author="The Si Tran" w:date="2012-12-11T06:15:00Z"/>
                  </w:rPr>
                </w:rPrChange>
              </w:rPr>
              <w:pPrChange w:id="10443" w:author="The Si Tran" w:date="2012-12-16T08:48:00Z">
                <w:pPr/>
              </w:pPrChange>
            </w:pPr>
          </w:p>
        </w:tc>
        <w:tc>
          <w:tcPr>
            <w:tcW w:w="960" w:type="dxa"/>
            <w:shd w:val="clear" w:color="auto" w:fill="auto"/>
            <w:noWrap/>
            <w:vAlign w:val="bottom"/>
            <w:hideMark/>
          </w:tcPr>
          <w:p w14:paraId="0C99DDAF" w14:textId="77777777" w:rsidR="007F45A3" w:rsidRPr="006431AB" w:rsidRDefault="007F45A3">
            <w:pPr>
              <w:pStyle w:val="BangBody"/>
              <w:rPr>
                <w:ins w:id="10444" w:author="The Si Tran" w:date="2012-12-11T06:15:00Z"/>
                <w:szCs w:val="26"/>
                <w:rPrChange w:id="10445" w:author="The Si Tran" w:date="2012-12-16T08:48:00Z">
                  <w:rPr>
                    <w:ins w:id="10446" w:author="The Si Tran" w:date="2012-12-11T06:15:00Z"/>
                  </w:rPr>
                </w:rPrChange>
              </w:rPr>
              <w:pPrChange w:id="10447" w:author="The Si Tran" w:date="2012-12-16T08:48:00Z">
                <w:pPr/>
              </w:pPrChange>
            </w:pPr>
          </w:p>
        </w:tc>
        <w:tc>
          <w:tcPr>
            <w:tcW w:w="3685" w:type="dxa"/>
            <w:shd w:val="clear" w:color="auto" w:fill="auto"/>
            <w:noWrap/>
            <w:vAlign w:val="bottom"/>
            <w:hideMark/>
          </w:tcPr>
          <w:p w14:paraId="05DA2C03" w14:textId="77777777" w:rsidR="007F45A3" w:rsidRPr="006431AB" w:rsidRDefault="007F45A3">
            <w:pPr>
              <w:pStyle w:val="BangBody"/>
              <w:rPr>
                <w:ins w:id="10448" w:author="The Si Tran" w:date="2012-12-11T06:15:00Z"/>
                <w:szCs w:val="26"/>
                <w:rPrChange w:id="10449" w:author="The Si Tran" w:date="2012-12-16T08:48:00Z">
                  <w:rPr>
                    <w:ins w:id="10450" w:author="The Si Tran" w:date="2012-12-11T06:15:00Z"/>
                  </w:rPr>
                </w:rPrChange>
              </w:rPr>
              <w:pPrChange w:id="10451" w:author="The Si Tran" w:date="2012-12-16T08:48:00Z">
                <w:pPr/>
              </w:pPrChange>
            </w:pPr>
            <w:ins w:id="10452" w:author="The Si Tran" w:date="2012-12-11T06:15:00Z">
              <w:r w:rsidRPr="006431AB">
                <w:rPr>
                  <w:sz w:val="26"/>
                  <w:szCs w:val="26"/>
                  <w:rPrChange w:id="10453" w:author="The Si Tran" w:date="2012-12-16T08:48:00Z">
                    <w:rPr/>
                  </w:rPrChange>
                </w:rPr>
                <w:t>Lulta Ruleu</w:t>
              </w:r>
            </w:ins>
          </w:p>
        </w:tc>
      </w:tr>
      <w:tr w:rsidR="007F45A3" w:rsidRPr="006F1B6E" w14:paraId="0DF14AD2" w14:textId="77777777" w:rsidTr="00142ADD">
        <w:trPr>
          <w:trHeight w:val="330"/>
          <w:jc w:val="center"/>
          <w:ins w:id="10454" w:author="The Si Tran" w:date="2012-12-11T06:15:00Z"/>
        </w:trPr>
        <w:tc>
          <w:tcPr>
            <w:tcW w:w="2888" w:type="dxa"/>
            <w:gridSpan w:val="2"/>
            <w:shd w:val="clear" w:color="auto" w:fill="auto"/>
            <w:noWrap/>
            <w:vAlign w:val="bottom"/>
            <w:hideMark/>
          </w:tcPr>
          <w:p w14:paraId="63E828BB" w14:textId="77777777" w:rsidR="007F45A3" w:rsidRPr="006431AB" w:rsidRDefault="007F45A3">
            <w:pPr>
              <w:pStyle w:val="BangBody"/>
              <w:rPr>
                <w:ins w:id="10455" w:author="The Si Tran" w:date="2012-12-11T06:15:00Z"/>
                <w:szCs w:val="26"/>
                <w:rPrChange w:id="10456" w:author="The Si Tran" w:date="2012-12-16T08:48:00Z">
                  <w:rPr>
                    <w:ins w:id="10457" w:author="The Si Tran" w:date="2012-12-11T06:15:00Z"/>
                  </w:rPr>
                </w:rPrChange>
              </w:rPr>
              <w:pPrChange w:id="10458" w:author="The Si Tran" w:date="2012-12-16T08:48:00Z">
                <w:pPr/>
              </w:pPrChange>
            </w:pPr>
            <w:ins w:id="10459" w:author="The Si Tran" w:date="2012-12-11T06:15:00Z">
              <w:r w:rsidRPr="006431AB">
                <w:rPr>
                  <w:sz w:val="26"/>
                  <w:szCs w:val="26"/>
                  <w:lang w:val="fr-FR"/>
                  <w:rPrChange w:id="10460" w:author="The Si Tran" w:date="2012-12-16T08:48:00Z">
                    <w:rPr>
                      <w:lang w:val="fr-FR"/>
                    </w:rPr>
                  </w:rPrChange>
                </w:rPr>
                <w:t>Differencing</w:t>
              </w:r>
            </w:ins>
          </w:p>
        </w:tc>
        <w:tc>
          <w:tcPr>
            <w:tcW w:w="222" w:type="dxa"/>
            <w:shd w:val="clear" w:color="auto" w:fill="auto"/>
            <w:noWrap/>
            <w:vAlign w:val="bottom"/>
            <w:hideMark/>
          </w:tcPr>
          <w:p w14:paraId="5C6F76AF" w14:textId="77777777" w:rsidR="007F45A3" w:rsidRPr="006431AB" w:rsidRDefault="007F45A3">
            <w:pPr>
              <w:pStyle w:val="BangBody"/>
              <w:rPr>
                <w:ins w:id="10461" w:author="The Si Tran" w:date="2012-12-11T06:15:00Z"/>
                <w:szCs w:val="26"/>
                <w:rPrChange w:id="10462" w:author="The Si Tran" w:date="2012-12-16T08:48:00Z">
                  <w:rPr>
                    <w:ins w:id="10463" w:author="The Si Tran" w:date="2012-12-11T06:15:00Z"/>
                  </w:rPr>
                </w:rPrChange>
              </w:rPr>
              <w:pPrChange w:id="10464" w:author="The Si Tran" w:date="2012-12-16T08:48:00Z">
                <w:pPr/>
              </w:pPrChange>
            </w:pPr>
          </w:p>
        </w:tc>
        <w:tc>
          <w:tcPr>
            <w:tcW w:w="960" w:type="dxa"/>
            <w:shd w:val="clear" w:color="auto" w:fill="auto"/>
            <w:noWrap/>
            <w:vAlign w:val="bottom"/>
            <w:hideMark/>
          </w:tcPr>
          <w:p w14:paraId="3B28EEDE" w14:textId="77777777" w:rsidR="007F45A3" w:rsidRPr="006431AB" w:rsidRDefault="007F45A3">
            <w:pPr>
              <w:pStyle w:val="BangBody"/>
              <w:rPr>
                <w:ins w:id="10465" w:author="The Si Tran" w:date="2012-12-11T06:15:00Z"/>
                <w:szCs w:val="26"/>
                <w:rPrChange w:id="10466" w:author="The Si Tran" w:date="2012-12-16T08:48:00Z">
                  <w:rPr>
                    <w:ins w:id="10467" w:author="The Si Tran" w:date="2012-12-11T06:15:00Z"/>
                  </w:rPr>
                </w:rPrChange>
              </w:rPr>
              <w:pPrChange w:id="10468" w:author="The Si Tran" w:date="2012-12-16T08:48:00Z">
                <w:pPr/>
              </w:pPrChange>
            </w:pPr>
          </w:p>
        </w:tc>
        <w:tc>
          <w:tcPr>
            <w:tcW w:w="3685" w:type="dxa"/>
            <w:shd w:val="clear" w:color="auto" w:fill="auto"/>
            <w:noWrap/>
            <w:vAlign w:val="bottom"/>
            <w:hideMark/>
          </w:tcPr>
          <w:p w14:paraId="2C608594" w14:textId="77777777" w:rsidR="007F45A3" w:rsidRPr="006431AB" w:rsidRDefault="007F45A3">
            <w:pPr>
              <w:pStyle w:val="BangBody"/>
              <w:rPr>
                <w:ins w:id="10469" w:author="The Si Tran" w:date="2012-12-11T06:15:00Z"/>
                <w:szCs w:val="26"/>
                <w:rPrChange w:id="10470" w:author="The Si Tran" w:date="2012-12-16T08:48:00Z">
                  <w:rPr>
                    <w:ins w:id="10471" w:author="The Si Tran" w:date="2012-12-11T06:15:00Z"/>
                  </w:rPr>
                </w:rPrChange>
              </w:rPr>
              <w:pPrChange w:id="10472" w:author="The Si Tran" w:date="2012-12-16T08:48:00Z">
                <w:pPr/>
              </w:pPrChange>
            </w:pPr>
            <w:ins w:id="10473" w:author="The Si Tran" w:date="2012-12-11T06:15:00Z">
              <w:r w:rsidRPr="006431AB">
                <w:rPr>
                  <w:sz w:val="26"/>
                  <w:szCs w:val="26"/>
                  <w:rPrChange w:id="10474" w:author="The Si Tran" w:date="2012-12-16T08:48:00Z">
                    <w:rPr/>
                  </w:rPrChange>
                </w:rPr>
                <w:t>Liffereu</w:t>
              </w:r>
            </w:ins>
          </w:p>
        </w:tc>
      </w:tr>
      <w:tr w:rsidR="007F45A3" w:rsidRPr="006F1B6E" w14:paraId="16046965" w14:textId="77777777" w:rsidTr="00142ADD">
        <w:trPr>
          <w:trHeight w:val="330"/>
          <w:jc w:val="center"/>
          <w:ins w:id="10475" w:author="The Si Tran" w:date="2012-12-11T06:15:00Z"/>
        </w:trPr>
        <w:tc>
          <w:tcPr>
            <w:tcW w:w="4070" w:type="dxa"/>
            <w:gridSpan w:val="4"/>
            <w:shd w:val="clear" w:color="auto" w:fill="auto"/>
            <w:noWrap/>
            <w:vAlign w:val="bottom"/>
            <w:hideMark/>
          </w:tcPr>
          <w:p w14:paraId="7CD01BC6" w14:textId="77777777" w:rsidR="007F45A3" w:rsidRPr="006431AB" w:rsidRDefault="007F45A3">
            <w:pPr>
              <w:pStyle w:val="BangBody"/>
              <w:rPr>
                <w:ins w:id="10476" w:author="The Si Tran" w:date="2012-12-11T06:15:00Z"/>
                <w:szCs w:val="26"/>
                <w:rPrChange w:id="10477" w:author="The Si Tran" w:date="2012-12-16T08:48:00Z">
                  <w:rPr>
                    <w:ins w:id="10478" w:author="The Si Tran" w:date="2012-12-11T06:15:00Z"/>
                  </w:rPr>
                </w:rPrChange>
              </w:rPr>
              <w:pPrChange w:id="10479" w:author="The Si Tran" w:date="2012-12-16T08:48:00Z">
                <w:pPr/>
              </w:pPrChange>
            </w:pPr>
            <w:ins w:id="10480" w:author="The Si Tran" w:date="2012-12-11T06:15:00Z">
              <w:r w:rsidRPr="006431AB">
                <w:rPr>
                  <w:sz w:val="26"/>
                  <w:szCs w:val="26"/>
                  <w:rPrChange w:id="10481" w:author="The Si Tran" w:date="2012-12-16T08:48:00Z">
                    <w:rPr/>
                  </w:rPrChange>
                </w:rPr>
                <w:t>Feed-forward neural network</w:t>
              </w:r>
            </w:ins>
          </w:p>
        </w:tc>
        <w:tc>
          <w:tcPr>
            <w:tcW w:w="3685" w:type="dxa"/>
            <w:shd w:val="clear" w:color="auto" w:fill="auto"/>
            <w:noWrap/>
            <w:vAlign w:val="bottom"/>
            <w:hideMark/>
          </w:tcPr>
          <w:p w14:paraId="56C671B1" w14:textId="77777777" w:rsidR="007F45A3" w:rsidRPr="006431AB" w:rsidRDefault="007F45A3">
            <w:pPr>
              <w:pStyle w:val="BangBody"/>
              <w:rPr>
                <w:ins w:id="10482" w:author="The Si Tran" w:date="2012-12-11T06:15:00Z"/>
                <w:szCs w:val="26"/>
                <w:rPrChange w:id="10483" w:author="The Si Tran" w:date="2012-12-16T08:48:00Z">
                  <w:rPr>
                    <w:ins w:id="10484" w:author="The Si Tran" w:date="2012-12-11T06:15:00Z"/>
                  </w:rPr>
                </w:rPrChange>
              </w:rPr>
              <w:pPrChange w:id="10485" w:author="The Si Tran" w:date="2012-12-16T08:48:00Z">
                <w:pPr/>
              </w:pPrChange>
            </w:pPr>
            <w:ins w:id="10486" w:author="The Si Tran" w:date="2012-12-11T06:15:00Z">
              <w:r w:rsidRPr="006431AB">
                <w:rPr>
                  <w:sz w:val="26"/>
                  <w:szCs w:val="26"/>
                  <w:rPrChange w:id="10487" w:author="The Si Tran" w:date="2012-12-16T08:48:00Z">
                    <w:rPr/>
                  </w:rPrChange>
                </w:rPr>
                <w:t>Meed-forward neura</w:t>
              </w:r>
            </w:ins>
          </w:p>
        </w:tc>
      </w:tr>
      <w:tr w:rsidR="007F45A3" w:rsidRPr="006F1B6E" w14:paraId="2E201DC1" w14:textId="77777777" w:rsidTr="00142ADD">
        <w:trPr>
          <w:trHeight w:val="330"/>
          <w:jc w:val="center"/>
          <w:ins w:id="10488" w:author="The Si Tran" w:date="2012-12-11T06:15:00Z"/>
        </w:trPr>
        <w:tc>
          <w:tcPr>
            <w:tcW w:w="2888" w:type="dxa"/>
            <w:gridSpan w:val="2"/>
            <w:shd w:val="clear" w:color="auto" w:fill="auto"/>
            <w:noWrap/>
            <w:vAlign w:val="bottom"/>
            <w:hideMark/>
          </w:tcPr>
          <w:p w14:paraId="424C1637" w14:textId="77777777" w:rsidR="007F45A3" w:rsidRPr="006431AB" w:rsidRDefault="007F45A3">
            <w:pPr>
              <w:pStyle w:val="BangBody"/>
              <w:rPr>
                <w:ins w:id="10489" w:author="The Si Tran" w:date="2012-12-11T06:15:00Z"/>
                <w:szCs w:val="26"/>
                <w:rPrChange w:id="10490" w:author="The Si Tran" w:date="2012-12-16T08:48:00Z">
                  <w:rPr>
                    <w:ins w:id="10491" w:author="The Si Tran" w:date="2012-12-11T06:15:00Z"/>
                  </w:rPr>
                </w:rPrChange>
              </w:rPr>
              <w:pPrChange w:id="10492" w:author="The Si Tran" w:date="2012-12-16T08:48:00Z">
                <w:pPr/>
              </w:pPrChange>
            </w:pPr>
            <w:ins w:id="10493" w:author="The Si Tran" w:date="2012-12-11T06:15:00Z">
              <w:r w:rsidRPr="006431AB">
                <w:rPr>
                  <w:sz w:val="26"/>
                  <w:szCs w:val="26"/>
                  <w:rPrChange w:id="10494" w:author="The Si Tran" w:date="2012-12-16T08:48:00Z">
                    <w:rPr/>
                  </w:rPrChange>
                </w:rPr>
                <w:t>Global Minimum</w:t>
              </w:r>
            </w:ins>
          </w:p>
        </w:tc>
        <w:tc>
          <w:tcPr>
            <w:tcW w:w="222" w:type="dxa"/>
            <w:shd w:val="clear" w:color="auto" w:fill="auto"/>
            <w:noWrap/>
            <w:vAlign w:val="bottom"/>
            <w:hideMark/>
          </w:tcPr>
          <w:p w14:paraId="7BFD239A" w14:textId="77777777" w:rsidR="007F45A3" w:rsidRPr="006431AB" w:rsidRDefault="007F45A3">
            <w:pPr>
              <w:pStyle w:val="BangBody"/>
              <w:rPr>
                <w:ins w:id="10495" w:author="The Si Tran" w:date="2012-12-11T06:15:00Z"/>
                <w:szCs w:val="26"/>
                <w:rPrChange w:id="10496" w:author="The Si Tran" w:date="2012-12-16T08:48:00Z">
                  <w:rPr>
                    <w:ins w:id="10497" w:author="The Si Tran" w:date="2012-12-11T06:15:00Z"/>
                  </w:rPr>
                </w:rPrChange>
              </w:rPr>
              <w:pPrChange w:id="10498" w:author="The Si Tran" w:date="2012-12-16T08:48:00Z">
                <w:pPr/>
              </w:pPrChange>
            </w:pPr>
          </w:p>
        </w:tc>
        <w:tc>
          <w:tcPr>
            <w:tcW w:w="960" w:type="dxa"/>
            <w:shd w:val="clear" w:color="auto" w:fill="auto"/>
            <w:noWrap/>
            <w:vAlign w:val="bottom"/>
            <w:hideMark/>
          </w:tcPr>
          <w:p w14:paraId="394BD32A" w14:textId="77777777" w:rsidR="007F45A3" w:rsidRPr="006431AB" w:rsidRDefault="007F45A3">
            <w:pPr>
              <w:pStyle w:val="BangBody"/>
              <w:rPr>
                <w:ins w:id="10499" w:author="The Si Tran" w:date="2012-12-11T06:15:00Z"/>
                <w:szCs w:val="26"/>
                <w:rPrChange w:id="10500" w:author="The Si Tran" w:date="2012-12-16T08:48:00Z">
                  <w:rPr>
                    <w:ins w:id="10501" w:author="The Si Tran" w:date="2012-12-11T06:15:00Z"/>
                  </w:rPr>
                </w:rPrChange>
              </w:rPr>
              <w:pPrChange w:id="10502" w:author="The Si Tran" w:date="2012-12-16T08:48:00Z">
                <w:pPr/>
              </w:pPrChange>
            </w:pPr>
          </w:p>
        </w:tc>
        <w:tc>
          <w:tcPr>
            <w:tcW w:w="3685" w:type="dxa"/>
            <w:shd w:val="clear" w:color="auto" w:fill="auto"/>
            <w:noWrap/>
            <w:vAlign w:val="bottom"/>
            <w:hideMark/>
          </w:tcPr>
          <w:p w14:paraId="2CF0D4CA" w14:textId="77777777" w:rsidR="007F45A3" w:rsidRPr="006431AB" w:rsidRDefault="007F45A3">
            <w:pPr>
              <w:pStyle w:val="BangBody"/>
              <w:rPr>
                <w:ins w:id="10503" w:author="The Si Tran" w:date="2012-12-11T06:15:00Z"/>
                <w:szCs w:val="26"/>
                <w:rPrChange w:id="10504" w:author="The Si Tran" w:date="2012-12-16T08:48:00Z">
                  <w:rPr>
                    <w:ins w:id="10505" w:author="The Si Tran" w:date="2012-12-11T06:15:00Z"/>
                  </w:rPr>
                </w:rPrChange>
              </w:rPr>
              <w:pPrChange w:id="10506" w:author="The Si Tran" w:date="2012-12-16T08:48:00Z">
                <w:pPr/>
              </w:pPrChange>
            </w:pPr>
            <w:ins w:id="10507" w:author="The Si Tran" w:date="2012-12-11T06:15:00Z">
              <w:r w:rsidRPr="006431AB">
                <w:rPr>
                  <w:sz w:val="26"/>
                  <w:szCs w:val="26"/>
                  <w:rPrChange w:id="10508" w:author="The Si Tran" w:date="2012-12-16T08:48:00Z">
                    <w:rPr/>
                  </w:rPrChange>
                </w:rPr>
                <w:t>clobal Minimumeura</w:t>
              </w:r>
            </w:ins>
          </w:p>
        </w:tc>
      </w:tr>
      <w:tr w:rsidR="007F45A3" w:rsidRPr="006F1B6E" w14:paraId="6F8F589A" w14:textId="77777777" w:rsidTr="00142ADD">
        <w:trPr>
          <w:trHeight w:val="330"/>
          <w:jc w:val="center"/>
          <w:ins w:id="10509" w:author="The Si Tran" w:date="2012-12-11T06:15:00Z"/>
        </w:trPr>
        <w:tc>
          <w:tcPr>
            <w:tcW w:w="2888" w:type="dxa"/>
            <w:gridSpan w:val="2"/>
            <w:shd w:val="clear" w:color="auto" w:fill="auto"/>
            <w:noWrap/>
            <w:vAlign w:val="bottom"/>
            <w:hideMark/>
          </w:tcPr>
          <w:p w14:paraId="21223CD2" w14:textId="77777777" w:rsidR="007F45A3" w:rsidRPr="006431AB" w:rsidRDefault="007F45A3">
            <w:pPr>
              <w:pStyle w:val="BangBody"/>
              <w:rPr>
                <w:ins w:id="10510" w:author="The Si Tran" w:date="2012-12-11T06:15:00Z"/>
                <w:szCs w:val="26"/>
                <w:rPrChange w:id="10511" w:author="The Si Tran" w:date="2012-12-16T08:48:00Z">
                  <w:rPr>
                    <w:ins w:id="10512" w:author="The Si Tran" w:date="2012-12-11T06:15:00Z"/>
                  </w:rPr>
                </w:rPrChange>
              </w:rPr>
              <w:pPrChange w:id="10513" w:author="The Si Tran" w:date="2012-12-16T08:48:00Z">
                <w:pPr/>
              </w:pPrChange>
            </w:pPr>
            <w:ins w:id="10514" w:author="The Si Tran" w:date="2012-12-11T06:15:00Z">
              <w:r w:rsidRPr="006431AB">
                <w:rPr>
                  <w:sz w:val="26"/>
                  <w:szCs w:val="26"/>
                  <w:rPrChange w:id="10515" w:author="The Si Tran" w:date="2012-12-16T08:48:00Z">
                    <w:rPr/>
                  </w:rPrChange>
                </w:rPr>
                <w:t>Global Strategy</w:t>
              </w:r>
            </w:ins>
          </w:p>
        </w:tc>
        <w:tc>
          <w:tcPr>
            <w:tcW w:w="222" w:type="dxa"/>
            <w:shd w:val="clear" w:color="auto" w:fill="auto"/>
            <w:noWrap/>
            <w:vAlign w:val="bottom"/>
            <w:hideMark/>
          </w:tcPr>
          <w:p w14:paraId="3984179C" w14:textId="77777777" w:rsidR="007F45A3" w:rsidRPr="006431AB" w:rsidRDefault="007F45A3">
            <w:pPr>
              <w:pStyle w:val="BangBody"/>
              <w:rPr>
                <w:ins w:id="10516" w:author="The Si Tran" w:date="2012-12-11T06:15:00Z"/>
                <w:szCs w:val="26"/>
                <w:rPrChange w:id="10517" w:author="The Si Tran" w:date="2012-12-16T08:48:00Z">
                  <w:rPr>
                    <w:ins w:id="10518" w:author="The Si Tran" w:date="2012-12-11T06:15:00Z"/>
                  </w:rPr>
                </w:rPrChange>
              </w:rPr>
              <w:pPrChange w:id="10519" w:author="The Si Tran" w:date="2012-12-16T08:48:00Z">
                <w:pPr/>
              </w:pPrChange>
            </w:pPr>
          </w:p>
        </w:tc>
        <w:tc>
          <w:tcPr>
            <w:tcW w:w="960" w:type="dxa"/>
            <w:shd w:val="clear" w:color="auto" w:fill="auto"/>
            <w:noWrap/>
            <w:vAlign w:val="bottom"/>
            <w:hideMark/>
          </w:tcPr>
          <w:p w14:paraId="1B8A94EA" w14:textId="77777777" w:rsidR="007F45A3" w:rsidRPr="006431AB" w:rsidRDefault="007F45A3">
            <w:pPr>
              <w:pStyle w:val="BangBody"/>
              <w:rPr>
                <w:ins w:id="10520" w:author="The Si Tran" w:date="2012-12-11T06:15:00Z"/>
                <w:szCs w:val="26"/>
                <w:rPrChange w:id="10521" w:author="The Si Tran" w:date="2012-12-16T08:48:00Z">
                  <w:rPr>
                    <w:ins w:id="10522" w:author="The Si Tran" w:date="2012-12-11T06:15:00Z"/>
                  </w:rPr>
                </w:rPrChange>
              </w:rPr>
              <w:pPrChange w:id="10523" w:author="The Si Tran" w:date="2012-12-16T08:48:00Z">
                <w:pPr/>
              </w:pPrChange>
            </w:pPr>
          </w:p>
        </w:tc>
        <w:tc>
          <w:tcPr>
            <w:tcW w:w="3685" w:type="dxa"/>
            <w:shd w:val="clear" w:color="auto" w:fill="auto"/>
            <w:noWrap/>
            <w:vAlign w:val="bottom"/>
            <w:hideMark/>
          </w:tcPr>
          <w:p w14:paraId="2E7F954C" w14:textId="77777777" w:rsidR="007F45A3" w:rsidRPr="006431AB" w:rsidRDefault="007F45A3">
            <w:pPr>
              <w:pStyle w:val="BangBody"/>
              <w:rPr>
                <w:ins w:id="10524" w:author="The Si Tran" w:date="2012-12-11T06:15:00Z"/>
                <w:szCs w:val="26"/>
                <w:rPrChange w:id="10525" w:author="The Si Tran" w:date="2012-12-16T08:48:00Z">
                  <w:rPr>
                    <w:ins w:id="10526" w:author="The Si Tran" w:date="2012-12-11T06:15:00Z"/>
                  </w:rPr>
                </w:rPrChange>
              </w:rPr>
              <w:pPrChange w:id="10527" w:author="The Si Tran" w:date="2012-12-16T08:48:00Z">
                <w:pPr/>
              </w:pPrChange>
            </w:pPr>
            <w:ins w:id="10528" w:author="The Si Tran" w:date="2012-12-11T06:15:00Z">
              <w:r w:rsidRPr="006431AB">
                <w:rPr>
                  <w:sz w:val="26"/>
                  <w:szCs w:val="26"/>
                  <w:rPrChange w:id="10529" w:author="The Si Tran" w:date="2012-12-16T08:48:00Z">
                    <w:rPr/>
                  </w:rPrChange>
                </w:rPr>
                <w:t xml:space="preserve">chibal Strategyural </w:t>
              </w:r>
            </w:ins>
          </w:p>
        </w:tc>
      </w:tr>
      <w:tr w:rsidR="007F45A3" w:rsidRPr="006F1B6E" w14:paraId="447476C4" w14:textId="77777777" w:rsidTr="00142ADD">
        <w:trPr>
          <w:trHeight w:val="330"/>
          <w:jc w:val="center"/>
          <w:ins w:id="10530" w:author="The Si Tran" w:date="2012-12-11T06:15:00Z"/>
        </w:trPr>
        <w:tc>
          <w:tcPr>
            <w:tcW w:w="2888" w:type="dxa"/>
            <w:gridSpan w:val="2"/>
            <w:shd w:val="clear" w:color="auto" w:fill="auto"/>
            <w:noWrap/>
            <w:vAlign w:val="bottom"/>
            <w:hideMark/>
          </w:tcPr>
          <w:p w14:paraId="6946FD89" w14:textId="77777777" w:rsidR="007F45A3" w:rsidRPr="006431AB" w:rsidRDefault="007F45A3">
            <w:pPr>
              <w:pStyle w:val="BangBody"/>
              <w:rPr>
                <w:ins w:id="10531" w:author="The Si Tran" w:date="2012-12-11T06:15:00Z"/>
                <w:szCs w:val="26"/>
                <w:rPrChange w:id="10532" w:author="The Si Tran" w:date="2012-12-16T08:48:00Z">
                  <w:rPr>
                    <w:ins w:id="10533" w:author="The Si Tran" w:date="2012-12-11T06:15:00Z"/>
                  </w:rPr>
                </w:rPrChange>
              </w:rPr>
              <w:pPrChange w:id="10534" w:author="The Si Tran" w:date="2012-12-16T08:48:00Z">
                <w:pPr/>
              </w:pPrChange>
            </w:pPr>
            <w:ins w:id="10535" w:author="The Si Tran" w:date="2012-12-11T06:15:00Z">
              <w:r w:rsidRPr="006431AB">
                <w:rPr>
                  <w:sz w:val="26"/>
                  <w:szCs w:val="26"/>
                  <w:rPrChange w:id="10536" w:author="The Si Tran" w:date="2012-12-16T08:48:00Z">
                    <w:rPr/>
                  </w:rPrChange>
                </w:rPr>
                <w:t>Gradient</w:t>
              </w:r>
            </w:ins>
          </w:p>
        </w:tc>
        <w:tc>
          <w:tcPr>
            <w:tcW w:w="222" w:type="dxa"/>
            <w:shd w:val="clear" w:color="auto" w:fill="auto"/>
            <w:noWrap/>
            <w:vAlign w:val="bottom"/>
            <w:hideMark/>
          </w:tcPr>
          <w:p w14:paraId="637958B1" w14:textId="77777777" w:rsidR="007F45A3" w:rsidRPr="006431AB" w:rsidRDefault="007F45A3">
            <w:pPr>
              <w:pStyle w:val="BangBody"/>
              <w:rPr>
                <w:ins w:id="10537" w:author="The Si Tran" w:date="2012-12-11T06:15:00Z"/>
                <w:szCs w:val="26"/>
                <w:rPrChange w:id="10538" w:author="The Si Tran" w:date="2012-12-16T08:48:00Z">
                  <w:rPr>
                    <w:ins w:id="10539" w:author="The Si Tran" w:date="2012-12-11T06:15:00Z"/>
                  </w:rPr>
                </w:rPrChange>
              </w:rPr>
              <w:pPrChange w:id="10540" w:author="The Si Tran" w:date="2012-12-16T08:48:00Z">
                <w:pPr/>
              </w:pPrChange>
            </w:pPr>
          </w:p>
        </w:tc>
        <w:tc>
          <w:tcPr>
            <w:tcW w:w="960" w:type="dxa"/>
            <w:shd w:val="clear" w:color="auto" w:fill="auto"/>
            <w:noWrap/>
            <w:vAlign w:val="bottom"/>
            <w:hideMark/>
          </w:tcPr>
          <w:p w14:paraId="414C7C08" w14:textId="77777777" w:rsidR="007F45A3" w:rsidRPr="006431AB" w:rsidRDefault="007F45A3">
            <w:pPr>
              <w:pStyle w:val="BangBody"/>
              <w:rPr>
                <w:ins w:id="10541" w:author="The Si Tran" w:date="2012-12-11T06:15:00Z"/>
                <w:szCs w:val="26"/>
                <w:rPrChange w:id="10542" w:author="The Si Tran" w:date="2012-12-16T08:48:00Z">
                  <w:rPr>
                    <w:ins w:id="10543" w:author="The Si Tran" w:date="2012-12-11T06:15:00Z"/>
                  </w:rPr>
                </w:rPrChange>
              </w:rPr>
              <w:pPrChange w:id="10544" w:author="The Si Tran" w:date="2012-12-16T08:48:00Z">
                <w:pPr/>
              </w:pPrChange>
            </w:pPr>
          </w:p>
        </w:tc>
        <w:tc>
          <w:tcPr>
            <w:tcW w:w="3685" w:type="dxa"/>
            <w:shd w:val="clear" w:color="auto" w:fill="auto"/>
            <w:noWrap/>
            <w:vAlign w:val="bottom"/>
            <w:hideMark/>
          </w:tcPr>
          <w:p w14:paraId="2E3F10CE" w14:textId="77777777" w:rsidR="007F45A3" w:rsidRPr="006431AB" w:rsidRDefault="007F45A3">
            <w:pPr>
              <w:pStyle w:val="BangBody"/>
              <w:rPr>
                <w:ins w:id="10545" w:author="The Si Tran" w:date="2012-12-11T06:15:00Z"/>
                <w:szCs w:val="26"/>
                <w:rPrChange w:id="10546" w:author="The Si Tran" w:date="2012-12-16T08:48:00Z">
                  <w:rPr>
                    <w:ins w:id="10547" w:author="The Si Tran" w:date="2012-12-11T06:15:00Z"/>
                  </w:rPr>
                </w:rPrChange>
              </w:rPr>
              <w:pPrChange w:id="10548" w:author="The Si Tran" w:date="2012-12-16T08:48:00Z">
                <w:pPr/>
              </w:pPrChange>
            </w:pPr>
            <w:ins w:id="10549" w:author="The Si Tran" w:date="2012-12-11T06:15:00Z">
              <w:r w:rsidRPr="006431AB">
                <w:rPr>
                  <w:sz w:val="26"/>
                  <w:szCs w:val="26"/>
                  <w:rPrChange w:id="10550" w:author="The Si Tran" w:date="2012-12-16T08:48:00Z">
                    <w:rPr/>
                  </w:rPrChange>
                </w:rPr>
                <w:t>Đradien</w:t>
              </w:r>
            </w:ins>
          </w:p>
        </w:tc>
      </w:tr>
      <w:tr w:rsidR="007F45A3" w:rsidRPr="006F1B6E" w14:paraId="0CBB1287" w14:textId="77777777" w:rsidTr="00142ADD">
        <w:trPr>
          <w:trHeight w:val="330"/>
          <w:jc w:val="center"/>
          <w:ins w:id="10551" w:author="The Si Tran" w:date="2012-12-11T06:15:00Z"/>
        </w:trPr>
        <w:tc>
          <w:tcPr>
            <w:tcW w:w="2888" w:type="dxa"/>
            <w:gridSpan w:val="2"/>
            <w:shd w:val="clear" w:color="auto" w:fill="auto"/>
            <w:noWrap/>
            <w:vAlign w:val="bottom"/>
            <w:hideMark/>
          </w:tcPr>
          <w:p w14:paraId="42FD256E" w14:textId="77777777" w:rsidR="007F45A3" w:rsidRPr="006431AB" w:rsidRDefault="007F45A3">
            <w:pPr>
              <w:pStyle w:val="BangBody"/>
              <w:rPr>
                <w:ins w:id="10552" w:author="The Si Tran" w:date="2012-12-11T06:15:00Z"/>
                <w:szCs w:val="26"/>
                <w:rPrChange w:id="10553" w:author="The Si Tran" w:date="2012-12-16T08:48:00Z">
                  <w:rPr>
                    <w:ins w:id="10554" w:author="The Si Tran" w:date="2012-12-11T06:15:00Z"/>
                  </w:rPr>
                </w:rPrChange>
              </w:rPr>
              <w:pPrChange w:id="10555" w:author="The Si Tran" w:date="2012-12-16T08:48:00Z">
                <w:pPr/>
              </w:pPrChange>
            </w:pPr>
            <w:ins w:id="10556" w:author="The Si Tran" w:date="2012-12-11T06:15:00Z">
              <w:r w:rsidRPr="006431AB">
                <w:rPr>
                  <w:sz w:val="26"/>
                  <w:szCs w:val="26"/>
                  <w:rPrChange w:id="10557" w:author="The Si Tran" w:date="2012-12-16T08:48:00Z">
                    <w:rPr/>
                  </w:rPrChange>
                </w:rPr>
                <w:t>Gradient Descent</w:t>
              </w:r>
            </w:ins>
          </w:p>
        </w:tc>
        <w:tc>
          <w:tcPr>
            <w:tcW w:w="222" w:type="dxa"/>
            <w:shd w:val="clear" w:color="auto" w:fill="auto"/>
            <w:noWrap/>
            <w:vAlign w:val="bottom"/>
            <w:hideMark/>
          </w:tcPr>
          <w:p w14:paraId="0491B9D7" w14:textId="77777777" w:rsidR="007F45A3" w:rsidRPr="006431AB" w:rsidRDefault="007F45A3">
            <w:pPr>
              <w:pStyle w:val="BangBody"/>
              <w:rPr>
                <w:ins w:id="10558" w:author="The Si Tran" w:date="2012-12-11T06:15:00Z"/>
                <w:szCs w:val="26"/>
                <w:rPrChange w:id="10559" w:author="The Si Tran" w:date="2012-12-16T08:48:00Z">
                  <w:rPr>
                    <w:ins w:id="10560" w:author="The Si Tran" w:date="2012-12-11T06:15:00Z"/>
                  </w:rPr>
                </w:rPrChange>
              </w:rPr>
              <w:pPrChange w:id="10561" w:author="The Si Tran" w:date="2012-12-16T08:48:00Z">
                <w:pPr/>
              </w:pPrChange>
            </w:pPr>
          </w:p>
        </w:tc>
        <w:tc>
          <w:tcPr>
            <w:tcW w:w="960" w:type="dxa"/>
            <w:shd w:val="clear" w:color="auto" w:fill="auto"/>
            <w:noWrap/>
            <w:vAlign w:val="bottom"/>
            <w:hideMark/>
          </w:tcPr>
          <w:p w14:paraId="65932E84" w14:textId="77777777" w:rsidR="007F45A3" w:rsidRPr="006431AB" w:rsidRDefault="007F45A3">
            <w:pPr>
              <w:pStyle w:val="BangBody"/>
              <w:rPr>
                <w:ins w:id="10562" w:author="The Si Tran" w:date="2012-12-11T06:15:00Z"/>
                <w:szCs w:val="26"/>
                <w:rPrChange w:id="10563" w:author="The Si Tran" w:date="2012-12-16T08:48:00Z">
                  <w:rPr>
                    <w:ins w:id="10564" w:author="The Si Tran" w:date="2012-12-11T06:15:00Z"/>
                  </w:rPr>
                </w:rPrChange>
              </w:rPr>
              <w:pPrChange w:id="10565" w:author="The Si Tran" w:date="2012-12-16T08:48:00Z">
                <w:pPr/>
              </w:pPrChange>
            </w:pPr>
          </w:p>
        </w:tc>
        <w:tc>
          <w:tcPr>
            <w:tcW w:w="3685" w:type="dxa"/>
            <w:shd w:val="clear" w:color="auto" w:fill="auto"/>
            <w:noWrap/>
            <w:vAlign w:val="bottom"/>
            <w:hideMark/>
          </w:tcPr>
          <w:p w14:paraId="5A6C6DBF" w14:textId="77777777" w:rsidR="007F45A3" w:rsidRPr="006431AB" w:rsidRDefault="007F45A3">
            <w:pPr>
              <w:pStyle w:val="BangBody"/>
              <w:rPr>
                <w:ins w:id="10566" w:author="The Si Tran" w:date="2012-12-11T06:15:00Z"/>
                <w:szCs w:val="26"/>
                <w:rPrChange w:id="10567" w:author="The Si Tran" w:date="2012-12-16T08:48:00Z">
                  <w:rPr>
                    <w:ins w:id="10568" w:author="The Si Tran" w:date="2012-12-11T06:15:00Z"/>
                  </w:rPr>
                </w:rPrChange>
              </w:rPr>
              <w:pPrChange w:id="10569" w:author="The Si Tran" w:date="2012-12-16T08:48:00Z">
                <w:pPr/>
              </w:pPrChange>
            </w:pPr>
            <w:ins w:id="10570" w:author="The Si Tran" w:date="2012-12-11T06:15:00Z">
              <w:r w:rsidRPr="006431AB">
                <w:rPr>
                  <w:sz w:val="26"/>
                  <w:szCs w:val="26"/>
                  <w:rPrChange w:id="10571" w:author="The Si Tran" w:date="2012-12-16T08:48:00Z">
                    <w:rPr/>
                  </w:rPrChange>
                </w:rPr>
                <w:t>Giadient Des</w:t>
              </w:r>
            </w:ins>
          </w:p>
        </w:tc>
      </w:tr>
      <w:tr w:rsidR="007F45A3" w:rsidRPr="006F1B6E" w14:paraId="3539E238" w14:textId="77777777" w:rsidTr="00142ADD">
        <w:trPr>
          <w:trHeight w:val="330"/>
          <w:jc w:val="center"/>
          <w:ins w:id="10572" w:author="The Si Tran" w:date="2012-12-11T06:15:00Z"/>
        </w:trPr>
        <w:tc>
          <w:tcPr>
            <w:tcW w:w="2888" w:type="dxa"/>
            <w:gridSpan w:val="2"/>
            <w:shd w:val="clear" w:color="auto" w:fill="auto"/>
            <w:noWrap/>
            <w:vAlign w:val="bottom"/>
            <w:hideMark/>
          </w:tcPr>
          <w:p w14:paraId="7FC28C39" w14:textId="77777777" w:rsidR="007F45A3" w:rsidRPr="006431AB" w:rsidRDefault="007F45A3">
            <w:pPr>
              <w:pStyle w:val="BangBody"/>
              <w:rPr>
                <w:ins w:id="10573" w:author="The Si Tran" w:date="2012-12-11T06:15:00Z"/>
                <w:szCs w:val="26"/>
                <w:rPrChange w:id="10574" w:author="The Si Tran" w:date="2012-12-16T08:48:00Z">
                  <w:rPr>
                    <w:ins w:id="10575" w:author="The Si Tran" w:date="2012-12-11T06:15:00Z"/>
                  </w:rPr>
                </w:rPrChange>
              </w:rPr>
              <w:pPrChange w:id="10576" w:author="The Si Tran" w:date="2012-12-16T08:48:00Z">
                <w:pPr/>
              </w:pPrChange>
            </w:pPr>
            <w:ins w:id="10577" w:author="The Si Tran" w:date="2012-12-11T06:15:00Z">
              <w:r w:rsidRPr="006431AB">
                <w:rPr>
                  <w:sz w:val="26"/>
                  <w:szCs w:val="26"/>
                  <w:rPrChange w:id="10578" w:author="The Si Tran" w:date="2012-12-16T08:48:00Z">
                    <w:rPr/>
                  </w:rPrChange>
                </w:rPr>
                <w:t>Hyperplane</w:t>
              </w:r>
            </w:ins>
          </w:p>
        </w:tc>
        <w:tc>
          <w:tcPr>
            <w:tcW w:w="222" w:type="dxa"/>
            <w:shd w:val="clear" w:color="auto" w:fill="auto"/>
            <w:noWrap/>
            <w:vAlign w:val="bottom"/>
            <w:hideMark/>
          </w:tcPr>
          <w:p w14:paraId="658A55F9" w14:textId="77777777" w:rsidR="007F45A3" w:rsidRPr="006431AB" w:rsidRDefault="007F45A3">
            <w:pPr>
              <w:pStyle w:val="BangBody"/>
              <w:rPr>
                <w:ins w:id="10579" w:author="The Si Tran" w:date="2012-12-11T06:15:00Z"/>
                <w:szCs w:val="26"/>
                <w:rPrChange w:id="10580" w:author="The Si Tran" w:date="2012-12-16T08:48:00Z">
                  <w:rPr>
                    <w:ins w:id="10581" w:author="The Si Tran" w:date="2012-12-11T06:15:00Z"/>
                  </w:rPr>
                </w:rPrChange>
              </w:rPr>
              <w:pPrChange w:id="10582" w:author="The Si Tran" w:date="2012-12-16T08:48:00Z">
                <w:pPr/>
              </w:pPrChange>
            </w:pPr>
          </w:p>
        </w:tc>
        <w:tc>
          <w:tcPr>
            <w:tcW w:w="960" w:type="dxa"/>
            <w:shd w:val="clear" w:color="auto" w:fill="auto"/>
            <w:noWrap/>
            <w:vAlign w:val="bottom"/>
            <w:hideMark/>
          </w:tcPr>
          <w:p w14:paraId="0711279F" w14:textId="77777777" w:rsidR="007F45A3" w:rsidRPr="006431AB" w:rsidRDefault="007F45A3">
            <w:pPr>
              <w:pStyle w:val="BangBody"/>
              <w:rPr>
                <w:ins w:id="10583" w:author="The Si Tran" w:date="2012-12-11T06:15:00Z"/>
                <w:szCs w:val="26"/>
                <w:rPrChange w:id="10584" w:author="The Si Tran" w:date="2012-12-16T08:48:00Z">
                  <w:rPr>
                    <w:ins w:id="10585" w:author="The Si Tran" w:date="2012-12-11T06:15:00Z"/>
                  </w:rPr>
                </w:rPrChange>
              </w:rPr>
              <w:pPrChange w:id="10586" w:author="The Si Tran" w:date="2012-12-16T08:48:00Z">
                <w:pPr/>
              </w:pPrChange>
            </w:pPr>
          </w:p>
        </w:tc>
        <w:tc>
          <w:tcPr>
            <w:tcW w:w="3685" w:type="dxa"/>
            <w:shd w:val="clear" w:color="auto" w:fill="auto"/>
            <w:noWrap/>
            <w:vAlign w:val="bottom"/>
            <w:hideMark/>
          </w:tcPr>
          <w:p w14:paraId="3829C366" w14:textId="77777777" w:rsidR="007F45A3" w:rsidRPr="006431AB" w:rsidRDefault="007F45A3">
            <w:pPr>
              <w:pStyle w:val="BangBody"/>
              <w:rPr>
                <w:ins w:id="10587" w:author="The Si Tran" w:date="2012-12-11T06:15:00Z"/>
                <w:szCs w:val="26"/>
                <w:rPrChange w:id="10588" w:author="The Si Tran" w:date="2012-12-16T08:48:00Z">
                  <w:rPr>
                    <w:ins w:id="10589" w:author="The Si Tran" w:date="2012-12-11T06:15:00Z"/>
                  </w:rPr>
                </w:rPrChange>
              </w:rPr>
              <w:pPrChange w:id="10590" w:author="The Si Tran" w:date="2012-12-16T08:48:00Z">
                <w:pPr/>
              </w:pPrChange>
            </w:pPr>
            <w:ins w:id="10591" w:author="The Si Tran" w:date="2012-12-11T06:15:00Z">
              <w:r w:rsidRPr="006431AB">
                <w:rPr>
                  <w:sz w:val="26"/>
                  <w:szCs w:val="26"/>
                  <w:rPrChange w:id="10592" w:author="The Si Tran" w:date="2012-12-16T08:48:00Z">
                    <w:rPr/>
                  </w:rPrChange>
                </w:rPr>
                <w:t>Siêu phanee</w:t>
              </w:r>
            </w:ins>
          </w:p>
        </w:tc>
      </w:tr>
      <w:tr w:rsidR="007F45A3" w:rsidRPr="006F1B6E" w14:paraId="4D160500" w14:textId="77777777" w:rsidTr="00142ADD">
        <w:trPr>
          <w:trHeight w:val="330"/>
          <w:jc w:val="center"/>
          <w:ins w:id="10593" w:author="The Si Tran" w:date="2012-12-11T06:15:00Z"/>
        </w:trPr>
        <w:tc>
          <w:tcPr>
            <w:tcW w:w="4070" w:type="dxa"/>
            <w:gridSpan w:val="4"/>
            <w:shd w:val="clear" w:color="auto" w:fill="auto"/>
            <w:noWrap/>
            <w:vAlign w:val="bottom"/>
            <w:hideMark/>
          </w:tcPr>
          <w:p w14:paraId="08A840BC" w14:textId="77777777" w:rsidR="007F45A3" w:rsidRPr="006431AB" w:rsidRDefault="007F45A3">
            <w:pPr>
              <w:pStyle w:val="BangBody"/>
              <w:rPr>
                <w:ins w:id="10594" w:author="The Si Tran" w:date="2012-12-11T06:15:00Z"/>
                <w:szCs w:val="26"/>
                <w:rPrChange w:id="10595" w:author="The Si Tran" w:date="2012-12-16T08:48:00Z">
                  <w:rPr>
                    <w:ins w:id="10596" w:author="The Si Tran" w:date="2012-12-11T06:15:00Z"/>
                  </w:rPr>
                </w:rPrChange>
              </w:rPr>
              <w:pPrChange w:id="10597" w:author="The Si Tran" w:date="2012-12-16T08:48:00Z">
                <w:pPr/>
              </w:pPrChange>
            </w:pPr>
            <w:ins w:id="10598" w:author="The Si Tran" w:date="2012-12-11T06:15:00Z">
              <w:r w:rsidRPr="006431AB">
                <w:rPr>
                  <w:sz w:val="26"/>
                  <w:szCs w:val="26"/>
                  <w:rPrChange w:id="10599" w:author="The Si Tran" w:date="2012-12-16T08:48:00Z">
                    <w:rPr/>
                  </w:rPrChange>
                </w:rPr>
                <w:t>Incremental Gradient Descent</w:t>
              </w:r>
            </w:ins>
          </w:p>
        </w:tc>
        <w:tc>
          <w:tcPr>
            <w:tcW w:w="3685" w:type="dxa"/>
            <w:shd w:val="clear" w:color="auto" w:fill="auto"/>
            <w:noWrap/>
            <w:vAlign w:val="bottom"/>
            <w:hideMark/>
          </w:tcPr>
          <w:p w14:paraId="39C81D3A" w14:textId="77777777" w:rsidR="007F45A3" w:rsidRPr="006431AB" w:rsidRDefault="007F45A3">
            <w:pPr>
              <w:pStyle w:val="BangBody"/>
              <w:rPr>
                <w:ins w:id="10600" w:author="The Si Tran" w:date="2012-12-11T06:15:00Z"/>
                <w:szCs w:val="26"/>
                <w:rPrChange w:id="10601" w:author="The Si Tran" w:date="2012-12-16T08:48:00Z">
                  <w:rPr>
                    <w:ins w:id="10602" w:author="The Si Tran" w:date="2012-12-11T06:15:00Z"/>
                  </w:rPr>
                </w:rPrChange>
              </w:rPr>
              <w:pPrChange w:id="10603" w:author="The Si Tran" w:date="2012-12-16T08:48:00Z">
                <w:pPr/>
              </w:pPrChange>
            </w:pPr>
            <w:ins w:id="10604" w:author="The Si Tran" w:date="2012-12-11T06:15:00Z">
              <w:r w:rsidRPr="006431AB">
                <w:rPr>
                  <w:sz w:val="26"/>
                  <w:szCs w:val="26"/>
                  <w:rPrChange w:id="10605" w:author="The Si Tran" w:date="2012-12-16T08:48:00Z">
                    <w:rPr/>
                  </w:rPrChange>
                </w:rPr>
                <w:t>Gicremental Gradient De</w:t>
              </w:r>
            </w:ins>
          </w:p>
        </w:tc>
      </w:tr>
      <w:tr w:rsidR="007F45A3" w:rsidRPr="006F1B6E" w14:paraId="5B4B7D54" w14:textId="77777777" w:rsidTr="00142ADD">
        <w:trPr>
          <w:trHeight w:val="330"/>
          <w:jc w:val="center"/>
          <w:ins w:id="10606" w:author="The Si Tran" w:date="2012-12-11T06:15:00Z"/>
        </w:trPr>
        <w:tc>
          <w:tcPr>
            <w:tcW w:w="2888" w:type="dxa"/>
            <w:gridSpan w:val="2"/>
            <w:shd w:val="clear" w:color="auto" w:fill="auto"/>
            <w:noWrap/>
            <w:vAlign w:val="bottom"/>
            <w:hideMark/>
          </w:tcPr>
          <w:p w14:paraId="60CA9D0D" w14:textId="77777777" w:rsidR="007F45A3" w:rsidRPr="006431AB" w:rsidRDefault="007F45A3">
            <w:pPr>
              <w:pStyle w:val="BangBody"/>
              <w:rPr>
                <w:ins w:id="10607" w:author="The Si Tran" w:date="2012-12-11T06:15:00Z"/>
                <w:szCs w:val="26"/>
                <w:rPrChange w:id="10608" w:author="The Si Tran" w:date="2012-12-16T08:48:00Z">
                  <w:rPr>
                    <w:ins w:id="10609" w:author="The Si Tran" w:date="2012-12-11T06:15:00Z"/>
                  </w:rPr>
                </w:rPrChange>
              </w:rPr>
              <w:pPrChange w:id="10610" w:author="The Si Tran" w:date="2012-12-16T08:48:00Z">
                <w:pPr/>
              </w:pPrChange>
            </w:pPr>
            <w:ins w:id="10611" w:author="The Si Tran" w:date="2012-12-11T06:15:00Z">
              <w:r w:rsidRPr="006431AB">
                <w:rPr>
                  <w:sz w:val="26"/>
                  <w:szCs w:val="26"/>
                  <w:lang w:val="fr-FR"/>
                  <w:rPrChange w:id="10612" w:author="The Si Tran" w:date="2012-12-16T08:48:00Z">
                    <w:rPr>
                      <w:lang w:val="fr-FR"/>
                    </w:rPr>
                  </w:rPrChange>
                </w:rPr>
                <w:t>Irregular</w:t>
              </w:r>
            </w:ins>
          </w:p>
        </w:tc>
        <w:tc>
          <w:tcPr>
            <w:tcW w:w="222" w:type="dxa"/>
            <w:shd w:val="clear" w:color="auto" w:fill="auto"/>
            <w:noWrap/>
            <w:vAlign w:val="bottom"/>
            <w:hideMark/>
          </w:tcPr>
          <w:p w14:paraId="57F7E392" w14:textId="77777777" w:rsidR="007F45A3" w:rsidRPr="006431AB" w:rsidRDefault="007F45A3">
            <w:pPr>
              <w:pStyle w:val="BangBody"/>
              <w:rPr>
                <w:ins w:id="10613" w:author="The Si Tran" w:date="2012-12-11T06:15:00Z"/>
                <w:szCs w:val="26"/>
                <w:rPrChange w:id="10614" w:author="The Si Tran" w:date="2012-12-16T08:48:00Z">
                  <w:rPr>
                    <w:ins w:id="10615" w:author="The Si Tran" w:date="2012-12-11T06:15:00Z"/>
                  </w:rPr>
                </w:rPrChange>
              </w:rPr>
              <w:pPrChange w:id="10616" w:author="The Si Tran" w:date="2012-12-16T08:48:00Z">
                <w:pPr/>
              </w:pPrChange>
            </w:pPr>
          </w:p>
        </w:tc>
        <w:tc>
          <w:tcPr>
            <w:tcW w:w="960" w:type="dxa"/>
            <w:shd w:val="clear" w:color="auto" w:fill="auto"/>
            <w:noWrap/>
            <w:vAlign w:val="bottom"/>
            <w:hideMark/>
          </w:tcPr>
          <w:p w14:paraId="5BE24ECD" w14:textId="77777777" w:rsidR="007F45A3" w:rsidRPr="006431AB" w:rsidRDefault="007F45A3">
            <w:pPr>
              <w:pStyle w:val="BangBody"/>
              <w:rPr>
                <w:ins w:id="10617" w:author="The Si Tran" w:date="2012-12-11T06:15:00Z"/>
                <w:szCs w:val="26"/>
                <w:rPrChange w:id="10618" w:author="The Si Tran" w:date="2012-12-16T08:48:00Z">
                  <w:rPr>
                    <w:ins w:id="10619" w:author="The Si Tran" w:date="2012-12-11T06:15:00Z"/>
                  </w:rPr>
                </w:rPrChange>
              </w:rPr>
              <w:pPrChange w:id="10620" w:author="The Si Tran" w:date="2012-12-16T08:48:00Z">
                <w:pPr/>
              </w:pPrChange>
            </w:pPr>
          </w:p>
        </w:tc>
        <w:tc>
          <w:tcPr>
            <w:tcW w:w="3685" w:type="dxa"/>
            <w:shd w:val="clear" w:color="auto" w:fill="auto"/>
            <w:noWrap/>
            <w:vAlign w:val="bottom"/>
            <w:hideMark/>
          </w:tcPr>
          <w:p w14:paraId="13F5E47E" w14:textId="77777777" w:rsidR="007F45A3" w:rsidRPr="006431AB" w:rsidRDefault="007F45A3">
            <w:pPr>
              <w:pStyle w:val="BangBody"/>
              <w:rPr>
                <w:ins w:id="10621" w:author="The Si Tran" w:date="2012-12-11T06:15:00Z"/>
                <w:szCs w:val="26"/>
                <w:rPrChange w:id="10622" w:author="The Si Tran" w:date="2012-12-16T08:48:00Z">
                  <w:rPr>
                    <w:ins w:id="10623" w:author="The Si Tran" w:date="2012-12-11T06:15:00Z"/>
                  </w:rPr>
                </w:rPrChange>
              </w:rPr>
              <w:pPrChange w:id="10624" w:author="The Si Tran" w:date="2012-12-16T08:48:00Z">
                <w:pPr/>
              </w:pPrChange>
            </w:pPr>
            <w:ins w:id="10625" w:author="The Si Tran" w:date="2012-12-11T06:15:00Z">
              <w:r w:rsidRPr="006431AB">
                <w:rPr>
                  <w:sz w:val="26"/>
                  <w:szCs w:val="26"/>
                  <w:rPrChange w:id="10626" w:author="The Si Tran" w:date="2012-12-16T08:48:00Z">
                    <w:rPr/>
                  </w:rPrChange>
                </w:rPr>
                <w:t>Tính blaral Gradi</w:t>
              </w:r>
            </w:ins>
          </w:p>
        </w:tc>
      </w:tr>
      <w:tr w:rsidR="007F45A3" w:rsidRPr="006F1B6E" w14:paraId="38A252B6" w14:textId="77777777" w:rsidTr="00142ADD">
        <w:trPr>
          <w:trHeight w:val="330"/>
          <w:jc w:val="center"/>
          <w:ins w:id="10627" w:author="The Si Tran" w:date="2012-12-11T06:15:00Z"/>
        </w:trPr>
        <w:tc>
          <w:tcPr>
            <w:tcW w:w="3110" w:type="dxa"/>
            <w:gridSpan w:val="3"/>
            <w:shd w:val="clear" w:color="auto" w:fill="auto"/>
            <w:noWrap/>
            <w:vAlign w:val="bottom"/>
            <w:hideMark/>
          </w:tcPr>
          <w:p w14:paraId="7A13EB42" w14:textId="77777777" w:rsidR="007F45A3" w:rsidRPr="006431AB" w:rsidRDefault="007F45A3">
            <w:pPr>
              <w:pStyle w:val="BangBody"/>
              <w:rPr>
                <w:ins w:id="10628" w:author="The Si Tran" w:date="2012-12-11T06:15:00Z"/>
                <w:szCs w:val="26"/>
                <w:rPrChange w:id="10629" w:author="The Si Tran" w:date="2012-12-16T08:48:00Z">
                  <w:rPr>
                    <w:ins w:id="10630" w:author="The Si Tran" w:date="2012-12-11T06:15:00Z"/>
                  </w:rPr>
                </w:rPrChange>
              </w:rPr>
              <w:pPrChange w:id="10631" w:author="The Si Tran" w:date="2012-12-16T08:48:00Z">
                <w:pPr/>
              </w:pPrChange>
            </w:pPr>
            <w:ins w:id="10632" w:author="The Si Tran" w:date="2012-12-11T06:15:00Z">
              <w:r w:rsidRPr="006431AB">
                <w:rPr>
                  <w:sz w:val="26"/>
                  <w:szCs w:val="26"/>
                  <w:rPrChange w:id="10633" w:author="The Si Tran" w:date="2012-12-16T08:48:00Z">
                    <w:rPr/>
                  </w:rPrChange>
                </w:rPr>
                <w:t>Learning By Epoch</w:t>
              </w:r>
            </w:ins>
          </w:p>
        </w:tc>
        <w:tc>
          <w:tcPr>
            <w:tcW w:w="960" w:type="dxa"/>
            <w:shd w:val="clear" w:color="auto" w:fill="auto"/>
            <w:noWrap/>
            <w:vAlign w:val="bottom"/>
            <w:hideMark/>
          </w:tcPr>
          <w:p w14:paraId="69354AD2" w14:textId="77777777" w:rsidR="007F45A3" w:rsidRPr="006431AB" w:rsidRDefault="007F45A3">
            <w:pPr>
              <w:pStyle w:val="BangBody"/>
              <w:rPr>
                <w:ins w:id="10634" w:author="The Si Tran" w:date="2012-12-11T06:15:00Z"/>
                <w:szCs w:val="26"/>
                <w:rPrChange w:id="10635" w:author="The Si Tran" w:date="2012-12-16T08:48:00Z">
                  <w:rPr>
                    <w:ins w:id="10636" w:author="The Si Tran" w:date="2012-12-11T06:15:00Z"/>
                  </w:rPr>
                </w:rPrChange>
              </w:rPr>
              <w:pPrChange w:id="10637" w:author="The Si Tran" w:date="2012-12-16T08:48:00Z">
                <w:pPr/>
              </w:pPrChange>
            </w:pPr>
          </w:p>
        </w:tc>
        <w:tc>
          <w:tcPr>
            <w:tcW w:w="3685" w:type="dxa"/>
            <w:shd w:val="clear" w:color="auto" w:fill="auto"/>
            <w:noWrap/>
            <w:vAlign w:val="bottom"/>
            <w:hideMark/>
          </w:tcPr>
          <w:p w14:paraId="3C844044" w14:textId="77777777" w:rsidR="007F45A3" w:rsidRPr="006431AB" w:rsidRDefault="007F45A3">
            <w:pPr>
              <w:pStyle w:val="BangBody"/>
              <w:rPr>
                <w:ins w:id="10638" w:author="The Si Tran" w:date="2012-12-11T06:15:00Z"/>
                <w:szCs w:val="26"/>
                <w:rPrChange w:id="10639" w:author="The Si Tran" w:date="2012-12-16T08:48:00Z">
                  <w:rPr>
                    <w:ins w:id="10640" w:author="The Si Tran" w:date="2012-12-11T06:15:00Z"/>
                  </w:rPr>
                </w:rPrChange>
              </w:rPr>
              <w:pPrChange w:id="10641" w:author="The Si Tran" w:date="2012-12-16T08:48:00Z">
                <w:pPr/>
              </w:pPrChange>
            </w:pPr>
            <w:ins w:id="10642" w:author="The Si Tran" w:date="2012-12-11T06:15:00Z">
              <w:r w:rsidRPr="006431AB">
                <w:rPr>
                  <w:sz w:val="26"/>
                  <w:szCs w:val="26"/>
                  <w:rPrChange w:id="10643" w:author="The Si Tran" w:date="2012-12-16T08:48:00Z">
                    <w:rPr/>
                  </w:rPrChange>
                </w:rPr>
                <w:t>Hearning By Epo</w:t>
              </w:r>
            </w:ins>
          </w:p>
        </w:tc>
      </w:tr>
      <w:tr w:rsidR="007F45A3" w:rsidRPr="006F1B6E" w14:paraId="1A2CCA67" w14:textId="77777777" w:rsidTr="00142ADD">
        <w:trPr>
          <w:trHeight w:val="330"/>
          <w:jc w:val="center"/>
          <w:ins w:id="10644" w:author="The Si Tran" w:date="2012-12-11T06:15:00Z"/>
        </w:trPr>
        <w:tc>
          <w:tcPr>
            <w:tcW w:w="3110" w:type="dxa"/>
            <w:gridSpan w:val="3"/>
            <w:shd w:val="clear" w:color="auto" w:fill="auto"/>
            <w:noWrap/>
            <w:vAlign w:val="bottom"/>
            <w:hideMark/>
          </w:tcPr>
          <w:p w14:paraId="464BDA12" w14:textId="77777777" w:rsidR="007F45A3" w:rsidRPr="006431AB" w:rsidRDefault="007F45A3">
            <w:pPr>
              <w:pStyle w:val="BangBody"/>
              <w:rPr>
                <w:ins w:id="10645" w:author="The Si Tran" w:date="2012-12-11T06:15:00Z"/>
                <w:szCs w:val="26"/>
                <w:rPrChange w:id="10646" w:author="The Si Tran" w:date="2012-12-16T08:48:00Z">
                  <w:rPr>
                    <w:ins w:id="10647" w:author="The Si Tran" w:date="2012-12-11T06:15:00Z"/>
                  </w:rPr>
                </w:rPrChange>
              </w:rPr>
              <w:pPrChange w:id="10648" w:author="The Si Tran" w:date="2012-12-16T08:48:00Z">
                <w:pPr/>
              </w:pPrChange>
            </w:pPr>
            <w:ins w:id="10649" w:author="The Si Tran" w:date="2012-12-11T06:15:00Z">
              <w:r w:rsidRPr="006431AB">
                <w:rPr>
                  <w:sz w:val="26"/>
                  <w:szCs w:val="26"/>
                  <w:rPrChange w:id="10650" w:author="The Si Tran" w:date="2012-12-16T08:48:00Z">
                    <w:rPr/>
                  </w:rPrChange>
                </w:rPr>
                <w:t>Learning By Pattern</w:t>
              </w:r>
            </w:ins>
          </w:p>
        </w:tc>
        <w:tc>
          <w:tcPr>
            <w:tcW w:w="960" w:type="dxa"/>
            <w:shd w:val="clear" w:color="auto" w:fill="auto"/>
            <w:noWrap/>
            <w:vAlign w:val="bottom"/>
            <w:hideMark/>
          </w:tcPr>
          <w:p w14:paraId="66F9C917" w14:textId="77777777" w:rsidR="007F45A3" w:rsidRPr="006431AB" w:rsidRDefault="007F45A3">
            <w:pPr>
              <w:pStyle w:val="BangBody"/>
              <w:rPr>
                <w:ins w:id="10651" w:author="The Si Tran" w:date="2012-12-11T06:15:00Z"/>
                <w:szCs w:val="26"/>
                <w:rPrChange w:id="10652" w:author="The Si Tran" w:date="2012-12-16T08:48:00Z">
                  <w:rPr>
                    <w:ins w:id="10653" w:author="The Si Tran" w:date="2012-12-11T06:15:00Z"/>
                  </w:rPr>
                </w:rPrChange>
              </w:rPr>
              <w:pPrChange w:id="10654" w:author="The Si Tran" w:date="2012-12-16T08:48:00Z">
                <w:pPr/>
              </w:pPrChange>
            </w:pPr>
          </w:p>
        </w:tc>
        <w:tc>
          <w:tcPr>
            <w:tcW w:w="3685" w:type="dxa"/>
            <w:shd w:val="clear" w:color="auto" w:fill="auto"/>
            <w:noWrap/>
            <w:vAlign w:val="bottom"/>
            <w:hideMark/>
          </w:tcPr>
          <w:p w14:paraId="17A46E6B" w14:textId="77777777" w:rsidR="007F45A3" w:rsidRPr="006431AB" w:rsidRDefault="007F45A3">
            <w:pPr>
              <w:pStyle w:val="BangBody"/>
              <w:rPr>
                <w:ins w:id="10655" w:author="The Si Tran" w:date="2012-12-11T06:15:00Z"/>
                <w:szCs w:val="26"/>
                <w:rPrChange w:id="10656" w:author="The Si Tran" w:date="2012-12-16T08:48:00Z">
                  <w:rPr>
                    <w:ins w:id="10657" w:author="The Si Tran" w:date="2012-12-11T06:15:00Z"/>
                  </w:rPr>
                </w:rPrChange>
              </w:rPr>
              <w:pPrChange w:id="10658" w:author="The Si Tran" w:date="2012-12-16T08:48:00Z">
                <w:pPr/>
              </w:pPrChange>
            </w:pPr>
            <w:ins w:id="10659" w:author="The Si Tran" w:date="2012-12-11T06:15:00Z">
              <w:r w:rsidRPr="006431AB">
                <w:rPr>
                  <w:sz w:val="26"/>
                  <w:szCs w:val="26"/>
                  <w:rPrChange w:id="10660" w:author="The Si Tran" w:date="2012-12-16T08:48:00Z">
                    <w:rPr/>
                  </w:rPrChange>
                </w:rPr>
                <w:t>Hearning By P</w:t>
              </w:r>
            </w:ins>
          </w:p>
        </w:tc>
      </w:tr>
      <w:tr w:rsidR="007F45A3" w:rsidRPr="006F1B6E" w14:paraId="0571323E" w14:textId="77777777" w:rsidTr="00142ADD">
        <w:trPr>
          <w:trHeight w:val="330"/>
          <w:jc w:val="center"/>
          <w:ins w:id="10661" w:author="The Si Tran" w:date="2012-12-11T06:15:00Z"/>
        </w:trPr>
        <w:tc>
          <w:tcPr>
            <w:tcW w:w="2888" w:type="dxa"/>
            <w:gridSpan w:val="2"/>
            <w:shd w:val="clear" w:color="auto" w:fill="auto"/>
            <w:noWrap/>
            <w:vAlign w:val="bottom"/>
            <w:hideMark/>
          </w:tcPr>
          <w:p w14:paraId="435D887E" w14:textId="77777777" w:rsidR="007F45A3" w:rsidRPr="006431AB" w:rsidRDefault="007F45A3">
            <w:pPr>
              <w:pStyle w:val="BangBody"/>
              <w:rPr>
                <w:ins w:id="10662" w:author="The Si Tran" w:date="2012-12-11T06:15:00Z"/>
                <w:szCs w:val="26"/>
                <w:rPrChange w:id="10663" w:author="The Si Tran" w:date="2012-12-16T08:48:00Z">
                  <w:rPr>
                    <w:ins w:id="10664" w:author="The Si Tran" w:date="2012-12-11T06:15:00Z"/>
                  </w:rPr>
                </w:rPrChange>
              </w:rPr>
              <w:pPrChange w:id="10665" w:author="The Si Tran" w:date="2012-12-16T08:48:00Z">
                <w:pPr/>
              </w:pPrChange>
            </w:pPr>
            <w:ins w:id="10666" w:author="The Si Tran" w:date="2012-12-11T06:15:00Z">
              <w:r w:rsidRPr="006431AB">
                <w:rPr>
                  <w:sz w:val="26"/>
                  <w:szCs w:val="26"/>
                  <w:rPrChange w:id="10667" w:author="The Si Tran" w:date="2012-12-16T08:48:00Z">
                    <w:rPr/>
                  </w:rPrChange>
                </w:rPr>
                <w:t>Learning Rate</w:t>
              </w:r>
            </w:ins>
          </w:p>
        </w:tc>
        <w:tc>
          <w:tcPr>
            <w:tcW w:w="222" w:type="dxa"/>
            <w:shd w:val="clear" w:color="auto" w:fill="auto"/>
            <w:noWrap/>
            <w:vAlign w:val="bottom"/>
            <w:hideMark/>
          </w:tcPr>
          <w:p w14:paraId="764A10A7" w14:textId="77777777" w:rsidR="007F45A3" w:rsidRPr="006431AB" w:rsidRDefault="007F45A3">
            <w:pPr>
              <w:pStyle w:val="BangBody"/>
              <w:rPr>
                <w:ins w:id="10668" w:author="The Si Tran" w:date="2012-12-11T06:15:00Z"/>
                <w:szCs w:val="26"/>
                <w:rPrChange w:id="10669" w:author="The Si Tran" w:date="2012-12-16T08:48:00Z">
                  <w:rPr>
                    <w:ins w:id="10670" w:author="The Si Tran" w:date="2012-12-11T06:15:00Z"/>
                  </w:rPr>
                </w:rPrChange>
              </w:rPr>
              <w:pPrChange w:id="10671" w:author="The Si Tran" w:date="2012-12-16T08:48:00Z">
                <w:pPr/>
              </w:pPrChange>
            </w:pPr>
          </w:p>
        </w:tc>
        <w:tc>
          <w:tcPr>
            <w:tcW w:w="960" w:type="dxa"/>
            <w:shd w:val="clear" w:color="auto" w:fill="auto"/>
            <w:noWrap/>
            <w:vAlign w:val="bottom"/>
            <w:hideMark/>
          </w:tcPr>
          <w:p w14:paraId="126DD06E" w14:textId="77777777" w:rsidR="007F45A3" w:rsidRPr="006431AB" w:rsidRDefault="007F45A3">
            <w:pPr>
              <w:pStyle w:val="BangBody"/>
              <w:rPr>
                <w:ins w:id="10672" w:author="The Si Tran" w:date="2012-12-11T06:15:00Z"/>
                <w:szCs w:val="26"/>
                <w:rPrChange w:id="10673" w:author="The Si Tran" w:date="2012-12-16T08:48:00Z">
                  <w:rPr>
                    <w:ins w:id="10674" w:author="The Si Tran" w:date="2012-12-11T06:15:00Z"/>
                  </w:rPr>
                </w:rPrChange>
              </w:rPr>
              <w:pPrChange w:id="10675" w:author="The Si Tran" w:date="2012-12-16T08:48:00Z">
                <w:pPr/>
              </w:pPrChange>
            </w:pPr>
          </w:p>
        </w:tc>
        <w:tc>
          <w:tcPr>
            <w:tcW w:w="3685" w:type="dxa"/>
            <w:shd w:val="clear" w:color="auto" w:fill="auto"/>
            <w:noWrap/>
            <w:vAlign w:val="bottom"/>
            <w:hideMark/>
          </w:tcPr>
          <w:p w14:paraId="19E1C5E2" w14:textId="77777777" w:rsidR="007F45A3" w:rsidRPr="006431AB" w:rsidRDefault="007F45A3">
            <w:pPr>
              <w:pStyle w:val="BangBody"/>
              <w:rPr>
                <w:ins w:id="10676" w:author="The Si Tran" w:date="2012-12-11T06:15:00Z"/>
                <w:szCs w:val="26"/>
                <w:rPrChange w:id="10677" w:author="The Si Tran" w:date="2012-12-16T08:48:00Z">
                  <w:rPr>
                    <w:ins w:id="10678" w:author="The Si Tran" w:date="2012-12-11T06:15:00Z"/>
                  </w:rPr>
                </w:rPrChange>
              </w:rPr>
              <w:pPrChange w:id="10679" w:author="The Si Tran" w:date="2012-12-16T08:48:00Z">
                <w:pPr/>
              </w:pPrChange>
            </w:pPr>
            <w:ins w:id="10680" w:author="The Si Tran" w:date="2012-12-11T06:15:00Z">
              <w:r w:rsidRPr="006431AB">
                <w:rPr>
                  <w:sz w:val="26"/>
                  <w:szCs w:val="26"/>
                  <w:rPrChange w:id="10681" w:author="The Si Tran" w:date="2012-12-16T08:48:00Z">
                    <w:rPr/>
                  </w:rPrChange>
                </w:rPr>
                <w:t>Hearning R</w:t>
              </w:r>
            </w:ins>
          </w:p>
        </w:tc>
      </w:tr>
      <w:tr w:rsidR="007F45A3" w:rsidRPr="006F1B6E" w14:paraId="7C6AE9A5" w14:textId="77777777" w:rsidTr="00142ADD">
        <w:trPr>
          <w:trHeight w:val="330"/>
          <w:jc w:val="center"/>
          <w:ins w:id="10682" w:author="The Si Tran" w:date="2012-12-11T06:15:00Z"/>
        </w:trPr>
        <w:tc>
          <w:tcPr>
            <w:tcW w:w="3110" w:type="dxa"/>
            <w:gridSpan w:val="3"/>
            <w:shd w:val="clear" w:color="auto" w:fill="auto"/>
            <w:noWrap/>
            <w:vAlign w:val="bottom"/>
            <w:hideMark/>
          </w:tcPr>
          <w:p w14:paraId="62A11E68" w14:textId="77777777" w:rsidR="007F45A3" w:rsidRPr="006431AB" w:rsidRDefault="007F45A3">
            <w:pPr>
              <w:pStyle w:val="BangBody"/>
              <w:rPr>
                <w:ins w:id="10683" w:author="The Si Tran" w:date="2012-12-11T06:15:00Z"/>
                <w:szCs w:val="26"/>
                <w:rPrChange w:id="10684" w:author="The Si Tran" w:date="2012-12-16T08:48:00Z">
                  <w:rPr>
                    <w:ins w:id="10685" w:author="The Si Tran" w:date="2012-12-11T06:15:00Z"/>
                  </w:rPr>
                </w:rPrChange>
              </w:rPr>
              <w:pPrChange w:id="10686" w:author="The Si Tran" w:date="2012-12-16T08:48:00Z">
                <w:pPr/>
              </w:pPrChange>
            </w:pPr>
            <w:ins w:id="10687" w:author="The Si Tran" w:date="2012-12-11T06:15:00Z">
              <w:r w:rsidRPr="006431AB">
                <w:rPr>
                  <w:sz w:val="26"/>
                  <w:szCs w:val="26"/>
                  <w:rPrChange w:id="10688" w:author="The Si Tran" w:date="2012-12-16T08:48:00Z">
                    <w:rPr/>
                  </w:rPrChange>
                </w:rPr>
                <w:t>Least Absolute Deviation</w:t>
              </w:r>
            </w:ins>
          </w:p>
        </w:tc>
        <w:tc>
          <w:tcPr>
            <w:tcW w:w="960" w:type="dxa"/>
            <w:shd w:val="clear" w:color="auto" w:fill="auto"/>
            <w:noWrap/>
            <w:vAlign w:val="bottom"/>
            <w:hideMark/>
          </w:tcPr>
          <w:p w14:paraId="5A186A39" w14:textId="77777777" w:rsidR="007F45A3" w:rsidRPr="006431AB" w:rsidRDefault="007F45A3">
            <w:pPr>
              <w:pStyle w:val="BangBody"/>
              <w:rPr>
                <w:ins w:id="10689" w:author="The Si Tran" w:date="2012-12-11T06:15:00Z"/>
                <w:szCs w:val="26"/>
                <w:rPrChange w:id="10690" w:author="The Si Tran" w:date="2012-12-16T08:48:00Z">
                  <w:rPr>
                    <w:ins w:id="10691" w:author="The Si Tran" w:date="2012-12-11T06:15:00Z"/>
                  </w:rPr>
                </w:rPrChange>
              </w:rPr>
              <w:pPrChange w:id="10692" w:author="The Si Tran" w:date="2012-12-16T08:48:00Z">
                <w:pPr/>
              </w:pPrChange>
            </w:pPr>
          </w:p>
        </w:tc>
        <w:tc>
          <w:tcPr>
            <w:tcW w:w="3685" w:type="dxa"/>
            <w:shd w:val="clear" w:color="auto" w:fill="auto"/>
            <w:noWrap/>
            <w:vAlign w:val="bottom"/>
            <w:hideMark/>
          </w:tcPr>
          <w:p w14:paraId="75B002DE" w14:textId="77777777" w:rsidR="007F45A3" w:rsidRPr="006431AB" w:rsidRDefault="007F45A3">
            <w:pPr>
              <w:pStyle w:val="BangBody"/>
              <w:rPr>
                <w:ins w:id="10693" w:author="The Si Tran" w:date="2012-12-11T06:15:00Z"/>
                <w:szCs w:val="26"/>
                <w:rPrChange w:id="10694" w:author="The Si Tran" w:date="2012-12-16T08:48:00Z">
                  <w:rPr>
                    <w:ins w:id="10695" w:author="The Si Tran" w:date="2012-12-11T06:15:00Z"/>
                  </w:rPr>
                </w:rPrChange>
              </w:rPr>
              <w:pPrChange w:id="10696" w:author="The Si Tran" w:date="2012-12-16T08:48:00Z">
                <w:pPr/>
              </w:pPrChange>
            </w:pPr>
            <w:ins w:id="10697" w:author="The Si Tran" w:date="2012-12-11T06:15:00Z">
              <w:r w:rsidRPr="006431AB">
                <w:rPr>
                  <w:sz w:val="26"/>
                  <w:szCs w:val="26"/>
                  <w:rPrChange w:id="10698" w:author="The Si Tran" w:date="2012-12-16T08:48:00Z">
                    <w:rPr/>
                  </w:rPrChange>
                </w:rPr>
                <w:t>Đeast Absolute Deviationcen</w:t>
              </w:r>
            </w:ins>
          </w:p>
        </w:tc>
      </w:tr>
      <w:tr w:rsidR="007F45A3" w:rsidRPr="006F1B6E" w14:paraId="2BFE6D82" w14:textId="77777777" w:rsidTr="00142ADD">
        <w:trPr>
          <w:trHeight w:val="330"/>
          <w:jc w:val="center"/>
          <w:ins w:id="10699" w:author="The Si Tran" w:date="2012-12-11T06:15:00Z"/>
        </w:trPr>
        <w:tc>
          <w:tcPr>
            <w:tcW w:w="2888" w:type="dxa"/>
            <w:gridSpan w:val="2"/>
            <w:shd w:val="clear" w:color="auto" w:fill="auto"/>
            <w:noWrap/>
            <w:vAlign w:val="bottom"/>
            <w:hideMark/>
          </w:tcPr>
          <w:p w14:paraId="2C924778" w14:textId="77777777" w:rsidR="007F45A3" w:rsidRPr="006431AB" w:rsidRDefault="007F45A3">
            <w:pPr>
              <w:pStyle w:val="BangBody"/>
              <w:rPr>
                <w:ins w:id="10700" w:author="The Si Tran" w:date="2012-12-11T06:15:00Z"/>
                <w:szCs w:val="26"/>
                <w:rPrChange w:id="10701" w:author="The Si Tran" w:date="2012-12-16T08:48:00Z">
                  <w:rPr>
                    <w:ins w:id="10702" w:author="The Si Tran" w:date="2012-12-11T06:15:00Z"/>
                  </w:rPr>
                </w:rPrChange>
              </w:rPr>
              <w:pPrChange w:id="10703" w:author="The Si Tran" w:date="2012-12-16T08:48:00Z">
                <w:pPr/>
              </w:pPrChange>
            </w:pPr>
            <w:ins w:id="10704" w:author="The Si Tran" w:date="2012-12-11T06:15:00Z">
              <w:r w:rsidRPr="006431AB">
                <w:rPr>
                  <w:sz w:val="26"/>
                  <w:szCs w:val="26"/>
                  <w:rPrChange w:id="10705" w:author="The Si Tran" w:date="2012-12-16T08:48:00Z">
                    <w:rPr/>
                  </w:rPrChange>
                </w:rPr>
                <w:t>Linear Unit</w:t>
              </w:r>
            </w:ins>
          </w:p>
        </w:tc>
        <w:tc>
          <w:tcPr>
            <w:tcW w:w="222" w:type="dxa"/>
            <w:shd w:val="clear" w:color="auto" w:fill="auto"/>
            <w:noWrap/>
            <w:vAlign w:val="bottom"/>
            <w:hideMark/>
          </w:tcPr>
          <w:p w14:paraId="02CC890F" w14:textId="77777777" w:rsidR="007F45A3" w:rsidRPr="006431AB" w:rsidRDefault="007F45A3">
            <w:pPr>
              <w:pStyle w:val="BangBody"/>
              <w:rPr>
                <w:ins w:id="10706" w:author="The Si Tran" w:date="2012-12-11T06:15:00Z"/>
                <w:szCs w:val="26"/>
                <w:rPrChange w:id="10707" w:author="The Si Tran" w:date="2012-12-16T08:48:00Z">
                  <w:rPr>
                    <w:ins w:id="10708" w:author="The Si Tran" w:date="2012-12-11T06:15:00Z"/>
                  </w:rPr>
                </w:rPrChange>
              </w:rPr>
              <w:pPrChange w:id="10709" w:author="The Si Tran" w:date="2012-12-16T08:48:00Z">
                <w:pPr/>
              </w:pPrChange>
            </w:pPr>
          </w:p>
        </w:tc>
        <w:tc>
          <w:tcPr>
            <w:tcW w:w="960" w:type="dxa"/>
            <w:shd w:val="clear" w:color="auto" w:fill="auto"/>
            <w:noWrap/>
            <w:vAlign w:val="bottom"/>
            <w:hideMark/>
          </w:tcPr>
          <w:p w14:paraId="7BB2BC58" w14:textId="77777777" w:rsidR="007F45A3" w:rsidRPr="006431AB" w:rsidRDefault="007F45A3">
            <w:pPr>
              <w:pStyle w:val="BangBody"/>
              <w:rPr>
                <w:ins w:id="10710" w:author="The Si Tran" w:date="2012-12-11T06:15:00Z"/>
                <w:szCs w:val="26"/>
                <w:rPrChange w:id="10711" w:author="The Si Tran" w:date="2012-12-16T08:48:00Z">
                  <w:rPr>
                    <w:ins w:id="10712" w:author="The Si Tran" w:date="2012-12-11T06:15:00Z"/>
                  </w:rPr>
                </w:rPrChange>
              </w:rPr>
              <w:pPrChange w:id="10713" w:author="The Si Tran" w:date="2012-12-16T08:48:00Z">
                <w:pPr/>
              </w:pPrChange>
            </w:pPr>
          </w:p>
        </w:tc>
        <w:tc>
          <w:tcPr>
            <w:tcW w:w="3685" w:type="dxa"/>
            <w:shd w:val="clear" w:color="auto" w:fill="auto"/>
            <w:noWrap/>
            <w:vAlign w:val="bottom"/>
            <w:hideMark/>
          </w:tcPr>
          <w:p w14:paraId="12F06925" w14:textId="77777777" w:rsidR="007F45A3" w:rsidRPr="006431AB" w:rsidRDefault="007F45A3">
            <w:pPr>
              <w:pStyle w:val="BangBody"/>
              <w:rPr>
                <w:ins w:id="10714" w:author="The Si Tran" w:date="2012-12-11T06:15:00Z"/>
                <w:szCs w:val="26"/>
                <w:rPrChange w:id="10715" w:author="The Si Tran" w:date="2012-12-16T08:48:00Z">
                  <w:rPr>
                    <w:ins w:id="10716" w:author="The Si Tran" w:date="2012-12-11T06:15:00Z"/>
                  </w:rPr>
                </w:rPrChange>
              </w:rPr>
              <w:pPrChange w:id="10717" w:author="The Si Tran" w:date="2012-12-16T08:48:00Z">
                <w:pPr/>
              </w:pPrChange>
            </w:pPr>
            <w:ins w:id="10718" w:author="The Si Tran" w:date="2012-12-11T06:15:00Z">
              <w:r w:rsidRPr="006431AB">
                <w:rPr>
                  <w:sz w:val="26"/>
                  <w:szCs w:val="26"/>
                  <w:rPrChange w:id="10719" w:author="The Si Tran" w:date="2012-12-16T08:48:00Z">
                    <w:rPr/>
                  </w:rPrChange>
                </w:rPr>
                <w:t>Đơn vr Unitute Dev</w:t>
              </w:r>
            </w:ins>
          </w:p>
        </w:tc>
      </w:tr>
      <w:tr w:rsidR="007F45A3" w:rsidRPr="006F1B6E" w14:paraId="30831DC9" w14:textId="77777777" w:rsidTr="00142ADD">
        <w:trPr>
          <w:trHeight w:val="330"/>
          <w:jc w:val="center"/>
          <w:ins w:id="10720" w:author="The Si Tran" w:date="2012-12-11T06:15:00Z"/>
        </w:trPr>
        <w:tc>
          <w:tcPr>
            <w:tcW w:w="3110" w:type="dxa"/>
            <w:gridSpan w:val="3"/>
            <w:shd w:val="clear" w:color="auto" w:fill="auto"/>
            <w:noWrap/>
            <w:vAlign w:val="bottom"/>
            <w:hideMark/>
          </w:tcPr>
          <w:p w14:paraId="5ABBEF7D" w14:textId="77777777" w:rsidR="007F45A3" w:rsidRPr="006431AB" w:rsidRDefault="007F45A3">
            <w:pPr>
              <w:pStyle w:val="BangBody"/>
              <w:rPr>
                <w:ins w:id="10721" w:author="The Si Tran" w:date="2012-12-11T06:15:00Z"/>
                <w:szCs w:val="26"/>
                <w:rPrChange w:id="10722" w:author="The Si Tran" w:date="2012-12-16T08:48:00Z">
                  <w:rPr>
                    <w:ins w:id="10723" w:author="The Si Tran" w:date="2012-12-11T06:15:00Z"/>
                  </w:rPr>
                </w:rPrChange>
              </w:rPr>
              <w:pPrChange w:id="10724" w:author="The Si Tran" w:date="2012-12-16T08:48:00Z">
                <w:pPr/>
              </w:pPrChange>
            </w:pPr>
            <w:ins w:id="10725" w:author="The Si Tran" w:date="2012-12-11T06:15:00Z">
              <w:r w:rsidRPr="006431AB">
                <w:rPr>
                  <w:sz w:val="26"/>
                  <w:szCs w:val="26"/>
                  <w:rPrChange w:id="10726" w:author="The Si Tran" w:date="2012-12-16T08:48:00Z">
                    <w:rPr/>
                  </w:rPrChange>
                </w:rPr>
                <w:t>Linearly Separable</w:t>
              </w:r>
            </w:ins>
          </w:p>
        </w:tc>
        <w:tc>
          <w:tcPr>
            <w:tcW w:w="960" w:type="dxa"/>
            <w:shd w:val="clear" w:color="auto" w:fill="auto"/>
            <w:noWrap/>
            <w:vAlign w:val="bottom"/>
            <w:hideMark/>
          </w:tcPr>
          <w:p w14:paraId="76DF7163" w14:textId="77777777" w:rsidR="007F45A3" w:rsidRPr="006431AB" w:rsidRDefault="007F45A3">
            <w:pPr>
              <w:pStyle w:val="BangBody"/>
              <w:rPr>
                <w:ins w:id="10727" w:author="The Si Tran" w:date="2012-12-11T06:15:00Z"/>
                <w:szCs w:val="26"/>
                <w:rPrChange w:id="10728" w:author="The Si Tran" w:date="2012-12-16T08:48:00Z">
                  <w:rPr>
                    <w:ins w:id="10729" w:author="The Si Tran" w:date="2012-12-11T06:15:00Z"/>
                  </w:rPr>
                </w:rPrChange>
              </w:rPr>
              <w:pPrChange w:id="10730" w:author="The Si Tran" w:date="2012-12-16T08:48:00Z">
                <w:pPr/>
              </w:pPrChange>
            </w:pPr>
          </w:p>
        </w:tc>
        <w:tc>
          <w:tcPr>
            <w:tcW w:w="3685" w:type="dxa"/>
            <w:shd w:val="clear" w:color="auto" w:fill="auto"/>
            <w:noWrap/>
            <w:vAlign w:val="bottom"/>
            <w:hideMark/>
          </w:tcPr>
          <w:p w14:paraId="750DE124" w14:textId="77777777" w:rsidR="007F45A3" w:rsidRPr="006431AB" w:rsidRDefault="007F45A3">
            <w:pPr>
              <w:pStyle w:val="BangBody"/>
              <w:rPr>
                <w:ins w:id="10731" w:author="The Si Tran" w:date="2012-12-11T06:15:00Z"/>
                <w:szCs w:val="26"/>
                <w:rPrChange w:id="10732" w:author="The Si Tran" w:date="2012-12-16T08:48:00Z">
                  <w:rPr>
                    <w:ins w:id="10733" w:author="The Si Tran" w:date="2012-12-11T06:15:00Z"/>
                  </w:rPr>
                </w:rPrChange>
              </w:rPr>
              <w:pPrChange w:id="10734" w:author="The Si Tran" w:date="2012-12-16T08:48:00Z">
                <w:pPr/>
              </w:pPrChange>
            </w:pPr>
            <w:ins w:id="10735" w:author="The Si Tran" w:date="2012-12-11T06:15:00Z">
              <w:r w:rsidRPr="006431AB">
                <w:rPr>
                  <w:sz w:val="26"/>
                  <w:szCs w:val="26"/>
                  <w:rPrChange w:id="10736" w:author="The Si Tran" w:date="2012-12-16T08:48:00Z">
                    <w:rPr/>
                  </w:rPrChange>
                </w:rPr>
                <w:t>Khnearly Separableia</w:t>
              </w:r>
            </w:ins>
          </w:p>
        </w:tc>
      </w:tr>
      <w:tr w:rsidR="007F45A3" w:rsidRPr="006F1B6E" w14:paraId="3788BAA5" w14:textId="77777777" w:rsidTr="00142ADD">
        <w:trPr>
          <w:trHeight w:val="330"/>
          <w:jc w:val="center"/>
          <w:ins w:id="10737" w:author="The Si Tran" w:date="2012-12-11T06:15:00Z"/>
        </w:trPr>
        <w:tc>
          <w:tcPr>
            <w:tcW w:w="2888" w:type="dxa"/>
            <w:gridSpan w:val="2"/>
            <w:shd w:val="clear" w:color="auto" w:fill="auto"/>
            <w:noWrap/>
            <w:vAlign w:val="bottom"/>
            <w:hideMark/>
          </w:tcPr>
          <w:p w14:paraId="311A7DAA" w14:textId="77777777" w:rsidR="007F45A3" w:rsidRPr="006431AB" w:rsidRDefault="007F45A3">
            <w:pPr>
              <w:pStyle w:val="BangBody"/>
              <w:rPr>
                <w:ins w:id="10738" w:author="The Si Tran" w:date="2012-12-11T06:15:00Z"/>
                <w:szCs w:val="26"/>
                <w:rPrChange w:id="10739" w:author="The Si Tran" w:date="2012-12-16T08:48:00Z">
                  <w:rPr>
                    <w:ins w:id="10740" w:author="The Si Tran" w:date="2012-12-11T06:15:00Z"/>
                  </w:rPr>
                </w:rPrChange>
              </w:rPr>
              <w:pPrChange w:id="10741" w:author="The Si Tran" w:date="2012-12-16T08:48:00Z">
                <w:pPr/>
              </w:pPrChange>
            </w:pPr>
            <w:ins w:id="10742" w:author="The Si Tran" w:date="2012-12-11T06:15:00Z">
              <w:r w:rsidRPr="006431AB">
                <w:rPr>
                  <w:sz w:val="26"/>
                  <w:szCs w:val="26"/>
                  <w:rPrChange w:id="10743" w:author="The Si Tran" w:date="2012-12-16T08:48:00Z">
                    <w:rPr/>
                  </w:rPrChange>
                </w:rPr>
                <w:t>Local Minimum</w:t>
              </w:r>
            </w:ins>
          </w:p>
        </w:tc>
        <w:tc>
          <w:tcPr>
            <w:tcW w:w="222" w:type="dxa"/>
            <w:shd w:val="clear" w:color="auto" w:fill="auto"/>
            <w:noWrap/>
            <w:vAlign w:val="bottom"/>
            <w:hideMark/>
          </w:tcPr>
          <w:p w14:paraId="6053ADD6" w14:textId="77777777" w:rsidR="007F45A3" w:rsidRPr="006431AB" w:rsidRDefault="007F45A3">
            <w:pPr>
              <w:pStyle w:val="BangBody"/>
              <w:rPr>
                <w:ins w:id="10744" w:author="The Si Tran" w:date="2012-12-11T06:15:00Z"/>
                <w:szCs w:val="26"/>
                <w:rPrChange w:id="10745" w:author="The Si Tran" w:date="2012-12-16T08:48:00Z">
                  <w:rPr>
                    <w:ins w:id="10746" w:author="The Si Tran" w:date="2012-12-11T06:15:00Z"/>
                  </w:rPr>
                </w:rPrChange>
              </w:rPr>
              <w:pPrChange w:id="10747" w:author="The Si Tran" w:date="2012-12-16T08:48:00Z">
                <w:pPr/>
              </w:pPrChange>
            </w:pPr>
          </w:p>
        </w:tc>
        <w:tc>
          <w:tcPr>
            <w:tcW w:w="960" w:type="dxa"/>
            <w:shd w:val="clear" w:color="auto" w:fill="auto"/>
            <w:noWrap/>
            <w:vAlign w:val="bottom"/>
            <w:hideMark/>
          </w:tcPr>
          <w:p w14:paraId="0540C4BC" w14:textId="77777777" w:rsidR="007F45A3" w:rsidRPr="006431AB" w:rsidRDefault="007F45A3">
            <w:pPr>
              <w:pStyle w:val="BangBody"/>
              <w:rPr>
                <w:ins w:id="10748" w:author="The Si Tran" w:date="2012-12-11T06:15:00Z"/>
                <w:szCs w:val="26"/>
                <w:rPrChange w:id="10749" w:author="The Si Tran" w:date="2012-12-16T08:48:00Z">
                  <w:rPr>
                    <w:ins w:id="10750" w:author="The Si Tran" w:date="2012-12-11T06:15:00Z"/>
                  </w:rPr>
                </w:rPrChange>
              </w:rPr>
              <w:pPrChange w:id="10751" w:author="The Si Tran" w:date="2012-12-16T08:48:00Z">
                <w:pPr/>
              </w:pPrChange>
            </w:pPr>
          </w:p>
        </w:tc>
        <w:tc>
          <w:tcPr>
            <w:tcW w:w="3685" w:type="dxa"/>
            <w:shd w:val="clear" w:color="auto" w:fill="auto"/>
            <w:noWrap/>
            <w:vAlign w:val="bottom"/>
            <w:hideMark/>
          </w:tcPr>
          <w:p w14:paraId="20C8198B" w14:textId="77777777" w:rsidR="007F45A3" w:rsidRPr="006431AB" w:rsidRDefault="007F45A3">
            <w:pPr>
              <w:pStyle w:val="BangBody"/>
              <w:rPr>
                <w:ins w:id="10752" w:author="The Si Tran" w:date="2012-12-11T06:15:00Z"/>
                <w:szCs w:val="26"/>
                <w:rPrChange w:id="10753" w:author="The Si Tran" w:date="2012-12-16T08:48:00Z">
                  <w:rPr>
                    <w:ins w:id="10754" w:author="The Si Tran" w:date="2012-12-11T06:15:00Z"/>
                  </w:rPr>
                </w:rPrChange>
              </w:rPr>
              <w:pPrChange w:id="10755" w:author="The Si Tran" w:date="2012-12-16T08:48:00Z">
                <w:pPr/>
              </w:pPrChange>
            </w:pPr>
            <w:ins w:id="10756" w:author="The Si Tran" w:date="2012-12-11T06:15:00Z">
              <w:r w:rsidRPr="006431AB">
                <w:rPr>
                  <w:sz w:val="26"/>
                  <w:szCs w:val="26"/>
                  <w:rPrChange w:id="10757" w:author="The Si Tran" w:date="2012-12-16T08:48:00Z">
                    <w:rPr/>
                  </w:rPrChange>
                </w:rPr>
                <w:t>Tocal Minimum</w:t>
              </w:r>
            </w:ins>
          </w:p>
        </w:tc>
      </w:tr>
      <w:tr w:rsidR="007F45A3" w:rsidRPr="006F1B6E" w14:paraId="0289A27B" w14:textId="77777777" w:rsidTr="00142ADD">
        <w:trPr>
          <w:trHeight w:val="330"/>
          <w:jc w:val="center"/>
          <w:ins w:id="10758" w:author="The Si Tran" w:date="2012-12-11T06:15:00Z"/>
        </w:trPr>
        <w:tc>
          <w:tcPr>
            <w:tcW w:w="2888" w:type="dxa"/>
            <w:gridSpan w:val="2"/>
            <w:shd w:val="clear" w:color="auto" w:fill="auto"/>
            <w:noWrap/>
            <w:vAlign w:val="bottom"/>
            <w:hideMark/>
          </w:tcPr>
          <w:p w14:paraId="136D1AEB" w14:textId="77777777" w:rsidR="007F45A3" w:rsidRPr="006431AB" w:rsidRDefault="007F45A3">
            <w:pPr>
              <w:pStyle w:val="BangBody"/>
              <w:rPr>
                <w:ins w:id="10759" w:author="The Si Tran" w:date="2012-12-11T06:15:00Z"/>
                <w:szCs w:val="26"/>
                <w:rPrChange w:id="10760" w:author="The Si Tran" w:date="2012-12-16T08:48:00Z">
                  <w:rPr>
                    <w:ins w:id="10761" w:author="The Si Tran" w:date="2012-12-11T06:15:00Z"/>
                  </w:rPr>
                </w:rPrChange>
              </w:rPr>
              <w:pPrChange w:id="10762" w:author="The Si Tran" w:date="2012-12-16T08:48:00Z">
                <w:pPr/>
              </w:pPrChange>
            </w:pPr>
            <w:ins w:id="10763" w:author="The Si Tran" w:date="2012-12-11T06:15:00Z">
              <w:r w:rsidRPr="006431AB">
                <w:rPr>
                  <w:sz w:val="26"/>
                  <w:szCs w:val="26"/>
                  <w:rPrChange w:id="10764" w:author="The Si Tran" w:date="2012-12-16T08:48:00Z">
                    <w:rPr/>
                  </w:rPrChange>
                </w:rPr>
                <w:lastRenderedPageBreak/>
                <w:t>Local Strategy</w:t>
              </w:r>
            </w:ins>
          </w:p>
        </w:tc>
        <w:tc>
          <w:tcPr>
            <w:tcW w:w="222" w:type="dxa"/>
            <w:shd w:val="clear" w:color="auto" w:fill="auto"/>
            <w:noWrap/>
            <w:vAlign w:val="bottom"/>
            <w:hideMark/>
          </w:tcPr>
          <w:p w14:paraId="5BAE6E14" w14:textId="77777777" w:rsidR="007F45A3" w:rsidRPr="006431AB" w:rsidRDefault="007F45A3">
            <w:pPr>
              <w:pStyle w:val="BangBody"/>
              <w:rPr>
                <w:ins w:id="10765" w:author="The Si Tran" w:date="2012-12-11T06:15:00Z"/>
                <w:szCs w:val="26"/>
                <w:rPrChange w:id="10766" w:author="The Si Tran" w:date="2012-12-16T08:48:00Z">
                  <w:rPr>
                    <w:ins w:id="10767" w:author="The Si Tran" w:date="2012-12-11T06:15:00Z"/>
                  </w:rPr>
                </w:rPrChange>
              </w:rPr>
              <w:pPrChange w:id="10768" w:author="The Si Tran" w:date="2012-12-16T08:48:00Z">
                <w:pPr/>
              </w:pPrChange>
            </w:pPr>
          </w:p>
        </w:tc>
        <w:tc>
          <w:tcPr>
            <w:tcW w:w="960" w:type="dxa"/>
            <w:shd w:val="clear" w:color="auto" w:fill="auto"/>
            <w:noWrap/>
            <w:vAlign w:val="bottom"/>
            <w:hideMark/>
          </w:tcPr>
          <w:p w14:paraId="4DC1E4C2" w14:textId="77777777" w:rsidR="007F45A3" w:rsidRPr="006431AB" w:rsidRDefault="007F45A3">
            <w:pPr>
              <w:pStyle w:val="BangBody"/>
              <w:rPr>
                <w:ins w:id="10769" w:author="The Si Tran" w:date="2012-12-11T06:15:00Z"/>
                <w:szCs w:val="26"/>
                <w:rPrChange w:id="10770" w:author="The Si Tran" w:date="2012-12-16T08:48:00Z">
                  <w:rPr>
                    <w:ins w:id="10771" w:author="The Si Tran" w:date="2012-12-11T06:15:00Z"/>
                  </w:rPr>
                </w:rPrChange>
              </w:rPr>
              <w:pPrChange w:id="10772" w:author="The Si Tran" w:date="2012-12-16T08:48:00Z">
                <w:pPr/>
              </w:pPrChange>
            </w:pPr>
          </w:p>
        </w:tc>
        <w:tc>
          <w:tcPr>
            <w:tcW w:w="3685" w:type="dxa"/>
            <w:shd w:val="clear" w:color="auto" w:fill="auto"/>
            <w:noWrap/>
            <w:vAlign w:val="bottom"/>
            <w:hideMark/>
          </w:tcPr>
          <w:p w14:paraId="2271CB1B" w14:textId="77777777" w:rsidR="007F45A3" w:rsidRPr="006431AB" w:rsidRDefault="007F45A3">
            <w:pPr>
              <w:pStyle w:val="BangBody"/>
              <w:rPr>
                <w:ins w:id="10773" w:author="The Si Tran" w:date="2012-12-11T06:15:00Z"/>
                <w:szCs w:val="26"/>
                <w:rPrChange w:id="10774" w:author="The Si Tran" w:date="2012-12-16T08:48:00Z">
                  <w:rPr>
                    <w:ins w:id="10775" w:author="The Si Tran" w:date="2012-12-11T06:15:00Z"/>
                  </w:rPr>
                </w:rPrChange>
              </w:rPr>
              <w:pPrChange w:id="10776" w:author="The Si Tran" w:date="2012-12-16T08:48:00Z">
                <w:pPr/>
              </w:pPrChange>
            </w:pPr>
            <w:ins w:id="10777" w:author="The Si Tran" w:date="2012-12-11T06:15:00Z">
              <w:r w:rsidRPr="006431AB">
                <w:rPr>
                  <w:sz w:val="26"/>
                  <w:szCs w:val="26"/>
                  <w:rPrChange w:id="10778" w:author="The Si Tran" w:date="2012-12-16T08:48:00Z">
                    <w:rPr/>
                  </w:rPrChange>
                </w:rPr>
                <w:t>Chial Strategyable</w:t>
              </w:r>
            </w:ins>
          </w:p>
        </w:tc>
      </w:tr>
      <w:tr w:rsidR="007F45A3" w:rsidRPr="006F1B6E" w14:paraId="4EEF76B0" w14:textId="77777777" w:rsidTr="00142ADD">
        <w:trPr>
          <w:trHeight w:val="330"/>
          <w:jc w:val="center"/>
          <w:ins w:id="10779" w:author="The Si Tran" w:date="2012-12-11T06:15:00Z"/>
        </w:trPr>
        <w:tc>
          <w:tcPr>
            <w:tcW w:w="3110" w:type="dxa"/>
            <w:gridSpan w:val="3"/>
            <w:shd w:val="clear" w:color="auto" w:fill="auto"/>
            <w:noWrap/>
            <w:vAlign w:val="bottom"/>
            <w:hideMark/>
          </w:tcPr>
          <w:p w14:paraId="752AE9B9" w14:textId="77777777" w:rsidR="007F45A3" w:rsidRPr="006431AB" w:rsidRDefault="007F45A3">
            <w:pPr>
              <w:pStyle w:val="BangBody"/>
              <w:rPr>
                <w:ins w:id="10780" w:author="The Si Tran" w:date="2012-12-11T06:15:00Z"/>
                <w:szCs w:val="26"/>
                <w:rPrChange w:id="10781" w:author="The Si Tran" w:date="2012-12-16T08:48:00Z">
                  <w:rPr>
                    <w:ins w:id="10782" w:author="The Si Tran" w:date="2012-12-11T06:15:00Z"/>
                  </w:rPr>
                </w:rPrChange>
              </w:rPr>
              <w:pPrChange w:id="10783" w:author="The Si Tran" w:date="2012-12-16T08:48:00Z">
                <w:pPr/>
              </w:pPrChange>
            </w:pPr>
            <w:ins w:id="10784" w:author="The Si Tran" w:date="2012-12-11T06:15:00Z">
              <w:r w:rsidRPr="006431AB">
                <w:rPr>
                  <w:sz w:val="26"/>
                  <w:szCs w:val="26"/>
                  <w:rPrChange w:id="10785" w:author="The Si Tran" w:date="2012-12-16T08:48:00Z">
                    <w:rPr/>
                  </w:rPrChange>
                </w:rPr>
                <w:t>Mean Absolute Errors</w:t>
              </w:r>
            </w:ins>
          </w:p>
        </w:tc>
        <w:tc>
          <w:tcPr>
            <w:tcW w:w="960" w:type="dxa"/>
            <w:shd w:val="clear" w:color="auto" w:fill="auto"/>
            <w:noWrap/>
            <w:vAlign w:val="bottom"/>
            <w:hideMark/>
          </w:tcPr>
          <w:p w14:paraId="0A556263" w14:textId="77777777" w:rsidR="007F45A3" w:rsidRPr="006431AB" w:rsidRDefault="007F45A3">
            <w:pPr>
              <w:pStyle w:val="BangBody"/>
              <w:rPr>
                <w:ins w:id="10786" w:author="The Si Tran" w:date="2012-12-11T06:15:00Z"/>
                <w:szCs w:val="26"/>
                <w:rPrChange w:id="10787" w:author="The Si Tran" w:date="2012-12-16T08:48:00Z">
                  <w:rPr>
                    <w:ins w:id="10788" w:author="The Si Tran" w:date="2012-12-11T06:15:00Z"/>
                  </w:rPr>
                </w:rPrChange>
              </w:rPr>
              <w:pPrChange w:id="10789" w:author="The Si Tran" w:date="2012-12-16T08:48:00Z">
                <w:pPr/>
              </w:pPrChange>
            </w:pPr>
          </w:p>
        </w:tc>
        <w:tc>
          <w:tcPr>
            <w:tcW w:w="3685" w:type="dxa"/>
            <w:shd w:val="clear" w:color="auto" w:fill="auto"/>
            <w:noWrap/>
            <w:vAlign w:val="bottom"/>
            <w:hideMark/>
          </w:tcPr>
          <w:p w14:paraId="08AC240B" w14:textId="77777777" w:rsidR="007F45A3" w:rsidRPr="006431AB" w:rsidRDefault="007F45A3">
            <w:pPr>
              <w:pStyle w:val="BangBody"/>
              <w:rPr>
                <w:ins w:id="10790" w:author="The Si Tran" w:date="2012-12-11T06:15:00Z"/>
                <w:szCs w:val="26"/>
                <w:rPrChange w:id="10791" w:author="The Si Tran" w:date="2012-12-16T08:48:00Z">
                  <w:rPr>
                    <w:ins w:id="10792" w:author="The Si Tran" w:date="2012-12-11T06:15:00Z"/>
                  </w:rPr>
                </w:rPrChange>
              </w:rPr>
              <w:pPrChange w:id="10793" w:author="The Si Tran" w:date="2012-12-16T08:48:00Z">
                <w:pPr/>
              </w:pPrChange>
            </w:pPr>
            <w:ins w:id="10794" w:author="The Si Tran" w:date="2012-12-11T06:15:00Z">
              <w:r w:rsidRPr="006431AB">
                <w:rPr>
                  <w:sz w:val="26"/>
                  <w:szCs w:val="26"/>
                  <w:rPrChange w:id="10795" w:author="The Si Tran" w:date="2012-12-16T08:48:00Z">
                    <w:rPr/>
                  </w:rPrChange>
                </w:rPr>
                <w:t>Trung bình tuyErrorstionc</w:t>
              </w:r>
            </w:ins>
          </w:p>
        </w:tc>
      </w:tr>
      <w:tr w:rsidR="007F45A3" w:rsidRPr="006F1B6E" w14:paraId="59BFD7DE" w14:textId="77777777" w:rsidTr="00142ADD">
        <w:trPr>
          <w:trHeight w:val="330"/>
          <w:jc w:val="center"/>
          <w:ins w:id="10796" w:author="The Si Tran" w:date="2012-12-11T06:15:00Z"/>
        </w:trPr>
        <w:tc>
          <w:tcPr>
            <w:tcW w:w="3110" w:type="dxa"/>
            <w:gridSpan w:val="3"/>
            <w:shd w:val="clear" w:color="auto" w:fill="auto"/>
            <w:noWrap/>
            <w:vAlign w:val="bottom"/>
            <w:hideMark/>
          </w:tcPr>
          <w:p w14:paraId="53A91CB9" w14:textId="77777777" w:rsidR="007F45A3" w:rsidRPr="006431AB" w:rsidRDefault="007F45A3">
            <w:pPr>
              <w:pStyle w:val="BangBody"/>
              <w:rPr>
                <w:ins w:id="10797" w:author="The Si Tran" w:date="2012-12-11T06:15:00Z"/>
                <w:szCs w:val="26"/>
                <w:rPrChange w:id="10798" w:author="The Si Tran" w:date="2012-12-16T08:48:00Z">
                  <w:rPr>
                    <w:ins w:id="10799" w:author="The Si Tran" w:date="2012-12-11T06:15:00Z"/>
                  </w:rPr>
                </w:rPrChange>
              </w:rPr>
              <w:pPrChange w:id="10800" w:author="The Si Tran" w:date="2012-12-16T08:48:00Z">
                <w:pPr/>
              </w:pPrChange>
            </w:pPr>
            <w:ins w:id="10801" w:author="The Si Tran" w:date="2012-12-11T06:15:00Z">
              <w:r w:rsidRPr="006431AB">
                <w:rPr>
                  <w:sz w:val="26"/>
                  <w:szCs w:val="26"/>
                  <w:rPrChange w:id="10802" w:author="The Si Tran" w:date="2012-12-16T08:48:00Z">
                    <w:rPr/>
                  </w:rPrChange>
                </w:rPr>
                <w:t>Mean Squared Errors</w:t>
              </w:r>
            </w:ins>
          </w:p>
        </w:tc>
        <w:tc>
          <w:tcPr>
            <w:tcW w:w="960" w:type="dxa"/>
            <w:shd w:val="clear" w:color="auto" w:fill="auto"/>
            <w:noWrap/>
            <w:vAlign w:val="bottom"/>
            <w:hideMark/>
          </w:tcPr>
          <w:p w14:paraId="19BFB66F" w14:textId="77777777" w:rsidR="007F45A3" w:rsidRPr="006431AB" w:rsidRDefault="007F45A3">
            <w:pPr>
              <w:pStyle w:val="BangBody"/>
              <w:rPr>
                <w:ins w:id="10803" w:author="The Si Tran" w:date="2012-12-11T06:15:00Z"/>
                <w:szCs w:val="26"/>
                <w:rPrChange w:id="10804" w:author="The Si Tran" w:date="2012-12-16T08:48:00Z">
                  <w:rPr>
                    <w:ins w:id="10805" w:author="The Si Tran" w:date="2012-12-11T06:15:00Z"/>
                  </w:rPr>
                </w:rPrChange>
              </w:rPr>
              <w:pPrChange w:id="10806" w:author="The Si Tran" w:date="2012-12-16T08:48:00Z">
                <w:pPr/>
              </w:pPrChange>
            </w:pPr>
          </w:p>
        </w:tc>
        <w:tc>
          <w:tcPr>
            <w:tcW w:w="3685" w:type="dxa"/>
            <w:shd w:val="clear" w:color="auto" w:fill="auto"/>
            <w:noWrap/>
            <w:vAlign w:val="bottom"/>
            <w:hideMark/>
          </w:tcPr>
          <w:p w14:paraId="6AC66FE7" w14:textId="77777777" w:rsidR="007F45A3" w:rsidRPr="006431AB" w:rsidRDefault="007F45A3">
            <w:pPr>
              <w:pStyle w:val="BangBody"/>
              <w:rPr>
                <w:ins w:id="10807" w:author="The Si Tran" w:date="2012-12-11T06:15:00Z"/>
                <w:szCs w:val="26"/>
                <w:rPrChange w:id="10808" w:author="The Si Tran" w:date="2012-12-16T08:48:00Z">
                  <w:rPr>
                    <w:ins w:id="10809" w:author="The Si Tran" w:date="2012-12-11T06:15:00Z"/>
                  </w:rPr>
                </w:rPrChange>
              </w:rPr>
              <w:pPrChange w:id="10810" w:author="The Si Tran" w:date="2012-12-16T08:48:00Z">
                <w:pPr/>
              </w:pPrChange>
            </w:pPr>
            <w:ins w:id="10811" w:author="The Si Tran" w:date="2012-12-11T06:15:00Z">
              <w:r w:rsidRPr="006431AB">
                <w:rPr>
                  <w:sz w:val="26"/>
                  <w:szCs w:val="26"/>
                  <w:rPrChange w:id="10812" w:author="The Si Tran" w:date="2012-12-16T08:48:00Z">
                    <w:rPr/>
                  </w:rPrChange>
                </w:rPr>
                <w:t>Trung bình bình phương lcen</w:t>
              </w:r>
            </w:ins>
          </w:p>
        </w:tc>
      </w:tr>
      <w:tr w:rsidR="007F45A3" w:rsidRPr="006F1B6E" w14:paraId="0848BF10" w14:textId="77777777" w:rsidTr="00142ADD">
        <w:trPr>
          <w:trHeight w:val="330"/>
          <w:jc w:val="center"/>
          <w:ins w:id="10813" w:author="The Si Tran" w:date="2012-12-11T06:15:00Z"/>
        </w:trPr>
        <w:tc>
          <w:tcPr>
            <w:tcW w:w="3110" w:type="dxa"/>
            <w:gridSpan w:val="3"/>
            <w:shd w:val="clear" w:color="auto" w:fill="auto"/>
            <w:noWrap/>
            <w:vAlign w:val="bottom"/>
            <w:hideMark/>
          </w:tcPr>
          <w:p w14:paraId="2FC94FAB" w14:textId="77777777" w:rsidR="007F45A3" w:rsidRPr="006431AB" w:rsidRDefault="007F45A3">
            <w:pPr>
              <w:pStyle w:val="BangBody"/>
              <w:rPr>
                <w:ins w:id="10814" w:author="The Si Tran" w:date="2012-12-11T06:15:00Z"/>
                <w:szCs w:val="26"/>
                <w:rPrChange w:id="10815" w:author="The Si Tran" w:date="2012-12-16T08:48:00Z">
                  <w:rPr>
                    <w:ins w:id="10816" w:author="The Si Tran" w:date="2012-12-11T06:15:00Z"/>
                  </w:rPr>
                </w:rPrChange>
              </w:rPr>
              <w:pPrChange w:id="10817" w:author="The Si Tran" w:date="2012-12-16T08:48:00Z">
                <w:pPr/>
              </w:pPrChange>
            </w:pPr>
            <w:ins w:id="10818" w:author="The Si Tran" w:date="2012-12-11T06:15:00Z">
              <w:r w:rsidRPr="006431AB">
                <w:rPr>
                  <w:sz w:val="26"/>
                  <w:szCs w:val="26"/>
                  <w:rPrChange w:id="10819" w:author="The Si Tran" w:date="2012-12-16T08:48:00Z">
                    <w:rPr/>
                  </w:rPrChange>
                </w:rPr>
                <w:t>Measurable Function</w:t>
              </w:r>
            </w:ins>
          </w:p>
        </w:tc>
        <w:tc>
          <w:tcPr>
            <w:tcW w:w="960" w:type="dxa"/>
            <w:shd w:val="clear" w:color="auto" w:fill="auto"/>
            <w:noWrap/>
            <w:vAlign w:val="bottom"/>
            <w:hideMark/>
          </w:tcPr>
          <w:p w14:paraId="59021BCD" w14:textId="77777777" w:rsidR="007F45A3" w:rsidRPr="006431AB" w:rsidRDefault="007F45A3">
            <w:pPr>
              <w:pStyle w:val="BangBody"/>
              <w:rPr>
                <w:ins w:id="10820" w:author="The Si Tran" w:date="2012-12-11T06:15:00Z"/>
                <w:szCs w:val="26"/>
                <w:rPrChange w:id="10821" w:author="The Si Tran" w:date="2012-12-16T08:48:00Z">
                  <w:rPr>
                    <w:ins w:id="10822" w:author="The Si Tran" w:date="2012-12-11T06:15:00Z"/>
                  </w:rPr>
                </w:rPrChange>
              </w:rPr>
              <w:pPrChange w:id="10823" w:author="The Si Tran" w:date="2012-12-16T08:48:00Z">
                <w:pPr/>
              </w:pPrChange>
            </w:pPr>
          </w:p>
        </w:tc>
        <w:tc>
          <w:tcPr>
            <w:tcW w:w="3685" w:type="dxa"/>
            <w:shd w:val="clear" w:color="auto" w:fill="auto"/>
            <w:noWrap/>
            <w:vAlign w:val="bottom"/>
            <w:hideMark/>
          </w:tcPr>
          <w:p w14:paraId="40F168A8" w14:textId="77777777" w:rsidR="007F45A3" w:rsidRPr="006431AB" w:rsidRDefault="007F45A3">
            <w:pPr>
              <w:pStyle w:val="BangBody"/>
              <w:rPr>
                <w:ins w:id="10824" w:author="The Si Tran" w:date="2012-12-11T06:15:00Z"/>
                <w:szCs w:val="26"/>
                <w:rPrChange w:id="10825" w:author="The Si Tran" w:date="2012-12-16T08:48:00Z">
                  <w:rPr>
                    <w:ins w:id="10826" w:author="The Si Tran" w:date="2012-12-11T06:15:00Z"/>
                  </w:rPr>
                </w:rPrChange>
              </w:rPr>
              <w:pPrChange w:id="10827" w:author="The Si Tran" w:date="2012-12-16T08:48:00Z">
                <w:pPr/>
              </w:pPrChange>
            </w:pPr>
            <w:ins w:id="10828" w:author="The Si Tran" w:date="2012-12-11T06:15:00Z">
              <w:r w:rsidRPr="006431AB">
                <w:rPr>
                  <w:sz w:val="26"/>
                  <w:szCs w:val="26"/>
                  <w:rPrChange w:id="10829" w:author="The Si Tran" w:date="2012-12-16T08:48:00Z">
                    <w:rPr/>
                  </w:rPrChange>
                </w:rPr>
                <w:t>Hàm khable Functi</w:t>
              </w:r>
            </w:ins>
          </w:p>
        </w:tc>
      </w:tr>
      <w:tr w:rsidR="007F45A3" w:rsidRPr="006F1B6E" w14:paraId="0EF81833" w14:textId="77777777" w:rsidTr="00142ADD">
        <w:trPr>
          <w:trHeight w:val="330"/>
          <w:jc w:val="center"/>
          <w:ins w:id="10830" w:author="The Si Tran" w:date="2012-12-11T06:15:00Z"/>
        </w:trPr>
        <w:tc>
          <w:tcPr>
            <w:tcW w:w="2888" w:type="dxa"/>
            <w:gridSpan w:val="2"/>
            <w:shd w:val="clear" w:color="auto" w:fill="auto"/>
            <w:noWrap/>
            <w:vAlign w:val="bottom"/>
            <w:hideMark/>
          </w:tcPr>
          <w:p w14:paraId="69D68DF8" w14:textId="77777777" w:rsidR="007F45A3" w:rsidRPr="006431AB" w:rsidRDefault="007F45A3">
            <w:pPr>
              <w:pStyle w:val="BangBody"/>
              <w:rPr>
                <w:ins w:id="10831" w:author="The Si Tran" w:date="2012-12-11T06:15:00Z"/>
                <w:szCs w:val="26"/>
                <w:rPrChange w:id="10832" w:author="The Si Tran" w:date="2012-12-16T08:48:00Z">
                  <w:rPr>
                    <w:ins w:id="10833" w:author="The Si Tran" w:date="2012-12-11T06:15:00Z"/>
                  </w:rPr>
                </w:rPrChange>
              </w:rPr>
              <w:pPrChange w:id="10834" w:author="The Si Tran" w:date="2012-12-16T08:48:00Z">
                <w:pPr/>
              </w:pPrChange>
            </w:pPr>
            <w:ins w:id="10835" w:author="The Si Tran" w:date="2012-12-11T06:15:00Z">
              <w:r w:rsidRPr="006431AB">
                <w:rPr>
                  <w:sz w:val="26"/>
                  <w:szCs w:val="26"/>
                  <w:rPrChange w:id="10836" w:author="The Si Tran" w:date="2012-12-16T08:48:00Z">
                    <w:rPr/>
                  </w:rPrChange>
                </w:rPr>
                <w:t>Momentum Term</w:t>
              </w:r>
            </w:ins>
          </w:p>
        </w:tc>
        <w:tc>
          <w:tcPr>
            <w:tcW w:w="222" w:type="dxa"/>
            <w:shd w:val="clear" w:color="auto" w:fill="auto"/>
            <w:noWrap/>
            <w:vAlign w:val="bottom"/>
            <w:hideMark/>
          </w:tcPr>
          <w:p w14:paraId="67115608" w14:textId="77777777" w:rsidR="007F45A3" w:rsidRPr="006431AB" w:rsidRDefault="007F45A3">
            <w:pPr>
              <w:pStyle w:val="BangBody"/>
              <w:rPr>
                <w:ins w:id="10837" w:author="The Si Tran" w:date="2012-12-11T06:15:00Z"/>
                <w:szCs w:val="26"/>
                <w:rPrChange w:id="10838" w:author="The Si Tran" w:date="2012-12-16T08:48:00Z">
                  <w:rPr>
                    <w:ins w:id="10839" w:author="The Si Tran" w:date="2012-12-11T06:15:00Z"/>
                  </w:rPr>
                </w:rPrChange>
              </w:rPr>
              <w:pPrChange w:id="10840" w:author="The Si Tran" w:date="2012-12-16T08:48:00Z">
                <w:pPr/>
              </w:pPrChange>
            </w:pPr>
          </w:p>
        </w:tc>
        <w:tc>
          <w:tcPr>
            <w:tcW w:w="960" w:type="dxa"/>
            <w:shd w:val="clear" w:color="auto" w:fill="auto"/>
            <w:noWrap/>
            <w:vAlign w:val="bottom"/>
            <w:hideMark/>
          </w:tcPr>
          <w:p w14:paraId="1F1E632D" w14:textId="77777777" w:rsidR="007F45A3" w:rsidRPr="006431AB" w:rsidRDefault="007F45A3">
            <w:pPr>
              <w:pStyle w:val="BangBody"/>
              <w:rPr>
                <w:ins w:id="10841" w:author="The Si Tran" w:date="2012-12-11T06:15:00Z"/>
                <w:szCs w:val="26"/>
                <w:rPrChange w:id="10842" w:author="The Si Tran" w:date="2012-12-16T08:48:00Z">
                  <w:rPr>
                    <w:ins w:id="10843" w:author="The Si Tran" w:date="2012-12-11T06:15:00Z"/>
                  </w:rPr>
                </w:rPrChange>
              </w:rPr>
              <w:pPrChange w:id="10844" w:author="The Si Tran" w:date="2012-12-16T08:48:00Z">
                <w:pPr/>
              </w:pPrChange>
            </w:pPr>
          </w:p>
        </w:tc>
        <w:tc>
          <w:tcPr>
            <w:tcW w:w="3685" w:type="dxa"/>
            <w:shd w:val="clear" w:color="auto" w:fill="auto"/>
            <w:noWrap/>
            <w:vAlign w:val="bottom"/>
            <w:hideMark/>
          </w:tcPr>
          <w:p w14:paraId="6BCF68E5" w14:textId="77777777" w:rsidR="007F45A3" w:rsidRPr="006431AB" w:rsidRDefault="007F45A3">
            <w:pPr>
              <w:pStyle w:val="BangBody"/>
              <w:rPr>
                <w:ins w:id="10845" w:author="The Si Tran" w:date="2012-12-11T06:15:00Z"/>
                <w:szCs w:val="26"/>
                <w:rPrChange w:id="10846" w:author="The Si Tran" w:date="2012-12-16T08:48:00Z">
                  <w:rPr>
                    <w:ins w:id="10847" w:author="The Si Tran" w:date="2012-12-11T06:15:00Z"/>
                  </w:rPr>
                </w:rPrChange>
              </w:rPr>
              <w:pPrChange w:id="10848" w:author="The Si Tran" w:date="2012-12-16T08:48:00Z">
                <w:pPr/>
              </w:pPrChange>
            </w:pPr>
            <w:ins w:id="10849" w:author="The Si Tran" w:date="2012-12-11T06:15:00Z">
              <w:r w:rsidRPr="006431AB">
                <w:rPr>
                  <w:sz w:val="26"/>
                  <w:szCs w:val="26"/>
                  <w:rPrChange w:id="10850" w:author="The Si Tran" w:date="2012-12-16T08:48:00Z">
                    <w:rPr/>
                  </w:rPrChange>
                </w:rPr>
                <w:t>Homentum Termnct</w:t>
              </w:r>
            </w:ins>
          </w:p>
        </w:tc>
      </w:tr>
      <w:tr w:rsidR="007F45A3" w:rsidRPr="006F1B6E" w14:paraId="53944C60" w14:textId="77777777" w:rsidTr="00142ADD">
        <w:trPr>
          <w:trHeight w:val="330"/>
          <w:jc w:val="center"/>
          <w:ins w:id="10851" w:author="The Si Tran" w:date="2012-12-11T06:15:00Z"/>
        </w:trPr>
        <w:tc>
          <w:tcPr>
            <w:tcW w:w="2888" w:type="dxa"/>
            <w:gridSpan w:val="2"/>
            <w:shd w:val="clear" w:color="auto" w:fill="auto"/>
            <w:noWrap/>
            <w:vAlign w:val="bottom"/>
            <w:hideMark/>
          </w:tcPr>
          <w:p w14:paraId="5EC50B81" w14:textId="77777777" w:rsidR="007F45A3" w:rsidRPr="006431AB" w:rsidRDefault="007F45A3">
            <w:pPr>
              <w:pStyle w:val="BangBody"/>
              <w:rPr>
                <w:ins w:id="10852" w:author="The Si Tran" w:date="2012-12-11T06:15:00Z"/>
                <w:szCs w:val="26"/>
                <w:rPrChange w:id="10853" w:author="The Si Tran" w:date="2012-12-16T08:48:00Z">
                  <w:rPr>
                    <w:ins w:id="10854" w:author="The Si Tran" w:date="2012-12-11T06:15:00Z"/>
                  </w:rPr>
                </w:rPrChange>
              </w:rPr>
              <w:pPrChange w:id="10855" w:author="The Si Tran" w:date="2012-12-16T08:48:00Z">
                <w:pPr/>
              </w:pPrChange>
            </w:pPr>
            <w:ins w:id="10856" w:author="The Si Tran" w:date="2012-12-11T06:15:00Z">
              <w:r w:rsidRPr="006431AB">
                <w:rPr>
                  <w:sz w:val="26"/>
                  <w:szCs w:val="26"/>
                  <w:rPrChange w:id="10857" w:author="The Si Tran" w:date="2012-12-16T08:48:00Z">
                    <w:rPr/>
                  </w:rPrChange>
                </w:rPr>
                <w:t>Online Learning</w:t>
              </w:r>
            </w:ins>
          </w:p>
        </w:tc>
        <w:tc>
          <w:tcPr>
            <w:tcW w:w="222" w:type="dxa"/>
            <w:shd w:val="clear" w:color="auto" w:fill="auto"/>
            <w:noWrap/>
            <w:vAlign w:val="bottom"/>
            <w:hideMark/>
          </w:tcPr>
          <w:p w14:paraId="48574FCB" w14:textId="77777777" w:rsidR="007F45A3" w:rsidRPr="006431AB" w:rsidRDefault="007F45A3">
            <w:pPr>
              <w:pStyle w:val="BangBody"/>
              <w:rPr>
                <w:ins w:id="10858" w:author="The Si Tran" w:date="2012-12-11T06:15:00Z"/>
                <w:szCs w:val="26"/>
                <w:rPrChange w:id="10859" w:author="The Si Tran" w:date="2012-12-16T08:48:00Z">
                  <w:rPr>
                    <w:ins w:id="10860" w:author="The Si Tran" w:date="2012-12-11T06:15:00Z"/>
                  </w:rPr>
                </w:rPrChange>
              </w:rPr>
              <w:pPrChange w:id="10861" w:author="The Si Tran" w:date="2012-12-16T08:48:00Z">
                <w:pPr/>
              </w:pPrChange>
            </w:pPr>
          </w:p>
        </w:tc>
        <w:tc>
          <w:tcPr>
            <w:tcW w:w="960" w:type="dxa"/>
            <w:shd w:val="clear" w:color="auto" w:fill="auto"/>
            <w:noWrap/>
            <w:vAlign w:val="bottom"/>
            <w:hideMark/>
          </w:tcPr>
          <w:p w14:paraId="589D0938" w14:textId="77777777" w:rsidR="007F45A3" w:rsidRPr="006431AB" w:rsidRDefault="007F45A3">
            <w:pPr>
              <w:pStyle w:val="BangBody"/>
              <w:rPr>
                <w:ins w:id="10862" w:author="The Si Tran" w:date="2012-12-11T06:15:00Z"/>
                <w:szCs w:val="26"/>
                <w:rPrChange w:id="10863" w:author="The Si Tran" w:date="2012-12-16T08:48:00Z">
                  <w:rPr>
                    <w:ins w:id="10864" w:author="The Si Tran" w:date="2012-12-11T06:15:00Z"/>
                  </w:rPr>
                </w:rPrChange>
              </w:rPr>
              <w:pPrChange w:id="10865" w:author="The Si Tran" w:date="2012-12-16T08:48:00Z">
                <w:pPr/>
              </w:pPrChange>
            </w:pPr>
          </w:p>
        </w:tc>
        <w:tc>
          <w:tcPr>
            <w:tcW w:w="3685" w:type="dxa"/>
            <w:shd w:val="clear" w:color="auto" w:fill="auto"/>
            <w:noWrap/>
            <w:vAlign w:val="bottom"/>
            <w:hideMark/>
          </w:tcPr>
          <w:p w14:paraId="1B778775" w14:textId="77777777" w:rsidR="007F45A3" w:rsidRPr="006431AB" w:rsidRDefault="007F45A3">
            <w:pPr>
              <w:pStyle w:val="BangBody"/>
              <w:rPr>
                <w:ins w:id="10866" w:author="The Si Tran" w:date="2012-12-11T06:15:00Z"/>
                <w:szCs w:val="26"/>
                <w:rPrChange w:id="10867" w:author="The Si Tran" w:date="2012-12-16T08:48:00Z">
                  <w:rPr>
                    <w:ins w:id="10868" w:author="The Si Tran" w:date="2012-12-11T06:15:00Z"/>
                  </w:rPr>
                </w:rPrChange>
              </w:rPr>
              <w:pPrChange w:id="10869" w:author="The Si Tran" w:date="2012-12-16T08:48:00Z">
                <w:pPr/>
              </w:pPrChange>
            </w:pPr>
            <w:ins w:id="10870" w:author="The Si Tran" w:date="2012-12-11T06:15:00Z">
              <w:r w:rsidRPr="006431AB">
                <w:rPr>
                  <w:sz w:val="26"/>
                  <w:szCs w:val="26"/>
                  <w:rPrChange w:id="10871" w:author="The Si Tran" w:date="2012-12-16T08:48:00Z">
                    <w:rPr/>
                  </w:rPrChange>
                </w:rPr>
                <w:t>Hnlinr Learnin</w:t>
              </w:r>
            </w:ins>
          </w:p>
        </w:tc>
      </w:tr>
      <w:tr w:rsidR="007F45A3" w:rsidRPr="006F1B6E" w14:paraId="66653A88" w14:textId="77777777" w:rsidTr="00142ADD">
        <w:trPr>
          <w:trHeight w:val="330"/>
          <w:jc w:val="center"/>
          <w:ins w:id="10872" w:author="The Si Tran" w:date="2012-12-11T06:15:00Z"/>
        </w:trPr>
        <w:tc>
          <w:tcPr>
            <w:tcW w:w="2888" w:type="dxa"/>
            <w:gridSpan w:val="2"/>
            <w:shd w:val="clear" w:color="auto" w:fill="auto"/>
            <w:noWrap/>
            <w:vAlign w:val="bottom"/>
            <w:hideMark/>
          </w:tcPr>
          <w:p w14:paraId="7B42D38A" w14:textId="77777777" w:rsidR="007F45A3" w:rsidRPr="006431AB" w:rsidRDefault="007F45A3">
            <w:pPr>
              <w:pStyle w:val="BangBody"/>
              <w:rPr>
                <w:ins w:id="10873" w:author="The Si Tran" w:date="2012-12-11T06:15:00Z"/>
                <w:szCs w:val="26"/>
                <w:rPrChange w:id="10874" w:author="The Si Tran" w:date="2012-12-16T08:48:00Z">
                  <w:rPr>
                    <w:ins w:id="10875" w:author="The Si Tran" w:date="2012-12-11T06:15:00Z"/>
                  </w:rPr>
                </w:rPrChange>
              </w:rPr>
              <w:pPrChange w:id="10876" w:author="The Si Tran" w:date="2012-12-16T08:48:00Z">
                <w:pPr/>
              </w:pPrChange>
            </w:pPr>
            <w:ins w:id="10877" w:author="The Si Tran" w:date="2012-12-11T06:15:00Z">
              <w:r w:rsidRPr="006431AB">
                <w:rPr>
                  <w:sz w:val="26"/>
                  <w:szCs w:val="26"/>
                  <w:rPrChange w:id="10878" w:author="The Si Tran" w:date="2012-12-16T08:48:00Z">
                    <w:rPr/>
                  </w:rPrChange>
                </w:rPr>
                <w:t>Oscillation</w:t>
              </w:r>
            </w:ins>
          </w:p>
        </w:tc>
        <w:tc>
          <w:tcPr>
            <w:tcW w:w="222" w:type="dxa"/>
            <w:shd w:val="clear" w:color="auto" w:fill="auto"/>
            <w:noWrap/>
            <w:vAlign w:val="bottom"/>
            <w:hideMark/>
          </w:tcPr>
          <w:p w14:paraId="4DBA5F13" w14:textId="77777777" w:rsidR="007F45A3" w:rsidRPr="006431AB" w:rsidRDefault="007F45A3">
            <w:pPr>
              <w:pStyle w:val="BangBody"/>
              <w:rPr>
                <w:ins w:id="10879" w:author="The Si Tran" w:date="2012-12-11T06:15:00Z"/>
                <w:szCs w:val="26"/>
                <w:rPrChange w:id="10880" w:author="The Si Tran" w:date="2012-12-16T08:48:00Z">
                  <w:rPr>
                    <w:ins w:id="10881" w:author="The Si Tran" w:date="2012-12-11T06:15:00Z"/>
                  </w:rPr>
                </w:rPrChange>
              </w:rPr>
              <w:pPrChange w:id="10882" w:author="The Si Tran" w:date="2012-12-16T08:48:00Z">
                <w:pPr/>
              </w:pPrChange>
            </w:pPr>
          </w:p>
        </w:tc>
        <w:tc>
          <w:tcPr>
            <w:tcW w:w="960" w:type="dxa"/>
            <w:shd w:val="clear" w:color="auto" w:fill="auto"/>
            <w:noWrap/>
            <w:vAlign w:val="bottom"/>
            <w:hideMark/>
          </w:tcPr>
          <w:p w14:paraId="01DE452E" w14:textId="77777777" w:rsidR="007F45A3" w:rsidRPr="006431AB" w:rsidRDefault="007F45A3">
            <w:pPr>
              <w:pStyle w:val="BangBody"/>
              <w:rPr>
                <w:ins w:id="10883" w:author="The Si Tran" w:date="2012-12-11T06:15:00Z"/>
                <w:szCs w:val="26"/>
                <w:rPrChange w:id="10884" w:author="The Si Tran" w:date="2012-12-16T08:48:00Z">
                  <w:rPr>
                    <w:ins w:id="10885" w:author="The Si Tran" w:date="2012-12-11T06:15:00Z"/>
                  </w:rPr>
                </w:rPrChange>
              </w:rPr>
              <w:pPrChange w:id="10886" w:author="The Si Tran" w:date="2012-12-16T08:48:00Z">
                <w:pPr/>
              </w:pPrChange>
            </w:pPr>
          </w:p>
        </w:tc>
        <w:tc>
          <w:tcPr>
            <w:tcW w:w="3685" w:type="dxa"/>
            <w:shd w:val="clear" w:color="auto" w:fill="auto"/>
            <w:noWrap/>
            <w:vAlign w:val="bottom"/>
            <w:hideMark/>
          </w:tcPr>
          <w:p w14:paraId="4710B10E" w14:textId="77777777" w:rsidR="007F45A3" w:rsidRPr="006431AB" w:rsidRDefault="007F45A3">
            <w:pPr>
              <w:pStyle w:val="BangBody"/>
              <w:rPr>
                <w:ins w:id="10887" w:author="The Si Tran" w:date="2012-12-11T06:15:00Z"/>
                <w:szCs w:val="26"/>
                <w:rPrChange w:id="10888" w:author="The Si Tran" w:date="2012-12-16T08:48:00Z">
                  <w:rPr>
                    <w:ins w:id="10889" w:author="The Si Tran" w:date="2012-12-11T06:15:00Z"/>
                  </w:rPr>
                </w:rPrChange>
              </w:rPr>
              <w:pPrChange w:id="10890" w:author="The Si Tran" w:date="2012-12-16T08:48:00Z">
                <w:pPr/>
              </w:pPrChange>
            </w:pPr>
            <w:ins w:id="10891" w:author="The Si Tran" w:date="2012-12-11T06:15:00Z">
              <w:r w:rsidRPr="006431AB">
                <w:rPr>
                  <w:sz w:val="26"/>
                  <w:szCs w:val="26"/>
                  <w:rPrChange w:id="10892" w:author="The Si Tran" w:date="2012-12-16T08:48:00Z">
                    <w:rPr/>
                  </w:rPrChange>
                </w:rPr>
                <w:t>Giao đatio</w:t>
              </w:r>
            </w:ins>
          </w:p>
        </w:tc>
      </w:tr>
      <w:tr w:rsidR="007F45A3" w:rsidRPr="006F1B6E" w14:paraId="3A3FA46F" w14:textId="77777777" w:rsidTr="00142ADD">
        <w:trPr>
          <w:trHeight w:val="330"/>
          <w:jc w:val="center"/>
          <w:ins w:id="10893" w:author="The Si Tran" w:date="2012-12-11T06:15:00Z"/>
        </w:trPr>
        <w:tc>
          <w:tcPr>
            <w:tcW w:w="2888" w:type="dxa"/>
            <w:gridSpan w:val="2"/>
            <w:shd w:val="clear" w:color="auto" w:fill="auto"/>
            <w:noWrap/>
            <w:vAlign w:val="bottom"/>
            <w:hideMark/>
          </w:tcPr>
          <w:p w14:paraId="54835915" w14:textId="77777777" w:rsidR="007F45A3" w:rsidRPr="006431AB" w:rsidRDefault="007F45A3">
            <w:pPr>
              <w:pStyle w:val="BangBody"/>
              <w:rPr>
                <w:ins w:id="10894" w:author="The Si Tran" w:date="2012-12-11T06:15:00Z"/>
                <w:szCs w:val="26"/>
                <w:rPrChange w:id="10895" w:author="The Si Tran" w:date="2012-12-16T08:48:00Z">
                  <w:rPr>
                    <w:ins w:id="10896" w:author="The Si Tran" w:date="2012-12-11T06:15:00Z"/>
                  </w:rPr>
                </w:rPrChange>
              </w:rPr>
              <w:pPrChange w:id="10897" w:author="The Si Tran" w:date="2012-12-16T08:48:00Z">
                <w:pPr/>
              </w:pPrChange>
            </w:pPr>
            <w:ins w:id="10898" w:author="The Si Tran" w:date="2012-12-11T06:15:00Z">
              <w:r w:rsidRPr="006431AB">
                <w:rPr>
                  <w:sz w:val="26"/>
                  <w:szCs w:val="26"/>
                  <w:rPrChange w:id="10899" w:author="The Si Tran" w:date="2012-12-16T08:48:00Z">
                    <w:rPr/>
                  </w:rPrChange>
                </w:rPr>
                <w:t>Overall Error</w:t>
              </w:r>
            </w:ins>
          </w:p>
        </w:tc>
        <w:tc>
          <w:tcPr>
            <w:tcW w:w="222" w:type="dxa"/>
            <w:shd w:val="clear" w:color="auto" w:fill="auto"/>
            <w:noWrap/>
            <w:vAlign w:val="bottom"/>
            <w:hideMark/>
          </w:tcPr>
          <w:p w14:paraId="4DFD6720" w14:textId="77777777" w:rsidR="007F45A3" w:rsidRPr="006431AB" w:rsidRDefault="007F45A3">
            <w:pPr>
              <w:pStyle w:val="BangBody"/>
              <w:rPr>
                <w:ins w:id="10900" w:author="The Si Tran" w:date="2012-12-11T06:15:00Z"/>
                <w:szCs w:val="26"/>
                <w:rPrChange w:id="10901" w:author="The Si Tran" w:date="2012-12-16T08:48:00Z">
                  <w:rPr>
                    <w:ins w:id="10902" w:author="The Si Tran" w:date="2012-12-11T06:15:00Z"/>
                  </w:rPr>
                </w:rPrChange>
              </w:rPr>
              <w:pPrChange w:id="10903" w:author="The Si Tran" w:date="2012-12-16T08:48:00Z">
                <w:pPr/>
              </w:pPrChange>
            </w:pPr>
          </w:p>
        </w:tc>
        <w:tc>
          <w:tcPr>
            <w:tcW w:w="960" w:type="dxa"/>
            <w:shd w:val="clear" w:color="auto" w:fill="auto"/>
            <w:noWrap/>
            <w:vAlign w:val="bottom"/>
            <w:hideMark/>
          </w:tcPr>
          <w:p w14:paraId="0D6A1111" w14:textId="77777777" w:rsidR="007F45A3" w:rsidRPr="006431AB" w:rsidRDefault="007F45A3">
            <w:pPr>
              <w:pStyle w:val="BangBody"/>
              <w:rPr>
                <w:ins w:id="10904" w:author="The Si Tran" w:date="2012-12-11T06:15:00Z"/>
                <w:szCs w:val="26"/>
                <w:rPrChange w:id="10905" w:author="The Si Tran" w:date="2012-12-16T08:48:00Z">
                  <w:rPr>
                    <w:ins w:id="10906" w:author="The Si Tran" w:date="2012-12-11T06:15:00Z"/>
                  </w:rPr>
                </w:rPrChange>
              </w:rPr>
              <w:pPrChange w:id="10907" w:author="The Si Tran" w:date="2012-12-16T08:48:00Z">
                <w:pPr/>
              </w:pPrChange>
            </w:pPr>
          </w:p>
        </w:tc>
        <w:tc>
          <w:tcPr>
            <w:tcW w:w="3685" w:type="dxa"/>
            <w:shd w:val="clear" w:color="auto" w:fill="auto"/>
            <w:noWrap/>
            <w:vAlign w:val="bottom"/>
            <w:hideMark/>
          </w:tcPr>
          <w:p w14:paraId="391D75DE" w14:textId="77777777" w:rsidR="007F45A3" w:rsidRPr="006431AB" w:rsidRDefault="007F45A3">
            <w:pPr>
              <w:pStyle w:val="BangBody"/>
              <w:rPr>
                <w:ins w:id="10908" w:author="The Si Tran" w:date="2012-12-11T06:15:00Z"/>
                <w:szCs w:val="26"/>
                <w:rPrChange w:id="10909" w:author="The Si Tran" w:date="2012-12-16T08:48:00Z">
                  <w:rPr>
                    <w:ins w:id="10910" w:author="The Si Tran" w:date="2012-12-11T06:15:00Z"/>
                  </w:rPr>
                </w:rPrChange>
              </w:rPr>
              <w:pPrChange w:id="10911" w:author="The Si Tran" w:date="2012-12-16T08:48:00Z">
                <w:pPr/>
              </w:pPrChange>
            </w:pPr>
            <w:ins w:id="10912" w:author="The Si Tran" w:date="2012-12-11T06:15:00Z">
              <w:r w:rsidRPr="006431AB">
                <w:rPr>
                  <w:sz w:val="26"/>
                  <w:szCs w:val="26"/>
                  <w:rPrChange w:id="10913" w:author="The Si Tran" w:date="2012-12-16T08:48:00Z">
                    <w:rPr/>
                  </w:rPrChange>
                </w:rPr>
                <w:t>Lverall Error</w:t>
              </w:r>
            </w:ins>
          </w:p>
        </w:tc>
      </w:tr>
      <w:tr w:rsidR="007F45A3" w:rsidRPr="006F1B6E" w14:paraId="51B5A78D" w14:textId="77777777" w:rsidTr="00142ADD">
        <w:trPr>
          <w:trHeight w:val="330"/>
          <w:jc w:val="center"/>
          <w:ins w:id="10914" w:author="The Si Tran" w:date="2012-12-11T06:15:00Z"/>
        </w:trPr>
        <w:tc>
          <w:tcPr>
            <w:tcW w:w="2888" w:type="dxa"/>
            <w:gridSpan w:val="2"/>
            <w:shd w:val="clear" w:color="auto" w:fill="auto"/>
            <w:noWrap/>
            <w:vAlign w:val="bottom"/>
            <w:hideMark/>
          </w:tcPr>
          <w:p w14:paraId="3694078C" w14:textId="77777777" w:rsidR="007F45A3" w:rsidRPr="006431AB" w:rsidRDefault="007F45A3">
            <w:pPr>
              <w:pStyle w:val="BangBody"/>
              <w:rPr>
                <w:ins w:id="10915" w:author="The Si Tran" w:date="2012-12-11T06:15:00Z"/>
                <w:szCs w:val="26"/>
                <w:rPrChange w:id="10916" w:author="The Si Tran" w:date="2012-12-16T08:48:00Z">
                  <w:rPr>
                    <w:ins w:id="10917" w:author="The Si Tran" w:date="2012-12-11T06:15:00Z"/>
                  </w:rPr>
                </w:rPrChange>
              </w:rPr>
              <w:pPrChange w:id="10918" w:author="The Si Tran" w:date="2012-12-16T08:48:00Z">
                <w:pPr/>
              </w:pPrChange>
            </w:pPr>
            <w:ins w:id="10919" w:author="The Si Tran" w:date="2012-12-11T06:15:00Z">
              <w:r w:rsidRPr="006431AB">
                <w:rPr>
                  <w:sz w:val="26"/>
                  <w:szCs w:val="26"/>
                  <w:rPrChange w:id="10920" w:author="The Si Tran" w:date="2012-12-16T08:48:00Z">
                    <w:rPr/>
                  </w:rPrChange>
                </w:rPr>
                <w:t>Overfitting</w:t>
              </w:r>
            </w:ins>
          </w:p>
        </w:tc>
        <w:tc>
          <w:tcPr>
            <w:tcW w:w="222" w:type="dxa"/>
            <w:shd w:val="clear" w:color="auto" w:fill="auto"/>
            <w:noWrap/>
            <w:vAlign w:val="bottom"/>
            <w:hideMark/>
          </w:tcPr>
          <w:p w14:paraId="67F25BCD" w14:textId="77777777" w:rsidR="007F45A3" w:rsidRPr="006431AB" w:rsidRDefault="007F45A3">
            <w:pPr>
              <w:pStyle w:val="BangBody"/>
              <w:rPr>
                <w:ins w:id="10921" w:author="The Si Tran" w:date="2012-12-11T06:15:00Z"/>
                <w:szCs w:val="26"/>
                <w:rPrChange w:id="10922" w:author="The Si Tran" w:date="2012-12-16T08:48:00Z">
                  <w:rPr>
                    <w:ins w:id="10923" w:author="The Si Tran" w:date="2012-12-11T06:15:00Z"/>
                  </w:rPr>
                </w:rPrChange>
              </w:rPr>
              <w:pPrChange w:id="10924" w:author="The Si Tran" w:date="2012-12-16T08:48:00Z">
                <w:pPr/>
              </w:pPrChange>
            </w:pPr>
          </w:p>
        </w:tc>
        <w:tc>
          <w:tcPr>
            <w:tcW w:w="960" w:type="dxa"/>
            <w:shd w:val="clear" w:color="auto" w:fill="auto"/>
            <w:noWrap/>
            <w:vAlign w:val="bottom"/>
            <w:hideMark/>
          </w:tcPr>
          <w:p w14:paraId="57B8AE6C" w14:textId="77777777" w:rsidR="007F45A3" w:rsidRPr="006431AB" w:rsidRDefault="007F45A3">
            <w:pPr>
              <w:pStyle w:val="BangBody"/>
              <w:rPr>
                <w:ins w:id="10925" w:author="The Si Tran" w:date="2012-12-11T06:15:00Z"/>
                <w:szCs w:val="26"/>
                <w:rPrChange w:id="10926" w:author="The Si Tran" w:date="2012-12-16T08:48:00Z">
                  <w:rPr>
                    <w:ins w:id="10927" w:author="The Si Tran" w:date="2012-12-11T06:15:00Z"/>
                  </w:rPr>
                </w:rPrChange>
              </w:rPr>
              <w:pPrChange w:id="10928" w:author="The Si Tran" w:date="2012-12-16T08:48:00Z">
                <w:pPr/>
              </w:pPrChange>
            </w:pPr>
          </w:p>
        </w:tc>
        <w:tc>
          <w:tcPr>
            <w:tcW w:w="3685" w:type="dxa"/>
            <w:shd w:val="clear" w:color="auto" w:fill="auto"/>
            <w:noWrap/>
            <w:vAlign w:val="bottom"/>
            <w:hideMark/>
          </w:tcPr>
          <w:p w14:paraId="6308551A" w14:textId="77777777" w:rsidR="007F45A3" w:rsidRPr="006431AB" w:rsidRDefault="007F45A3">
            <w:pPr>
              <w:pStyle w:val="BangBody"/>
              <w:rPr>
                <w:ins w:id="10929" w:author="The Si Tran" w:date="2012-12-11T06:15:00Z"/>
                <w:szCs w:val="26"/>
                <w:rPrChange w:id="10930" w:author="The Si Tran" w:date="2012-12-16T08:48:00Z">
                  <w:rPr>
                    <w:ins w:id="10931" w:author="The Si Tran" w:date="2012-12-11T06:15:00Z"/>
                  </w:rPr>
                </w:rPrChange>
              </w:rPr>
              <w:pPrChange w:id="10932" w:author="The Si Tran" w:date="2012-12-16T08:48:00Z">
                <w:pPr/>
              </w:pPrChange>
            </w:pPr>
            <w:ins w:id="10933" w:author="The Si Tran" w:date="2012-12-11T06:15:00Z">
              <w:r w:rsidRPr="006431AB">
                <w:rPr>
                  <w:sz w:val="26"/>
                  <w:szCs w:val="26"/>
                  <w:rPrChange w:id="10934" w:author="The Si Tran" w:date="2012-12-16T08:48:00Z">
                    <w:rPr/>
                  </w:rPrChange>
                </w:rPr>
                <w:t>Quá khtti</w:t>
              </w:r>
            </w:ins>
          </w:p>
        </w:tc>
      </w:tr>
      <w:tr w:rsidR="007F45A3" w:rsidRPr="006F1B6E" w14:paraId="4D944E83" w14:textId="77777777" w:rsidTr="00142ADD">
        <w:trPr>
          <w:trHeight w:val="330"/>
          <w:jc w:val="center"/>
          <w:ins w:id="10935" w:author="The Si Tran" w:date="2012-12-11T06:15:00Z"/>
        </w:trPr>
        <w:tc>
          <w:tcPr>
            <w:tcW w:w="2888" w:type="dxa"/>
            <w:gridSpan w:val="2"/>
            <w:shd w:val="clear" w:color="auto" w:fill="auto"/>
            <w:noWrap/>
            <w:vAlign w:val="bottom"/>
            <w:hideMark/>
          </w:tcPr>
          <w:p w14:paraId="40E9B5A6" w14:textId="77777777" w:rsidR="007F45A3" w:rsidRPr="006431AB" w:rsidRDefault="007F45A3">
            <w:pPr>
              <w:pStyle w:val="BangBody"/>
              <w:rPr>
                <w:ins w:id="10936" w:author="The Si Tran" w:date="2012-12-11T06:15:00Z"/>
                <w:szCs w:val="26"/>
                <w:rPrChange w:id="10937" w:author="The Si Tran" w:date="2012-12-16T08:48:00Z">
                  <w:rPr>
                    <w:ins w:id="10938" w:author="The Si Tran" w:date="2012-12-11T06:15:00Z"/>
                  </w:rPr>
                </w:rPrChange>
              </w:rPr>
              <w:pPrChange w:id="10939" w:author="The Si Tran" w:date="2012-12-16T08:48:00Z">
                <w:pPr/>
              </w:pPrChange>
            </w:pPr>
            <w:ins w:id="10940" w:author="The Si Tran" w:date="2012-12-11T06:15:00Z">
              <w:r w:rsidRPr="006431AB">
                <w:rPr>
                  <w:sz w:val="26"/>
                  <w:szCs w:val="26"/>
                  <w:rPrChange w:id="10941" w:author="The Si Tran" w:date="2012-12-16T08:48:00Z">
                    <w:rPr/>
                  </w:rPrChange>
                </w:rPr>
                <w:t>Pattern Set</w:t>
              </w:r>
            </w:ins>
          </w:p>
        </w:tc>
        <w:tc>
          <w:tcPr>
            <w:tcW w:w="222" w:type="dxa"/>
            <w:shd w:val="clear" w:color="auto" w:fill="auto"/>
            <w:noWrap/>
            <w:vAlign w:val="bottom"/>
            <w:hideMark/>
          </w:tcPr>
          <w:p w14:paraId="60EA6A95" w14:textId="77777777" w:rsidR="007F45A3" w:rsidRPr="006431AB" w:rsidRDefault="007F45A3">
            <w:pPr>
              <w:pStyle w:val="BangBody"/>
              <w:rPr>
                <w:ins w:id="10942" w:author="The Si Tran" w:date="2012-12-11T06:15:00Z"/>
                <w:szCs w:val="26"/>
                <w:rPrChange w:id="10943" w:author="The Si Tran" w:date="2012-12-16T08:48:00Z">
                  <w:rPr>
                    <w:ins w:id="10944" w:author="The Si Tran" w:date="2012-12-11T06:15:00Z"/>
                  </w:rPr>
                </w:rPrChange>
              </w:rPr>
              <w:pPrChange w:id="10945" w:author="The Si Tran" w:date="2012-12-16T08:48:00Z">
                <w:pPr/>
              </w:pPrChange>
            </w:pPr>
          </w:p>
        </w:tc>
        <w:tc>
          <w:tcPr>
            <w:tcW w:w="960" w:type="dxa"/>
            <w:shd w:val="clear" w:color="auto" w:fill="auto"/>
            <w:noWrap/>
            <w:vAlign w:val="bottom"/>
            <w:hideMark/>
          </w:tcPr>
          <w:p w14:paraId="1C07C8B2" w14:textId="77777777" w:rsidR="007F45A3" w:rsidRPr="006431AB" w:rsidRDefault="007F45A3">
            <w:pPr>
              <w:pStyle w:val="BangBody"/>
              <w:rPr>
                <w:ins w:id="10946" w:author="The Si Tran" w:date="2012-12-11T06:15:00Z"/>
                <w:szCs w:val="26"/>
                <w:rPrChange w:id="10947" w:author="The Si Tran" w:date="2012-12-16T08:48:00Z">
                  <w:rPr>
                    <w:ins w:id="10948" w:author="The Si Tran" w:date="2012-12-11T06:15:00Z"/>
                  </w:rPr>
                </w:rPrChange>
              </w:rPr>
              <w:pPrChange w:id="10949" w:author="The Si Tran" w:date="2012-12-16T08:48:00Z">
                <w:pPr/>
              </w:pPrChange>
            </w:pPr>
          </w:p>
        </w:tc>
        <w:tc>
          <w:tcPr>
            <w:tcW w:w="3685" w:type="dxa"/>
            <w:shd w:val="clear" w:color="auto" w:fill="auto"/>
            <w:noWrap/>
            <w:vAlign w:val="bottom"/>
            <w:hideMark/>
          </w:tcPr>
          <w:p w14:paraId="71AB2416" w14:textId="77777777" w:rsidR="007F45A3" w:rsidRPr="006431AB" w:rsidRDefault="007F45A3">
            <w:pPr>
              <w:pStyle w:val="BangBody"/>
              <w:rPr>
                <w:ins w:id="10950" w:author="The Si Tran" w:date="2012-12-11T06:15:00Z"/>
                <w:szCs w:val="26"/>
                <w:rPrChange w:id="10951" w:author="The Si Tran" w:date="2012-12-16T08:48:00Z">
                  <w:rPr>
                    <w:ins w:id="10952" w:author="The Si Tran" w:date="2012-12-11T06:15:00Z"/>
                  </w:rPr>
                </w:rPrChange>
              </w:rPr>
              <w:pPrChange w:id="10953" w:author="The Si Tran" w:date="2012-12-16T08:48:00Z">
                <w:pPr/>
              </w:pPrChange>
            </w:pPr>
            <w:ins w:id="10954" w:author="The Si Tran" w:date="2012-12-11T06:15:00Z">
              <w:r w:rsidRPr="006431AB">
                <w:rPr>
                  <w:sz w:val="26"/>
                  <w:szCs w:val="26"/>
                  <w:rPrChange w:id="10955" w:author="The Si Tran" w:date="2012-12-16T08:48:00Z">
                    <w:rPr/>
                  </w:rPrChange>
                </w:rPr>
                <w:t xml:space="preserve">Tattern </w:t>
              </w:r>
            </w:ins>
          </w:p>
        </w:tc>
      </w:tr>
      <w:tr w:rsidR="007F45A3" w:rsidRPr="006F1B6E" w14:paraId="5F70BAA3" w14:textId="77777777" w:rsidTr="00142ADD">
        <w:trPr>
          <w:trHeight w:val="330"/>
          <w:jc w:val="center"/>
          <w:ins w:id="10956" w:author="The Si Tran" w:date="2012-12-11T06:15:00Z"/>
        </w:trPr>
        <w:tc>
          <w:tcPr>
            <w:tcW w:w="3110" w:type="dxa"/>
            <w:gridSpan w:val="3"/>
            <w:shd w:val="clear" w:color="auto" w:fill="auto"/>
            <w:noWrap/>
            <w:vAlign w:val="bottom"/>
            <w:hideMark/>
          </w:tcPr>
          <w:p w14:paraId="4D94CE6E" w14:textId="77777777" w:rsidR="007F45A3" w:rsidRPr="006431AB" w:rsidRDefault="007F45A3">
            <w:pPr>
              <w:pStyle w:val="BangBody"/>
              <w:rPr>
                <w:ins w:id="10957" w:author="The Si Tran" w:date="2012-12-11T06:15:00Z"/>
                <w:szCs w:val="26"/>
                <w:rPrChange w:id="10958" w:author="The Si Tran" w:date="2012-12-16T08:48:00Z">
                  <w:rPr>
                    <w:ins w:id="10959" w:author="The Si Tran" w:date="2012-12-11T06:15:00Z"/>
                  </w:rPr>
                </w:rPrChange>
              </w:rPr>
              <w:pPrChange w:id="10960" w:author="The Si Tran" w:date="2012-12-16T08:48:00Z">
                <w:pPr/>
              </w:pPrChange>
            </w:pPr>
            <w:ins w:id="10961" w:author="The Si Tran" w:date="2012-12-11T06:15:00Z">
              <w:r w:rsidRPr="006431AB">
                <w:rPr>
                  <w:sz w:val="26"/>
                  <w:szCs w:val="26"/>
                  <w:rPrChange w:id="10962" w:author="The Si Tran" w:date="2012-12-16T08:48:00Z">
                    <w:rPr/>
                  </w:rPrChange>
                </w:rPr>
                <w:t>Percentage Differences</w:t>
              </w:r>
            </w:ins>
          </w:p>
        </w:tc>
        <w:tc>
          <w:tcPr>
            <w:tcW w:w="960" w:type="dxa"/>
            <w:shd w:val="clear" w:color="auto" w:fill="auto"/>
            <w:noWrap/>
            <w:vAlign w:val="bottom"/>
            <w:hideMark/>
          </w:tcPr>
          <w:p w14:paraId="60C03FCE" w14:textId="77777777" w:rsidR="007F45A3" w:rsidRPr="006431AB" w:rsidRDefault="007F45A3">
            <w:pPr>
              <w:pStyle w:val="BangBody"/>
              <w:rPr>
                <w:ins w:id="10963" w:author="The Si Tran" w:date="2012-12-11T06:15:00Z"/>
                <w:szCs w:val="26"/>
                <w:rPrChange w:id="10964" w:author="The Si Tran" w:date="2012-12-16T08:48:00Z">
                  <w:rPr>
                    <w:ins w:id="10965" w:author="The Si Tran" w:date="2012-12-11T06:15:00Z"/>
                  </w:rPr>
                </w:rPrChange>
              </w:rPr>
              <w:pPrChange w:id="10966" w:author="The Si Tran" w:date="2012-12-16T08:48:00Z">
                <w:pPr/>
              </w:pPrChange>
            </w:pPr>
          </w:p>
        </w:tc>
        <w:tc>
          <w:tcPr>
            <w:tcW w:w="3685" w:type="dxa"/>
            <w:shd w:val="clear" w:color="auto" w:fill="auto"/>
            <w:noWrap/>
            <w:vAlign w:val="bottom"/>
            <w:hideMark/>
          </w:tcPr>
          <w:p w14:paraId="4A5CA69D" w14:textId="77777777" w:rsidR="007F45A3" w:rsidRPr="006431AB" w:rsidRDefault="007F45A3">
            <w:pPr>
              <w:pStyle w:val="BangBody"/>
              <w:rPr>
                <w:ins w:id="10967" w:author="The Si Tran" w:date="2012-12-11T06:15:00Z"/>
                <w:szCs w:val="26"/>
                <w:rPrChange w:id="10968" w:author="The Si Tran" w:date="2012-12-16T08:48:00Z">
                  <w:rPr>
                    <w:ins w:id="10969" w:author="The Si Tran" w:date="2012-12-11T06:15:00Z"/>
                  </w:rPr>
                </w:rPrChange>
              </w:rPr>
              <w:pPrChange w:id="10970" w:author="The Si Tran" w:date="2012-12-16T08:48:00Z">
                <w:pPr/>
              </w:pPrChange>
            </w:pPr>
            <w:ins w:id="10971" w:author="The Si Tran" w:date="2012-12-11T06:15:00Z">
              <w:r w:rsidRPr="006431AB">
                <w:rPr>
                  <w:sz w:val="26"/>
                  <w:szCs w:val="26"/>
                  <w:rPrChange w:id="10972" w:author="The Si Tran" w:date="2012-12-16T08:48:00Z">
                    <w:rPr/>
                  </w:rPrChange>
                </w:rPr>
                <w:t>Hircentage Diff</w:t>
              </w:r>
            </w:ins>
          </w:p>
        </w:tc>
      </w:tr>
      <w:tr w:rsidR="007F45A3" w:rsidRPr="006F1B6E" w14:paraId="3E535F82" w14:textId="77777777" w:rsidTr="00142ADD">
        <w:trPr>
          <w:trHeight w:val="330"/>
          <w:jc w:val="center"/>
          <w:ins w:id="10973" w:author="The Si Tran" w:date="2012-12-11T06:15:00Z"/>
        </w:trPr>
        <w:tc>
          <w:tcPr>
            <w:tcW w:w="3110" w:type="dxa"/>
            <w:gridSpan w:val="3"/>
            <w:shd w:val="clear" w:color="auto" w:fill="auto"/>
            <w:noWrap/>
            <w:vAlign w:val="bottom"/>
            <w:hideMark/>
          </w:tcPr>
          <w:p w14:paraId="02B4E4BF" w14:textId="77777777" w:rsidR="007F45A3" w:rsidRPr="006431AB" w:rsidRDefault="007F45A3">
            <w:pPr>
              <w:pStyle w:val="BangBody"/>
              <w:rPr>
                <w:ins w:id="10974" w:author="The Si Tran" w:date="2012-12-11T06:15:00Z"/>
                <w:szCs w:val="26"/>
                <w:rPrChange w:id="10975" w:author="The Si Tran" w:date="2012-12-16T08:48:00Z">
                  <w:rPr>
                    <w:ins w:id="10976" w:author="The Si Tran" w:date="2012-12-11T06:15:00Z"/>
                  </w:rPr>
                </w:rPrChange>
              </w:rPr>
              <w:pPrChange w:id="10977" w:author="The Si Tran" w:date="2012-12-16T08:48:00Z">
                <w:pPr/>
              </w:pPrChange>
            </w:pPr>
            <w:ins w:id="10978" w:author="The Si Tran" w:date="2012-12-11T06:15:00Z">
              <w:r w:rsidRPr="006431AB">
                <w:rPr>
                  <w:sz w:val="26"/>
                  <w:szCs w:val="26"/>
                  <w:rPrChange w:id="10979" w:author="The Si Tran" w:date="2012-12-16T08:48:00Z">
                    <w:rPr/>
                  </w:rPrChange>
                </w:rPr>
                <w:t>Perceptron Training Rule</w:t>
              </w:r>
            </w:ins>
          </w:p>
        </w:tc>
        <w:tc>
          <w:tcPr>
            <w:tcW w:w="960" w:type="dxa"/>
            <w:shd w:val="clear" w:color="auto" w:fill="auto"/>
            <w:noWrap/>
            <w:vAlign w:val="bottom"/>
            <w:hideMark/>
          </w:tcPr>
          <w:p w14:paraId="70B82B95" w14:textId="77777777" w:rsidR="007F45A3" w:rsidRPr="006431AB" w:rsidRDefault="007F45A3">
            <w:pPr>
              <w:pStyle w:val="BangBody"/>
              <w:rPr>
                <w:ins w:id="10980" w:author="The Si Tran" w:date="2012-12-11T06:15:00Z"/>
                <w:szCs w:val="26"/>
                <w:rPrChange w:id="10981" w:author="The Si Tran" w:date="2012-12-16T08:48:00Z">
                  <w:rPr>
                    <w:ins w:id="10982" w:author="The Si Tran" w:date="2012-12-11T06:15:00Z"/>
                  </w:rPr>
                </w:rPrChange>
              </w:rPr>
              <w:pPrChange w:id="10983" w:author="The Si Tran" w:date="2012-12-16T08:48:00Z">
                <w:pPr/>
              </w:pPrChange>
            </w:pPr>
          </w:p>
        </w:tc>
        <w:tc>
          <w:tcPr>
            <w:tcW w:w="3685" w:type="dxa"/>
            <w:shd w:val="clear" w:color="auto" w:fill="auto"/>
            <w:noWrap/>
            <w:vAlign w:val="bottom"/>
            <w:hideMark/>
          </w:tcPr>
          <w:p w14:paraId="646CD5CF" w14:textId="77777777" w:rsidR="007F45A3" w:rsidRPr="006431AB" w:rsidRDefault="007F45A3">
            <w:pPr>
              <w:pStyle w:val="BangBody"/>
              <w:rPr>
                <w:ins w:id="10984" w:author="The Si Tran" w:date="2012-12-11T06:15:00Z"/>
                <w:szCs w:val="26"/>
                <w:rPrChange w:id="10985" w:author="The Si Tran" w:date="2012-12-16T08:48:00Z">
                  <w:rPr>
                    <w:ins w:id="10986" w:author="The Si Tran" w:date="2012-12-11T06:15:00Z"/>
                  </w:rPr>
                </w:rPrChange>
              </w:rPr>
              <w:pPrChange w:id="10987" w:author="The Si Tran" w:date="2012-12-16T08:48:00Z">
                <w:pPr/>
              </w:pPrChange>
            </w:pPr>
            <w:ins w:id="10988" w:author="The Si Tran" w:date="2012-12-11T06:15:00Z">
              <w:r w:rsidRPr="006431AB">
                <w:rPr>
                  <w:sz w:val="26"/>
                  <w:szCs w:val="26"/>
                  <w:rPrChange w:id="10989" w:author="The Si Tran" w:date="2012-12-16T08:48:00Z">
                    <w:rPr/>
                  </w:rPrChange>
                </w:rPr>
                <w:t>Lurceptron Training Rulecen</w:t>
              </w:r>
            </w:ins>
          </w:p>
        </w:tc>
      </w:tr>
      <w:tr w:rsidR="007F45A3" w:rsidRPr="006F1B6E" w14:paraId="5730F3D7" w14:textId="77777777" w:rsidTr="00142ADD">
        <w:trPr>
          <w:trHeight w:val="330"/>
          <w:jc w:val="center"/>
          <w:ins w:id="10990" w:author="The Si Tran" w:date="2012-12-11T06:15:00Z"/>
        </w:trPr>
        <w:tc>
          <w:tcPr>
            <w:tcW w:w="3110" w:type="dxa"/>
            <w:gridSpan w:val="3"/>
            <w:shd w:val="clear" w:color="auto" w:fill="auto"/>
            <w:noWrap/>
            <w:vAlign w:val="bottom"/>
            <w:hideMark/>
          </w:tcPr>
          <w:p w14:paraId="1F83DAFD" w14:textId="77777777" w:rsidR="007F45A3" w:rsidRPr="006431AB" w:rsidRDefault="007F45A3">
            <w:pPr>
              <w:pStyle w:val="BangBody"/>
              <w:rPr>
                <w:ins w:id="10991" w:author="The Si Tran" w:date="2012-12-11T06:15:00Z"/>
                <w:szCs w:val="26"/>
                <w:rPrChange w:id="10992" w:author="The Si Tran" w:date="2012-12-16T08:48:00Z">
                  <w:rPr>
                    <w:ins w:id="10993" w:author="The Si Tran" w:date="2012-12-11T06:15:00Z"/>
                  </w:rPr>
                </w:rPrChange>
              </w:rPr>
              <w:pPrChange w:id="10994" w:author="The Si Tran" w:date="2012-12-16T08:48:00Z">
                <w:pPr/>
              </w:pPrChange>
            </w:pPr>
            <w:ins w:id="10995" w:author="The Si Tran" w:date="2012-12-11T06:15:00Z">
              <w:r w:rsidRPr="006431AB">
                <w:rPr>
                  <w:sz w:val="26"/>
                  <w:szCs w:val="26"/>
                  <w:rPrChange w:id="10996" w:author="The Si Tran" w:date="2012-12-16T08:48:00Z">
                    <w:rPr/>
                  </w:rPrChange>
                </w:rPr>
                <w:t>Probability Distribution</w:t>
              </w:r>
            </w:ins>
          </w:p>
        </w:tc>
        <w:tc>
          <w:tcPr>
            <w:tcW w:w="960" w:type="dxa"/>
            <w:shd w:val="clear" w:color="auto" w:fill="auto"/>
            <w:noWrap/>
            <w:vAlign w:val="bottom"/>
            <w:hideMark/>
          </w:tcPr>
          <w:p w14:paraId="2074F0CE" w14:textId="77777777" w:rsidR="007F45A3" w:rsidRPr="006431AB" w:rsidRDefault="007F45A3">
            <w:pPr>
              <w:pStyle w:val="BangBody"/>
              <w:rPr>
                <w:ins w:id="10997" w:author="The Si Tran" w:date="2012-12-11T06:15:00Z"/>
                <w:szCs w:val="26"/>
                <w:rPrChange w:id="10998" w:author="The Si Tran" w:date="2012-12-16T08:48:00Z">
                  <w:rPr>
                    <w:ins w:id="10999" w:author="The Si Tran" w:date="2012-12-11T06:15:00Z"/>
                  </w:rPr>
                </w:rPrChange>
              </w:rPr>
              <w:pPrChange w:id="11000" w:author="The Si Tran" w:date="2012-12-16T08:48:00Z">
                <w:pPr/>
              </w:pPrChange>
            </w:pPr>
          </w:p>
        </w:tc>
        <w:tc>
          <w:tcPr>
            <w:tcW w:w="3685" w:type="dxa"/>
            <w:shd w:val="clear" w:color="auto" w:fill="auto"/>
            <w:noWrap/>
            <w:vAlign w:val="bottom"/>
            <w:hideMark/>
          </w:tcPr>
          <w:p w14:paraId="4146E0F5" w14:textId="77777777" w:rsidR="007F45A3" w:rsidRPr="006431AB" w:rsidRDefault="007F45A3">
            <w:pPr>
              <w:pStyle w:val="BangBody"/>
              <w:rPr>
                <w:ins w:id="11001" w:author="The Si Tran" w:date="2012-12-11T06:15:00Z"/>
                <w:szCs w:val="26"/>
                <w:rPrChange w:id="11002" w:author="The Si Tran" w:date="2012-12-16T08:48:00Z">
                  <w:rPr>
                    <w:ins w:id="11003" w:author="The Si Tran" w:date="2012-12-11T06:15:00Z"/>
                  </w:rPr>
                </w:rPrChange>
              </w:rPr>
              <w:pPrChange w:id="11004" w:author="The Si Tran" w:date="2012-12-16T08:48:00Z">
                <w:pPr/>
              </w:pPrChange>
            </w:pPr>
            <w:ins w:id="11005" w:author="The Si Tran" w:date="2012-12-11T06:15:00Z">
              <w:r w:rsidRPr="006431AB">
                <w:rPr>
                  <w:sz w:val="26"/>
                  <w:szCs w:val="26"/>
                  <w:rPrChange w:id="11006" w:author="The Si Tran" w:date="2012-12-16T08:48:00Z">
                    <w:rPr/>
                  </w:rPrChange>
                </w:rPr>
                <w:t>Phân bility Distr</w:t>
              </w:r>
            </w:ins>
          </w:p>
        </w:tc>
      </w:tr>
      <w:tr w:rsidR="007F45A3" w:rsidRPr="006F1B6E" w14:paraId="6154014E" w14:textId="77777777" w:rsidTr="00142ADD">
        <w:trPr>
          <w:trHeight w:val="330"/>
          <w:jc w:val="center"/>
          <w:ins w:id="11007" w:author="The Si Tran" w:date="2012-12-11T06:15:00Z"/>
        </w:trPr>
        <w:tc>
          <w:tcPr>
            <w:tcW w:w="2888" w:type="dxa"/>
            <w:gridSpan w:val="2"/>
            <w:shd w:val="clear" w:color="auto" w:fill="auto"/>
            <w:noWrap/>
            <w:vAlign w:val="bottom"/>
            <w:hideMark/>
          </w:tcPr>
          <w:p w14:paraId="0C075AF9" w14:textId="77777777" w:rsidR="007F45A3" w:rsidRPr="006431AB" w:rsidRDefault="007F45A3">
            <w:pPr>
              <w:pStyle w:val="BangBody"/>
              <w:rPr>
                <w:ins w:id="11008" w:author="The Si Tran" w:date="2012-12-11T06:15:00Z"/>
                <w:szCs w:val="26"/>
                <w:rPrChange w:id="11009" w:author="The Si Tran" w:date="2012-12-16T08:48:00Z">
                  <w:rPr>
                    <w:ins w:id="11010" w:author="The Si Tran" w:date="2012-12-11T06:15:00Z"/>
                  </w:rPr>
                </w:rPrChange>
              </w:rPr>
              <w:pPrChange w:id="11011" w:author="The Si Tran" w:date="2012-12-16T08:48:00Z">
                <w:pPr/>
              </w:pPrChange>
            </w:pPr>
            <w:ins w:id="11012" w:author="The Si Tran" w:date="2012-12-11T06:15:00Z">
              <w:r w:rsidRPr="006431AB">
                <w:rPr>
                  <w:sz w:val="26"/>
                  <w:szCs w:val="26"/>
                  <w:rPrChange w:id="11013" w:author="The Si Tran" w:date="2012-12-16T08:48:00Z">
                    <w:rPr/>
                  </w:rPrChange>
                </w:rPr>
                <w:t>Random Variable</w:t>
              </w:r>
            </w:ins>
          </w:p>
        </w:tc>
        <w:tc>
          <w:tcPr>
            <w:tcW w:w="222" w:type="dxa"/>
            <w:shd w:val="clear" w:color="auto" w:fill="auto"/>
            <w:noWrap/>
            <w:vAlign w:val="bottom"/>
            <w:hideMark/>
          </w:tcPr>
          <w:p w14:paraId="1139AA19" w14:textId="77777777" w:rsidR="007F45A3" w:rsidRPr="006431AB" w:rsidRDefault="007F45A3">
            <w:pPr>
              <w:pStyle w:val="BangBody"/>
              <w:rPr>
                <w:ins w:id="11014" w:author="The Si Tran" w:date="2012-12-11T06:15:00Z"/>
                <w:szCs w:val="26"/>
                <w:rPrChange w:id="11015" w:author="The Si Tran" w:date="2012-12-16T08:48:00Z">
                  <w:rPr>
                    <w:ins w:id="11016" w:author="The Si Tran" w:date="2012-12-11T06:15:00Z"/>
                  </w:rPr>
                </w:rPrChange>
              </w:rPr>
              <w:pPrChange w:id="11017" w:author="The Si Tran" w:date="2012-12-16T08:48:00Z">
                <w:pPr/>
              </w:pPrChange>
            </w:pPr>
          </w:p>
        </w:tc>
        <w:tc>
          <w:tcPr>
            <w:tcW w:w="960" w:type="dxa"/>
            <w:shd w:val="clear" w:color="auto" w:fill="auto"/>
            <w:noWrap/>
            <w:vAlign w:val="bottom"/>
            <w:hideMark/>
          </w:tcPr>
          <w:p w14:paraId="6C3F37ED" w14:textId="77777777" w:rsidR="007F45A3" w:rsidRPr="006431AB" w:rsidRDefault="007F45A3">
            <w:pPr>
              <w:pStyle w:val="BangBody"/>
              <w:rPr>
                <w:ins w:id="11018" w:author="The Si Tran" w:date="2012-12-11T06:15:00Z"/>
                <w:szCs w:val="26"/>
                <w:rPrChange w:id="11019" w:author="The Si Tran" w:date="2012-12-16T08:48:00Z">
                  <w:rPr>
                    <w:ins w:id="11020" w:author="The Si Tran" w:date="2012-12-11T06:15:00Z"/>
                  </w:rPr>
                </w:rPrChange>
              </w:rPr>
              <w:pPrChange w:id="11021" w:author="The Si Tran" w:date="2012-12-16T08:48:00Z">
                <w:pPr/>
              </w:pPrChange>
            </w:pPr>
          </w:p>
        </w:tc>
        <w:tc>
          <w:tcPr>
            <w:tcW w:w="3685" w:type="dxa"/>
            <w:shd w:val="clear" w:color="auto" w:fill="auto"/>
            <w:noWrap/>
            <w:vAlign w:val="bottom"/>
            <w:hideMark/>
          </w:tcPr>
          <w:p w14:paraId="50517DCD" w14:textId="77777777" w:rsidR="007F45A3" w:rsidRPr="006431AB" w:rsidRDefault="007F45A3">
            <w:pPr>
              <w:pStyle w:val="BangBody"/>
              <w:rPr>
                <w:ins w:id="11022" w:author="The Si Tran" w:date="2012-12-11T06:15:00Z"/>
                <w:szCs w:val="26"/>
                <w:rPrChange w:id="11023" w:author="The Si Tran" w:date="2012-12-16T08:48:00Z">
                  <w:rPr>
                    <w:ins w:id="11024" w:author="The Si Tran" w:date="2012-12-11T06:15:00Z"/>
                  </w:rPr>
                </w:rPrChange>
              </w:rPr>
              <w:pPrChange w:id="11025" w:author="The Si Tran" w:date="2012-12-16T08:48:00Z">
                <w:pPr/>
              </w:pPrChange>
            </w:pPr>
            <w:ins w:id="11026" w:author="The Si Tran" w:date="2012-12-11T06:15:00Z">
              <w:r w:rsidRPr="006431AB">
                <w:rPr>
                  <w:sz w:val="26"/>
                  <w:szCs w:val="26"/>
                  <w:rPrChange w:id="11027" w:author="The Si Tran" w:date="2012-12-16T08:48:00Z">
                    <w:rPr/>
                  </w:rPrChange>
                </w:rPr>
                <w:t>Bindom Variablet</w:t>
              </w:r>
            </w:ins>
          </w:p>
        </w:tc>
      </w:tr>
      <w:tr w:rsidR="007F45A3" w:rsidRPr="006F1B6E" w14:paraId="0447D868" w14:textId="77777777" w:rsidTr="00142ADD">
        <w:trPr>
          <w:trHeight w:val="330"/>
          <w:jc w:val="center"/>
          <w:ins w:id="11028" w:author="The Si Tran" w:date="2012-12-11T06:15:00Z"/>
        </w:trPr>
        <w:tc>
          <w:tcPr>
            <w:tcW w:w="3110" w:type="dxa"/>
            <w:gridSpan w:val="3"/>
            <w:shd w:val="clear" w:color="auto" w:fill="auto"/>
            <w:noWrap/>
            <w:vAlign w:val="bottom"/>
            <w:hideMark/>
          </w:tcPr>
          <w:p w14:paraId="6EC2F363" w14:textId="77777777" w:rsidR="007F45A3" w:rsidRPr="006431AB" w:rsidRDefault="007F45A3">
            <w:pPr>
              <w:pStyle w:val="BangBody"/>
              <w:rPr>
                <w:ins w:id="11029" w:author="The Si Tran" w:date="2012-12-11T06:15:00Z"/>
                <w:szCs w:val="26"/>
                <w:rPrChange w:id="11030" w:author="The Si Tran" w:date="2012-12-16T08:48:00Z">
                  <w:rPr>
                    <w:ins w:id="11031" w:author="The Si Tran" w:date="2012-12-11T06:15:00Z"/>
                  </w:rPr>
                </w:rPrChange>
              </w:rPr>
              <w:pPrChange w:id="11032" w:author="The Si Tran" w:date="2012-12-16T08:48:00Z">
                <w:pPr/>
              </w:pPrChange>
            </w:pPr>
            <w:ins w:id="11033" w:author="The Si Tran" w:date="2012-12-11T06:15:00Z">
              <w:r w:rsidRPr="006431AB">
                <w:rPr>
                  <w:sz w:val="26"/>
                  <w:szCs w:val="26"/>
                  <w:rPrChange w:id="11034" w:author="The Si Tran" w:date="2012-12-16T08:48:00Z">
                    <w:rPr/>
                  </w:rPrChange>
                </w:rPr>
                <w:t>Recurrent Neural Network</w:t>
              </w:r>
            </w:ins>
          </w:p>
        </w:tc>
        <w:tc>
          <w:tcPr>
            <w:tcW w:w="960" w:type="dxa"/>
            <w:shd w:val="clear" w:color="auto" w:fill="auto"/>
            <w:noWrap/>
            <w:vAlign w:val="bottom"/>
            <w:hideMark/>
          </w:tcPr>
          <w:p w14:paraId="480005F0" w14:textId="77777777" w:rsidR="007F45A3" w:rsidRPr="006431AB" w:rsidRDefault="007F45A3">
            <w:pPr>
              <w:pStyle w:val="BangBody"/>
              <w:rPr>
                <w:ins w:id="11035" w:author="The Si Tran" w:date="2012-12-11T06:15:00Z"/>
                <w:szCs w:val="26"/>
                <w:rPrChange w:id="11036" w:author="The Si Tran" w:date="2012-12-16T08:48:00Z">
                  <w:rPr>
                    <w:ins w:id="11037" w:author="The Si Tran" w:date="2012-12-11T06:15:00Z"/>
                  </w:rPr>
                </w:rPrChange>
              </w:rPr>
              <w:pPrChange w:id="11038" w:author="The Si Tran" w:date="2012-12-16T08:48:00Z">
                <w:pPr/>
              </w:pPrChange>
            </w:pPr>
          </w:p>
        </w:tc>
        <w:tc>
          <w:tcPr>
            <w:tcW w:w="3685" w:type="dxa"/>
            <w:shd w:val="clear" w:color="auto" w:fill="auto"/>
            <w:noWrap/>
            <w:vAlign w:val="bottom"/>
            <w:hideMark/>
          </w:tcPr>
          <w:p w14:paraId="43F0B475" w14:textId="77777777" w:rsidR="007F45A3" w:rsidRPr="006431AB" w:rsidRDefault="007F45A3">
            <w:pPr>
              <w:pStyle w:val="BangBody"/>
              <w:rPr>
                <w:ins w:id="11039" w:author="The Si Tran" w:date="2012-12-11T06:15:00Z"/>
                <w:szCs w:val="26"/>
                <w:rPrChange w:id="11040" w:author="The Si Tran" w:date="2012-12-16T08:48:00Z">
                  <w:rPr>
                    <w:ins w:id="11041" w:author="The Si Tran" w:date="2012-12-11T06:15:00Z"/>
                  </w:rPr>
                </w:rPrChange>
              </w:rPr>
              <w:pPrChange w:id="11042" w:author="The Si Tran" w:date="2012-12-16T08:48:00Z">
                <w:pPr/>
              </w:pPrChange>
            </w:pPr>
            <w:ins w:id="11043" w:author="The Si Tran" w:date="2012-12-11T06:15:00Z">
              <w:r w:rsidRPr="006431AB">
                <w:rPr>
                  <w:sz w:val="26"/>
                  <w:szCs w:val="26"/>
                  <w:rPrChange w:id="11044" w:author="The Si Tran" w:date="2012-12-16T08:48:00Z">
                    <w:rPr/>
                  </w:rPrChange>
                </w:rPr>
                <w:t>Mecurrent Neu</w:t>
              </w:r>
            </w:ins>
          </w:p>
        </w:tc>
      </w:tr>
      <w:tr w:rsidR="007F45A3" w:rsidRPr="006F1B6E" w14:paraId="598C30ED" w14:textId="77777777" w:rsidTr="00142ADD">
        <w:trPr>
          <w:trHeight w:val="330"/>
          <w:jc w:val="center"/>
          <w:ins w:id="11045" w:author="The Si Tran" w:date="2012-12-11T06:15:00Z"/>
        </w:trPr>
        <w:tc>
          <w:tcPr>
            <w:tcW w:w="2888" w:type="dxa"/>
            <w:gridSpan w:val="2"/>
            <w:shd w:val="clear" w:color="auto" w:fill="auto"/>
            <w:noWrap/>
            <w:vAlign w:val="bottom"/>
            <w:hideMark/>
          </w:tcPr>
          <w:p w14:paraId="5345B079" w14:textId="77777777" w:rsidR="007F45A3" w:rsidRPr="006431AB" w:rsidRDefault="007F45A3">
            <w:pPr>
              <w:pStyle w:val="BangBody"/>
              <w:rPr>
                <w:ins w:id="11046" w:author="The Si Tran" w:date="2012-12-11T06:15:00Z"/>
                <w:szCs w:val="26"/>
                <w:rPrChange w:id="11047" w:author="The Si Tran" w:date="2012-12-16T08:48:00Z">
                  <w:rPr>
                    <w:ins w:id="11048" w:author="The Si Tran" w:date="2012-12-11T06:15:00Z"/>
                  </w:rPr>
                </w:rPrChange>
              </w:rPr>
              <w:pPrChange w:id="11049" w:author="The Si Tran" w:date="2012-12-16T08:48:00Z">
                <w:pPr/>
              </w:pPrChange>
            </w:pPr>
            <w:ins w:id="11050" w:author="The Si Tran" w:date="2012-12-11T06:15:00Z">
              <w:r w:rsidRPr="006431AB">
                <w:rPr>
                  <w:sz w:val="26"/>
                  <w:szCs w:val="26"/>
                  <w:lang w:val="fr-FR"/>
                  <w:rPrChange w:id="11051" w:author="The Si Tran" w:date="2012-12-16T08:48:00Z">
                    <w:rPr>
                      <w:lang w:val="fr-FR"/>
                    </w:rPr>
                  </w:rPrChange>
                </w:rPr>
                <w:t>Seasonal</w:t>
              </w:r>
            </w:ins>
          </w:p>
        </w:tc>
        <w:tc>
          <w:tcPr>
            <w:tcW w:w="222" w:type="dxa"/>
            <w:shd w:val="clear" w:color="auto" w:fill="auto"/>
            <w:noWrap/>
            <w:vAlign w:val="bottom"/>
            <w:hideMark/>
          </w:tcPr>
          <w:p w14:paraId="338FEF9E" w14:textId="77777777" w:rsidR="007F45A3" w:rsidRPr="006431AB" w:rsidRDefault="007F45A3">
            <w:pPr>
              <w:pStyle w:val="BangBody"/>
              <w:rPr>
                <w:ins w:id="11052" w:author="The Si Tran" w:date="2012-12-11T06:15:00Z"/>
                <w:szCs w:val="26"/>
                <w:rPrChange w:id="11053" w:author="The Si Tran" w:date="2012-12-16T08:48:00Z">
                  <w:rPr>
                    <w:ins w:id="11054" w:author="The Si Tran" w:date="2012-12-11T06:15:00Z"/>
                  </w:rPr>
                </w:rPrChange>
              </w:rPr>
              <w:pPrChange w:id="11055" w:author="The Si Tran" w:date="2012-12-16T08:48:00Z">
                <w:pPr/>
              </w:pPrChange>
            </w:pPr>
          </w:p>
        </w:tc>
        <w:tc>
          <w:tcPr>
            <w:tcW w:w="960" w:type="dxa"/>
            <w:shd w:val="clear" w:color="auto" w:fill="auto"/>
            <w:noWrap/>
            <w:vAlign w:val="bottom"/>
            <w:hideMark/>
          </w:tcPr>
          <w:p w14:paraId="33E85C30" w14:textId="77777777" w:rsidR="007F45A3" w:rsidRPr="006431AB" w:rsidRDefault="007F45A3">
            <w:pPr>
              <w:pStyle w:val="BangBody"/>
              <w:rPr>
                <w:ins w:id="11056" w:author="The Si Tran" w:date="2012-12-11T06:15:00Z"/>
                <w:szCs w:val="26"/>
                <w:rPrChange w:id="11057" w:author="The Si Tran" w:date="2012-12-16T08:48:00Z">
                  <w:rPr>
                    <w:ins w:id="11058" w:author="The Si Tran" w:date="2012-12-11T06:15:00Z"/>
                  </w:rPr>
                </w:rPrChange>
              </w:rPr>
              <w:pPrChange w:id="11059" w:author="The Si Tran" w:date="2012-12-16T08:48:00Z">
                <w:pPr/>
              </w:pPrChange>
            </w:pPr>
          </w:p>
        </w:tc>
        <w:tc>
          <w:tcPr>
            <w:tcW w:w="3685" w:type="dxa"/>
            <w:shd w:val="clear" w:color="auto" w:fill="auto"/>
            <w:noWrap/>
            <w:vAlign w:val="bottom"/>
            <w:hideMark/>
          </w:tcPr>
          <w:p w14:paraId="74256477" w14:textId="77777777" w:rsidR="007F45A3" w:rsidRPr="006431AB" w:rsidRDefault="007F45A3">
            <w:pPr>
              <w:pStyle w:val="BangBody"/>
              <w:rPr>
                <w:ins w:id="11060" w:author="The Si Tran" w:date="2012-12-11T06:15:00Z"/>
                <w:szCs w:val="26"/>
                <w:rPrChange w:id="11061" w:author="The Si Tran" w:date="2012-12-16T08:48:00Z">
                  <w:rPr>
                    <w:ins w:id="11062" w:author="The Si Tran" w:date="2012-12-11T06:15:00Z"/>
                  </w:rPr>
                </w:rPrChange>
              </w:rPr>
              <w:pPrChange w:id="11063" w:author="The Si Tran" w:date="2012-12-16T08:48:00Z">
                <w:pPr/>
              </w:pPrChange>
            </w:pPr>
            <w:ins w:id="11064" w:author="The Si Tran" w:date="2012-12-11T06:15:00Z">
              <w:r w:rsidRPr="006431AB">
                <w:rPr>
                  <w:sz w:val="26"/>
                  <w:szCs w:val="26"/>
                  <w:rPrChange w:id="11065" w:author="The Si Tran" w:date="2012-12-16T08:48:00Z">
                    <w:rPr/>
                  </w:rPrChange>
                </w:rPr>
                <w:t>Tính mùa</w:t>
              </w:r>
            </w:ins>
          </w:p>
        </w:tc>
      </w:tr>
      <w:tr w:rsidR="007F45A3" w:rsidRPr="006F1B6E" w14:paraId="361DA290" w14:textId="77777777" w:rsidTr="00142ADD">
        <w:trPr>
          <w:trHeight w:val="330"/>
          <w:jc w:val="center"/>
          <w:ins w:id="11066" w:author="The Si Tran" w:date="2012-12-11T06:15:00Z"/>
        </w:trPr>
        <w:tc>
          <w:tcPr>
            <w:tcW w:w="2888" w:type="dxa"/>
            <w:gridSpan w:val="2"/>
            <w:shd w:val="clear" w:color="auto" w:fill="auto"/>
            <w:noWrap/>
            <w:vAlign w:val="bottom"/>
            <w:hideMark/>
          </w:tcPr>
          <w:p w14:paraId="723DCC23" w14:textId="77777777" w:rsidR="007F45A3" w:rsidRPr="006431AB" w:rsidRDefault="007F45A3">
            <w:pPr>
              <w:pStyle w:val="BangBody"/>
              <w:rPr>
                <w:ins w:id="11067" w:author="The Si Tran" w:date="2012-12-11T06:15:00Z"/>
                <w:szCs w:val="26"/>
                <w:rPrChange w:id="11068" w:author="The Si Tran" w:date="2012-12-16T08:48:00Z">
                  <w:rPr>
                    <w:ins w:id="11069" w:author="The Si Tran" w:date="2012-12-11T06:15:00Z"/>
                  </w:rPr>
                </w:rPrChange>
              </w:rPr>
              <w:pPrChange w:id="11070" w:author="The Si Tran" w:date="2012-12-16T08:48:00Z">
                <w:pPr/>
              </w:pPrChange>
            </w:pPr>
            <w:ins w:id="11071" w:author="The Si Tran" w:date="2012-12-11T06:15:00Z">
              <w:r w:rsidRPr="006431AB">
                <w:rPr>
                  <w:sz w:val="26"/>
                  <w:szCs w:val="26"/>
                  <w:rPrChange w:id="11072" w:author="The Si Tran" w:date="2012-12-16T08:48:00Z">
                    <w:rPr/>
                  </w:rPrChange>
                </w:rPr>
                <w:t>Sigmoid Unit</w:t>
              </w:r>
            </w:ins>
          </w:p>
        </w:tc>
        <w:tc>
          <w:tcPr>
            <w:tcW w:w="222" w:type="dxa"/>
            <w:shd w:val="clear" w:color="auto" w:fill="auto"/>
            <w:noWrap/>
            <w:vAlign w:val="bottom"/>
            <w:hideMark/>
          </w:tcPr>
          <w:p w14:paraId="47CD44F7" w14:textId="77777777" w:rsidR="007F45A3" w:rsidRPr="006431AB" w:rsidRDefault="007F45A3">
            <w:pPr>
              <w:pStyle w:val="BangBody"/>
              <w:rPr>
                <w:ins w:id="11073" w:author="The Si Tran" w:date="2012-12-11T06:15:00Z"/>
                <w:szCs w:val="26"/>
                <w:rPrChange w:id="11074" w:author="The Si Tran" w:date="2012-12-16T08:48:00Z">
                  <w:rPr>
                    <w:ins w:id="11075" w:author="The Si Tran" w:date="2012-12-11T06:15:00Z"/>
                  </w:rPr>
                </w:rPrChange>
              </w:rPr>
              <w:pPrChange w:id="11076" w:author="The Si Tran" w:date="2012-12-16T08:48:00Z">
                <w:pPr/>
              </w:pPrChange>
            </w:pPr>
          </w:p>
        </w:tc>
        <w:tc>
          <w:tcPr>
            <w:tcW w:w="960" w:type="dxa"/>
            <w:shd w:val="clear" w:color="auto" w:fill="auto"/>
            <w:noWrap/>
            <w:vAlign w:val="bottom"/>
            <w:hideMark/>
          </w:tcPr>
          <w:p w14:paraId="28DB8116" w14:textId="77777777" w:rsidR="007F45A3" w:rsidRPr="006431AB" w:rsidRDefault="007F45A3">
            <w:pPr>
              <w:pStyle w:val="BangBody"/>
              <w:rPr>
                <w:ins w:id="11077" w:author="The Si Tran" w:date="2012-12-11T06:15:00Z"/>
                <w:szCs w:val="26"/>
                <w:rPrChange w:id="11078" w:author="The Si Tran" w:date="2012-12-16T08:48:00Z">
                  <w:rPr>
                    <w:ins w:id="11079" w:author="The Si Tran" w:date="2012-12-11T06:15:00Z"/>
                  </w:rPr>
                </w:rPrChange>
              </w:rPr>
              <w:pPrChange w:id="11080" w:author="The Si Tran" w:date="2012-12-16T08:48:00Z">
                <w:pPr/>
              </w:pPrChange>
            </w:pPr>
          </w:p>
        </w:tc>
        <w:tc>
          <w:tcPr>
            <w:tcW w:w="3685" w:type="dxa"/>
            <w:shd w:val="clear" w:color="auto" w:fill="auto"/>
            <w:noWrap/>
            <w:vAlign w:val="bottom"/>
            <w:hideMark/>
          </w:tcPr>
          <w:p w14:paraId="07F3FC2B" w14:textId="77777777" w:rsidR="007F45A3" w:rsidRPr="006431AB" w:rsidRDefault="007F45A3">
            <w:pPr>
              <w:pStyle w:val="BangBody"/>
              <w:rPr>
                <w:ins w:id="11081" w:author="The Si Tran" w:date="2012-12-11T06:15:00Z"/>
                <w:szCs w:val="26"/>
                <w:rPrChange w:id="11082" w:author="The Si Tran" w:date="2012-12-16T08:48:00Z">
                  <w:rPr>
                    <w:ins w:id="11083" w:author="The Si Tran" w:date="2012-12-11T06:15:00Z"/>
                  </w:rPr>
                </w:rPrChange>
              </w:rPr>
              <w:pPrChange w:id="11084" w:author="The Si Tran" w:date="2012-12-16T08:48:00Z">
                <w:pPr/>
              </w:pPrChange>
            </w:pPr>
            <w:ins w:id="11085" w:author="The Si Tran" w:date="2012-12-11T06:15:00Z">
              <w:r w:rsidRPr="006431AB">
                <w:rPr>
                  <w:sz w:val="26"/>
                  <w:szCs w:val="26"/>
                  <w:rPrChange w:id="11086" w:author="The Si Tran" w:date="2012-12-16T08:48:00Z">
                    <w:rPr/>
                  </w:rPrChange>
                </w:rPr>
                <w:t>Đơn vid Unitura</w:t>
              </w:r>
            </w:ins>
          </w:p>
        </w:tc>
      </w:tr>
      <w:tr w:rsidR="007F45A3" w:rsidRPr="006F1B6E" w14:paraId="428FBD86" w14:textId="77777777" w:rsidTr="00142ADD">
        <w:trPr>
          <w:trHeight w:val="330"/>
          <w:jc w:val="center"/>
          <w:ins w:id="11087" w:author="The Si Tran" w:date="2012-12-11T06:15:00Z"/>
        </w:trPr>
        <w:tc>
          <w:tcPr>
            <w:tcW w:w="3110" w:type="dxa"/>
            <w:gridSpan w:val="3"/>
            <w:shd w:val="clear" w:color="auto" w:fill="auto"/>
            <w:noWrap/>
            <w:vAlign w:val="bottom"/>
            <w:hideMark/>
          </w:tcPr>
          <w:p w14:paraId="29F236D8" w14:textId="77777777" w:rsidR="007F45A3" w:rsidRPr="006431AB" w:rsidRDefault="007F45A3">
            <w:pPr>
              <w:pStyle w:val="BangBody"/>
              <w:rPr>
                <w:ins w:id="11088" w:author="The Si Tran" w:date="2012-12-11T06:15:00Z"/>
                <w:szCs w:val="26"/>
                <w:rPrChange w:id="11089" w:author="The Si Tran" w:date="2012-12-16T08:48:00Z">
                  <w:rPr>
                    <w:ins w:id="11090" w:author="The Si Tran" w:date="2012-12-11T06:15:00Z"/>
                  </w:rPr>
                </w:rPrChange>
              </w:rPr>
              <w:pPrChange w:id="11091" w:author="The Si Tran" w:date="2012-12-16T08:48:00Z">
                <w:pPr/>
              </w:pPrChange>
            </w:pPr>
            <w:ins w:id="11092" w:author="The Si Tran" w:date="2012-12-11T06:15:00Z">
              <w:r w:rsidRPr="006431AB">
                <w:rPr>
                  <w:sz w:val="26"/>
                  <w:szCs w:val="26"/>
                  <w:rPrChange w:id="11093" w:author="The Si Tran" w:date="2012-12-16T08:48:00Z">
                    <w:rPr/>
                  </w:rPrChange>
                </w:rPr>
                <w:t>Sum Of Squared Errors</w:t>
              </w:r>
            </w:ins>
          </w:p>
        </w:tc>
        <w:tc>
          <w:tcPr>
            <w:tcW w:w="960" w:type="dxa"/>
            <w:shd w:val="clear" w:color="auto" w:fill="auto"/>
            <w:noWrap/>
            <w:vAlign w:val="bottom"/>
            <w:hideMark/>
          </w:tcPr>
          <w:p w14:paraId="4C2ECFB7" w14:textId="77777777" w:rsidR="007F45A3" w:rsidRPr="006431AB" w:rsidRDefault="007F45A3">
            <w:pPr>
              <w:pStyle w:val="BangBody"/>
              <w:rPr>
                <w:ins w:id="11094" w:author="The Si Tran" w:date="2012-12-11T06:15:00Z"/>
                <w:szCs w:val="26"/>
                <w:rPrChange w:id="11095" w:author="The Si Tran" w:date="2012-12-16T08:48:00Z">
                  <w:rPr>
                    <w:ins w:id="11096" w:author="The Si Tran" w:date="2012-12-11T06:15:00Z"/>
                  </w:rPr>
                </w:rPrChange>
              </w:rPr>
              <w:pPrChange w:id="11097" w:author="The Si Tran" w:date="2012-12-16T08:48:00Z">
                <w:pPr/>
              </w:pPrChange>
            </w:pPr>
          </w:p>
        </w:tc>
        <w:tc>
          <w:tcPr>
            <w:tcW w:w="3685" w:type="dxa"/>
            <w:shd w:val="clear" w:color="auto" w:fill="auto"/>
            <w:noWrap/>
            <w:vAlign w:val="bottom"/>
            <w:hideMark/>
          </w:tcPr>
          <w:p w14:paraId="3AE371C1" w14:textId="77777777" w:rsidR="007F45A3" w:rsidRPr="006431AB" w:rsidRDefault="007F45A3">
            <w:pPr>
              <w:pStyle w:val="BangBody"/>
              <w:rPr>
                <w:ins w:id="11098" w:author="The Si Tran" w:date="2012-12-11T06:15:00Z"/>
                <w:szCs w:val="26"/>
                <w:rPrChange w:id="11099" w:author="The Si Tran" w:date="2012-12-16T08:48:00Z">
                  <w:rPr>
                    <w:ins w:id="11100" w:author="The Si Tran" w:date="2012-12-11T06:15:00Z"/>
                  </w:rPr>
                </w:rPrChange>
              </w:rPr>
              <w:pPrChange w:id="11101" w:author="The Si Tran" w:date="2012-12-16T08:48:00Z">
                <w:pPr/>
              </w:pPrChange>
            </w:pPr>
            <w:ins w:id="11102" w:author="The Si Tran" w:date="2012-12-11T06:15:00Z">
              <w:r w:rsidRPr="006431AB">
                <w:rPr>
                  <w:sz w:val="26"/>
                  <w:szCs w:val="26"/>
                  <w:rPrChange w:id="11103" w:author="The Si Tran" w:date="2012-12-16T08:48:00Z">
                    <w:rPr/>
                  </w:rPrChange>
                </w:rPr>
                <w:t>Tum Of Squared Errors</w:t>
              </w:r>
            </w:ins>
          </w:p>
        </w:tc>
      </w:tr>
      <w:tr w:rsidR="007F45A3" w:rsidRPr="006F1B6E" w14:paraId="266F185F" w14:textId="77777777" w:rsidTr="00142ADD">
        <w:trPr>
          <w:trHeight w:val="330"/>
          <w:jc w:val="center"/>
          <w:ins w:id="11104" w:author="The Si Tran" w:date="2012-12-11T06:15:00Z"/>
        </w:trPr>
        <w:tc>
          <w:tcPr>
            <w:tcW w:w="3110" w:type="dxa"/>
            <w:gridSpan w:val="3"/>
            <w:shd w:val="clear" w:color="auto" w:fill="auto"/>
            <w:noWrap/>
            <w:vAlign w:val="bottom"/>
            <w:hideMark/>
          </w:tcPr>
          <w:p w14:paraId="1F66914D" w14:textId="77777777" w:rsidR="007F45A3" w:rsidRPr="006431AB" w:rsidRDefault="007F45A3">
            <w:pPr>
              <w:pStyle w:val="BangBody"/>
              <w:rPr>
                <w:ins w:id="11105" w:author="The Si Tran" w:date="2012-12-11T06:15:00Z"/>
                <w:szCs w:val="26"/>
                <w:rPrChange w:id="11106" w:author="The Si Tran" w:date="2012-12-16T08:48:00Z">
                  <w:rPr>
                    <w:ins w:id="11107" w:author="The Si Tran" w:date="2012-12-11T06:15:00Z"/>
                  </w:rPr>
                </w:rPrChange>
              </w:rPr>
              <w:pPrChange w:id="11108" w:author="The Si Tran" w:date="2012-12-16T08:48:00Z">
                <w:pPr/>
              </w:pPrChange>
            </w:pPr>
            <w:ins w:id="11109" w:author="The Si Tran" w:date="2012-12-11T06:15:00Z">
              <w:r w:rsidRPr="006431AB">
                <w:rPr>
                  <w:sz w:val="26"/>
                  <w:szCs w:val="26"/>
                  <w:rPrChange w:id="11110" w:author="The Si Tran" w:date="2012-12-16T08:48:00Z">
                    <w:rPr/>
                  </w:rPrChange>
                </w:rPr>
                <w:t>Supervised Learning</w:t>
              </w:r>
            </w:ins>
          </w:p>
        </w:tc>
        <w:tc>
          <w:tcPr>
            <w:tcW w:w="960" w:type="dxa"/>
            <w:shd w:val="clear" w:color="auto" w:fill="auto"/>
            <w:noWrap/>
            <w:vAlign w:val="bottom"/>
            <w:hideMark/>
          </w:tcPr>
          <w:p w14:paraId="3CE105B9" w14:textId="77777777" w:rsidR="007F45A3" w:rsidRPr="006431AB" w:rsidRDefault="007F45A3">
            <w:pPr>
              <w:pStyle w:val="BangBody"/>
              <w:rPr>
                <w:ins w:id="11111" w:author="The Si Tran" w:date="2012-12-11T06:15:00Z"/>
                <w:szCs w:val="26"/>
                <w:rPrChange w:id="11112" w:author="The Si Tran" w:date="2012-12-16T08:48:00Z">
                  <w:rPr>
                    <w:ins w:id="11113" w:author="The Si Tran" w:date="2012-12-11T06:15:00Z"/>
                  </w:rPr>
                </w:rPrChange>
              </w:rPr>
              <w:pPrChange w:id="11114" w:author="The Si Tran" w:date="2012-12-16T08:48:00Z">
                <w:pPr/>
              </w:pPrChange>
            </w:pPr>
          </w:p>
        </w:tc>
        <w:tc>
          <w:tcPr>
            <w:tcW w:w="3685" w:type="dxa"/>
            <w:shd w:val="clear" w:color="auto" w:fill="auto"/>
            <w:noWrap/>
            <w:vAlign w:val="bottom"/>
            <w:hideMark/>
          </w:tcPr>
          <w:p w14:paraId="1FA56060" w14:textId="77777777" w:rsidR="007F45A3" w:rsidRPr="006431AB" w:rsidRDefault="007F45A3">
            <w:pPr>
              <w:pStyle w:val="BangBody"/>
              <w:rPr>
                <w:ins w:id="11115" w:author="The Si Tran" w:date="2012-12-11T06:15:00Z"/>
                <w:szCs w:val="26"/>
                <w:rPrChange w:id="11116" w:author="The Si Tran" w:date="2012-12-16T08:48:00Z">
                  <w:rPr>
                    <w:ins w:id="11117" w:author="The Si Tran" w:date="2012-12-11T06:15:00Z"/>
                  </w:rPr>
                </w:rPrChange>
              </w:rPr>
              <w:pPrChange w:id="11118" w:author="The Si Tran" w:date="2012-12-16T08:48:00Z">
                <w:pPr/>
              </w:pPrChange>
            </w:pPr>
            <w:ins w:id="11119" w:author="The Si Tran" w:date="2012-12-11T06:15:00Z">
              <w:r w:rsidRPr="006431AB">
                <w:rPr>
                  <w:sz w:val="26"/>
                  <w:szCs w:val="26"/>
                  <w:rPrChange w:id="11120" w:author="The Si Tran" w:date="2012-12-16T08:48:00Z">
                    <w:rPr/>
                  </w:rPrChange>
                </w:rPr>
                <w:t>Hupervised Learn</w:t>
              </w:r>
            </w:ins>
          </w:p>
        </w:tc>
      </w:tr>
      <w:tr w:rsidR="007F45A3" w:rsidRPr="006F1B6E" w14:paraId="1060FD29" w14:textId="77777777" w:rsidTr="00142ADD">
        <w:trPr>
          <w:trHeight w:val="330"/>
          <w:jc w:val="center"/>
          <w:ins w:id="11121" w:author="The Si Tran" w:date="2012-12-11T06:15:00Z"/>
        </w:trPr>
        <w:tc>
          <w:tcPr>
            <w:tcW w:w="2666" w:type="dxa"/>
            <w:shd w:val="clear" w:color="auto" w:fill="auto"/>
            <w:noWrap/>
            <w:vAlign w:val="bottom"/>
            <w:hideMark/>
          </w:tcPr>
          <w:p w14:paraId="0F06B1A8" w14:textId="77777777" w:rsidR="007F45A3" w:rsidRPr="006431AB" w:rsidRDefault="007F45A3">
            <w:pPr>
              <w:pStyle w:val="BangBody"/>
              <w:rPr>
                <w:ins w:id="11122" w:author="The Si Tran" w:date="2012-12-11T06:15:00Z"/>
                <w:szCs w:val="26"/>
                <w:rPrChange w:id="11123" w:author="The Si Tran" w:date="2012-12-16T08:48:00Z">
                  <w:rPr>
                    <w:ins w:id="11124" w:author="The Si Tran" w:date="2012-12-11T06:15:00Z"/>
                  </w:rPr>
                </w:rPrChange>
              </w:rPr>
              <w:pPrChange w:id="11125" w:author="The Si Tran" w:date="2012-12-16T08:48:00Z">
                <w:pPr/>
              </w:pPrChange>
            </w:pPr>
            <w:ins w:id="11126" w:author="The Si Tran" w:date="2012-12-11T06:15:00Z">
              <w:r w:rsidRPr="006431AB">
                <w:rPr>
                  <w:sz w:val="26"/>
                  <w:szCs w:val="26"/>
                  <w:rPrChange w:id="11127" w:author="The Si Tran" w:date="2012-12-16T08:48:00Z">
                    <w:rPr/>
                  </w:rPrChange>
                </w:rPr>
                <w:t>Synapse</w:t>
              </w:r>
            </w:ins>
          </w:p>
        </w:tc>
        <w:tc>
          <w:tcPr>
            <w:tcW w:w="222" w:type="dxa"/>
            <w:shd w:val="clear" w:color="auto" w:fill="auto"/>
            <w:noWrap/>
            <w:vAlign w:val="bottom"/>
            <w:hideMark/>
          </w:tcPr>
          <w:p w14:paraId="0EDA35E7" w14:textId="77777777" w:rsidR="007F45A3" w:rsidRPr="006431AB" w:rsidRDefault="007F45A3">
            <w:pPr>
              <w:pStyle w:val="BangBody"/>
              <w:rPr>
                <w:ins w:id="11128" w:author="The Si Tran" w:date="2012-12-11T06:15:00Z"/>
                <w:szCs w:val="26"/>
                <w:rPrChange w:id="11129" w:author="The Si Tran" w:date="2012-12-16T08:48:00Z">
                  <w:rPr>
                    <w:ins w:id="11130" w:author="The Si Tran" w:date="2012-12-11T06:15:00Z"/>
                  </w:rPr>
                </w:rPrChange>
              </w:rPr>
              <w:pPrChange w:id="11131" w:author="The Si Tran" w:date="2012-12-16T08:48:00Z">
                <w:pPr/>
              </w:pPrChange>
            </w:pPr>
          </w:p>
        </w:tc>
        <w:tc>
          <w:tcPr>
            <w:tcW w:w="222" w:type="dxa"/>
            <w:shd w:val="clear" w:color="auto" w:fill="auto"/>
            <w:noWrap/>
            <w:vAlign w:val="bottom"/>
            <w:hideMark/>
          </w:tcPr>
          <w:p w14:paraId="64529769" w14:textId="77777777" w:rsidR="007F45A3" w:rsidRPr="006431AB" w:rsidRDefault="007F45A3">
            <w:pPr>
              <w:pStyle w:val="BangBody"/>
              <w:rPr>
                <w:ins w:id="11132" w:author="The Si Tran" w:date="2012-12-11T06:15:00Z"/>
                <w:szCs w:val="26"/>
                <w:rPrChange w:id="11133" w:author="The Si Tran" w:date="2012-12-16T08:48:00Z">
                  <w:rPr>
                    <w:ins w:id="11134" w:author="The Si Tran" w:date="2012-12-11T06:15:00Z"/>
                  </w:rPr>
                </w:rPrChange>
              </w:rPr>
              <w:pPrChange w:id="11135" w:author="The Si Tran" w:date="2012-12-16T08:48:00Z">
                <w:pPr/>
              </w:pPrChange>
            </w:pPr>
          </w:p>
        </w:tc>
        <w:tc>
          <w:tcPr>
            <w:tcW w:w="960" w:type="dxa"/>
            <w:shd w:val="clear" w:color="auto" w:fill="auto"/>
            <w:noWrap/>
            <w:vAlign w:val="bottom"/>
            <w:hideMark/>
          </w:tcPr>
          <w:p w14:paraId="4F8795B3" w14:textId="77777777" w:rsidR="007F45A3" w:rsidRPr="006431AB" w:rsidRDefault="007F45A3">
            <w:pPr>
              <w:pStyle w:val="BangBody"/>
              <w:rPr>
                <w:ins w:id="11136" w:author="The Si Tran" w:date="2012-12-11T06:15:00Z"/>
                <w:szCs w:val="26"/>
                <w:rPrChange w:id="11137" w:author="The Si Tran" w:date="2012-12-16T08:48:00Z">
                  <w:rPr>
                    <w:ins w:id="11138" w:author="The Si Tran" w:date="2012-12-11T06:15:00Z"/>
                  </w:rPr>
                </w:rPrChange>
              </w:rPr>
              <w:pPrChange w:id="11139" w:author="The Si Tran" w:date="2012-12-16T08:48:00Z">
                <w:pPr/>
              </w:pPrChange>
            </w:pPr>
          </w:p>
        </w:tc>
        <w:tc>
          <w:tcPr>
            <w:tcW w:w="3685" w:type="dxa"/>
            <w:shd w:val="clear" w:color="auto" w:fill="auto"/>
            <w:noWrap/>
            <w:vAlign w:val="bottom"/>
            <w:hideMark/>
          </w:tcPr>
          <w:p w14:paraId="1F86C5DA" w14:textId="77777777" w:rsidR="007F45A3" w:rsidRPr="006431AB" w:rsidRDefault="007F45A3">
            <w:pPr>
              <w:pStyle w:val="BangBody"/>
              <w:rPr>
                <w:ins w:id="11140" w:author="The Si Tran" w:date="2012-12-11T06:15:00Z"/>
                <w:szCs w:val="26"/>
                <w:rPrChange w:id="11141" w:author="The Si Tran" w:date="2012-12-16T08:48:00Z">
                  <w:rPr>
                    <w:ins w:id="11142" w:author="The Si Tran" w:date="2012-12-11T06:15:00Z"/>
                  </w:rPr>
                </w:rPrChange>
              </w:rPr>
              <w:pPrChange w:id="11143" w:author="The Si Tran" w:date="2012-12-16T08:48:00Z">
                <w:pPr/>
              </w:pPrChange>
            </w:pPr>
            <w:ins w:id="11144" w:author="The Si Tran" w:date="2012-12-11T06:15:00Z">
              <w:r w:rsidRPr="006431AB">
                <w:rPr>
                  <w:sz w:val="26"/>
                  <w:szCs w:val="26"/>
                  <w:rPrChange w:id="11145" w:author="The Si Tran" w:date="2012-12-16T08:48:00Z">
                    <w:rPr/>
                  </w:rPrChange>
                </w:rPr>
                <w:t>Khnapsesed Lear</w:t>
              </w:r>
            </w:ins>
          </w:p>
        </w:tc>
      </w:tr>
      <w:tr w:rsidR="007F45A3" w:rsidRPr="006F1B6E" w14:paraId="20347C29" w14:textId="77777777" w:rsidTr="00142ADD">
        <w:trPr>
          <w:trHeight w:val="330"/>
          <w:jc w:val="center"/>
          <w:ins w:id="11146" w:author="The Si Tran" w:date="2012-12-11T06:15:00Z"/>
        </w:trPr>
        <w:tc>
          <w:tcPr>
            <w:tcW w:w="2888" w:type="dxa"/>
            <w:gridSpan w:val="2"/>
            <w:shd w:val="clear" w:color="auto" w:fill="auto"/>
            <w:noWrap/>
            <w:vAlign w:val="bottom"/>
            <w:hideMark/>
          </w:tcPr>
          <w:p w14:paraId="73DCD3E0" w14:textId="77777777" w:rsidR="007F45A3" w:rsidRPr="006431AB" w:rsidRDefault="007F45A3">
            <w:pPr>
              <w:pStyle w:val="BangBody"/>
              <w:rPr>
                <w:ins w:id="11147" w:author="The Si Tran" w:date="2012-12-11T06:15:00Z"/>
                <w:szCs w:val="26"/>
                <w:rPrChange w:id="11148" w:author="The Si Tran" w:date="2012-12-16T08:48:00Z">
                  <w:rPr>
                    <w:ins w:id="11149" w:author="The Si Tran" w:date="2012-12-11T06:15:00Z"/>
                  </w:rPr>
                </w:rPrChange>
              </w:rPr>
              <w:pPrChange w:id="11150" w:author="The Si Tran" w:date="2012-12-16T08:48:00Z">
                <w:pPr/>
              </w:pPrChange>
            </w:pPr>
            <w:ins w:id="11151" w:author="The Si Tran" w:date="2012-12-11T06:15:00Z">
              <w:r w:rsidRPr="006431AB">
                <w:rPr>
                  <w:sz w:val="26"/>
                  <w:szCs w:val="26"/>
                  <w:rPrChange w:id="11152" w:author="The Si Tran" w:date="2012-12-16T08:48:00Z">
                    <w:rPr/>
                  </w:rPrChange>
                </w:rPr>
                <w:t>Thresholds</w:t>
              </w:r>
            </w:ins>
          </w:p>
        </w:tc>
        <w:tc>
          <w:tcPr>
            <w:tcW w:w="222" w:type="dxa"/>
            <w:shd w:val="clear" w:color="auto" w:fill="auto"/>
            <w:noWrap/>
            <w:vAlign w:val="bottom"/>
            <w:hideMark/>
          </w:tcPr>
          <w:p w14:paraId="79B92B3D" w14:textId="77777777" w:rsidR="007F45A3" w:rsidRPr="006431AB" w:rsidRDefault="007F45A3">
            <w:pPr>
              <w:pStyle w:val="BangBody"/>
              <w:rPr>
                <w:ins w:id="11153" w:author="The Si Tran" w:date="2012-12-11T06:15:00Z"/>
                <w:szCs w:val="26"/>
                <w:rPrChange w:id="11154" w:author="The Si Tran" w:date="2012-12-16T08:48:00Z">
                  <w:rPr>
                    <w:ins w:id="11155" w:author="The Si Tran" w:date="2012-12-11T06:15:00Z"/>
                  </w:rPr>
                </w:rPrChange>
              </w:rPr>
              <w:pPrChange w:id="11156" w:author="The Si Tran" w:date="2012-12-16T08:48:00Z">
                <w:pPr/>
              </w:pPrChange>
            </w:pPr>
          </w:p>
        </w:tc>
        <w:tc>
          <w:tcPr>
            <w:tcW w:w="960" w:type="dxa"/>
            <w:shd w:val="clear" w:color="auto" w:fill="auto"/>
            <w:noWrap/>
            <w:vAlign w:val="bottom"/>
            <w:hideMark/>
          </w:tcPr>
          <w:p w14:paraId="4FBCAE88" w14:textId="77777777" w:rsidR="007F45A3" w:rsidRPr="006431AB" w:rsidRDefault="007F45A3">
            <w:pPr>
              <w:pStyle w:val="BangBody"/>
              <w:rPr>
                <w:ins w:id="11157" w:author="The Si Tran" w:date="2012-12-11T06:15:00Z"/>
                <w:szCs w:val="26"/>
                <w:rPrChange w:id="11158" w:author="The Si Tran" w:date="2012-12-16T08:48:00Z">
                  <w:rPr>
                    <w:ins w:id="11159" w:author="The Si Tran" w:date="2012-12-11T06:15:00Z"/>
                  </w:rPr>
                </w:rPrChange>
              </w:rPr>
              <w:pPrChange w:id="11160" w:author="The Si Tran" w:date="2012-12-16T08:48:00Z">
                <w:pPr/>
              </w:pPrChange>
            </w:pPr>
          </w:p>
        </w:tc>
        <w:tc>
          <w:tcPr>
            <w:tcW w:w="3685" w:type="dxa"/>
            <w:shd w:val="clear" w:color="auto" w:fill="auto"/>
            <w:noWrap/>
            <w:vAlign w:val="bottom"/>
            <w:hideMark/>
          </w:tcPr>
          <w:p w14:paraId="14807C7D" w14:textId="77777777" w:rsidR="007F45A3" w:rsidRPr="006431AB" w:rsidRDefault="007F45A3">
            <w:pPr>
              <w:pStyle w:val="BangBody"/>
              <w:rPr>
                <w:ins w:id="11161" w:author="The Si Tran" w:date="2012-12-11T06:15:00Z"/>
                <w:szCs w:val="26"/>
                <w:rPrChange w:id="11162" w:author="The Si Tran" w:date="2012-12-16T08:48:00Z">
                  <w:rPr>
                    <w:ins w:id="11163" w:author="The Si Tran" w:date="2012-12-11T06:15:00Z"/>
                  </w:rPr>
                </w:rPrChange>
              </w:rPr>
              <w:pPrChange w:id="11164" w:author="The Si Tran" w:date="2012-12-16T08:48:00Z">
                <w:pPr/>
              </w:pPrChange>
            </w:pPr>
            <w:ins w:id="11165" w:author="The Si Tran" w:date="2012-12-11T06:15:00Z">
              <w:r w:rsidRPr="006431AB">
                <w:rPr>
                  <w:sz w:val="26"/>
                  <w:szCs w:val="26"/>
                  <w:rPrChange w:id="11166" w:author="The Si Tran" w:date="2012-12-16T08:48:00Z">
                    <w:rPr/>
                  </w:rPrChange>
                </w:rPr>
                <w:t xml:space="preserve">Phân ngưds </w:t>
              </w:r>
            </w:ins>
          </w:p>
        </w:tc>
      </w:tr>
      <w:tr w:rsidR="007F45A3" w:rsidRPr="006F1B6E" w14:paraId="3044DE91" w14:textId="77777777" w:rsidTr="00142ADD">
        <w:trPr>
          <w:trHeight w:val="330"/>
          <w:jc w:val="center"/>
          <w:ins w:id="11167" w:author="The Si Tran" w:date="2012-12-11T06:15:00Z"/>
        </w:trPr>
        <w:tc>
          <w:tcPr>
            <w:tcW w:w="2888" w:type="dxa"/>
            <w:gridSpan w:val="2"/>
            <w:shd w:val="clear" w:color="auto" w:fill="auto"/>
            <w:noWrap/>
            <w:vAlign w:val="bottom"/>
            <w:hideMark/>
          </w:tcPr>
          <w:p w14:paraId="188C05F1" w14:textId="77777777" w:rsidR="007F45A3" w:rsidRPr="006431AB" w:rsidRDefault="007F45A3">
            <w:pPr>
              <w:pStyle w:val="BangBody"/>
              <w:rPr>
                <w:ins w:id="11168" w:author="The Si Tran" w:date="2012-12-11T06:15:00Z"/>
                <w:szCs w:val="26"/>
                <w:rPrChange w:id="11169" w:author="The Si Tran" w:date="2012-12-16T08:48:00Z">
                  <w:rPr>
                    <w:ins w:id="11170" w:author="The Si Tran" w:date="2012-12-11T06:15:00Z"/>
                  </w:rPr>
                </w:rPrChange>
              </w:rPr>
              <w:pPrChange w:id="11171" w:author="The Si Tran" w:date="2012-12-16T08:48:00Z">
                <w:pPr/>
              </w:pPrChange>
            </w:pPr>
            <w:ins w:id="11172" w:author="The Si Tran" w:date="2012-12-11T06:15:00Z">
              <w:r w:rsidRPr="006431AB">
                <w:rPr>
                  <w:sz w:val="26"/>
                  <w:szCs w:val="26"/>
                  <w:rPrChange w:id="11173" w:author="The Si Tran" w:date="2012-12-16T08:48:00Z">
                    <w:rPr/>
                  </w:rPrChange>
                </w:rPr>
                <w:t>Time Series</w:t>
              </w:r>
            </w:ins>
          </w:p>
        </w:tc>
        <w:tc>
          <w:tcPr>
            <w:tcW w:w="222" w:type="dxa"/>
            <w:shd w:val="clear" w:color="auto" w:fill="auto"/>
            <w:noWrap/>
            <w:vAlign w:val="bottom"/>
            <w:hideMark/>
          </w:tcPr>
          <w:p w14:paraId="4ECCA83F" w14:textId="77777777" w:rsidR="007F45A3" w:rsidRPr="006431AB" w:rsidRDefault="007F45A3">
            <w:pPr>
              <w:pStyle w:val="BangBody"/>
              <w:rPr>
                <w:ins w:id="11174" w:author="The Si Tran" w:date="2012-12-11T06:15:00Z"/>
                <w:szCs w:val="26"/>
                <w:rPrChange w:id="11175" w:author="The Si Tran" w:date="2012-12-16T08:48:00Z">
                  <w:rPr>
                    <w:ins w:id="11176" w:author="The Si Tran" w:date="2012-12-11T06:15:00Z"/>
                  </w:rPr>
                </w:rPrChange>
              </w:rPr>
              <w:pPrChange w:id="11177" w:author="The Si Tran" w:date="2012-12-16T08:48:00Z">
                <w:pPr/>
              </w:pPrChange>
            </w:pPr>
          </w:p>
        </w:tc>
        <w:tc>
          <w:tcPr>
            <w:tcW w:w="960" w:type="dxa"/>
            <w:shd w:val="clear" w:color="auto" w:fill="auto"/>
            <w:noWrap/>
            <w:vAlign w:val="bottom"/>
            <w:hideMark/>
          </w:tcPr>
          <w:p w14:paraId="1C5F4D7C" w14:textId="77777777" w:rsidR="007F45A3" w:rsidRPr="006431AB" w:rsidRDefault="007F45A3">
            <w:pPr>
              <w:pStyle w:val="BangBody"/>
              <w:rPr>
                <w:ins w:id="11178" w:author="The Si Tran" w:date="2012-12-11T06:15:00Z"/>
                <w:szCs w:val="26"/>
                <w:rPrChange w:id="11179" w:author="The Si Tran" w:date="2012-12-16T08:48:00Z">
                  <w:rPr>
                    <w:ins w:id="11180" w:author="The Si Tran" w:date="2012-12-11T06:15:00Z"/>
                  </w:rPr>
                </w:rPrChange>
              </w:rPr>
              <w:pPrChange w:id="11181" w:author="The Si Tran" w:date="2012-12-16T08:48:00Z">
                <w:pPr/>
              </w:pPrChange>
            </w:pPr>
          </w:p>
        </w:tc>
        <w:tc>
          <w:tcPr>
            <w:tcW w:w="3685" w:type="dxa"/>
            <w:shd w:val="clear" w:color="auto" w:fill="auto"/>
            <w:noWrap/>
            <w:vAlign w:val="bottom"/>
            <w:hideMark/>
          </w:tcPr>
          <w:p w14:paraId="0F2C444C" w14:textId="77777777" w:rsidR="007F45A3" w:rsidRPr="006431AB" w:rsidRDefault="007F45A3">
            <w:pPr>
              <w:pStyle w:val="BangBody"/>
              <w:rPr>
                <w:ins w:id="11182" w:author="The Si Tran" w:date="2012-12-11T06:15:00Z"/>
                <w:szCs w:val="26"/>
                <w:rPrChange w:id="11183" w:author="The Si Tran" w:date="2012-12-16T08:48:00Z">
                  <w:rPr>
                    <w:ins w:id="11184" w:author="The Si Tran" w:date="2012-12-11T06:15:00Z"/>
                  </w:rPr>
                </w:rPrChange>
              </w:rPr>
              <w:pPrChange w:id="11185" w:author="The Si Tran" w:date="2012-12-16T08:48:00Z">
                <w:pPr/>
              </w:pPrChange>
            </w:pPr>
            <w:ins w:id="11186" w:author="The Si Tran" w:date="2012-12-11T06:15:00Z">
              <w:r w:rsidRPr="006431AB">
                <w:rPr>
                  <w:sz w:val="26"/>
                  <w:szCs w:val="26"/>
                  <w:rPrChange w:id="11187" w:author="The Si Tran" w:date="2012-12-16T08:48:00Z">
                    <w:rPr/>
                  </w:rPrChange>
                </w:rPr>
                <w:t>Chue SeriesLearn</w:t>
              </w:r>
            </w:ins>
          </w:p>
        </w:tc>
      </w:tr>
      <w:tr w:rsidR="007F45A3" w:rsidRPr="006F1B6E" w14:paraId="6F4EB198" w14:textId="77777777" w:rsidTr="00142ADD">
        <w:trPr>
          <w:trHeight w:val="330"/>
          <w:jc w:val="center"/>
          <w:ins w:id="11188" w:author="The Si Tran" w:date="2012-12-11T06:15:00Z"/>
        </w:trPr>
        <w:tc>
          <w:tcPr>
            <w:tcW w:w="3110" w:type="dxa"/>
            <w:gridSpan w:val="3"/>
            <w:shd w:val="clear" w:color="auto" w:fill="auto"/>
            <w:noWrap/>
            <w:vAlign w:val="bottom"/>
            <w:hideMark/>
          </w:tcPr>
          <w:p w14:paraId="5D1B3B0A" w14:textId="77777777" w:rsidR="007F45A3" w:rsidRPr="006431AB" w:rsidRDefault="007F45A3">
            <w:pPr>
              <w:pStyle w:val="BangBody"/>
              <w:rPr>
                <w:ins w:id="11189" w:author="The Si Tran" w:date="2012-12-11T06:15:00Z"/>
                <w:szCs w:val="26"/>
                <w:rPrChange w:id="11190" w:author="The Si Tran" w:date="2012-12-16T08:48:00Z">
                  <w:rPr>
                    <w:ins w:id="11191" w:author="The Si Tran" w:date="2012-12-11T06:15:00Z"/>
                  </w:rPr>
                </w:rPrChange>
              </w:rPr>
              <w:pPrChange w:id="11192" w:author="The Si Tran" w:date="2012-12-16T08:48:00Z">
                <w:pPr/>
              </w:pPrChange>
            </w:pPr>
            <w:ins w:id="11193" w:author="The Si Tran" w:date="2012-12-11T06:15:00Z">
              <w:r w:rsidRPr="006431AB">
                <w:rPr>
                  <w:sz w:val="26"/>
                  <w:szCs w:val="26"/>
                  <w:rPrChange w:id="11194" w:author="The Si Tran" w:date="2012-12-16T08:48:00Z">
                    <w:rPr/>
                  </w:rPrChange>
                </w:rPr>
                <w:t>Training Algorithm</w:t>
              </w:r>
            </w:ins>
          </w:p>
        </w:tc>
        <w:tc>
          <w:tcPr>
            <w:tcW w:w="960" w:type="dxa"/>
            <w:shd w:val="clear" w:color="auto" w:fill="auto"/>
            <w:noWrap/>
            <w:vAlign w:val="bottom"/>
            <w:hideMark/>
          </w:tcPr>
          <w:p w14:paraId="78B4CAB7" w14:textId="77777777" w:rsidR="007F45A3" w:rsidRPr="006431AB" w:rsidRDefault="007F45A3">
            <w:pPr>
              <w:pStyle w:val="BangBody"/>
              <w:rPr>
                <w:ins w:id="11195" w:author="The Si Tran" w:date="2012-12-11T06:15:00Z"/>
                <w:szCs w:val="26"/>
                <w:rPrChange w:id="11196" w:author="The Si Tran" w:date="2012-12-16T08:48:00Z">
                  <w:rPr>
                    <w:ins w:id="11197" w:author="The Si Tran" w:date="2012-12-11T06:15:00Z"/>
                  </w:rPr>
                </w:rPrChange>
              </w:rPr>
              <w:pPrChange w:id="11198" w:author="The Si Tran" w:date="2012-12-16T08:48:00Z">
                <w:pPr/>
              </w:pPrChange>
            </w:pPr>
          </w:p>
        </w:tc>
        <w:tc>
          <w:tcPr>
            <w:tcW w:w="3685" w:type="dxa"/>
            <w:shd w:val="clear" w:color="auto" w:fill="auto"/>
            <w:noWrap/>
            <w:vAlign w:val="bottom"/>
            <w:hideMark/>
          </w:tcPr>
          <w:p w14:paraId="4AD1D7C0" w14:textId="77777777" w:rsidR="007F45A3" w:rsidRPr="006431AB" w:rsidRDefault="007F45A3">
            <w:pPr>
              <w:pStyle w:val="BangBody"/>
              <w:rPr>
                <w:ins w:id="11199" w:author="The Si Tran" w:date="2012-12-11T06:15:00Z"/>
                <w:szCs w:val="26"/>
                <w:rPrChange w:id="11200" w:author="The Si Tran" w:date="2012-12-16T08:48:00Z">
                  <w:rPr>
                    <w:ins w:id="11201" w:author="The Si Tran" w:date="2012-12-11T06:15:00Z"/>
                  </w:rPr>
                </w:rPrChange>
              </w:rPr>
              <w:pPrChange w:id="11202" w:author="The Si Tran" w:date="2012-12-16T08:48:00Z">
                <w:pPr/>
              </w:pPrChange>
            </w:pPr>
            <w:ins w:id="11203" w:author="The Si Tran" w:date="2012-12-11T06:15:00Z">
              <w:r w:rsidRPr="006431AB">
                <w:rPr>
                  <w:sz w:val="26"/>
                  <w:szCs w:val="26"/>
                  <w:rPrChange w:id="11204" w:author="The Si Tran" w:date="2012-12-16T08:48:00Z">
                    <w:rPr/>
                  </w:rPrChange>
                </w:rPr>
                <w:t>Giaining Algorithmgrso</w:t>
              </w:r>
            </w:ins>
          </w:p>
        </w:tc>
      </w:tr>
      <w:tr w:rsidR="007F45A3" w:rsidRPr="006F1B6E" w14:paraId="3435447A" w14:textId="77777777" w:rsidTr="00142ADD">
        <w:trPr>
          <w:trHeight w:val="330"/>
          <w:jc w:val="center"/>
          <w:ins w:id="11205" w:author="The Si Tran" w:date="2012-12-11T06:15:00Z"/>
        </w:trPr>
        <w:tc>
          <w:tcPr>
            <w:tcW w:w="3110" w:type="dxa"/>
            <w:gridSpan w:val="3"/>
            <w:shd w:val="clear" w:color="auto" w:fill="auto"/>
            <w:noWrap/>
            <w:vAlign w:val="bottom"/>
            <w:hideMark/>
          </w:tcPr>
          <w:p w14:paraId="3900140C" w14:textId="77777777" w:rsidR="007F45A3" w:rsidRPr="006431AB" w:rsidRDefault="007F45A3">
            <w:pPr>
              <w:pStyle w:val="BangBody"/>
              <w:rPr>
                <w:ins w:id="11206" w:author="The Si Tran" w:date="2012-12-11T06:15:00Z"/>
                <w:szCs w:val="26"/>
                <w:rPrChange w:id="11207" w:author="The Si Tran" w:date="2012-12-16T08:48:00Z">
                  <w:rPr>
                    <w:ins w:id="11208" w:author="The Si Tran" w:date="2012-12-11T06:15:00Z"/>
                  </w:rPr>
                </w:rPrChange>
              </w:rPr>
              <w:pPrChange w:id="11209" w:author="The Si Tran" w:date="2012-12-16T08:48:00Z">
                <w:pPr/>
              </w:pPrChange>
            </w:pPr>
            <w:ins w:id="11210" w:author="The Si Tran" w:date="2012-12-11T06:15:00Z">
              <w:r w:rsidRPr="006431AB">
                <w:rPr>
                  <w:sz w:val="26"/>
                  <w:szCs w:val="26"/>
                  <w:rPrChange w:id="11211" w:author="The Si Tran" w:date="2012-12-16T08:48:00Z">
                    <w:rPr/>
                  </w:rPrChange>
                </w:rPr>
                <w:t>Training Error Function</w:t>
              </w:r>
            </w:ins>
          </w:p>
        </w:tc>
        <w:tc>
          <w:tcPr>
            <w:tcW w:w="960" w:type="dxa"/>
            <w:shd w:val="clear" w:color="auto" w:fill="auto"/>
            <w:noWrap/>
            <w:vAlign w:val="bottom"/>
            <w:hideMark/>
          </w:tcPr>
          <w:p w14:paraId="530DE5B4" w14:textId="77777777" w:rsidR="007F45A3" w:rsidRPr="006431AB" w:rsidRDefault="007F45A3">
            <w:pPr>
              <w:pStyle w:val="BangBody"/>
              <w:rPr>
                <w:ins w:id="11212" w:author="The Si Tran" w:date="2012-12-11T06:15:00Z"/>
                <w:szCs w:val="26"/>
                <w:rPrChange w:id="11213" w:author="The Si Tran" w:date="2012-12-16T08:48:00Z">
                  <w:rPr>
                    <w:ins w:id="11214" w:author="The Si Tran" w:date="2012-12-11T06:15:00Z"/>
                  </w:rPr>
                </w:rPrChange>
              </w:rPr>
              <w:pPrChange w:id="11215" w:author="The Si Tran" w:date="2012-12-16T08:48:00Z">
                <w:pPr/>
              </w:pPrChange>
            </w:pPr>
          </w:p>
        </w:tc>
        <w:tc>
          <w:tcPr>
            <w:tcW w:w="3685" w:type="dxa"/>
            <w:shd w:val="clear" w:color="auto" w:fill="auto"/>
            <w:noWrap/>
            <w:vAlign w:val="bottom"/>
            <w:hideMark/>
          </w:tcPr>
          <w:p w14:paraId="5731FFF5" w14:textId="77777777" w:rsidR="007F45A3" w:rsidRPr="006431AB" w:rsidRDefault="007F45A3">
            <w:pPr>
              <w:pStyle w:val="BangBody"/>
              <w:rPr>
                <w:ins w:id="11216" w:author="The Si Tran" w:date="2012-12-11T06:15:00Z"/>
                <w:szCs w:val="26"/>
                <w:rPrChange w:id="11217" w:author="The Si Tran" w:date="2012-12-16T08:48:00Z">
                  <w:rPr>
                    <w:ins w:id="11218" w:author="The Si Tran" w:date="2012-12-11T06:15:00Z"/>
                  </w:rPr>
                </w:rPrChange>
              </w:rPr>
              <w:pPrChange w:id="11219" w:author="The Si Tran" w:date="2012-12-16T08:48:00Z">
                <w:pPr/>
              </w:pPrChange>
            </w:pPr>
            <w:ins w:id="11220" w:author="The Si Tran" w:date="2012-12-11T06:15:00Z">
              <w:r w:rsidRPr="006431AB">
                <w:rPr>
                  <w:sz w:val="26"/>
                  <w:szCs w:val="26"/>
                  <w:rPrChange w:id="11221" w:author="The Si Tran" w:date="2012-12-16T08:48:00Z">
                    <w:rPr/>
                  </w:rPrChange>
                </w:rPr>
                <w:t>Hàm ling</w:t>
              </w:r>
            </w:ins>
          </w:p>
        </w:tc>
      </w:tr>
      <w:tr w:rsidR="007F45A3" w:rsidRPr="006F1B6E" w14:paraId="4DA78AD5" w14:textId="77777777" w:rsidTr="00142ADD">
        <w:trPr>
          <w:trHeight w:val="330"/>
          <w:jc w:val="center"/>
          <w:ins w:id="11222" w:author="The Si Tran" w:date="2012-12-11T06:15:00Z"/>
        </w:trPr>
        <w:tc>
          <w:tcPr>
            <w:tcW w:w="2666" w:type="dxa"/>
            <w:shd w:val="clear" w:color="auto" w:fill="auto"/>
            <w:noWrap/>
            <w:vAlign w:val="bottom"/>
            <w:hideMark/>
          </w:tcPr>
          <w:p w14:paraId="7A90DA6D" w14:textId="77777777" w:rsidR="007F45A3" w:rsidRPr="006431AB" w:rsidRDefault="007F45A3">
            <w:pPr>
              <w:pStyle w:val="BangBody"/>
              <w:rPr>
                <w:ins w:id="11223" w:author="The Si Tran" w:date="2012-12-11T06:15:00Z"/>
                <w:szCs w:val="26"/>
                <w:rPrChange w:id="11224" w:author="The Si Tran" w:date="2012-12-16T08:48:00Z">
                  <w:rPr>
                    <w:ins w:id="11225" w:author="The Si Tran" w:date="2012-12-11T06:15:00Z"/>
                  </w:rPr>
                </w:rPrChange>
              </w:rPr>
              <w:pPrChange w:id="11226" w:author="The Si Tran" w:date="2012-12-16T08:48:00Z">
                <w:pPr/>
              </w:pPrChange>
            </w:pPr>
            <w:ins w:id="11227" w:author="The Si Tran" w:date="2012-12-11T06:15:00Z">
              <w:r w:rsidRPr="006431AB">
                <w:rPr>
                  <w:sz w:val="26"/>
                  <w:szCs w:val="26"/>
                  <w:lang w:val="fr-FR"/>
                  <w:rPrChange w:id="11228" w:author="The Si Tran" w:date="2012-12-16T08:48:00Z">
                    <w:rPr>
                      <w:lang w:val="fr-FR"/>
                    </w:rPr>
                  </w:rPrChange>
                </w:rPr>
                <w:t>Trend</w:t>
              </w:r>
            </w:ins>
          </w:p>
        </w:tc>
        <w:tc>
          <w:tcPr>
            <w:tcW w:w="222" w:type="dxa"/>
            <w:shd w:val="clear" w:color="auto" w:fill="auto"/>
            <w:noWrap/>
            <w:vAlign w:val="bottom"/>
            <w:hideMark/>
          </w:tcPr>
          <w:p w14:paraId="22188D32" w14:textId="77777777" w:rsidR="007F45A3" w:rsidRPr="006431AB" w:rsidRDefault="007F45A3">
            <w:pPr>
              <w:pStyle w:val="BangBody"/>
              <w:rPr>
                <w:ins w:id="11229" w:author="The Si Tran" w:date="2012-12-11T06:15:00Z"/>
                <w:szCs w:val="26"/>
                <w:rPrChange w:id="11230" w:author="The Si Tran" w:date="2012-12-16T08:48:00Z">
                  <w:rPr>
                    <w:ins w:id="11231" w:author="The Si Tran" w:date="2012-12-11T06:15:00Z"/>
                  </w:rPr>
                </w:rPrChange>
              </w:rPr>
              <w:pPrChange w:id="11232" w:author="The Si Tran" w:date="2012-12-16T08:48:00Z">
                <w:pPr/>
              </w:pPrChange>
            </w:pPr>
          </w:p>
        </w:tc>
        <w:tc>
          <w:tcPr>
            <w:tcW w:w="222" w:type="dxa"/>
            <w:shd w:val="clear" w:color="auto" w:fill="auto"/>
            <w:noWrap/>
            <w:vAlign w:val="bottom"/>
            <w:hideMark/>
          </w:tcPr>
          <w:p w14:paraId="22ED8BE9" w14:textId="77777777" w:rsidR="007F45A3" w:rsidRPr="006431AB" w:rsidRDefault="007F45A3">
            <w:pPr>
              <w:pStyle w:val="BangBody"/>
              <w:rPr>
                <w:ins w:id="11233" w:author="The Si Tran" w:date="2012-12-11T06:15:00Z"/>
                <w:szCs w:val="26"/>
                <w:rPrChange w:id="11234" w:author="The Si Tran" w:date="2012-12-16T08:48:00Z">
                  <w:rPr>
                    <w:ins w:id="11235" w:author="The Si Tran" w:date="2012-12-11T06:15:00Z"/>
                  </w:rPr>
                </w:rPrChange>
              </w:rPr>
              <w:pPrChange w:id="11236" w:author="The Si Tran" w:date="2012-12-16T08:48:00Z">
                <w:pPr/>
              </w:pPrChange>
            </w:pPr>
          </w:p>
        </w:tc>
        <w:tc>
          <w:tcPr>
            <w:tcW w:w="960" w:type="dxa"/>
            <w:shd w:val="clear" w:color="auto" w:fill="auto"/>
            <w:noWrap/>
            <w:vAlign w:val="bottom"/>
            <w:hideMark/>
          </w:tcPr>
          <w:p w14:paraId="0E1D2DD5" w14:textId="77777777" w:rsidR="007F45A3" w:rsidRPr="006431AB" w:rsidRDefault="007F45A3">
            <w:pPr>
              <w:pStyle w:val="BangBody"/>
              <w:rPr>
                <w:ins w:id="11237" w:author="The Si Tran" w:date="2012-12-11T06:15:00Z"/>
                <w:szCs w:val="26"/>
                <w:rPrChange w:id="11238" w:author="The Si Tran" w:date="2012-12-16T08:48:00Z">
                  <w:rPr>
                    <w:ins w:id="11239" w:author="The Si Tran" w:date="2012-12-11T06:15:00Z"/>
                  </w:rPr>
                </w:rPrChange>
              </w:rPr>
              <w:pPrChange w:id="11240" w:author="The Si Tran" w:date="2012-12-16T08:48:00Z">
                <w:pPr/>
              </w:pPrChange>
            </w:pPr>
          </w:p>
        </w:tc>
        <w:tc>
          <w:tcPr>
            <w:tcW w:w="3685" w:type="dxa"/>
            <w:shd w:val="clear" w:color="auto" w:fill="auto"/>
            <w:noWrap/>
            <w:vAlign w:val="bottom"/>
            <w:hideMark/>
          </w:tcPr>
          <w:p w14:paraId="10740319" w14:textId="77777777" w:rsidR="007F45A3" w:rsidRPr="006431AB" w:rsidRDefault="007F45A3">
            <w:pPr>
              <w:pStyle w:val="BangBody"/>
              <w:rPr>
                <w:ins w:id="11241" w:author="The Si Tran" w:date="2012-12-11T06:15:00Z"/>
                <w:szCs w:val="26"/>
                <w:rPrChange w:id="11242" w:author="The Si Tran" w:date="2012-12-16T08:48:00Z">
                  <w:rPr>
                    <w:ins w:id="11243" w:author="The Si Tran" w:date="2012-12-11T06:15:00Z"/>
                  </w:rPr>
                </w:rPrChange>
              </w:rPr>
              <w:pPrChange w:id="11244" w:author="The Si Tran" w:date="2012-12-16T08:48:00Z">
                <w:pPr/>
              </w:pPrChange>
            </w:pPr>
            <w:ins w:id="11245" w:author="The Si Tran" w:date="2012-12-11T06:15:00Z">
              <w:r w:rsidRPr="006431AB">
                <w:rPr>
                  <w:sz w:val="26"/>
                  <w:szCs w:val="26"/>
                  <w:rPrChange w:id="11246" w:author="The Si Tran" w:date="2012-12-16T08:48:00Z">
                    <w:rPr/>
                  </w:rPrChange>
                </w:rPr>
                <w:t>Tính xu hưrror</w:t>
              </w:r>
            </w:ins>
          </w:p>
        </w:tc>
      </w:tr>
      <w:tr w:rsidR="007F45A3" w:rsidRPr="006F1B6E" w14:paraId="408272B8" w14:textId="77777777" w:rsidTr="00142ADD">
        <w:trPr>
          <w:trHeight w:val="330"/>
          <w:jc w:val="center"/>
          <w:ins w:id="11247" w:author="The Si Tran" w:date="2012-12-11T06:15:00Z"/>
        </w:trPr>
        <w:tc>
          <w:tcPr>
            <w:tcW w:w="3110" w:type="dxa"/>
            <w:gridSpan w:val="3"/>
            <w:shd w:val="clear" w:color="auto" w:fill="auto"/>
            <w:noWrap/>
            <w:vAlign w:val="bottom"/>
            <w:hideMark/>
          </w:tcPr>
          <w:p w14:paraId="2F85E26D" w14:textId="77777777" w:rsidR="007F45A3" w:rsidRPr="006431AB" w:rsidRDefault="007F45A3">
            <w:pPr>
              <w:pStyle w:val="BangBody"/>
              <w:rPr>
                <w:ins w:id="11248" w:author="The Si Tran" w:date="2012-12-11T06:15:00Z"/>
                <w:szCs w:val="26"/>
                <w:rPrChange w:id="11249" w:author="The Si Tran" w:date="2012-12-16T08:48:00Z">
                  <w:rPr>
                    <w:ins w:id="11250" w:author="The Si Tran" w:date="2012-12-11T06:15:00Z"/>
                  </w:rPr>
                </w:rPrChange>
              </w:rPr>
              <w:pPrChange w:id="11251" w:author="The Si Tran" w:date="2012-12-16T08:48:00Z">
                <w:pPr/>
              </w:pPrChange>
            </w:pPr>
            <w:ins w:id="11252" w:author="The Si Tran" w:date="2012-12-11T06:15:00Z">
              <w:r w:rsidRPr="006431AB">
                <w:rPr>
                  <w:sz w:val="26"/>
                  <w:szCs w:val="26"/>
                  <w:rPrChange w:id="11253" w:author="The Si Tran" w:date="2012-12-16T08:48:00Z">
                    <w:rPr/>
                  </w:rPrChange>
                </w:rPr>
                <w:t>Unsupervised Learning</w:t>
              </w:r>
            </w:ins>
          </w:p>
        </w:tc>
        <w:tc>
          <w:tcPr>
            <w:tcW w:w="960" w:type="dxa"/>
            <w:shd w:val="clear" w:color="auto" w:fill="auto"/>
            <w:noWrap/>
            <w:vAlign w:val="bottom"/>
            <w:hideMark/>
          </w:tcPr>
          <w:p w14:paraId="3E4C294B" w14:textId="77777777" w:rsidR="007F45A3" w:rsidRPr="006431AB" w:rsidRDefault="007F45A3">
            <w:pPr>
              <w:pStyle w:val="BangBody"/>
              <w:rPr>
                <w:ins w:id="11254" w:author="The Si Tran" w:date="2012-12-11T06:15:00Z"/>
                <w:szCs w:val="26"/>
                <w:rPrChange w:id="11255" w:author="The Si Tran" w:date="2012-12-16T08:48:00Z">
                  <w:rPr>
                    <w:ins w:id="11256" w:author="The Si Tran" w:date="2012-12-11T06:15:00Z"/>
                  </w:rPr>
                </w:rPrChange>
              </w:rPr>
              <w:pPrChange w:id="11257" w:author="The Si Tran" w:date="2012-12-16T08:48:00Z">
                <w:pPr/>
              </w:pPrChange>
            </w:pPr>
          </w:p>
        </w:tc>
        <w:tc>
          <w:tcPr>
            <w:tcW w:w="3685" w:type="dxa"/>
            <w:shd w:val="clear" w:color="auto" w:fill="auto"/>
            <w:noWrap/>
            <w:vAlign w:val="bottom"/>
            <w:hideMark/>
          </w:tcPr>
          <w:p w14:paraId="0AD8F6D8" w14:textId="77777777" w:rsidR="007F45A3" w:rsidRPr="006431AB" w:rsidRDefault="007F45A3">
            <w:pPr>
              <w:pStyle w:val="BangBody"/>
              <w:rPr>
                <w:ins w:id="11258" w:author="The Si Tran" w:date="2012-12-11T06:15:00Z"/>
                <w:szCs w:val="26"/>
                <w:rPrChange w:id="11259" w:author="The Si Tran" w:date="2012-12-16T08:48:00Z">
                  <w:rPr>
                    <w:ins w:id="11260" w:author="The Si Tran" w:date="2012-12-11T06:15:00Z"/>
                  </w:rPr>
                </w:rPrChange>
              </w:rPr>
              <w:pPrChange w:id="11261" w:author="The Si Tran" w:date="2012-12-16T08:48:00Z">
                <w:pPr/>
              </w:pPrChange>
            </w:pPr>
            <w:ins w:id="11262" w:author="The Si Tran" w:date="2012-12-11T06:15:00Z">
              <w:r w:rsidRPr="006431AB">
                <w:rPr>
                  <w:sz w:val="26"/>
                  <w:szCs w:val="26"/>
                  <w:rPrChange w:id="11263" w:author="The Si Tran" w:date="2012-12-16T08:48:00Z">
                    <w:rPr/>
                  </w:rPrChange>
                </w:rPr>
                <w:t>Hnsupervised Learningo</w:t>
              </w:r>
            </w:ins>
          </w:p>
        </w:tc>
      </w:tr>
      <w:tr w:rsidR="007F45A3" w:rsidRPr="006F1B6E" w14:paraId="625B31FE" w14:textId="77777777" w:rsidTr="00142ADD">
        <w:trPr>
          <w:trHeight w:val="330"/>
          <w:jc w:val="center"/>
          <w:ins w:id="11264" w:author="The Si Tran" w:date="2012-12-11T06:15:00Z"/>
        </w:trPr>
        <w:tc>
          <w:tcPr>
            <w:tcW w:w="3110" w:type="dxa"/>
            <w:gridSpan w:val="3"/>
            <w:shd w:val="clear" w:color="auto" w:fill="auto"/>
            <w:noWrap/>
            <w:vAlign w:val="bottom"/>
            <w:hideMark/>
          </w:tcPr>
          <w:p w14:paraId="6777C3CC" w14:textId="77777777" w:rsidR="007F45A3" w:rsidRPr="006431AB" w:rsidRDefault="007F45A3">
            <w:pPr>
              <w:pStyle w:val="BangBody"/>
              <w:rPr>
                <w:ins w:id="11265" w:author="The Si Tran" w:date="2012-12-11T06:15:00Z"/>
                <w:szCs w:val="26"/>
                <w:rPrChange w:id="11266" w:author="The Si Tran" w:date="2012-12-16T08:48:00Z">
                  <w:rPr>
                    <w:ins w:id="11267" w:author="The Si Tran" w:date="2012-12-11T06:15:00Z"/>
                  </w:rPr>
                </w:rPrChange>
              </w:rPr>
              <w:pPrChange w:id="11268" w:author="The Si Tran" w:date="2012-12-16T08:48:00Z">
                <w:pPr/>
              </w:pPrChange>
            </w:pPr>
            <w:ins w:id="11269" w:author="The Si Tran" w:date="2012-12-11T06:15:00Z">
              <w:r w:rsidRPr="006431AB">
                <w:rPr>
                  <w:sz w:val="26"/>
                  <w:szCs w:val="26"/>
                  <w:rPrChange w:id="11270" w:author="The Si Tran" w:date="2012-12-16T08:48:00Z">
                    <w:rPr/>
                  </w:rPrChange>
                </w:rPr>
                <w:t>Unthresholded Perceptron</w:t>
              </w:r>
            </w:ins>
          </w:p>
        </w:tc>
        <w:tc>
          <w:tcPr>
            <w:tcW w:w="960" w:type="dxa"/>
            <w:shd w:val="clear" w:color="auto" w:fill="auto"/>
            <w:noWrap/>
            <w:vAlign w:val="bottom"/>
            <w:hideMark/>
          </w:tcPr>
          <w:p w14:paraId="789F69D5" w14:textId="77777777" w:rsidR="007F45A3" w:rsidRPr="006431AB" w:rsidRDefault="007F45A3">
            <w:pPr>
              <w:pStyle w:val="BangBody"/>
              <w:rPr>
                <w:ins w:id="11271" w:author="The Si Tran" w:date="2012-12-11T06:15:00Z"/>
                <w:szCs w:val="26"/>
                <w:rPrChange w:id="11272" w:author="The Si Tran" w:date="2012-12-16T08:48:00Z">
                  <w:rPr>
                    <w:ins w:id="11273" w:author="The Si Tran" w:date="2012-12-11T06:15:00Z"/>
                  </w:rPr>
                </w:rPrChange>
              </w:rPr>
              <w:pPrChange w:id="11274" w:author="The Si Tran" w:date="2012-12-16T08:48:00Z">
                <w:pPr/>
              </w:pPrChange>
            </w:pPr>
          </w:p>
        </w:tc>
        <w:tc>
          <w:tcPr>
            <w:tcW w:w="3685" w:type="dxa"/>
            <w:shd w:val="clear" w:color="auto" w:fill="auto"/>
            <w:noWrap/>
            <w:vAlign w:val="bottom"/>
            <w:hideMark/>
          </w:tcPr>
          <w:p w14:paraId="16AC12D5" w14:textId="77777777" w:rsidR="007F45A3" w:rsidRPr="006431AB" w:rsidRDefault="007F45A3">
            <w:pPr>
              <w:pStyle w:val="BangBody"/>
              <w:rPr>
                <w:ins w:id="11275" w:author="The Si Tran" w:date="2012-12-11T06:15:00Z"/>
                <w:szCs w:val="26"/>
                <w:rPrChange w:id="11276" w:author="The Si Tran" w:date="2012-12-16T08:48:00Z">
                  <w:rPr>
                    <w:ins w:id="11277" w:author="The Si Tran" w:date="2012-12-11T06:15:00Z"/>
                  </w:rPr>
                </w:rPrChange>
              </w:rPr>
              <w:pPrChange w:id="11278" w:author="The Si Tran" w:date="2012-12-16T08:48:00Z">
                <w:pPr>
                  <w:ind w:right="-217"/>
                </w:pPr>
              </w:pPrChange>
            </w:pPr>
            <w:ins w:id="11279" w:author="The Si Tran" w:date="2012-12-11T06:15:00Z">
              <w:r w:rsidRPr="006431AB">
                <w:rPr>
                  <w:sz w:val="26"/>
                  <w:szCs w:val="26"/>
                  <w:rPrChange w:id="11280" w:author="The Si Tran" w:date="2012-12-16T08:48:00Z">
                    <w:rPr/>
                  </w:rPrChange>
                </w:rPr>
                <w:t>Perceptron không phân ngưent/</w:t>
              </w:r>
            </w:ins>
          </w:p>
        </w:tc>
      </w:tr>
    </w:tbl>
    <w:p w14:paraId="47BDBF3B" w14:textId="445C4FD5" w:rsidR="00585340" w:rsidRPr="003E4DFC" w:rsidRDefault="008C1D28" w:rsidP="003E4DFC">
      <w:pPr>
        <w:spacing w:before="0" w:after="200" w:line="276" w:lineRule="auto"/>
        <w:jc w:val="left"/>
        <w:rPr>
          <w:ins w:id="11281" w:author="The Si Tran" w:date="2012-12-14T06:51:00Z"/>
          <w:rFonts w:cs="Arial"/>
          <w:b/>
          <w:bCs/>
          <w:kern w:val="32"/>
          <w:sz w:val="32"/>
          <w:szCs w:val="32"/>
          <w:rPrChange w:id="11282" w:author="The Si Tran" w:date="2012-12-16T09:47:00Z">
            <w:rPr>
              <w:ins w:id="11283" w:author="The Si Tran" w:date="2012-12-14T06:51:00Z"/>
            </w:rPr>
          </w:rPrChange>
        </w:rPr>
        <w:sectPr w:rsidR="00585340" w:rsidRPr="003E4DFC" w:rsidSect="00071995">
          <w:footerReference w:type="default" r:id="rId377"/>
          <w:pgSz w:w="12240" w:h="15840"/>
          <w:pgMar w:top="1440" w:right="1440" w:bottom="1440" w:left="1260" w:header="720" w:footer="720" w:gutter="0"/>
          <w:pgNumType w:start="1"/>
          <w:cols w:space="720"/>
          <w:docGrid w:linePitch="360"/>
        </w:sectPr>
        <w:pPrChange w:id="11290" w:author="The Si Tran" w:date="2012-12-16T09:47:00Z">
          <w:pPr>
            <w:pStyle w:val="Heading1"/>
            <w:numPr>
              <w:numId w:val="0"/>
            </w:numPr>
            <w:ind w:firstLine="0"/>
          </w:pPr>
        </w:pPrChange>
      </w:pPr>
      <w:ins w:id="11291" w:author="The Si Tran" w:date="2012-12-12T00:03:00Z">
        <w:r>
          <w:br w:type="page"/>
        </w:r>
      </w:ins>
    </w:p>
    <w:p w14:paraId="40C882F6" w14:textId="099359B6" w:rsidR="003E4DFC" w:rsidRPr="00BF6BDF" w:rsidRDefault="003E4DFC" w:rsidP="00BF6BDF">
      <w:pPr>
        <w:pStyle w:val="Heading1"/>
        <w:numPr>
          <w:ilvl w:val="0"/>
          <w:numId w:val="0"/>
        </w:numPr>
        <w:ind w:left="360"/>
        <w:rPr>
          <w:ins w:id="11292" w:author="The Si Tran" w:date="2012-12-16T09:48:00Z"/>
          <w:rFonts w:cs="Times New Roman"/>
          <w:rPrChange w:id="11293" w:author="The Si Tran" w:date="2012-12-16T09:57:00Z">
            <w:rPr>
              <w:ins w:id="11294" w:author="The Si Tran" w:date="2012-12-16T09:48:00Z"/>
            </w:rPr>
          </w:rPrChange>
        </w:rPr>
        <w:pPrChange w:id="11295" w:author="The Si Tran" w:date="2012-12-16T09:57:00Z">
          <w:pPr>
            <w:pStyle w:val="Heading1"/>
            <w:numPr>
              <w:numId w:val="0"/>
            </w:numPr>
            <w:ind w:firstLine="0"/>
          </w:pPr>
        </w:pPrChange>
      </w:pPr>
      <w:bookmarkStart w:id="11296" w:name="_Toc343415585"/>
      <w:ins w:id="11297" w:author="The Si Tran" w:date="2012-12-16T09:47:00Z">
        <w:r>
          <w:rPr>
            <w:rFonts w:cs="Times New Roman"/>
          </w:rPr>
          <w:lastRenderedPageBreak/>
          <w:t>PHỤ LỤC B</w:t>
        </w:r>
        <w:r>
          <w:rPr>
            <w:rFonts w:cs="Times New Roman"/>
          </w:rPr>
          <w:br/>
          <w:t>Danh mục từ viết tắt</w:t>
        </w:r>
      </w:ins>
      <w:bookmarkEnd w:id="11296"/>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298"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299">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300" w:author="The Si Tran" w:date="2012-12-16T09:48:00Z"/>
          <w:trPrChange w:id="11301" w:author="The Si Tran" w:date="2012-12-16T09:53:00Z">
            <w:trPr>
              <w:trHeight w:val="296"/>
              <w:jc w:val="center"/>
            </w:trPr>
          </w:trPrChange>
        </w:trPr>
        <w:tc>
          <w:tcPr>
            <w:tcW w:w="1833" w:type="dxa"/>
            <w:shd w:val="clear" w:color="auto" w:fill="auto"/>
            <w:noWrap/>
            <w:vAlign w:val="bottom"/>
            <w:hideMark/>
            <w:tcPrChange w:id="11302"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303" w:author="The Si Tran" w:date="2012-12-16T09:48:00Z"/>
                <w:szCs w:val="26"/>
              </w:rPr>
            </w:pPr>
            <w:ins w:id="11304" w:author="The Si Tran" w:date="2012-12-16T09:49:00Z">
              <w:r w:rsidRPr="00537CF3">
                <w:rPr>
                  <w:sz w:val="26"/>
                  <w:szCs w:val="26"/>
                </w:rPr>
                <w:t>ARIMA</w:t>
              </w:r>
            </w:ins>
          </w:p>
        </w:tc>
        <w:tc>
          <w:tcPr>
            <w:tcW w:w="276" w:type="dxa"/>
            <w:shd w:val="clear" w:color="auto" w:fill="auto"/>
            <w:noWrap/>
            <w:vAlign w:val="bottom"/>
            <w:hideMark/>
            <w:tcPrChange w:id="11305"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306" w:author="The Si Tran" w:date="2012-12-16T09:48:00Z"/>
                <w:szCs w:val="26"/>
              </w:rPr>
            </w:pPr>
          </w:p>
        </w:tc>
        <w:tc>
          <w:tcPr>
            <w:tcW w:w="257" w:type="dxa"/>
            <w:tcPrChange w:id="11307" w:author="The Si Tran" w:date="2012-12-16T09:53:00Z">
              <w:tcPr>
                <w:tcW w:w="5093" w:type="dxa"/>
                <w:gridSpan w:val="2"/>
              </w:tcPr>
            </w:tcPrChange>
          </w:tcPr>
          <w:p w14:paraId="4FC4D474" w14:textId="77777777" w:rsidR="00BA560D" w:rsidRDefault="00BA560D" w:rsidP="00537CF3">
            <w:pPr>
              <w:pStyle w:val="BangBody"/>
              <w:rPr>
                <w:ins w:id="11308" w:author="The Si Tran" w:date="2012-12-16T09:52:00Z"/>
                <w:sz w:val="26"/>
                <w:szCs w:val="26"/>
              </w:rPr>
            </w:pPr>
          </w:p>
        </w:tc>
        <w:tc>
          <w:tcPr>
            <w:tcW w:w="5550" w:type="dxa"/>
            <w:shd w:val="clear" w:color="auto" w:fill="auto"/>
            <w:noWrap/>
            <w:vAlign w:val="bottom"/>
            <w:hideMark/>
            <w:tcPrChange w:id="11309"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310" w:author="The Si Tran" w:date="2012-12-16T09:48:00Z"/>
                <w:szCs w:val="26"/>
              </w:rPr>
            </w:pPr>
            <w:ins w:id="11311"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312" w:author="The Si Tran" w:date="2012-12-16T09:52:00Z"/>
          <w:trPrChange w:id="11313" w:author="The Si Tran" w:date="2012-12-16T09:53:00Z">
            <w:trPr>
              <w:trHeight w:val="296"/>
              <w:jc w:val="center"/>
            </w:trPr>
          </w:trPrChange>
        </w:trPr>
        <w:tc>
          <w:tcPr>
            <w:tcW w:w="1833" w:type="dxa"/>
            <w:shd w:val="clear" w:color="auto" w:fill="auto"/>
            <w:noWrap/>
            <w:vAlign w:val="bottom"/>
            <w:tcPrChange w:id="11314"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315" w:author="The Si Tran" w:date="2012-12-16T09:52:00Z"/>
                <w:sz w:val="26"/>
                <w:szCs w:val="26"/>
              </w:rPr>
            </w:pPr>
            <w:ins w:id="11316" w:author="The Si Tran" w:date="2012-12-16T09:52:00Z">
              <w:r>
                <w:rPr>
                  <w:sz w:val="26"/>
                  <w:szCs w:val="26"/>
                </w:rPr>
                <w:t xml:space="preserve">SARIMA </w:t>
              </w:r>
            </w:ins>
          </w:p>
        </w:tc>
        <w:tc>
          <w:tcPr>
            <w:tcW w:w="276" w:type="dxa"/>
            <w:shd w:val="clear" w:color="auto" w:fill="auto"/>
            <w:noWrap/>
            <w:vAlign w:val="bottom"/>
            <w:tcPrChange w:id="11317"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318" w:author="The Si Tran" w:date="2012-12-16T09:52:00Z"/>
                <w:szCs w:val="26"/>
              </w:rPr>
            </w:pPr>
          </w:p>
        </w:tc>
        <w:tc>
          <w:tcPr>
            <w:tcW w:w="257" w:type="dxa"/>
            <w:tcPrChange w:id="11319" w:author="The Si Tran" w:date="2012-12-16T09:53:00Z">
              <w:tcPr>
                <w:tcW w:w="5093" w:type="dxa"/>
                <w:gridSpan w:val="2"/>
              </w:tcPr>
            </w:tcPrChange>
          </w:tcPr>
          <w:p w14:paraId="1062ED55" w14:textId="77777777" w:rsidR="00BA560D" w:rsidRPr="00BA560D" w:rsidRDefault="00BA560D" w:rsidP="00537CF3">
            <w:pPr>
              <w:pStyle w:val="BangBody"/>
              <w:rPr>
                <w:ins w:id="11320" w:author="The Si Tran" w:date="2012-12-16T09:52:00Z"/>
                <w:sz w:val="26"/>
                <w:szCs w:val="26"/>
              </w:rPr>
            </w:pPr>
          </w:p>
        </w:tc>
        <w:tc>
          <w:tcPr>
            <w:tcW w:w="5550" w:type="dxa"/>
            <w:shd w:val="clear" w:color="auto" w:fill="auto"/>
            <w:noWrap/>
            <w:vAlign w:val="bottom"/>
            <w:tcPrChange w:id="11321"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322" w:author="The Si Tran" w:date="2012-12-16T09:52:00Z"/>
                <w:sz w:val="26"/>
                <w:szCs w:val="26"/>
              </w:rPr>
            </w:pPr>
            <w:ins w:id="11323"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324"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325" w:author="The Si Tran" w:date="2012-12-16T09:53:00Z"/>
                <w:sz w:val="26"/>
                <w:szCs w:val="26"/>
              </w:rPr>
            </w:pPr>
            <w:ins w:id="11326"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327" w:author="The Si Tran" w:date="2012-12-16T09:53:00Z"/>
                <w:szCs w:val="26"/>
              </w:rPr>
            </w:pPr>
          </w:p>
        </w:tc>
        <w:tc>
          <w:tcPr>
            <w:tcW w:w="257" w:type="dxa"/>
          </w:tcPr>
          <w:p w14:paraId="42385180" w14:textId="77777777" w:rsidR="00BA560D" w:rsidRPr="00BA560D" w:rsidRDefault="00BA560D" w:rsidP="00537CF3">
            <w:pPr>
              <w:pStyle w:val="BangBody"/>
              <w:rPr>
                <w:ins w:id="11328"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329" w:author="The Si Tran" w:date="2012-12-16T09:53:00Z"/>
                <w:sz w:val="26"/>
                <w:szCs w:val="26"/>
              </w:rPr>
            </w:pPr>
            <w:ins w:id="11330"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331"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332" w:author="The Si Tran" w:date="2012-12-16T09:53:00Z"/>
                <w:sz w:val="26"/>
                <w:szCs w:val="26"/>
              </w:rPr>
            </w:pPr>
            <w:ins w:id="11333"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334" w:author="The Si Tran" w:date="2012-12-16T09:53:00Z"/>
                <w:szCs w:val="26"/>
              </w:rPr>
            </w:pPr>
          </w:p>
        </w:tc>
        <w:tc>
          <w:tcPr>
            <w:tcW w:w="257" w:type="dxa"/>
          </w:tcPr>
          <w:p w14:paraId="43497145" w14:textId="77777777" w:rsidR="00BA560D" w:rsidRPr="00BA560D" w:rsidRDefault="00BA560D" w:rsidP="00537CF3">
            <w:pPr>
              <w:pStyle w:val="BangBody"/>
              <w:rPr>
                <w:ins w:id="11335"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336" w:author="The Si Tran" w:date="2012-12-16T09:53:00Z"/>
                <w:sz w:val="26"/>
                <w:szCs w:val="26"/>
              </w:rPr>
            </w:pPr>
            <w:ins w:id="11337"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338"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339" w:author="The Si Tran" w:date="2012-12-16T09:53:00Z"/>
                <w:sz w:val="26"/>
                <w:szCs w:val="26"/>
              </w:rPr>
            </w:pPr>
            <w:ins w:id="11340"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341" w:author="The Si Tran" w:date="2012-12-16T09:53:00Z"/>
                <w:szCs w:val="26"/>
              </w:rPr>
            </w:pPr>
          </w:p>
        </w:tc>
        <w:tc>
          <w:tcPr>
            <w:tcW w:w="257" w:type="dxa"/>
          </w:tcPr>
          <w:p w14:paraId="46353785" w14:textId="77777777" w:rsidR="00BA560D" w:rsidRPr="00BA560D" w:rsidRDefault="00BA560D" w:rsidP="00537CF3">
            <w:pPr>
              <w:pStyle w:val="BangBody"/>
              <w:rPr>
                <w:ins w:id="11342"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343" w:author="The Si Tran" w:date="2012-12-16T09:53:00Z"/>
                <w:sz w:val="26"/>
                <w:szCs w:val="26"/>
              </w:rPr>
            </w:pPr>
            <w:ins w:id="11344"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345"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346" w:author="The Si Tran" w:date="2012-12-16T09:53:00Z"/>
                <w:sz w:val="26"/>
                <w:szCs w:val="26"/>
              </w:rPr>
            </w:pPr>
            <w:ins w:id="11347"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348" w:author="The Si Tran" w:date="2012-12-16T09:53:00Z"/>
                <w:szCs w:val="26"/>
              </w:rPr>
            </w:pPr>
          </w:p>
        </w:tc>
        <w:tc>
          <w:tcPr>
            <w:tcW w:w="257" w:type="dxa"/>
          </w:tcPr>
          <w:p w14:paraId="176FBEEC" w14:textId="77777777" w:rsidR="00BA560D" w:rsidRPr="00BA560D" w:rsidRDefault="00BA560D" w:rsidP="00537CF3">
            <w:pPr>
              <w:pStyle w:val="BangBody"/>
              <w:rPr>
                <w:ins w:id="11349"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350" w:author="The Si Tran" w:date="2012-12-16T09:53:00Z"/>
                <w:sz w:val="26"/>
                <w:szCs w:val="26"/>
              </w:rPr>
            </w:pPr>
            <w:ins w:id="11351" w:author="The Si Tran" w:date="2012-12-16T09:54:00Z">
              <w:r w:rsidRPr="00BA560D">
                <w:rPr>
                  <w:sz w:val="26"/>
                  <w:szCs w:val="26"/>
                </w:rPr>
                <w:t>moving average</w:t>
              </w:r>
            </w:ins>
          </w:p>
        </w:tc>
      </w:tr>
      <w:tr w:rsidR="00BA560D" w:rsidRPr="006F1B6E" w14:paraId="66424D36" w14:textId="77777777" w:rsidTr="00BA560D">
        <w:trPr>
          <w:trHeight w:val="338"/>
          <w:jc w:val="center"/>
          <w:ins w:id="11352"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353" w:author="The Si Tran" w:date="2012-12-16T09:53:00Z"/>
                <w:sz w:val="26"/>
                <w:szCs w:val="26"/>
              </w:rPr>
            </w:pPr>
            <w:ins w:id="11354"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355" w:author="The Si Tran" w:date="2012-12-16T09:53:00Z"/>
                <w:szCs w:val="26"/>
              </w:rPr>
            </w:pPr>
          </w:p>
        </w:tc>
        <w:tc>
          <w:tcPr>
            <w:tcW w:w="257" w:type="dxa"/>
          </w:tcPr>
          <w:p w14:paraId="1FEA1EEB" w14:textId="77777777" w:rsidR="00BA560D" w:rsidRPr="00BA560D" w:rsidRDefault="00BA560D" w:rsidP="00537CF3">
            <w:pPr>
              <w:pStyle w:val="BangBody"/>
              <w:rPr>
                <w:ins w:id="11356"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357" w:author="The Si Tran" w:date="2012-12-16T09:53:00Z"/>
                <w:sz w:val="26"/>
                <w:szCs w:val="26"/>
              </w:rPr>
            </w:pPr>
            <w:ins w:id="11358"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359"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360" w:author="The Si Tran" w:date="2012-12-16T09:53:00Z"/>
                <w:sz w:val="26"/>
                <w:szCs w:val="26"/>
              </w:rPr>
            </w:pPr>
            <w:ins w:id="11361"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362" w:author="The Si Tran" w:date="2012-12-16T09:53:00Z"/>
                <w:szCs w:val="26"/>
              </w:rPr>
            </w:pPr>
          </w:p>
        </w:tc>
        <w:tc>
          <w:tcPr>
            <w:tcW w:w="257" w:type="dxa"/>
          </w:tcPr>
          <w:p w14:paraId="68B65CD8" w14:textId="77777777" w:rsidR="00BA560D" w:rsidRPr="00BA560D" w:rsidRDefault="00BA560D" w:rsidP="00537CF3">
            <w:pPr>
              <w:pStyle w:val="BangBody"/>
              <w:rPr>
                <w:ins w:id="11363"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364" w:author="The Si Tran" w:date="2012-12-16T09:53:00Z"/>
                <w:sz w:val="26"/>
                <w:szCs w:val="26"/>
              </w:rPr>
            </w:pPr>
            <w:ins w:id="11365" w:author="The Si Tran" w:date="2012-12-16T09:55:00Z">
              <w:r w:rsidRPr="00BA560D">
                <w:rPr>
                  <w:sz w:val="26"/>
                  <w:szCs w:val="26"/>
                </w:rPr>
                <w:t>mean absolute error</w:t>
              </w:r>
            </w:ins>
          </w:p>
        </w:tc>
      </w:tr>
      <w:tr w:rsidR="00BA560D" w:rsidRPr="006F1B6E" w14:paraId="15C173FB" w14:textId="77777777" w:rsidTr="00BA560D">
        <w:trPr>
          <w:trHeight w:val="338"/>
          <w:jc w:val="center"/>
          <w:ins w:id="11366"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367" w:author="The Si Tran" w:date="2012-12-16T09:55:00Z"/>
                <w:sz w:val="26"/>
                <w:szCs w:val="26"/>
              </w:rPr>
            </w:pPr>
            <w:ins w:id="11368"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369" w:author="The Si Tran" w:date="2012-12-16T09:55:00Z"/>
                <w:szCs w:val="26"/>
              </w:rPr>
            </w:pPr>
          </w:p>
        </w:tc>
        <w:tc>
          <w:tcPr>
            <w:tcW w:w="257" w:type="dxa"/>
          </w:tcPr>
          <w:p w14:paraId="6C71940E" w14:textId="77777777" w:rsidR="00BA560D" w:rsidRPr="00BA560D" w:rsidRDefault="00BA560D" w:rsidP="00537CF3">
            <w:pPr>
              <w:pStyle w:val="BangBody"/>
              <w:rPr>
                <w:ins w:id="11370"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371" w:author="The Si Tran" w:date="2012-12-16T09:55:00Z"/>
                <w:sz w:val="26"/>
                <w:szCs w:val="26"/>
              </w:rPr>
            </w:pPr>
            <w:ins w:id="11372" w:author="The Si Tran" w:date="2012-12-16T09:56:00Z">
              <w:r w:rsidRPr="00BA560D">
                <w:rPr>
                  <w:sz w:val="26"/>
                  <w:szCs w:val="26"/>
                </w:rPr>
                <w:t>mean square error</w:t>
              </w:r>
            </w:ins>
          </w:p>
        </w:tc>
      </w:tr>
      <w:tr w:rsidR="00BA560D" w:rsidRPr="006F1B6E" w14:paraId="312D6DF7" w14:textId="77777777" w:rsidTr="00BA560D">
        <w:trPr>
          <w:trHeight w:val="338"/>
          <w:jc w:val="center"/>
          <w:ins w:id="11373"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374" w:author="The Si Tran" w:date="2012-12-16T09:55:00Z"/>
                <w:sz w:val="26"/>
                <w:szCs w:val="26"/>
              </w:rPr>
            </w:pPr>
            <w:ins w:id="11375"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376" w:author="The Si Tran" w:date="2012-12-16T09:55:00Z"/>
                <w:szCs w:val="26"/>
              </w:rPr>
            </w:pPr>
          </w:p>
        </w:tc>
        <w:tc>
          <w:tcPr>
            <w:tcW w:w="257" w:type="dxa"/>
          </w:tcPr>
          <w:p w14:paraId="6C5AC3A8" w14:textId="77777777" w:rsidR="00BA560D" w:rsidRPr="00BA560D" w:rsidRDefault="00BA560D" w:rsidP="00537CF3">
            <w:pPr>
              <w:pStyle w:val="BangBody"/>
              <w:rPr>
                <w:ins w:id="11377"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378" w:author="The Si Tran" w:date="2012-12-16T09:55:00Z"/>
                <w:sz w:val="26"/>
                <w:szCs w:val="26"/>
              </w:rPr>
            </w:pPr>
            <w:ins w:id="11379"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380"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381" w:author="The Si Tran" w:date="2012-12-16T09:55:00Z"/>
                <w:sz w:val="26"/>
                <w:szCs w:val="26"/>
              </w:rPr>
            </w:pPr>
            <w:ins w:id="11382"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383" w:author="The Si Tran" w:date="2012-12-16T09:55:00Z"/>
                <w:szCs w:val="26"/>
              </w:rPr>
            </w:pPr>
          </w:p>
        </w:tc>
        <w:tc>
          <w:tcPr>
            <w:tcW w:w="257" w:type="dxa"/>
          </w:tcPr>
          <w:p w14:paraId="0F2A8D44" w14:textId="77777777" w:rsidR="00BA560D" w:rsidRPr="00BA560D" w:rsidRDefault="00BA560D" w:rsidP="00537CF3">
            <w:pPr>
              <w:pStyle w:val="BangBody"/>
              <w:rPr>
                <w:ins w:id="11384"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385" w:author="The Si Tran" w:date="2012-12-16T09:55:00Z"/>
                <w:sz w:val="26"/>
                <w:szCs w:val="26"/>
              </w:rPr>
            </w:pPr>
            <w:ins w:id="11386" w:author="The Si Tran" w:date="2012-12-16T09:56:00Z">
              <w:r w:rsidRPr="00BA560D">
                <w:rPr>
                  <w:sz w:val="26"/>
                  <w:szCs w:val="26"/>
                </w:rPr>
                <w:t>autoregressive</w:t>
              </w:r>
            </w:ins>
          </w:p>
        </w:tc>
      </w:tr>
      <w:tr w:rsidR="00BA560D" w:rsidRPr="006F1B6E" w14:paraId="7C3710B3" w14:textId="77777777" w:rsidTr="00BA560D">
        <w:trPr>
          <w:trHeight w:val="338"/>
          <w:jc w:val="center"/>
          <w:ins w:id="11387"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388" w:author="The Si Tran" w:date="2012-12-16T09:55:00Z"/>
                <w:sz w:val="26"/>
                <w:szCs w:val="26"/>
              </w:rPr>
            </w:pPr>
            <w:ins w:id="11389"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390" w:author="The Si Tran" w:date="2012-12-16T09:55:00Z"/>
                <w:szCs w:val="26"/>
              </w:rPr>
            </w:pPr>
          </w:p>
        </w:tc>
        <w:tc>
          <w:tcPr>
            <w:tcW w:w="257" w:type="dxa"/>
          </w:tcPr>
          <w:p w14:paraId="7E3C3744" w14:textId="77777777" w:rsidR="00BA560D" w:rsidRPr="00BA560D" w:rsidRDefault="00BA560D" w:rsidP="00537CF3">
            <w:pPr>
              <w:pStyle w:val="BangBody"/>
              <w:rPr>
                <w:ins w:id="11391"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392" w:author="The Si Tran" w:date="2012-12-16T09:55:00Z"/>
                <w:sz w:val="26"/>
                <w:szCs w:val="26"/>
              </w:rPr>
            </w:pPr>
            <w:ins w:id="11393"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394"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395" w:author="The Si Tran" w:date="2012-12-16T09:55:00Z"/>
                <w:sz w:val="26"/>
                <w:szCs w:val="26"/>
              </w:rPr>
            </w:pPr>
            <w:ins w:id="11396"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397" w:author="The Si Tran" w:date="2012-12-16T09:55:00Z"/>
                <w:szCs w:val="26"/>
              </w:rPr>
            </w:pPr>
          </w:p>
        </w:tc>
        <w:tc>
          <w:tcPr>
            <w:tcW w:w="257" w:type="dxa"/>
          </w:tcPr>
          <w:p w14:paraId="64CD5359" w14:textId="77777777" w:rsidR="00BA560D" w:rsidRPr="00BA560D" w:rsidRDefault="00BA560D" w:rsidP="00537CF3">
            <w:pPr>
              <w:pStyle w:val="BangBody"/>
              <w:rPr>
                <w:ins w:id="11398"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399" w:author="The Si Tran" w:date="2012-12-16T09:55:00Z"/>
                <w:sz w:val="26"/>
                <w:szCs w:val="26"/>
              </w:rPr>
            </w:pPr>
            <w:ins w:id="11400"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401"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402" w:author="The Si Tran" w:date="2012-12-16T09:55:00Z"/>
                <w:sz w:val="26"/>
                <w:szCs w:val="26"/>
              </w:rPr>
            </w:pPr>
            <w:ins w:id="11403"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404" w:author="The Si Tran" w:date="2012-12-16T09:55:00Z"/>
                <w:szCs w:val="26"/>
              </w:rPr>
            </w:pPr>
          </w:p>
        </w:tc>
        <w:tc>
          <w:tcPr>
            <w:tcW w:w="257" w:type="dxa"/>
          </w:tcPr>
          <w:p w14:paraId="33089981" w14:textId="77777777" w:rsidR="00BA560D" w:rsidRPr="00BA560D" w:rsidRDefault="00BA560D" w:rsidP="00537CF3">
            <w:pPr>
              <w:pStyle w:val="BangBody"/>
              <w:rPr>
                <w:ins w:id="11405"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406" w:author="The Si Tran" w:date="2012-12-16T09:55:00Z"/>
                <w:sz w:val="26"/>
                <w:szCs w:val="26"/>
              </w:rPr>
            </w:pPr>
            <w:ins w:id="11407"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408"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409" w:author="The Si Tran" w:date="2012-12-16T09:55:00Z"/>
                <w:sz w:val="26"/>
                <w:szCs w:val="26"/>
              </w:rPr>
            </w:pPr>
            <w:ins w:id="11410"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411" w:author="The Si Tran" w:date="2012-12-16T09:55:00Z"/>
                <w:szCs w:val="26"/>
              </w:rPr>
            </w:pPr>
          </w:p>
        </w:tc>
        <w:tc>
          <w:tcPr>
            <w:tcW w:w="257" w:type="dxa"/>
          </w:tcPr>
          <w:p w14:paraId="6FDE0BD3" w14:textId="77777777" w:rsidR="00BA560D" w:rsidRPr="00BA560D" w:rsidRDefault="00BA560D" w:rsidP="00537CF3">
            <w:pPr>
              <w:pStyle w:val="BangBody"/>
              <w:rPr>
                <w:ins w:id="11412"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413" w:author="The Si Tran" w:date="2012-12-16T09:55:00Z"/>
                <w:sz w:val="26"/>
                <w:szCs w:val="26"/>
              </w:rPr>
            </w:pPr>
            <w:ins w:id="11414" w:author="The Si Tran" w:date="2012-12-16T09:57:00Z">
              <w:r w:rsidRPr="00BA560D">
                <w:rPr>
                  <w:sz w:val="26"/>
                  <w:szCs w:val="26"/>
                </w:rPr>
                <w:t>sum square error</w:t>
              </w:r>
            </w:ins>
          </w:p>
        </w:tc>
      </w:tr>
    </w:tbl>
    <w:p w14:paraId="6FCD92AE" w14:textId="77777777" w:rsidR="00537CF3" w:rsidRPr="00537CF3" w:rsidRDefault="00537CF3" w:rsidP="00537CF3">
      <w:pPr>
        <w:rPr>
          <w:ins w:id="11415" w:author="The Si Tran" w:date="2012-12-16T09:47:00Z"/>
          <w:rPrChange w:id="11416" w:author="The Si Tran" w:date="2012-12-16T09:48:00Z">
            <w:rPr>
              <w:ins w:id="11417" w:author="The Si Tran" w:date="2012-12-16T09:47:00Z"/>
            </w:rPr>
          </w:rPrChange>
        </w:rPr>
        <w:sectPr w:rsidR="00537CF3" w:rsidRPr="00537CF3" w:rsidSect="00071995">
          <w:footerReference w:type="default" r:id="rId378"/>
          <w:pgSz w:w="12240" w:h="15840"/>
          <w:pgMar w:top="1440" w:right="1440" w:bottom="1440" w:left="1260" w:header="720" w:footer="720" w:gutter="0"/>
          <w:pgNumType w:start="1"/>
          <w:cols w:space="720"/>
          <w:docGrid w:linePitch="360"/>
        </w:sectPr>
        <w:pPrChange w:id="11424" w:author="The Si Tran" w:date="2012-12-16T09:48:00Z">
          <w:pPr>
            <w:pStyle w:val="Heading1"/>
            <w:numPr>
              <w:numId w:val="0"/>
            </w:numPr>
            <w:ind w:firstLine="0"/>
          </w:pPr>
        </w:pPrChange>
      </w:pPr>
    </w:p>
    <w:p w14:paraId="2C84C67C" w14:textId="63DCD742" w:rsidR="004B145B" w:rsidRDefault="00C64004">
      <w:pPr>
        <w:pStyle w:val="Heading1"/>
        <w:numPr>
          <w:ilvl w:val="0"/>
          <w:numId w:val="0"/>
        </w:numPr>
        <w:ind w:left="360"/>
        <w:rPr>
          <w:ins w:id="11425" w:author="The Si Tran" w:date="2012-12-11T06:25:00Z"/>
        </w:rPr>
        <w:pPrChange w:id="11426" w:author="The Si Tran" w:date="2012-12-11T06:25:00Z">
          <w:pPr/>
        </w:pPrChange>
      </w:pPr>
      <w:bookmarkStart w:id="11427" w:name="_Toc343415586"/>
      <w:ins w:id="11428" w:author="The Si Tran" w:date="2012-12-11T06:18:00Z">
        <w:r>
          <w:lastRenderedPageBreak/>
          <w:t xml:space="preserve">PHỤ LỤC </w:t>
        </w:r>
        <w:r w:rsidR="00BF6BDF">
          <w:t>C</w:t>
        </w:r>
      </w:ins>
      <w:bookmarkEnd w:id="11427"/>
    </w:p>
    <w:p w14:paraId="7CBF589D" w14:textId="1F460DE6" w:rsidR="00C64004" w:rsidRPr="004B145B" w:rsidRDefault="00C64004">
      <w:pPr>
        <w:pStyle w:val="Heading1"/>
        <w:numPr>
          <w:ilvl w:val="0"/>
          <w:numId w:val="0"/>
        </w:numPr>
        <w:ind w:left="360"/>
        <w:rPr>
          <w:ins w:id="11429" w:author="The Si Tran" w:date="2012-12-11T06:20:00Z"/>
          <w:b w:val="0"/>
          <w:rPrChange w:id="11430" w:author="The Si Tran" w:date="2012-12-11T06:25:00Z">
            <w:rPr>
              <w:ins w:id="11431" w:author="The Si Tran" w:date="2012-12-11T06:20:00Z"/>
              <w:b/>
              <w:szCs w:val="26"/>
            </w:rPr>
          </w:rPrChange>
        </w:rPr>
        <w:pPrChange w:id="11432" w:author="The Si Tran" w:date="2012-12-11T06:25:00Z">
          <w:pPr/>
        </w:pPrChange>
      </w:pPr>
      <w:bookmarkStart w:id="11433" w:name="_Toc343415587"/>
      <w:ins w:id="11434" w:author="The Si Tran" w:date="2012-12-11T06:18:00Z">
        <w:r>
          <w:rPr>
            <w:szCs w:val="26"/>
          </w:rPr>
          <w:t>H</w:t>
        </w:r>
      </w:ins>
      <w:ins w:id="11435" w:author="The Si Tran" w:date="2012-12-11T06:19:00Z">
        <w:r>
          <w:rPr>
            <w:szCs w:val="26"/>
          </w:rPr>
          <w:t>ướng dẫn sử dụng chương trình</w:t>
        </w:r>
      </w:ins>
      <w:bookmarkEnd w:id="11433"/>
    </w:p>
    <w:p w14:paraId="53B76982" w14:textId="7892115F" w:rsidR="00A33636" w:rsidRPr="00A33636" w:rsidRDefault="00A33636">
      <w:pPr>
        <w:pStyle w:val="Heading2"/>
        <w:numPr>
          <w:ilvl w:val="0"/>
          <w:numId w:val="42"/>
        </w:numPr>
        <w:ind w:left="720"/>
        <w:rPr>
          <w:ins w:id="11436" w:author="The Si Tran" w:date="2012-12-11T06:26:00Z"/>
          <w:rPrChange w:id="11437" w:author="The Si Tran" w:date="2012-12-11T06:26:00Z">
            <w:rPr>
              <w:ins w:id="11438" w:author="The Si Tran" w:date="2012-12-11T06:26:00Z"/>
              <w:rFonts w:ascii="Times New Roman" w:hAnsi="Times New Roman"/>
            </w:rPr>
          </w:rPrChange>
        </w:rPr>
        <w:pPrChange w:id="11439" w:author="The Si Tran" w:date="2012-12-11T07:03:00Z">
          <w:pPr>
            <w:pStyle w:val="ListParagraph"/>
            <w:numPr>
              <w:numId w:val="40"/>
            </w:numPr>
            <w:spacing w:after="160" w:line="259" w:lineRule="auto"/>
            <w:ind w:hanging="360"/>
          </w:pPr>
        </w:pPrChange>
      </w:pPr>
      <w:bookmarkStart w:id="11440" w:name="_Toc343415588"/>
      <w:ins w:id="11441" w:author="The Si Tran" w:date="2012-12-11T06:26:00Z">
        <w:r w:rsidRPr="00835F6C">
          <w:t>Xây d</w:t>
        </w:r>
        <w:r w:rsidRPr="008E61D1">
          <w:t>ự</w:t>
        </w:r>
        <w:r w:rsidRPr="00097101">
          <w:t xml:space="preserve">ng mô hình </w:t>
        </w:r>
        <w:r w:rsidRPr="00A33636">
          <w:rPr>
            <w:rPrChange w:id="11442" w:author="The Si Tran" w:date="2012-12-11T06:26:00Z">
              <w:rPr/>
            </w:rPrChange>
          </w:rPr>
          <w:t>SARIMA</w:t>
        </w:r>
        <w:bookmarkEnd w:id="11440"/>
      </w:ins>
    </w:p>
    <w:p w14:paraId="3E577E69" w14:textId="77777777" w:rsidR="00A33636" w:rsidRPr="001B545C" w:rsidRDefault="00A33636">
      <w:pPr>
        <w:pStyle w:val="Caption"/>
        <w:rPr>
          <w:ins w:id="11443" w:author="The Si Tran" w:date="2012-12-11T06:20:00Z"/>
          <w:rPrChange w:id="11444" w:author="The Si Tran" w:date="2012-12-11T06:24:00Z">
            <w:rPr>
              <w:ins w:id="11445" w:author="The Si Tran" w:date="2012-12-11T06:20:00Z"/>
            </w:rPr>
          </w:rPrChange>
        </w:rPr>
        <w:pPrChange w:id="11446"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447" w:author="The Si Tran" w:date="2012-12-11T06:28:00Z"/>
          <w:rFonts w:ascii="Times New Roman" w:hAnsi="Times New Roman"/>
        </w:rPr>
        <w:pPrChange w:id="11448" w:author="The Si Tran" w:date="2012-12-11T06:29:00Z">
          <w:pPr>
            <w:pStyle w:val="ListParagraph"/>
          </w:pPr>
        </w:pPrChange>
      </w:pPr>
      <w:ins w:id="11449" w:author="The Si Tran" w:date="2012-12-11T06:20:00Z">
        <w:r w:rsidRPr="001B545C">
          <w:rPr>
            <w:rFonts w:ascii="Times New Roman" w:hAnsi="Times New Roman"/>
            <w:noProof/>
            <w:rPrChange w:id="11450" w:author="Unknown">
              <w:rPr>
                <w:noProof/>
              </w:rPr>
            </w:rPrChange>
          </w:rPr>
          <w:drawing>
            <wp:inline distT="0" distB="0" distL="0" distR="0" wp14:anchorId="066BD0F2" wp14:editId="0567B3BF">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451" w:author="The Si Tran" w:date="2012-12-11T06:27:00Z"/>
          <w:rFonts w:ascii="Times New Roman" w:hAnsi="Times New Roman"/>
          <w:sz w:val="26"/>
          <w:szCs w:val="26"/>
          <w:rPrChange w:id="11452" w:author="The Si Tran" w:date="2012-12-11T06:31:00Z">
            <w:rPr>
              <w:ins w:id="11453" w:author="The Si Tran" w:date="2012-12-11T06:27:00Z"/>
              <w:rFonts w:ascii="Times New Roman" w:hAnsi="Times New Roman"/>
            </w:rPr>
          </w:rPrChange>
        </w:rPr>
        <w:pPrChange w:id="11454" w:author="The Si Tran" w:date="2012-12-11T06:28:00Z">
          <w:pPr>
            <w:pStyle w:val="ListParagraph"/>
          </w:pPr>
        </w:pPrChange>
      </w:pPr>
      <w:ins w:id="11455" w:author="The Si Tran" w:date="2012-12-11T06:30:00Z">
        <w:r w:rsidRPr="00E64586">
          <w:rPr>
            <w:rFonts w:ascii="Times New Roman" w:hAnsi="Times New Roman"/>
            <w:sz w:val="26"/>
            <w:szCs w:val="26"/>
            <w:rPrChange w:id="11456"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457" w:author="The Si Tran" w:date="2012-12-11T06:31:00Z"/>
          <w:sz w:val="26"/>
          <w:szCs w:val="26"/>
        </w:rPr>
        <w:pPrChange w:id="11458" w:author="The Si Tran" w:date="2012-12-11T06:27:00Z">
          <w:pPr>
            <w:pStyle w:val="ListParagraph"/>
          </w:pPr>
        </w:pPrChange>
      </w:pPr>
      <w:bookmarkStart w:id="11459" w:name="_Toc343029971"/>
      <w:ins w:id="11460" w:author="The Si Tran" w:date="2012-12-11T06:27:00Z">
        <w:r w:rsidRPr="00A33636">
          <w:rPr>
            <w:b w:val="0"/>
            <w:sz w:val="26"/>
            <w:szCs w:val="26"/>
            <w:rPrChange w:id="11461" w:author="The Si Tran" w:date="2012-12-11T06:27:00Z">
              <w:rPr/>
            </w:rPrChange>
          </w:rPr>
          <w:t>Chọn tập dữ liệu</w:t>
        </w:r>
      </w:ins>
      <w:bookmarkEnd w:id="11459"/>
    </w:p>
    <w:p w14:paraId="1AEC98FB" w14:textId="77777777" w:rsidR="00142ADD" w:rsidRPr="008E61D1" w:rsidRDefault="00911202">
      <w:pPr>
        <w:rPr>
          <w:ins w:id="11462" w:author="The Si Tran" w:date="2012-12-11T06:20:00Z"/>
        </w:rPr>
        <w:pPrChange w:id="11463" w:author="The Si Tran" w:date="2012-12-11T06:31:00Z">
          <w:pPr>
            <w:pStyle w:val="ListParagraph"/>
          </w:pPr>
        </w:pPrChange>
      </w:pPr>
      <w:ins w:id="11464" w:author="The Si Tran" w:date="2012-12-11T06:34:00Z">
        <w:r w:rsidRPr="00097101">
          <w:rPr>
            <w:noProof/>
            <w:rPrChange w:id="11465" w:author="Unknown">
              <w:rPr>
                <w:noProof/>
              </w:rPr>
            </w:rPrChange>
          </w:rPr>
          <w:lastRenderedPageBreak/>
          <mc:AlternateContent>
            <mc:Choice Requires="wps">
              <w:drawing>
                <wp:anchor distT="0" distB="0" distL="114300" distR="114300" simplePos="0" relativeHeight="251713536" behindDoc="0" locked="0" layoutInCell="1" allowOverlap="1" wp14:anchorId="1192725A" wp14:editId="76674DDF">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77777777" w:rsidR="00537CF3" w:rsidRDefault="00537CF3" w:rsidP="00097101">
                              <w:pPr>
                                <w:spacing w:before="0" w:line="240" w:lineRule="auto"/>
                              </w:pPr>
                              <w:ins w:id="11466"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122" type="#_x0000_t202" style="position:absolute;left:0;text-align:left;margin-left:169.5pt;margin-top:129.75pt;width:84pt;height:23.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" fillcolor="white [3201]" strokecolor="red" strokeweight="2.25pt">
                  <v:textbox>
                    <w:txbxContent>
                      <w:p w14:paraId="3716734A" w14:textId="77777777" w:rsidR="00537CF3" w:rsidRDefault="00537CF3" w:rsidP="00097101">
                        <w:pPr>
                          <w:spacing w:before="0" w:line="240" w:lineRule="auto"/>
                        </w:pPr>
                        <w:ins w:id="11467" w:author="The Si Tran" w:date="2012-12-11T06:34:00Z">
                          <w:r>
                            <w:t>Chọn dữ liệu</w:t>
                          </w:r>
                        </w:ins>
                      </w:p>
                    </w:txbxContent>
                  </v:textbox>
                </v:shape>
              </w:pict>
            </mc:Fallback>
          </mc:AlternateContent>
        </w:r>
        <w:r>
          <w:rPr>
            <w:noProof/>
            <w:rPrChange w:id="11468" w:author="Unknown">
              <w:rPr>
                <w:noProof/>
              </w:rPr>
            </w:rPrChange>
          </w:rPr>
          <mc:AlternateContent>
            <mc:Choice Requires="wps">
              <w:drawing>
                <wp:anchor distT="0" distB="0" distL="114300" distR="114300" simplePos="0" relativeHeight="251709440" behindDoc="0" locked="0" layoutInCell="1" allowOverlap="1" wp14:anchorId="4F21588D" wp14:editId="742359A5">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537CF3" w:rsidRDefault="00537CF3" w:rsidP="00097101">
                              <w:pPr>
                                <w:spacing w:before="0" w:line="240" w:lineRule="auto"/>
                              </w:pPr>
                              <w:ins w:id="11469"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123" type="#_x0000_t202" style="position:absolute;left:0;text-align:left;margin-left:214.5pt;margin-top:93pt;width:119.25pt;height:23.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Q73d3p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537CF3" w:rsidRDefault="00537CF3" w:rsidP="00097101">
                        <w:pPr>
                          <w:spacing w:before="0" w:line="240" w:lineRule="auto"/>
                        </w:pPr>
                        <w:ins w:id="11470" w:author="The Si Tran" w:date="2012-12-11T06:35:00Z">
                          <w:r>
                            <w:t>Thông tin dữ liệu</w:t>
                          </w:r>
                        </w:ins>
                      </w:p>
                    </w:txbxContent>
                  </v:textbox>
                </v:shape>
              </w:pict>
            </mc:Fallback>
          </mc:AlternateContent>
        </w:r>
      </w:ins>
      <w:ins w:id="11471" w:author="The Si Tran" w:date="2012-12-11T06:33:00Z">
        <w:r w:rsidR="00B737B9">
          <w:rPr>
            <w:noProof/>
            <w:rPrChange w:id="11472" w:author="Unknown">
              <w:rPr>
                <w:noProof/>
              </w:rPr>
            </w:rPrChange>
          </w:rPr>
          <mc:AlternateContent>
            <mc:Choice Requires="wps">
              <w:drawing>
                <wp:anchor distT="0" distB="0" distL="114300" distR="114300" simplePos="0" relativeHeight="251701248" behindDoc="0" locked="0" layoutInCell="1" allowOverlap="1" wp14:anchorId="6B2B2353" wp14:editId="0B33160A">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537CF3" w:rsidRDefault="00537CF3" w:rsidP="00097101">
                              <w:pPr>
                                <w:spacing w:before="0" w:line="240" w:lineRule="auto"/>
                              </w:pPr>
                              <w:ins w:id="11473"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124" type="#_x0000_t202" style="position:absolute;left:0;text-align:left;margin-left:211.5pt;margin-top:54pt;width:119.25pt;height:23.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9g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b96fY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537CF3" w:rsidRDefault="00537CF3" w:rsidP="00097101">
                        <w:pPr>
                          <w:spacing w:before="0" w:line="240" w:lineRule="auto"/>
                        </w:pPr>
                        <w:ins w:id="11474" w:author="The Si Tran" w:date="2012-12-11T06:33:00Z">
                          <w:r>
                            <w:t>Chọn tập tin dữ liệu</w:t>
                          </w:r>
                        </w:ins>
                      </w:p>
                    </w:txbxContent>
                  </v:textbox>
                </v:shape>
              </w:pict>
            </mc:Fallback>
          </mc:AlternateContent>
        </w:r>
      </w:ins>
      <w:ins w:id="11475" w:author="The Si Tran" w:date="2012-12-11T06:32:00Z">
        <w:r w:rsidR="00B737B9">
          <w:rPr>
            <w:noProof/>
            <w:rPrChange w:id="11476" w:author="Unknown">
              <w:rPr>
                <w:noProof/>
              </w:rPr>
            </w:rPrChange>
          </w:rPr>
          <mc:AlternateContent>
            <mc:Choice Requires="wps">
              <w:drawing>
                <wp:anchor distT="0" distB="0" distL="114300" distR="114300" simplePos="0" relativeHeight="251677696" behindDoc="0" locked="0" layoutInCell="1" allowOverlap="1" wp14:anchorId="51664591" wp14:editId="41E1444A">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51EA0" id="Straight Connector 15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477" w:author="Unknown">
              <w:rPr>
                <w:noProof/>
              </w:rPr>
            </w:rPrChange>
          </w:rPr>
          <mc:AlternateContent>
            <mc:Choice Requires="wps">
              <w:drawing>
                <wp:anchor distT="0" distB="0" distL="114300" distR="114300" simplePos="0" relativeHeight="251640832" behindDoc="0" locked="0" layoutInCell="1" allowOverlap="1" wp14:anchorId="00FEE6EF" wp14:editId="7A05AFBC">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7B286" id="Straight Connector 157"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478" w:author="Unknown">
              <w:rPr>
                <w:noProof/>
              </w:rPr>
            </w:rPrChange>
          </w:rPr>
          <mc:AlternateContent>
            <mc:Choice Requires="wps">
              <w:drawing>
                <wp:anchor distT="0" distB="0" distL="114300" distR="114300" simplePos="0" relativeHeight="251620352" behindDoc="0" locked="0" layoutInCell="1" allowOverlap="1" wp14:anchorId="43350F25" wp14:editId="4733ABD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BA2DA" id="Straight Connector 156"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479" w:author="The Si Tran" w:date="2012-12-11T06:31:00Z">
        <w:r w:rsidR="00B737B9">
          <w:rPr>
            <w:noProof/>
            <w:rPrChange w:id="11480" w:author="Unknown">
              <w:rPr>
                <w:noProof/>
              </w:rPr>
            </w:rPrChange>
          </w:rPr>
          <mc:AlternateContent>
            <mc:Choice Requires="wps">
              <w:drawing>
                <wp:anchor distT="0" distB="0" distL="114300" distR="114300" simplePos="0" relativeHeight="251603968" behindDoc="0" locked="0" layoutInCell="1" allowOverlap="1" wp14:anchorId="4B2D0E99" wp14:editId="24554522">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E16D7" id="Straight Connector 153"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481" w:author="Unknown">
              <w:rPr>
                <w:noProof/>
              </w:rPr>
            </w:rPrChange>
          </w:rPr>
          <mc:AlternateContent>
            <mc:Choice Requires="wps">
              <w:drawing>
                <wp:anchor distT="0" distB="0" distL="114300" distR="114300" simplePos="0" relativeHeight="251614208" behindDoc="0" locked="0" layoutInCell="1" allowOverlap="1" wp14:anchorId="03A6DB0A" wp14:editId="7649E8E3">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BE75B5" id="Straight Connector 154"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482" w:author="Unknown">
              <w:rPr>
                <w:noProof/>
              </w:rPr>
            </w:rPrChange>
          </w:rPr>
          <w:drawing>
            <wp:inline distT="0" distB="0" distL="0" distR="0" wp14:anchorId="7B62F606" wp14:editId="0C784DDF">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483" w:author="The Si Tran" w:date="2012-12-11T06:29:00Z"/>
          <w:rFonts w:ascii="Times New Roman" w:hAnsi="Times New Roman"/>
          <w:sz w:val="26"/>
          <w:szCs w:val="26"/>
        </w:rPr>
      </w:pPr>
      <w:ins w:id="11484" w:author="The Si Tran" w:date="2012-12-11T06:20:00Z">
        <w:r w:rsidRPr="00B20D96">
          <w:rPr>
            <w:rFonts w:ascii="Times New Roman" w:hAnsi="Times New Roman"/>
            <w:sz w:val="26"/>
            <w:szCs w:val="26"/>
            <w:rPrChange w:id="11485" w:author="The Si Tran" w:date="2012-12-11T06:28:00Z">
              <w:rPr/>
            </w:rPrChange>
          </w:rPr>
          <w:t xml:space="preserve">Ta nhấp vào </w:t>
        </w:r>
      </w:ins>
      <w:ins w:id="11486" w:author="The Si Tran" w:date="2012-12-11T06:27:00Z">
        <w:r w:rsidR="00A33636" w:rsidRPr="00B20D96">
          <w:rPr>
            <w:rFonts w:ascii="Times New Roman" w:hAnsi="Times New Roman"/>
            <w:sz w:val="26"/>
            <w:szCs w:val="26"/>
            <w:rPrChange w:id="11487" w:author="The Si Tran" w:date="2012-12-11T06:28:00Z">
              <w:rPr>
                <w:rFonts w:ascii="Times New Roman" w:hAnsi="Times New Roman"/>
              </w:rPr>
            </w:rPrChange>
          </w:rPr>
          <w:t>nút</w:t>
        </w:r>
      </w:ins>
      <w:ins w:id="11488" w:author="The Si Tran" w:date="2012-12-11T06:20:00Z">
        <w:r w:rsidRPr="00B20D96">
          <w:rPr>
            <w:rFonts w:ascii="Times New Roman" w:hAnsi="Times New Roman"/>
            <w:sz w:val="26"/>
            <w:szCs w:val="26"/>
            <w:rPrChange w:id="11489"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490" w:author="The Si Tran" w:date="2012-12-11T06:20:00Z"/>
          <w:rFonts w:ascii="Times New Roman" w:hAnsi="Times New Roman"/>
          <w:sz w:val="26"/>
          <w:szCs w:val="26"/>
          <w:rPrChange w:id="11491" w:author="The Si Tran" w:date="2012-12-11T06:28:00Z">
            <w:rPr>
              <w:ins w:id="11492" w:author="The Si Tran" w:date="2012-12-11T06:20:00Z"/>
            </w:rPr>
          </w:rPrChange>
        </w:rPr>
        <w:pPrChange w:id="11493"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494" w:author="The Si Tran" w:date="2012-12-11T06:36:00Z"/>
          <w:rFonts w:ascii="Times New Roman" w:hAnsi="Times New Roman"/>
        </w:rPr>
      </w:pPr>
      <w:ins w:id="11495" w:author="The Si Tran" w:date="2012-12-11T06:20:00Z">
        <w:r w:rsidRPr="001B545C">
          <w:rPr>
            <w:rFonts w:ascii="Times New Roman" w:hAnsi="Times New Roman"/>
            <w:noProof/>
            <w:rPrChange w:id="11496" w:author="Unknown">
              <w:rPr>
                <w:noProof/>
              </w:rPr>
            </w:rPrChange>
          </w:rPr>
          <w:drawing>
            <wp:inline distT="0" distB="0" distL="0" distR="0" wp14:anchorId="7A0D5060" wp14:editId="7E500BCC">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497" w:author="The Si Tran" w:date="2012-12-11T06:20:00Z"/>
          <w:rFonts w:ascii="Times New Roman" w:hAnsi="Times New Roman"/>
          <w:rPrChange w:id="11498" w:author="The Si Tran" w:date="2012-12-11T06:24:00Z">
            <w:rPr>
              <w:ins w:id="11499" w:author="The Si Tran" w:date="2012-12-11T06:20:00Z"/>
            </w:rPr>
          </w:rPrChange>
        </w:rPr>
      </w:pPr>
    </w:p>
    <w:p w14:paraId="4708D2D9" w14:textId="77777777" w:rsidR="00667F2E" w:rsidRPr="001B545C" w:rsidRDefault="00667F2E" w:rsidP="00667F2E">
      <w:pPr>
        <w:pStyle w:val="ListParagraph"/>
        <w:numPr>
          <w:ilvl w:val="0"/>
          <w:numId w:val="36"/>
        </w:numPr>
        <w:spacing w:after="160" w:line="259" w:lineRule="auto"/>
        <w:rPr>
          <w:ins w:id="11500" w:author="The Si Tran" w:date="2012-12-11T06:20:00Z"/>
          <w:rFonts w:ascii="Times New Roman" w:hAnsi="Times New Roman"/>
          <w:rPrChange w:id="11501" w:author="The Si Tran" w:date="2012-12-11T06:24:00Z">
            <w:rPr>
              <w:ins w:id="11502" w:author="The Si Tran" w:date="2012-12-11T06:20:00Z"/>
            </w:rPr>
          </w:rPrChange>
        </w:rPr>
      </w:pPr>
      <w:ins w:id="11503" w:author="The Si Tran" w:date="2012-12-11T06:20:00Z">
        <w:r w:rsidRPr="001B545C">
          <w:rPr>
            <w:rFonts w:ascii="Times New Roman" w:hAnsi="Times New Roman"/>
            <w:rPrChange w:id="11504"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505" w:author="The Si Tran" w:date="2012-12-11T06:37:00Z"/>
          <w:sz w:val="26"/>
          <w:szCs w:val="26"/>
          <w:rPrChange w:id="11506" w:author="The Si Tran" w:date="2012-12-11T06:38:00Z">
            <w:rPr>
              <w:ins w:id="11507" w:author="The Si Tran" w:date="2012-12-11T06:37:00Z"/>
            </w:rPr>
          </w:rPrChange>
        </w:rPr>
        <w:pPrChange w:id="11508" w:author="The Si Tran" w:date="2012-12-11T06:38:00Z">
          <w:pPr>
            <w:pStyle w:val="ListParagraph"/>
            <w:numPr>
              <w:numId w:val="35"/>
            </w:numPr>
            <w:spacing w:after="160" w:line="259" w:lineRule="auto"/>
            <w:ind w:left="1080" w:hanging="360"/>
          </w:pPr>
        </w:pPrChange>
      </w:pPr>
      <w:bookmarkStart w:id="11509" w:name="_Toc343029972"/>
      <w:ins w:id="11510" w:author="The Si Tran" w:date="2012-12-11T06:38:00Z">
        <w:r w:rsidRPr="00554AC4">
          <w:rPr>
            <w:b w:val="0"/>
            <w:sz w:val="26"/>
            <w:szCs w:val="26"/>
            <w:rPrChange w:id="11511" w:author="The Si Tran" w:date="2012-12-11T06:38:00Z">
              <w:rPr/>
            </w:rPrChange>
          </w:rPr>
          <w:lastRenderedPageBreak/>
          <w:t>Phân tích tập dữ liệu qua đồ thị</w:t>
        </w:r>
      </w:ins>
      <w:bookmarkEnd w:id="11509"/>
    </w:p>
    <w:p w14:paraId="2D19A555" w14:textId="77777777" w:rsidR="00667F2E" w:rsidRPr="003E01A2" w:rsidRDefault="00667F2E" w:rsidP="00667F2E">
      <w:pPr>
        <w:pStyle w:val="ListParagraph"/>
        <w:numPr>
          <w:ilvl w:val="0"/>
          <w:numId w:val="36"/>
        </w:numPr>
        <w:spacing w:after="160" w:line="259" w:lineRule="auto"/>
        <w:rPr>
          <w:ins w:id="11512" w:author="The Si Tran" w:date="2012-12-11T06:20:00Z"/>
          <w:rFonts w:ascii="Times New Roman" w:hAnsi="Times New Roman"/>
          <w:sz w:val="26"/>
          <w:szCs w:val="26"/>
          <w:rPrChange w:id="11513" w:author="The Si Tran" w:date="2012-12-11T06:41:00Z">
            <w:rPr>
              <w:ins w:id="11514" w:author="The Si Tran" w:date="2012-12-11T06:20:00Z"/>
            </w:rPr>
          </w:rPrChange>
        </w:rPr>
      </w:pPr>
      <w:ins w:id="11515" w:author="The Si Tran" w:date="2012-12-11T06:20:00Z">
        <w:r w:rsidRPr="003E01A2">
          <w:rPr>
            <w:rFonts w:ascii="Times New Roman" w:hAnsi="Times New Roman"/>
            <w:sz w:val="26"/>
            <w:szCs w:val="26"/>
            <w:rPrChange w:id="11516" w:author="The Si Tran" w:date="2012-12-11T06:41:00Z">
              <w:rPr/>
            </w:rPrChange>
          </w:rPr>
          <w:t xml:space="preserve">Xem đồ thị chuỗi dữ liệu bằng cách chọn </w:t>
        </w:r>
      </w:ins>
      <w:ins w:id="11517" w:author="The Si Tran" w:date="2012-12-11T06:39:00Z">
        <w:r w:rsidR="00554AC4" w:rsidRPr="003E01A2">
          <w:rPr>
            <w:rFonts w:ascii="Times New Roman" w:hAnsi="Times New Roman"/>
            <w:sz w:val="26"/>
            <w:szCs w:val="26"/>
            <w:rPrChange w:id="11518" w:author="The Si Tran" w:date="2012-12-11T06:41:00Z">
              <w:rPr>
                <w:rFonts w:ascii="Times New Roman" w:hAnsi="Times New Roman"/>
              </w:rPr>
            </w:rPrChange>
          </w:rPr>
          <w:t>nút</w:t>
        </w:r>
      </w:ins>
      <w:ins w:id="11519" w:author="The Si Tran" w:date="2012-12-11T06:20:00Z">
        <w:r w:rsidRPr="003E01A2">
          <w:rPr>
            <w:rFonts w:ascii="Times New Roman" w:hAnsi="Times New Roman"/>
            <w:sz w:val="26"/>
            <w:szCs w:val="26"/>
            <w:rPrChange w:id="11520" w:author="The Si Tran" w:date="2012-12-11T06:41:00Z">
              <w:rPr/>
            </w:rPrChange>
          </w:rPr>
          <w:t xml:space="preserve"> [Plot]</w:t>
        </w:r>
      </w:ins>
    </w:p>
    <w:p w14:paraId="4BE86C4B" w14:textId="77777777" w:rsidR="00667F2E" w:rsidRPr="001B545C" w:rsidRDefault="00667F2E" w:rsidP="00667F2E">
      <w:pPr>
        <w:pStyle w:val="ListParagraph"/>
        <w:ind w:left="1440"/>
        <w:rPr>
          <w:ins w:id="11521" w:author="The Si Tran" w:date="2012-12-11T06:20:00Z"/>
          <w:rFonts w:ascii="Times New Roman" w:hAnsi="Times New Roman"/>
          <w:rPrChange w:id="11522" w:author="The Si Tran" w:date="2012-12-11T06:24:00Z">
            <w:rPr>
              <w:ins w:id="11523" w:author="The Si Tran" w:date="2012-12-11T06:20:00Z"/>
            </w:rPr>
          </w:rPrChange>
        </w:rPr>
      </w:pPr>
      <w:ins w:id="11524" w:author="The Si Tran" w:date="2012-12-11T06:20:00Z">
        <w:r w:rsidRPr="001B545C">
          <w:rPr>
            <w:rFonts w:ascii="Times New Roman" w:hAnsi="Times New Roman"/>
            <w:noProof/>
            <w:rPrChange w:id="11525" w:author="Unknown">
              <w:rPr>
                <w:noProof/>
              </w:rPr>
            </w:rPrChange>
          </w:rPr>
          <w:drawing>
            <wp:inline distT="0" distB="0" distL="0" distR="0" wp14:anchorId="5E272D5A" wp14:editId="5FE17C41">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526" w:author="The Si Tran" w:date="2012-12-11T06:20:00Z"/>
          <w:rFonts w:ascii="Times New Roman" w:hAnsi="Times New Roman"/>
          <w:sz w:val="26"/>
          <w:szCs w:val="26"/>
          <w:rPrChange w:id="11527" w:author="The Si Tran" w:date="2012-12-11T06:41:00Z">
            <w:rPr>
              <w:ins w:id="11528" w:author="The Si Tran" w:date="2012-12-11T06:20:00Z"/>
            </w:rPr>
          </w:rPrChange>
        </w:rPr>
        <w:pPrChange w:id="11529" w:author="The Si Tran" w:date="2012-12-11T06:40:00Z">
          <w:pPr>
            <w:pStyle w:val="ListParagraph"/>
            <w:ind w:left="1440"/>
          </w:pPr>
        </w:pPrChange>
      </w:pPr>
      <w:ins w:id="11530" w:author="The Si Tran" w:date="2012-12-11T06:40:00Z">
        <w:r w:rsidRPr="003E01A2">
          <w:rPr>
            <w:rFonts w:ascii="Times New Roman" w:hAnsi="Times New Roman"/>
            <w:sz w:val="26"/>
            <w:szCs w:val="26"/>
            <w:rPrChange w:id="11531"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532" w:author="The Si Tran" w:date="2012-12-11T06:39:00Z"/>
          <w:rFonts w:ascii="Times New Roman" w:hAnsi="Times New Roman"/>
          <w:sz w:val="26"/>
          <w:szCs w:val="26"/>
          <w:rPrChange w:id="11533" w:author="The Si Tran" w:date="2012-12-11T06:41:00Z">
            <w:rPr>
              <w:ins w:id="11534" w:author="The Si Tran" w:date="2012-12-11T06:39:00Z"/>
              <w:rFonts w:ascii="Times New Roman" w:hAnsi="Times New Roman"/>
            </w:rPr>
          </w:rPrChange>
        </w:rPr>
      </w:pPr>
      <w:ins w:id="11535" w:author="The Si Tran" w:date="2012-12-11T06:20:00Z">
        <w:r w:rsidRPr="003E01A2">
          <w:rPr>
            <w:rFonts w:ascii="Times New Roman" w:hAnsi="Times New Roman"/>
            <w:sz w:val="26"/>
            <w:szCs w:val="26"/>
            <w:rPrChange w:id="11536"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537" w:author="The Si Tran" w:date="2012-12-11T06:41:00Z"/>
          <w:rFonts w:ascii="Times New Roman" w:hAnsi="Times New Roman"/>
          <w:sz w:val="26"/>
          <w:szCs w:val="26"/>
        </w:rPr>
        <w:pPrChange w:id="11538" w:author="The Si Tran" w:date="2012-12-11T06:39:00Z">
          <w:pPr>
            <w:pStyle w:val="ListParagraph"/>
            <w:numPr>
              <w:numId w:val="36"/>
            </w:numPr>
            <w:spacing w:after="160" w:line="259" w:lineRule="auto"/>
            <w:ind w:left="1440" w:hanging="360"/>
          </w:pPr>
        </w:pPrChange>
      </w:pPr>
      <w:ins w:id="11539" w:author="The Si Tran" w:date="2012-12-11T06:39:00Z">
        <w:r w:rsidRPr="003E01A2">
          <w:rPr>
            <w:rFonts w:ascii="Times New Roman" w:hAnsi="Times New Roman"/>
            <w:sz w:val="26"/>
            <w:szCs w:val="26"/>
            <w:rPrChange w:id="11540" w:author="The Si Tran" w:date="2012-12-11T06:41:00Z">
              <w:rPr>
                <w:rFonts w:ascii="Times New Roman" w:hAnsi="Times New Roman"/>
              </w:rPr>
            </w:rPrChange>
          </w:rPr>
          <w:t>Thông qua đồ thị này, ta có thể ước lượng được tính xu hướng và tính m</w:t>
        </w:r>
      </w:ins>
      <w:ins w:id="11541" w:author="The Si Tran" w:date="2012-12-11T06:40:00Z">
        <w:r w:rsidRPr="003E01A2">
          <w:rPr>
            <w:rFonts w:ascii="Times New Roman" w:hAnsi="Times New Roman"/>
            <w:sz w:val="26"/>
            <w:szCs w:val="26"/>
            <w:rPrChange w:id="11542" w:author="The Si Tran" w:date="2012-12-11T06:41:00Z">
              <w:rPr>
                <w:rFonts w:ascii="Times New Roman" w:hAnsi="Times New Roman"/>
              </w:rPr>
            </w:rPrChange>
          </w:rPr>
          <w:t>ùa trong chuỗi dữ liệu</w:t>
        </w:r>
      </w:ins>
      <w:ins w:id="11543"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544" w:author="The Si Tran" w:date="2012-12-11T06:20:00Z"/>
          <w:rFonts w:ascii="Times New Roman" w:hAnsi="Times New Roman"/>
          <w:sz w:val="26"/>
          <w:szCs w:val="26"/>
          <w:rPrChange w:id="11545" w:author="The Si Tran" w:date="2012-12-11T06:41:00Z">
            <w:rPr>
              <w:ins w:id="11546" w:author="The Si Tran" w:date="2012-12-11T06:20:00Z"/>
            </w:rPr>
          </w:rPrChange>
        </w:rPr>
        <w:pPrChange w:id="11547"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548" w:author="The Si Tran" w:date="2012-12-11T06:20:00Z"/>
          <w:rFonts w:ascii="Times New Roman" w:hAnsi="Times New Roman"/>
          <w:rPrChange w:id="11549" w:author="The Si Tran" w:date="2012-12-11T06:24:00Z">
            <w:rPr>
              <w:ins w:id="11550" w:author="The Si Tran" w:date="2012-12-11T06:20:00Z"/>
            </w:rPr>
          </w:rPrChange>
        </w:rPr>
      </w:pPr>
      <w:ins w:id="11551" w:author="The Si Tran" w:date="2012-12-11T06:20:00Z">
        <w:r w:rsidRPr="001B545C">
          <w:rPr>
            <w:rFonts w:ascii="Times New Roman" w:hAnsi="Times New Roman"/>
            <w:noProof/>
            <w:rPrChange w:id="11552" w:author="Unknown">
              <w:rPr>
                <w:noProof/>
              </w:rPr>
            </w:rPrChange>
          </w:rPr>
          <w:drawing>
            <wp:inline distT="0" distB="0" distL="0" distR="0" wp14:anchorId="4AF5CF79" wp14:editId="6868C039">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553" w:author="The Si Tran" w:date="2012-12-11T06:41:00Z"/>
          <w:rFonts w:ascii="Times New Roman" w:hAnsi="Times New Roman"/>
          <w:sz w:val="26"/>
          <w:szCs w:val="26"/>
        </w:rPr>
      </w:pPr>
      <w:ins w:id="11554"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555"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556" w:author="The Si Tran" w:date="2012-12-11T06:20:00Z"/>
          <w:rFonts w:ascii="Times New Roman" w:hAnsi="Times New Roman"/>
          <w:rPrChange w:id="11557" w:author="The Si Tran" w:date="2012-12-11T06:24:00Z">
            <w:rPr>
              <w:ins w:id="11558"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559" w:author="The Si Tran" w:date="2012-12-11T06:43:00Z"/>
          <w:rFonts w:ascii="Times New Roman" w:hAnsi="Times New Roman"/>
          <w:sz w:val="26"/>
          <w:szCs w:val="26"/>
        </w:rPr>
      </w:pPr>
      <w:ins w:id="11560" w:author="The Si Tran" w:date="2012-12-11T06:20:00Z">
        <w:r w:rsidRPr="0097191E">
          <w:rPr>
            <w:rFonts w:ascii="Times New Roman" w:hAnsi="Times New Roman"/>
            <w:sz w:val="26"/>
            <w:szCs w:val="26"/>
            <w:rPrChange w:id="11561"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562" w:author="The Si Tran" w:date="2012-12-11T06:43:00Z"/>
          <w:rFonts w:ascii="Times New Roman" w:hAnsi="Times New Roman"/>
          <w:sz w:val="26"/>
          <w:szCs w:val="26"/>
        </w:rPr>
        <w:pPrChange w:id="11563" w:author="The Si Tran" w:date="2012-12-11T06:43:00Z">
          <w:pPr>
            <w:pStyle w:val="ListParagraph"/>
            <w:numPr>
              <w:numId w:val="36"/>
            </w:numPr>
            <w:spacing w:after="160" w:line="259" w:lineRule="auto"/>
            <w:ind w:left="1440" w:hanging="360"/>
          </w:pPr>
        </w:pPrChange>
      </w:pPr>
      <w:ins w:id="11564" w:author="The Si Tran" w:date="2012-12-11T06:43:00Z">
        <w:r>
          <w:rPr>
            <w:rFonts w:ascii="Times New Roman" w:hAnsi="Times New Roman"/>
            <w:sz w:val="26"/>
            <w:szCs w:val="26"/>
          </w:rPr>
          <w:lastRenderedPageBreak/>
          <w:t>Thông qua đồ thị này và đồ thị hệ số tự tương quan</w:t>
        </w:r>
      </w:ins>
      <w:ins w:id="11565"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566" w:author="The Si Tran" w:date="2012-12-11T06:20:00Z"/>
          <w:rFonts w:ascii="Times New Roman" w:hAnsi="Times New Roman"/>
          <w:sz w:val="26"/>
          <w:szCs w:val="26"/>
          <w:rPrChange w:id="11567" w:author="The Si Tran" w:date="2012-12-11T06:42:00Z">
            <w:rPr>
              <w:ins w:id="11568" w:author="The Si Tran" w:date="2012-12-11T06:20:00Z"/>
            </w:rPr>
          </w:rPrChange>
        </w:rPr>
        <w:pPrChange w:id="11569"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570" w:author="The Si Tran" w:date="2012-12-11T06:44:00Z"/>
          <w:rFonts w:ascii="Times New Roman" w:hAnsi="Times New Roman"/>
        </w:rPr>
      </w:pPr>
      <w:ins w:id="11571" w:author="The Si Tran" w:date="2012-12-11T06:20:00Z">
        <w:r w:rsidRPr="001B545C">
          <w:rPr>
            <w:rFonts w:ascii="Times New Roman" w:hAnsi="Times New Roman"/>
            <w:noProof/>
            <w:rPrChange w:id="11572" w:author="Unknown">
              <w:rPr>
                <w:noProof/>
              </w:rPr>
            </w:rPrChange>
          </w:rPr>
          <w:drawing>
            <wp:inline distT="0" distB="0" distL="0" distR="0" wp14:anchorId="5413DEB2" wp14:editId="15A33927">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573" w:author="The Si Tran" w:date="2012-12-11T06:44:00Z"/>
          <w:rFonts w:ascii="Times New Roman" w:hAnsi="Times New Roman"/>
          <w:sz w:val="26"/>
          <w:szCs w:val="26"/>
        </w:rPr>
      </w:pPr>
      <w:ins w:id="11574"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575" w:author="The Si Tran" w:date="2012-12-11T06:20:00Z"/>
          <w:rFonts w:ascii="Times New Roman" w:hAnsi="Times New Roman"/>
          <w:rPrChange w:id="11576" w:author="The Si Tran" w:date="2012-12-11T06:24:00Z">
            <w:rPr>
              <w:ins w:id="11577" w:author="The Si Tran" w:date="2012-12-11T06:20:00Z"/>
            </w:rPr>
          </w:rPrChange>
        </w:rPr>
      </w:pPr>
    </w:p>
    <w:p w14:paraId="07908807" w14:textId="77777777" w:rsidR="00667F2E" w:rsidRPr="001B545C" w:rsidRDefault="00667F2E" w:rsidP="00667F2E">
      <w:pPr>
        <w:pStyle w:val="ListParagraph"/>
        <w:ind w:left="1440"/>
        <w:rPr>
          <w:ins w:id="11578" w:author="The Si Tran" w:date="2012-12-11T06:20:00Z"/>
          <w:rFonts w:ascii="Times New Roman" w:hAnsi="Times New Roman"/>
          <w:rPrChange w:id="11579" w:author="The Si Tran" w:date="2012-12-11T06:24:00Z">
            <w:rPr>
              <w:ins w:id="11580"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581" w:author="The Si Tran" w:date="2012-12-11T06:45:00Z"/>
          <w:rFonts w:ascii="Times New Roman" w:hAnsi="Times New Roman"/>
          <w:sz w:val="26"/>
          <w:szCs w:val="26"/>
        </w:rPr>
      </w:pPr>
      <w:ins w:id="11582" w:author="The Si Tran" w:date="2012-12-11T06:20:00Z">
        <w:r w:rsidRPr="00C14E00">
          <w:rPr>
            <w:rFonts w:ascii="Times New Roman" w:hAnsi="Times New Roman"/>
            <w:sz w:val="26"/>
            <w:szCs w:val="26"/>
            <w:rPrChange w:id="11583"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584" w:author="The Si Tran" w:date="2012-12-11T06:20:00Z"/>
          <w:rFonts w:ascii="Times New Roman" w:hAnsi="Times New Roman"/>
          <w:sz w:val="26"/>
          <w:szCs w:val="26"/>
          <w:rPrChange w:id="11585" w:author="The Si Tran" w:date="2012-12-11T06:45:00Z">
            <w:rPr>
              <w:ins w:id="11586" w:author="The Si Tran" w:date="2012-12-11T06:20:00Z"/>
            </w:rPr>
          </w:rPrChange>
        </w:rPr>
        <w:pPrChange w:id="11587" w:author="The Si Tran" w:date="2012-12-11T06:45:00Z">
          <w:pPr>
            <w:pStyle w:val="ListParagraph"/>
            <w:numPr>
              <w:numId w:val="36"/>
            </w:numPr>
            <w:spacing w:after="160" w:line="259" w:lineRule="auto"/>
            <w:ind w:left="1440" w:hanging="360"/>
          </w:pPr>
        </w:pPrChange>
      </w:pPr>
      <w:ins w:id="11588" w:author="The Si Tran" w:date="2012-12-11T06:45:00Z">
        <w:r>
          <w:rPr>
            <w:rFonts w:ascii="Times New Roman" w:hAnsi="Times New Roman"/>
            <w:sz w:val="26"/>
            <w:szCs w:val="26"/>
          </w:rPr>
          <w:t>Thông qua đồ thị này, ta có thể đánh giá được độ chính xác của</w:t>
        </w:r>
      </w:ins>
      <w:ins w:id="11589"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590" w:author="The Si Tran" w:date="2012-12-11T06:49:00Z"/>
          <w:rFonts w:ascii="Times New Roman" w:hAnsi="Times New Roman"/>
        </w:rPr>
      </w:pPr>
      <w:ins w:id="11591" w:author="The Si Tran" w:date="2012-12-11T06:20:00Z">
        <w:r w:rsidRPr="001B545C">
          <w:rPr>
            <w:rFonts w:ascii="Times New Roman" w:hAnsi="Times New Roman"/>
            <w:noProof/>
            <w:rPrChange w:id="11592" w:author="Unknown">
              <w:rPr>
                <w:noProof/>
              </w:rPr>
            </w:rPrChange>
          </w:rPr>
          <w:drawing>
            <wp:inline distT="0" distB="0" distL="0" distR="0" wp14:anchorId="27469DE2" wp14:editId="31D45CF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593" w:author="The Si Tran" w:date="2012-12-11T06:49:00Z"/>
          <w:rFonts w:ascii="Times New Roman" w:hAnsi="Times New Roman"/>
          <w:sz w:val="26"/>
          <w:szCs w:val="26"/>
        </w:rPr>
      </w:pPr>
      <w:ins w:id="11594"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595" w:author="The Si Tran" w:date="2012-12-11T06:20:00Z"/>
        </w:rPr>
        <w:pPrChange w:id="11596" w:author="The Si Tran" w:date="2012-12-11T06:50:00Z">
          <w:pPr>
            <w:pStyle w:val="ListParagraph"/>
            <w:ind w:left="1440"/>
          </w:pPr>
        </w:pPrChange>
      </w:pPr>
      <w:bookmarkStart w:id="11597" w:name="_Toc343029973"/>
      <w:ins w:id="11598" w:author="The Si Tran" w:date="2012-12-11T06:50:00Z">
        <w:r>
          <w:rPr>
            <w:b w:val="0"/>
            <w:sz w:val="26"/>
            <w:szCs w:val="26"/>
          </w:rPr>
          <w:lastRenderedPageBreak/>
          <w:t>Ước lượng tham số cho mô hình SARIMA</w:t>
        </w:r>
        <w:bookmarkEnd w:id="11597"/>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599" w:author="The Si Tran" w:date="2012-12-11T06:20:00Z"/>
          <w:rFonts w:ascii="Times New Roman" w:hAnsi="Times New Roman"/>
          <w:sz w:val="26"/>
          <w:szCs w:val="26"/>
          <w:rPrChange w:id="11600" w:author="The Si Tran" w:date="2012-12-11T06:51:00Z">
            <w:rPr>
              <w:ins w:id="11601" w:author="The Si Tran" w:date="2012-12-11T06:20:00Z"/>
            </w:rPr>
          </w:rPrChange>
        </w:rPr>
      </w:pPr>
      <w:ins w:id="11602" w:author="The Si Tran" w:date="2012-12-11T06:20:00Z">
        <w:r w:rsidRPr="00FF6A63">
          <w:rPr>
            <w:rFonts w:ascii="Times New Roman" w:hAnsi="Times New Roman"/>
            <w:sz w:val="26"/>
            <w:szCs w:val="26"/>
            <w:rPrChange w:id="11603" w:author="The Si Tran" w:date="2012-12-11T06:51:00Z">
              <w:rPr/>
            </w:rPrChange>
          </w:rPr>
          <w:t>Ước lượng tự động</w:t>
        </w:r>
      </w:ins>
    </w:p>
    <w:p w14:paraId="1F3B2740" w14:textId="77777777" w:rsidR="00667F2E" w:rsidRPr="00FF6A63" w:rsidRDefault="00667F2E" w:rsidP="00667F2E">
      <w:pPr>
        <w:pStyle w:val="ListParagraph"/>
        <w:ind w:left="1440"/>
        <w:rPr>
          <w:ins w:id="11604" w:author="The Si Tran" w:date="2012-12-11T06:20:00Z"/>
          <w:rFonts w:ascii="Times New Roman" w:hAnsi="Times New Roman"/>
          <w:sz w:val="26"/>
          <w:szCs w:val="26"/>
          <w:rPrChange w:id="11605" w:author="The Si Tran" w:date="2012-12-11T06:51:00Z">
            <w:rPr>
              <w:ins w:id="11606" w:author="The Si Tran" w:date="2012-12-11T06:20:00Z"/>
            </w:rPr>
          </w:rPrChange>
        </w:rPr>
      </w:pPr>
      <w:ins w:id="11607" w:author="The Si Tran" w:date="2012-12-11T06:20:00Z">
        <w:r w:rsidRPr="00FF6A63">
          <w:rPr>
            <w:rFonts w:ascii="Times New Roman" w:hAnsi="Times New Roman"/>
            <w:sz w:val="26"/>
            <w:szCs w:val="26"/>
            <w:rPrChange w:id="11608"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609" w:author="The Si Tran" w:date="2012-12-11T06:20:00Z"/>
          <w:rFonts w:ascii="Times New Roman" w:hAnsi="Times New Roman"/>
          <w:sz w:val="26"/>
          <w:szCs w:val="26"/>
          <w:rPrChange w:id="11610" w:author="The Si Tran" w:date="2012-12-11T06:51:00Z">
            <w:rPr>
              <w:ins w:id="11611" w:author="The Si Tran" w:date="2012-12-11T06:20:00Z"/>
            </w:rPr>
          </w:rPrChange>
        </w:rPr>
      </w:pPr>
      <w:ins w:id="11612" w:author="The Si Tran" w:date="2012-12-11T06:20:00Z">
        <w:r w:rsidRPr="00FF6A63">
          <w:rPr>
            <w:rFonts w:ascii="Times New Roman" w:hAnsi="Times New Roman"/>
            <w:sz w:val="26"/>
            <w:szCs w:val="26"/>
            <w:rPrChange w:id="11613"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614" w:author="The Si Tran" w:date="2012-12-11T06:20:00Z"/>
          <w:rFonts w:ascii="Times New Roman" w:hAnsi="Times New Roman"/>
          <w:rPrChange w:id="11615" w:author="The Si Tran" w:date="2012-12-11T06:24:00Z">
            <w:rPr>
              <w:ins w:id="11616" w:author="The Si Tran" w:date="2012-12-11T06:20:00Z"/>
            </w:rPr>
          </w:rPrChange>
        </w:rPr>
      </w:pPr>
    </w:p>
    <w:p w14:paraId="5D840CAC" w14:textId="77777777" w:rsidR="00667F2E" w:rsidRPr="001B545C" w:rsidRDefault="00667F2E" w:rsidP="00667F2E">
      <w:pPr>
        <w:pStyle w:val="ListParagraph"/>
        <w:ind w:left="1440"/>
        <w:rPr>
          <w:ins w:id="11617" w:author="The Si Tran" w:date="2012-12-11T06:20:00Z"/>
          <w:rFonts w:ascii="Times New Roman" w:hAnsi="Times New Roman"/>
          <w:rPrChange w:id="11618" w:author="The Si Tran" w:date="2012-12-11T06:24:00Z">
            <w:rPr>
              <w:ins w:id="11619" w:author="The Si Tran" w:date="2012-12-11T06:20:00Z"/>
            </w:rPr>
          </w:rPrChange>
        </w:rPr>
      </w:pPr>
    </w:p>
    <w:p w14:paraId="2DE715E0" w14:textId="77777777" w:rsidR="00667F2E" w:rsidRPr="001B545C" w:rsidRDefault="00667F2E" w:rsidP="00667F2E">
      <w:pPr>
        <w:pStyle w:val="ListParagraph"/>
        <w:ind w:left="1440"/>
        <w:rPr>
          <w:ins w:id="11620" w:author="The Si Tran" w:date="2012-12-11T06:20:00Z"/>
          <w:rFonts w:ascii="Times New Roman" w:hAnsi="Times New Roman"/>
          <w:rPrChange w:id="11621" w:author="The Si Tran" w:date="2012-12-11T06:24:00Z">
            <w:rPr>
              <w:ins w:id="11622" w:author="The Si Tran" w:date="2012-12-11T06:20:00Z"/>
            </w:rPr>
          </w:rPrChange>
        </w:rPr>
      </w:pPr>
    </w:p>
    <w:p w14:paraId="153F01BA" w14:textId="77777777" w:rsidR="00667F2E" w:rsidRPr="001B545C" w:rsidRDefault="007E692E">
      <w:pPr>
        <w:pStyle w:val="ListParagraph"/>
        <w:ind w:left="0"/>
        <w:jc w:val="center"/>
        <w:rPr>
          <w:ins w:id="11623" w:author="The Si Tran" w:date="2012-12-11T06:20:00Z"/>
          <w:rFonts w:ascii="Times New Roman" w:hAnsi="Times New Roman"/>
          <w:rPrChange w:id="11624" w:author="The Si Tran" w:date="2012-12-11T06:24:00Z">
            <w:rPr>
              <w:ins w:id="11625" w:author="The Si Tran" w:date="2012-12-11T06:20:00Z"/>
            </w:rPr>
          </w:rPrChange>
        </w:rPr>
        <w:pPrChange w:id="11626" w:author="The Si Tran" w:date="2012-12-11T06:47:00Z">
          <w:pPr>
            <w:pStyle w:val="ListParagraph"/>
            <w:ind w:left="0"/>
          </w:pPr>
        </w:pPrChange>
      </w:pPr>
      <w:ins w:id="11627" w:author="The Si Tran" w:date="2012-12-11T06:20:00Z">
        <w:r w:rsidRPr="001B545C">
          <w:rPr>
            <w:rFonts w:ascii="Times New Roman" w:hAnsi="Times New Roman"/>
            <w:noProof/>
            <w:rPrChange w:id="11628" w:author="Unknown">
              <w:rPr>
                <w:noProof/>
              </w:rPr>
            </w:rPrChange>
          </w:rPr>
          <mc:AlternateContent>
            <mc:Choice Requires="wps">
              <w:drawing>
                <wp:anchor distT="0" distB="0" distL="114300" distR="114300" simplePos="0" relativeHeight="251592704" behindDoc="0" locked="0" layoutInCell="1" allowOverlap="1" wp14:anchorId="00A0296C" wp14:editId="3AFF5ABB">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537CF3" w:rsidRDefault="00537CF3"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5" type="#_x0000_t47" style="position:absolute;left:0;text-align:left;margin-left:228.55pt;margin-top:178.5pt;width:279.75pt;height:85.5pt;z-index:2515927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VY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2dgxeyjO2F8G+sGzmm9qfN4ts27HDE4aNh1uD/eIRykBHw+GGyUVmF/vfff2&#10;OACopaTFyc2p/XlkRlAivykcjZtkNvOjHoRZ9iVFwVxq9pcadWzWgA2R4J7SPFy9vZPjtTTQvGAz&#10;rnxUVDHFMXZOuTOjsHb9RsE1xcVqFcxwvDVzW/WkuQf3RPumfe5emNFDjzscjwcYp5wt3jR4b+s9&#10;FayODso6dL+nuud1eAJcDaGXhjXmd8+lHKxel+3yN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q+GVWLICAAC0BQAADgAA&#10;AAAAAAAAAAAAAAAuAgAAZHJzL2Uyb0RvYy54bWxQSwECLQAUAAYACAAAACEA57hXctwAAAAIAQAA&#10;DwAAAAAAAAAAAAAAAAAMBQAAZHJzL2Rvd25yZXYueG1sUEsFBgAAAAAEAAQA8wAAABUGAAAAAA==&#10;" filled="f" strokecolor="red" strokeweight="2pt">
                  <v:textbox>
                    <w:txbxContent>
                      <w:p w14:paraId="29E95B31" w14:textId="77777777" w:rsidR="00537CF3" w:rsidRDefault="00537CF3" w:rsidP="00667F2E">
                        <w:pPr>
                          <w:jc w:val="center"/>
                        </w:pPr>
                      </w:p>
                    </w:txbxContent>
                  </v:textbox>
                  <o:callout v:ext="edit" minusy="t"/>
                  <w10:wrap anchorx="margin"/>
                </v:shape>
              </w:pict>
            </mc:Fallback>
          </mc:AlternateContent>
        </w:r>
      </w:ins>
      <w:ins w:id="11629" w:author="The Si Tran" w:date="2012-12-11T06:53:00Z">
        <w:r w:rsidRPr="00FF6A63">
          <w:rPr>
            <w:rFonts w:ascii="Times New Roman" w:hAnsi="Times New Roman"/>
            <w:noProof/>
            <w:rPrChange w:id="11630" w:author="Unknown">
              <w:rPr>
                <w:noProof/>
              </w:rPr>
            </w:rPrChange>
          </w:rPr>
          <mc:AlternateContent>
            <mc:Choice Requires="wps">
              <w:drawing>
                <wp:anchor distT="0" distB="0" distL="114300" distR="114300" simplePos="0" relativeHeight="251729920" behindDoc="0" locked="0" layoutInCell="1" allowOverlap="1" wp14:anchorId="131A4D11" wp14:editId="71487A18">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537CF3" w:rsidRDefault="00537CF3">
                              <w:pPr>
                                <w:spacing w:before="0" w:line="240" w:lineRule="auto"/>
                                <w:jc w:val="center"/>
                                <w:pPrChange w:id="11631" w:author="The Si Tran" w:date="2012-12-11T06:53:00Z">
                                  <w:pPr/>
                                </w:pPrChange>
                              </w:pPr>
                              <w:ins w:id="11632" w:author="The Si Tran" w:date="2012-12-11T06:53:00Z">
                                <w:r>
                                  <w:t>Tham số cho</w:t>
                                </w:r>
                              </w:ins>
                              <w:ins w:id="11633" w:author="The Si Tran" w:date="2012-12-11T06:51:00Z">
                                <w:r>
                                  <w:t xml:space="preserve"> </w:t>
                                </w:r>
                              </w:ins>
                              <w:ins w:id="11634" w:author="The Si Tran" w:date="2012-12-11T06:53:00Z">
                                <w:r>
                                  <w:t>ước</w:t>
                                </w:r>
                              </w:ins>
                              <w:ins w:id="11635"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126" type="#_x0000_t202" style="position:absolute;left:0;text-align:left;margin-left:22.5pt;margin-top:129.45pt;width:119.25pt;height:3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NMI5cO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537CF3" w:rsidRDefault="00537CF3">
                        <w:pPr>
                          <w:spacing w:before="0" w:line="240" w:lineRule="auto"/>
                          <w:jc w:val="center"/>
                          <w:pPrChange w:id="11636" w:author="The Si Tran" w:date="2012-12-11T06:53:00Z">
                            <w:pPr/>
                          </w:pPrChange>
                        </w:pPr>
                        <w:ins w:id="11637" w:author="The Si Tran" w:date="2012-12-11T06:53:00Z">
                          <w:r>
                            <w:t>Tham số cho</w:t>
                          </w:r>
                        </w:ins>
                        <w:ins w:id="11638" w:author="The Si Tran" w:date="2012-12-11T06:51:00Z">
                          <w:r>
                            <w:t xml:space="preserve"> </w:t>
                          </w:r>
                        </w:ins>
                        <w:ins w:id="11639" w:author="The Si Tran" w:date="2012-12-11T06:53:00Z">
                          <w:r>
                            <w:t>ước</w:t>
                          </w:r>
                        </w:ins>
                        <w:ins w:id="11640" w:author="The Si Tran" w:date="2012-12-11T06:51:00Z">
                          <w:r>
                            <w:t xml:space="preserve"> lượng tự chọn</w:t>
                          </w:r>
                        </w:ins>
                      </w:p>
                    </w:txbxContent>
                  </v:textbox>
                </v:shape>
              </w:pict>
            </mc:Fallback>
          </mc:AlternateContent>
        </w:r>
      </w:ins>
      <w:ins w:id="11641" w:author="The Si Tran" w:date="2012-12-11T06:52:00Z">
        <w:r w:rsidRPr="001B545C">
          <w:rPr>
            <w:rFonts w:ascii="Times New Roman" w:hAnsi="Times New Roman"/>
            <w:noProof/>
            <w:rPrChange w:id="11642" w:author="Unknown">
              <w:rPr>
                <w:noProof/>
              </w:rPr>
            </w:rPrChange>
          </w:rPr>
          <mc:AlternateContent>
            <mc:Choice Requires="wps">
              <w:drawing>
                <wp:anchor distT="0" distB="0" distL="114300" distR="114300" simplePos="0" relativeHeight="251727872" behindDoc="0" locked="0" layoutInCell="1" allowOverlap="1" wp14:anchorId="11EC305F" wp14:editId="0480D37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537CF3" w:rsidRDefault="00537CF3"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127" type="#_x0000_t47" style="position:absolute;left:0;text-align:left;margin-left:279.75pt;margin-top:49.95pt;width:248.25pt;height:99.7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" adj="-10238,16992" filled="f" strokecolor="red" strokeweight="2pt">
                  <v:textbox>
                    <w:txbxContent>
                      <w:p w14:paraId="6A0CFA90" w14:textId="77777777" w:rsidR="00537CF3" w:rsidRDefault="00537CF3" w:rsidP="00667F2E">
                        <w:pPr>
                          <w:jc w:val="center"/>
                        </w:pPr>
                      </w:p>
                    </w:txbxContent>
                  </v:textbox>
                  <o:callout v:ext="edit" minusy="t"/>
                  <w10:wrap anchorx="page"/>
                </v:shape>
              </w:pict>
            </mc:Fallback>
          </mc:AlternateContent>
        </w:r>
        <w:r w:rsidR="0004647E" w:rsidRPr="00FF6A63">
          <w:rPr>
            <w:rFonts w:ascii="Times New Roman" w:hAnsi="Times New Roman"/>
            <w:noProof/>
            <w:rPrChange w:id="11643" w:author="Unknown">
              <w:rPr>
                <w:noProof/>
              </w:rPr>
            </w:rPrChange>
          </w:rPr>
          <mc:AlternateContent>
            <mc:Choice Requires="wps">
              <w:drawing>
                <wp:anchor distT="0" distB="0" distL="114300" distR="114300" simplePos="0" relativeHeight="251725824" behindDoc="0" locked="0" layoutInCell="1" allowOverlap="1" wp14:anchorId="369EEFD7" wp14:editId="5D3D7A09">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9DF0E" id="Straight Connector 166" o:spid="_x0000_s1026"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644" w:author="Unknown">
              <w:rPr>
                <w:noProof/>
              </w:rPr>
            </w:rPrChange>
          </w:rPr>
          <mc:AlternateContent>
            <mc:Choice Requires="wps">
              <w:drawing>
                <wp:anchor distT="0" distB="0" distL="114300" distR="114300" simplePos="0" relativeHeight="251723776" behindDoc="0" locked="0" layoutInCell="1" allowOverlap="1" wp14:anchorId="33D77AA8" wp14:editId="1A7F8423">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537CF3" w:rsidRDefault="00537CF3" w:rsidP="00097101">
                              <w:pPr>
                                <w:spacing w:before="0" w:line="240" w:lineRule="auto"/>
                              </w:pPr>
                              <w:ins w:id="1164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128" type="#_x0000_t202" style="position:absolute;left:0;text-align:left;margin-left:48pt;margin-top:7.2pt;width:119.25pt;height:23.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lfR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537CF3" w:rsidRDefault="00537CF3" w:rsidP="00097101">
                        <w:pPr>
                          <w:spacing w:before="0" w:line="240" w:lineRule="auto"/>
                        </w:pPr>
                        <w:ins w:id="11646" w:author="The Si Tran" w:date="2012-12-11T06:51:00Z">
                          <w:r>
                            <w:t>Ước lượng tự động</w:t>
                          </w:r>
                        </w:ins>
                      </w:p>
                    </w:txbxContent>
                  </v:textbox>
                </v:shape>
              </w:pict>
            </mc:Fallback>
          </mc:AlternateContent>
        </w:r>
      </w:ins>
      <w:ins w:id="11647" w:author="The Si Tran" w:date="2012-12-11T06:51:00Z">
        <w:r w:rsidR="00FF6A63" w:rsidRPr="00FF6A63">
          <w:rPr>
            <w:rFonts w:ascii="Times New Roman" w:hAnsi="Times New Roman"/>
            <w:noProof/>
            <w:rPrChange w:id="11648" w:author="Unknown">
              <w:rPr>
                <w:noProof/>
              </w:rPr>
            </w:rPrChange>
          </w:rPr>
          <mc:AlternateContent>
            <mc:Choice Requires="wps">
              <w:drawing>
                <wp:anchor distT="0" distB="0" distL="114300" distR="114300" simplePos="0" relativeHeight="251721728" behindDoc="0" locked="0" layoutInCell="1" allowOverlap="1" wp14:anchorId="6D1A698F" wp14:editId="28FCF68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537CF3" w:rsidRDefault="00537CF3" w:rsidP="00097101">
                              <w:pPr>
                                <w:spacing w:before="0" w:line="240" w:lineRule="auto"/>
                              </w:pPr>
                              <w:ins w:id="11649"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129" type="#_x0000_t202" style="position:absolute;left:0;text-align:left;margin-left:337.5pt;margin-top:18.45pt;width:119.25pt;height:23.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dM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iIdM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537CF3" w:rsidRDefault="00537CF3" w:rsidP="00097101">
                        <w:pPr>
                          <w:spacing w:before="0" w:line="240" w:lineRule="auto"/>
                        </w:pPr>
                        <w:ins w:id="11650" w:author="The Si Tran" w:date="2012-12-11T06:51:00Z">
                          <w:r>
                            <w:t>Ước lượng tự chọn</w:t>
                          </w:r>
                        </w:ins>
                      </w:p>
                    </w:txbxContent>
                  </v:textbox>
                </v:shape>
              </w:pict>
            </mc:Fallback>
          </mc:AlternateContent>
        </w:r>
        <w:r w:rsidR="00FF6A63" w:rsidRPr="00FF6A63">
          <w:rPr>
            <w:rFonts w:ascii="Times New Roman" w:hAnsi="Times New Roman"/>
            <w:noProof/>
            <w:rPrChange w:id="11651" w:author="Unknown">
              <w:rPr>
                <w:noProof/>
              </w:rPr>
            </w:rPrChange>
          </w:rPr>
          <mc:AlternateContent>
            <mc:Choice Requires="wps">
              <w:drawing>
                <wp:anchor distT="0" distB="0" distL="114300" distR="114300" simplePos="0" relativeHeight="251718656" behindDoc="0" locked="0" layoutInCell="1" allowOverlap="1" wp14:anchorId="11BA2179" wp14:editId="0B8A5B48">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23C9E" id="Straight Connector 163"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652" w:author="The Si Tran" w:date="2012-12-11T06:20:00Z">
        <w:r w:rsidR="00667F2E" w:rsidRPr="001B545C">
          <w:rPr>
            <w:rFonts w:ascii="Times New Roman" w:hAnsi="Times New Roman"/>
            <w:noProof/>
            <w:rPrChange w:id="11653" w:author="Unknown">
              <w:rPr>
                <w:noProof/>
              </w:rPr>
            </w:rPrChange>
          </w:rPr>
          <w:drawing>
            <wp:inline distT="0" distB="0" distL="0" distR="0" wp14:anchorId="7CF9E34C" wp14:editId="55DCA283">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654" w:author="The Si Tran" w:date="2012-12-11T06:20:00Z"/>
          <w:rFonts w:ascii="Times New Roman" w:hAnsi="Times New Roman"/>
          <w:rPrChange w:id="11655" w:author="The Si Tran" w:date="2012-12-11T06:24:00Z">
            <w:rPr>
              <w:ins w:id="11656" w:author="The Si Tran" w:date="2012-12-11T06:20:00Z"/>
            </w:rPr>
          </w:rPrChange>
        </w:rPr>
      </w:pPr>
      <w:ins w:id="11657" w:author="The Si Tran" w:date="2012-12-11T06:20:00Z">
        <w:r w:rsidRPr="001B545C">
          <w:rPr>
            <w:rFonts w:ascii="Times New Roman" w:hAnsi="Times New Roman"/>
            <w:noProof/>
            <w:rPrChange w:id="11658" w:author="Unknown">
              <w:rPr>
                <w:noProof/>
              </w:rPr>
            </w:rPrChange>
          </w:rPr>
          <mc:AlternateContent>
            <mc:Choice Requires="wps">
              <w:drawing>
                <wp:anchor distT="0" distB="0" distL="114300" distR="114300" simplePos="0" relativeHeight="251597824" behindDoc="0" locked="0" layoutInCell="1" allowOverlap="1" wp14:anchorId="08063775" wp14:editId="0C534EC4">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537CF3" w:rsidRDefault="00537CF3"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130" type="#_x0000_t202" style="position:absolute;left:0;text-align:left;margin-left:20.25pt;margin-top:3.3pt;width:175.5pt;height:33.7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CZ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i8Rh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iM+QmZ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537CF3" w:rsidRDefault="00537CF3" w:rsidP="00667F2E">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659" w:author="The Si Tran" w:date="2012-12-11T06:20:00Z"/>
          <w:rFonts w:ascii="Times New Roman" w:hAnsi="Times New Roman"/>
          <w:rPrChange w:id="11660" w:author="The Si Tran" w:date="2012-12-11T06:24:00Z">
            <w:rPr>
              <w:ins w:id="11661" w:author="The Si Tran" w:date="2012-12-11T06:20:00Z"/>
            </w:rPr>
          </w:rPrChange>
        </w:rPr>
      </w:pPr>
    </w:p>
    <w:p w14:paraId="598C9449" w14:textId="77777777" w:rsidR="00667F2E" w:rsidRPr="001B545C" w:rsidRDefault="00667F2E" w:rsidP="00667F2E">
      <w:pPr>
        <w:pStyle w:val="ListParagraph"/>
        <w:ind w:left="1440"/>
        <w:rPr>
          <w:ins w:id="11662" w:author="The Si Tran" w:date="2012-12-11T06:20:00Z"/>
          <w:rFonts w:ascii="Times New Roman" w:hAnsi="Times New Roman"/>
          <w:rPrChange w:id="11663" w:author="The Si Tran" w:date="2012-12-11T06:24:00Z">
            <w:rPr>
              <w:ins w:id="11664"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665" w:author="The Si Tran" w:date="2012-12-11T06:20:00Z"/>
          <w:rFonts w:ascii="Times New Roman" w:hAnsi="Times New Roman"/>
          <w:sz w:val="26"/>
          <w:szCs w:val="26"/>
          <w:rPrChange w:id="11666" w:author="The Si Tran" w:date="2012-12-11T06:54:00Z">
            <w:rPr>
              <w:ins w:id="11667" w:author="The Si Tran" w:date="2012-12-11T06:20:00Z"/>
            </w:rPr>
          </w:rPrChange>
        </w:rPr>
      </w:pPr>
      <w:ins w:id="11668" w:author="The Si Tran" w:date="2012-12-11T06:20:00Z">
        <w:r w:rsidRPr="007E692E">
          <w:rPr>
            <w:rFonts w:ascii="Times New Roman" w:hAnsi="Times New Roman"/>
            <w:sz w:val="26"/>
            <w:szCs w:val="26"/>
            <w:rPrChange w:id="11669" w:author="The Si Tran" w:date="2012-12-11T06:54:00Z">
              <w:rPr/>
            </w:rPrChange>
          </w:rPr>
          <w:t>Ước lượng tự chọn</w:t>
        </w:r>
      </w:ins>
    </w:p>
    <w:p w14:paraId="02281106" w14:textId="77777777" w:rsidR="00667F2E" w:rsidRPr="007E692E" w:rsidRDefault="00667F2E" w:rsidP="00667F2E">
      <w:pPr>
        <w:pStyle w:val="ListParagraph"/>
        <w:ind w:left="1440"/>
        <w:rPr>
          <w:ins w:id="11670" w:author="The Si Tran" w:date="2012-12-11T06:20:00Z"/>
          <w:rFonts w:ascii="Times New Roman" w:hAnsi="Times New Roman"/>
          <w:sz w:val="26"/>
          <w:szCs w:val="26"/>
          <w:rPrChange w:id="11671" w:author="The Si Tran" w:date="2012-12-11T06:54:00Z">
            <w:rPr>
              <w:ins w:id="11672" w:author="The Si Tran" w:date="2012-12-11T06:20:00Z"/>
            </w:rPr>
          </w:rPrChange>
        </w:rPr>
      </w:pPr>
      <w:ins w:id="11673" w:author="The Si Tran" w:date="2012-12-11T06:20:00Z">
        <w:r w:rsidRPr="007E692E">
          <w:rPr>
            <w:rFonts w:ascii="Times New Roman" w:hAnsi="Times New Roman"/>
            <w:sz w:val="26"/>
            <w:szCs w:val="26"/>
            <w:rPrChange w:id="11674"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675" w:author="The Si Tran" w:date="2012-12-11T06:20:00Z"/>
          <w:rFonts w:ascii="Times New Roman" w:hAnsi="Times New Roman"/>
          <w:sz w:val="26"/>
          <w:szCs w:val="26"/>
          <w:rPrChange w:id="11676" w:author="The Si Tran" w:date="2012-12-11T06:54:00Z">
            <w:rPr>
              <w:ins w:id="11677" w:author="The Si Tran" w:date="2012-12-11T06:20:00Z"/>
            </w:rPr>
          </w:rPrChange>
        </w:rPr>
      </w:pPr>
      <w:ins w:id="11678" w:author="The Si Tran" w:date="2012-12-11T06:20:00Z">
        <w:r w:rsidRPr="007E692E">
          <w:rPr>
            <w:rFonts w:ascii="Times New Roman" w:hAnsi="Times New Roman"/>
            <w:sz w:val="26"/>
            <w:szCs w:val="26"/>
            <w:rPrChange w:id="11679"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680" w:author="The Si Tran" w:date="2012-12-11T06:20:00Z"/>
          <w:sz w:val="26"/>
          <w:szCs w:val="26"/>
          <w:rPrChange w:id="11681" w:author="The Si Tran" w:date="2012-12-11T06:57:00Z">
            <w:rPr>
              <w:ins w:id="11682" w:author="The Si Tran" w:date="2012-12-11T06:20:00Z"/>
            </w:rPr>
          </w:rPrChange>
        </w:rPr>
        <w:pPrChange w:id="11683" w:author="The Si Tran" w:date="2012-12-11T06:56:00Z">
          <w:pPr>
            <w:pStyle w:val="ListParagraph"/>
            <w:ind w:left="1440"/>
          </w:pPr>
        </w:pPrChange>
      </w:pPr>
      <w:bookmarkStart w:id="11684" w:name="_Toc343029974"/>
      <w:ins w:id="11685" w:author="The Si Tran" w:date="2012-12-11T06:56:00Z">
        <w:r w:rsidRPr="00351FEC">
          <w:rPr>
            <w:b w:val="0"/>
            <w:sz w:val="26"/>
            <w:szCs w:val="26"/>
            <w:rPrChange w:id="11686" w:author="The Si Tran" w:date="2012-12-11T06:57:00Z">
              <w:rPr/>
            </w:rPrChange>
          </w:rPr>
          <w:t>Kiểm tra mô hình SARIMA</w:t>
        </w:r>
      </w:ins>
      <w:bookmarkEnd w:id="11684"/>
    </w:p>
    <w:p w14:paraId="140A5481" w14:textId="77777777" w:rsidR="00667F2E" w:rsidRPr="00522B9B" w:rsidRDefault="00667F2E" w:rsidP="00667F2E">
      <w:pPr>
        <w:pStyle w:val="ListParagraph"/>
        <w:numPr>
          <w:ilvl w:val="0"/>
          <w:numId w:val="36"/>
        </w:numPr>
        <w:spacing w:after="160" w:line="259" w:lineRule="auto"/>
        <w:rPr>
          <w:ins w:id="11687" w:author="The Si Tran" w:date="2012-12-11T06:20:00Z"/>
          <w:rFonts w:ascii="Times New Roman" w:hAnsi="Times New Roman"/>
          <w:sz w:val="26"/>
          <w:szCs w:val="26"/>
          <w:rPrChange w:id="11688" w:author="The Si Tran" w:date="2012-12-11T06:57:00Z">
            <w:rPr>
              <w:ins w:id="11689" w:author="The Si Tran" w:date="2012-12-11T06:20:00Z"/>
            </w:rPr>
          </w:rPrChange>
        </w:rPr>
      </w:pPr>
      <w:ins w:id="11690" w:author="The Si Tran" w:date="2012-12-11T06:20:00Z">
        <w:r w:rsidRPr="00522B9B">
          <w:rPr>
            <w:rFonts w:ascii="Times New Roman" w:hAnsi="Times New Roman"/>
            <w:sz w:val="26"/>
            <w:szCs w:val="26"/>
            <w:rPrChange w:id="11691"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692" w:author="The Si Tran" w:date="2012-12-11T06:58:00Z"/>
          <w:rFonts w:ascii="Times New Roman" w:hAnsi="Times New Roman"/>
        </w:rPr>
        <w:pPrChange w:id="11693" w:author="The Si Tran" w:date="2012-12-11T06:58:00Z">
          <w:pPr>
            <w:pStyle w:val="ListParagraph"/>
            <w:ind w:left="0"/>
          </w:pPr>
        </w:pPrChange>
      </w:pPr>
      <w:ins w:id="11694" w:author="The Si Tran" w:date="2012-12-11T06:20:00Z">
        <w:r w:rsidRPr="001B545C">
          <w:rPr>
            <w:rFonts w:ascii="Times New Roman" w:hAnsi="Times New Roman"/>
            <w:noProof/>
            <w:rPrChange w:id="11695" w:author="Unknown">
              <w:rPr>
                <w:noProof/>
              </w:rPr>
            </w:rPrChange>
          </w:rPr>
          <w:lastRenderedPageBreak/>
          <w:drawing>
            <wp:inline distT="0" distB="0" distL="0" distR="0" wp14:anchorId="60B3929A" wp14:editId="73015A24">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696" w:author="The Si Tran" w:date="2012-12-11T06:20:00Z"/>
          <w:rFonts w:ascii="Times New Roman" w:hAnsi="Times New Roman"/>
          <w:rPrChange w:id="11697" w:author="The Si Tran" w:date="2012-12-11T06:24:00Z">
            <w:rPr>
              <w:ins w:id="11698" w:author="The Si Tran" w:date="2012-12-11T06:20:00Z"/>
            </w:rPr>
          </w:rPrChange>
        </w:rPr>
        <w:pPrChange w:id="11699"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700" w:author="The Si Tran" w:date="2012-12-11T06:20:00Z"/>
          <w:rFonts w:ascii="Times New Roman" w:hAnsi="Times New Roman"/>
          <w:sz w:val="26"/>
          <w:szCs w:val="26"/>
          <w:rPrChange w:id="11701" w:author="The Si Tran" w:date="2012-12-11T06:59:00Z">
            <w:rPr>
              <w:ins w:id="11702" w:author="The Si Tran" w:date="2012-12-11T06:20:00Z"/>
            </w:rPr>
          </w:rPrChange>
        </w:rPr>
      </w:pPr>
      <w:ins w:id="11703" w:author="The Si Tran" w:date="2012-12-11T06:20:00Z">
        <w:r w:rsidRPr="003C73FD">
          <w:rPr>
            <w:rFonts w:ascii="Times New Roman" w:hAnsi="Times New Roman"/>
            <w:sz w:val="26"/>
            <w:szCs w:val="26"/>
            <w:rPrChange w:id="11704"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705" w:author="The Si Tran" w:date="2012-12-11T06:20:00Z"/>
          <w:rFonts w:ascii="Times New Roman" w:hAnsi="Times New Roman"/>
          <w:sz w:val="26"/>
          <w:szCs w:val="26"/>
          <w:rPrChange w:id="11706" w:author="The Si Tran" w:date="2012-12-11T06:59:00Z">
            <w:rPr>
              <w:ins w:id="11707" w:author="The Si Tran" w:date="2012-12-11T06:20:00Z"/>
            </w:rPr>
          </w:rPrChange>
        </w:rPr>
      </w:pPr>
      <w:ins w:id="11708" w:author="The Si Tran" w:date="2012-12-11T06:20:00Z">
        <w:r w:rsidRPr="003C73FD">
          <w:rPr>
            <w:rFonts w:ascii="Times New Roman" w:hAnsi="Times New Roman"/>
            <w:sz w:val="26"/>
            <w:szCs w:val="26"/>
            <w:rPrChange w:id="11709"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710" w:author="The Si Tran" w:date="2012-12-11T06:20:00Z"/>
          <w:rFonts w:ascii="Times New Roman" w:hAnsi="Times New Roman"/>
          <w:rPrChange w:id="11711" w:author="The Si Tran" w:date="2012-12-11T06:24:00Z">
            <w:rPr>
              <w:ins w:id="11712" w:author="The Si Tran" w:date="2012-12-11T06:20:00Z"/>
            </w:rPr>
          </w:rPrChange>
        </w:rPr>
      </w:pPr>
      <w:ins w:id="11713" w:author="The Si Tran" w:date="2012-12-11T06:20:00Z">
        <w:r w:rsidRPr="001B545C">
          <w:rPr>
            <w:rFonts w:ascii="Times New Roman" w:hAnsi="Times New Roman"/>
            <w:noProof/>
            <w:rPrChange w:id="11714" w:author="Unknown">
              <w:rPr>
                <w:noProof/>
              </w:rPr>
            </w:rPrChange>
          </w:rPr>
          <w:drawing>
            <wp:inline distT="0" distB="0" distL="0" distR="0" wp14:anchorId="3B3BDF89" wp14:editId="15EC05F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715" w:author="The Si Tran" w:date="2012-12-11T06:20:00Z"/>
          <w:rFonts w:ascii="Times New Roman" w:hAnsi="Times New Roman"/>
          <w:sz w:val="26"/>
          <w:szCs w:val="26"/>
          <w:rPrChange w:id="11716" w:author="The Si Tran" w:date="2012-12-11T06:59:00Z">
            <w:rPr>
              <w:ins w:id="11717" w:author="The Si Tran" w:date="2012-12-11T06:20:00Z"/>
            </w:rPr>
          </w:rPrChange>
        </w:rPr>
      </w:pPr>
      <w:ins w:id="11718" w:author="The Si Tran" w:date="2012-12-11T06:20:00Z">
        <w:r w:rsidRPr="006716F2">
          <w:rPr>
            <w:rFonts w:ascii="Times New Roman" w:hAnsi="Times New Roman"/>
            <w:sz w:val="26"/>
            <w:szCs w:val="26"/>
            <w:rPrChange w:id="11719" w:author="The Si Tran" w:date="2012-12-11T06:59:00Z">
              <w:rPr/>
            </w:rPrChange>
          </w:rPr>
          <w:t>Kết quả dự báo:</w:t>
        </w:r>
      </w:ins>
    </w:p>
    <w:p w14:paraId="334D311B" w14:textId="77777777" w:rsidR="00667F2E" w:rsidRDefault="00667F2E" w:rsidP="006716F2">
      <w:pPr>
        <w:pStyle w:val="ListParagraph"/>
        <w:ind w:left="0"/>
        <w:rPr>
          <w:ins w:id="11720" w:author="The Si Tran" w:date="2012-12-11T07:00:00Z"/>
          <w:rFonts w:ascii="Times New Roman" w:hAnsi="Times New Roman"/>
        </w:rPr>
      </w:pPr>
      <w:ins w:id="11721" w:author="The Si Tran" w:date="2012-12-11T06:20:00Z">
        <w:r w:rsidRPr="001B545C">
          <w:rPr>
            <w:rFonts w:ascii="Times New Roman" w:hAnsi="Times New Roman"/>
            <w:noProof/>
            <w:rPrChange w:id="11722" w:author="Unknown">
              <w:rPr>
                <w:noProof/>
              </w:rPr>
            </w:rPrChange>
          </w:rPr>
          <w:lastRenderedPageBreak/>
          <w:drawing>
            <wp:inline distT="0" distB="0" distL="0" distR="0" wp14:anchorId="00AE8D97" wp14:editId="1AADF4B4">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723" w:author="The Si Tran" w:date="2012-12-11T07:00:00Z"/>
          <w:rFonts w:ascii="Times New Roman" w:hAnsi="Times New Roman"/>
          <w:sz w:val="26"/>
          <w:szCs w:val="26"/>
          <w:rPrChange w:id="11724" w:author="The Si Tran" w:date="2012-12-11T07:00:00Z">
            <w:rPr>
              <w:ins w:id="11725" w:author="The Si Tran" w:date="2012-12-11T07:00:00Z"/>
              <w:rFonts w:ascii="Times New Roman" w:hAnsi="Times New Roman"/>
            </w:rPr>
          </w:rPrChange>
        </w:rPr>
        <w:pPrChange w:id="11726" w:author="The Si Tran" w:date="2012-12-11T07:00:00Z">
          <w:pPr>
            <w:pStyle w:val="ListParagraph"/>
            <w:ind w:left="0"/>
          </w:pPr>
        </w:pPrChange>
      </w:pPr>
      <w:ins w:id="11727" w:author="The Si Tran" w:date="2012-12-11T07:00:00Z">
        <w:r w:rsidRPr="00364895">
          <w:rPr>
            <w:rFonts w:ascii="Times New Roman" w:hAnsi="Times New Roman"/>
            <w:sz w:val="26"/>
            <w:szCs w:val="26"/>
            <w:rPrChange w:id="11728"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729" w:author="The Si Tran" w:date="2012-12-11T06:20:00Z"/>
          <w:rFonts w:ascii="Times New Roman" w:hAnsi="Times New Roman"/>
          <w:rPrChange w:id="11730" w:author="The Si Tran" w:date="2012-12-11T06:24:00Z">
            <w:rPr>
              <w:ins w:id="11731"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732" w:author="The Si Tran" w:date="2012-12-11T06:20:00Z"/>
          <w:rFonts w:ascii="Times New Roman" w:hAnsi="Times New Roman"/>
          <w:sz w:val="26"/>
          <w:szCs w:val="26"/>
          <w:rPrChange w:id="11733" w:author="The Si Tran" w:date="2012-12-11T07:00:00Z">
            <w:rPr>
              <w:ins w:id="11734" w:author="The Si Tran" w:date="2012-12-11T06:20:00Z"/>
            </w:rPr>
          </w:rPrChange>
        </w:rPr>
      </w:pPr>
      <w:ins w:id="11735" w:author="The Si Tran" w:date="2012-12-11T06:20:00Z">
        <w:r w:rsidRPr="006716F2">
          <w:rPr>
            <w:rFonts w:ascii="Times New Roman" w:hAnsi="Times New Roman"/>
            <w:sz w:val="26"/>
            <w:szCs w:val="26"/>
            <w:rPrChange w:id="11736"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737" w:author="The Si Tran" w:date="2012-12-11T06:20:00Z"/>
          <w:rFonts w:ascii="Times New Roman" w:hAnsi="Times New Roman"/>
          <w:sz w:val="26"/>
          <w:szCs w:val="26"/>
          <w:rPrChange w:id="11738" w:author="The Si Tran" w:date="2012-12-11T07:00:00Z">
            <w:rPr>
              <w:ins w:id="11739" w:author="The Si Tran" w:date="2012-12-11T06:20:00Z"/>
            </w:rPr>
          </w:rPrChange>
        </w:rPr>
      </w:pPr>
      <w:ins w:id="11740" w:author="The Si Tran" w:date="2012-12-11T06:20:00Z">
        <w:r w:rsidRPr="006716F2">
          <w:rPr>
            <w:rFonts w:ascii="Times New Roman" w:hAnsi="Times New Roman"/>
            <w:sz w:val="26"/>
            <w:szCs w:val="26"/>
            <w:rPrChange w:id="11741"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742" w:author="The Si Tran" w:date="2012-12-11T07:02:00Z"/>
          <w:rPrChange w:id="11743" w:author="The Si Tran" w:date="2012-12-11T07:02:00Z">
            <w:rPr>
              <w:ins w:id="11744" w:author="The Si Tran" w:date="2012-12-11T07:02:00Z"/>
              <w:rFonts w:ascii="Times New Roman" w:hAnsi="Times New Roman"/>
            </w:rPr>
          </w:rPrChange>
        </w:rPr>
        <w:pPrChange w:id="11745" w:author="The Si Tran" w:date="2012-12-11T07:02:00Z">
          <w:pPr>
            <w:pStyle w:val="ListParagraph"/>
            <w:numPr>
              <w:numId w:val="40"/>
            </w:numPr>
            <w:spacing w:after="160" w:line="259" w:lineRule="auto"/>
            <w:ind w:hanging="360"/>
          </w:pPr>
        </w:pPrChange>
      </w:pPr>
      <w:bookmarkStart w:id="11746" w:name="_Toc343415589"/>
      <w:ins w:id="11747" w:author="The Si Tran" w:date="2012-12-11T07:02:00Z">
        <w:r w:rsidRPr="008E61D1">
          <w:t>Xây d</w:t>
        </w:r>
        <w:r w:rsidRPr="00097101">
          <w:t>ự</w:t>
        </w:r>
        <w:r w:rsidRPr="00B808D3">
          <w:rPr>
            <w:rPrChange w:id="11748" w:author="The Si Tran" w:date="2012-12-11T07:02:00Z">
              <w:rPr/>
            </w:rPrChange>
          </w:rPr>
          <w:t>ng mô hình mạng nơron</w:t>
        </w:r>
        <w:bookmarkEnd w:id="11746"/>
      </w:ins>
    </w:p>
    <w:p w14:paraId="188F443C" w14:textId="77777777" w:rsidR="008C76D1" w:rsidRDefault="00667F2E">
      <w:pPr>
        <w:pStyle w:val="ListParagraph"/>
        <w:ind w:firstLine="0"/>
        <w:rPr>
          <w:ins w:id="11749" w:author="The Si Tran" w:date="2012-12-11T07:05:00Z"/>
          <w:rFonts w:ascii="Times New Roman" w:hAnsi="Times New Roman"/>
          <w:sz w:val="26"/>
          <w:szCs w:val="26"/>
        </w:rPr>
        <w:pPrChange w:id="11750" w:author="The Si Tran" w:date="2012-12-11T07:05:00Z">
          <w:pPr>
            <w:pStyle w:val="ListParagraph"/>
            <w:numPr>
              <w:numId w:val="37"/>
            </w:numPr>
            <w:spacing w:after="160" w:line="259" w:lineRule="auto"/>
            <w:ind w:left="1080" w:hanging="360"/>
          </w:pPr>
        </w:pPrChange>
      </w:pPr>
      <w:ins w:id="11751" w:author="The Si Tran" w:date="2012-12-11T06:20:00Z">
        <w:r w:rsidRPr="00B808D3">
          <w:rPr>
            <w:rFonts w:ascii="Times New Roman" w:hAnsi="Times New Roman"/>
            <w:sz w:val="26"/>
            <w:szCs w:val="26"/>
            <w:rPrChange w:id="11752"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753" w:author="The Si Tran" w:date="2012-12-11T07:05:00Z"/>
          <w:sz w:val="26"/>
          <w:szCs w:val="26"/>
        </w:rPr>
        <w:pPrChange w:id="11754" w:author="The Si Tran" w:date="2012-12-11T07:05:00Z">
          <w:pPr>
            <w:pStyle w:val="ListParagraph"/>
            <w:numPr>
              <w:numId w:val="37"/>
            </w:numPr>
            <w:spacing w:after="160" w:line="259" w:lineRule="auto"/>
            <w:ind w:left="1080" w:hanging="360"/>
          </w:pPr>
        </w:pPrChange>
      </w:pPr>
      <w:bookmarkStart w:id="11755" w:name="_Toc343029975"/>
      <w:ins w:id="11756" w:author="The Si Tran" w:date="2012-12-11T06:20:00Z">
        <w:r w:rsidRPr="008C76D1">
          <w:rPr>
            <w:b w:val="0"/>
            <w:sz w:val="26"/>
            <w:szCs w:val="26"/>
            <w:rPrChange w:id="11757" w:author="The Si Tran" w:date="2012-12-11T07:05:00Z">
              <w:rPr/>
            </w:rPrChange>
          </w:rPr>
          <w:t>Xây dựng cấu hình mạng</w:t>
        </w:r>
      </w:ins>
      <w:bookmarkEnd w:id="11755"/>
    </w:p>
    <w:p w14:paraId="7653448D" w14:textId="77777777" w:rsidR="008C76D1" w:rsidRPr="008E61D1" w:rsidRDefault="008F750D">
      <w:pPr>
        <w:rPr>
          <w:ins w:id="11758" w:author="The Si Tran" w:date="2012-12-11T06:20:00Z"/>
        </w:rPr>
        <w:pPrChange w:id="11759" w:author="The Si Tran" w:date="2012-12-11T07:05:00Z">
          <w:pPr>
            <w:pStyle w:val="ListParagraph"/>
            <w:numPr>
              <w:numId w:val="37"/>
            </w:numPr>
            <w:spacing w:after="160" w:line="259" w:lineRule="auto"/>
            <w:ind w:left="1080" w:hanging="360"/>
          </w:pPr>
        </w:pPrChange>
      </w:pPr>
      <w:ins w:id="11760" w:author="The Si Tran" w:date="2012-12-11T07:06:00Z">
        <w:r w:rsidRPr="00097101">
          <w:rPr>
            <w:noProof/>
            <w:rPrChange w:id="11761" w:author="Unknown">
              <w:rPr>
                <w:noProof/>
              </w:rPr>
            </w:rPrChange>
          </w:rPr>
          <w:lastRenderedPageBreak/>
          <mc:AlternateContent>
            <mc:Choice Requires="wps">
              <w:drawing>
                <wp:anchor distT="0" distB="0" distL="114300" distR="114300" simplePos="0" relativeHeight="251625472" behindDoc="0" locked="0" layoutInCell="1" allowOverlap="1" wp14:anchorId="4F929E4A" wp14:editId="1E916FAA">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E97448F" id="Straight Connector 172"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762" w:author="Unknown">
              <w:rPr>
                <w:noProof/>
              </w:rPr>
            </w:rPrChange>
          </w:rPr>
          <mc:AlternateContent>
            <mc:Choice Requires="wps">
              <w:drawing>
                <wp:anchor distT="0" distB="0" distL="114300" distR="114300" simplePos="0" relativeHeight="251610112" behindDoc="0" locked="0" layoutInCell="1" allowOverlap="1" wp14:anchorId="1B78464B" wp14:editId="4C75912B">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537CF3" w:rsidRDefault="00537CF3" w:rsidP="00097101">
                              <w:pPr>
                                <w:spacing w:before="0" w:line="240" w:lineRule="auto"/>
                              </w:pPr>
                              <w:ins w:id="11763"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131" type="#_x0000_t202" style="position:absolute;left:0;text-align:left;margin-left:177pt;margin-top:147.75pt;width:135pt;height:23.25pt;z-index:251610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Ds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jTvl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N4Ds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537CF3" w:rsidRDefault="00537CF3" w:rsidP="00097101">
                        <w:pPr>
                          <w:spacing w:before="0" w:line="240" w:lineRule="auto"/>
                        </w:pPr>
                        <w:ins w:id="11764" w:author="The Si Tran" w:date="2012-12-11T07:07:00Z">
                          <w:r>
                            <w:t>Cấu hình mạng nơron</w:t>
                          </w:r>
                        </w:ins>
                      </w:p>
                    </w:txbxContent>
                  </v:textbox>
                  <w10:wrap anchorx="margin"/>
                </v:shape>
              </w:pict>
            </mc:Fallback>
          </mc:AlternateContent>
        </w:r>
        <w:r>
          <w:rPr>
            <w:noProof/>
            <w:rPrChange w:id="11765" w:author="Unknown">
              <w:rPr>
                <w:noProof/>
              </w:rPr>
            </w:rPrChange>
          </w:rPr>
          <mc:AlternateContent>
            <mc:Choice Requires="wps">
              <w:drawing>
                <wp:anchor distT="0" distB="0" distL="114300" distR="114300" simplePos="0" relativeHeight="251619328" behindDoc="0" locked="0" layoutInCell="1" allowOverlap="1" wp14:anchorId="1C6BB945" wp14:editId="554EF23D">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12EC9" id="Rectangle 171" o:spid="_x0000_s1026" style="position:absolute;margin-left:92.25pt;margin-top:75pt;width:102.75pt;height:31.5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766" w:author="The Si Tran" w:date="2012-12-11T07:44:00Z">
        <w:r w:rsidRPr="008F750D">
          <w:rPr>
            <w:noProof/>
          </w:rPr>
          <w:t xml:space="preserve"> </w:t>
        </w:r>
        <w:r w:rsidRPr="00097101">
          <w:rPr>
            <w:noProof/>
            <w:rPrChange w:id="11767" w:author="Unknown">
              <w:rPr>
                <w:noProof/>
              </w:rPr>
            </w:rPrChange>
          </w:rPr>
          <w:drawing>
            <wp:inline distT="0" distB="0" distL="0" distR="0" wp14:anchorId="41BA5467" wp14:editId="50B00346">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768" w:author="The Si Tran" w:date="2012-12-11T06:20:00Z"/>
          <w:rFonts w:ascii="Times New Roman" w:hAnsi="Times New Roman"/>
          <w:sz w:val="26"/>
          <w:szCs w:val="26"/>
          <w:rPrChange w:id="11769" w:author="The Si Tran" w:date="2012-12-11T07:08:00Z">
            <w:rPr>
              <w:ins w:id="11770" w:author="The Si Tran" w:date="2012-12-11T06:20:00Z"/>
            </w:rPr>
          </w:rPrChange>
        </w:rPr>
      </w:pPr>
      <w:ins w:id="11771" w:author="The Si Tran" w:date="2012-12-11T06:20:00Z">
        <w:r w:rsidRPr="00A51C54">
          <w:rPr>
            <w:rFonts w:ascii="Times New Roman" w:hAnsi="Times New Roman"/>
            <w:sz w:val="26"/>
            <w:szCs w:val="26"/>
            <w:rPrChange w:id="11772"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773" w:author="The Si Tran" w:date="2012-12-11T07:29:00Z"/>
          <w:sz w:val="26"/>
          <w:szCs w:val="26"/>
        </w:rPr>
        <w:pPrChange w:id="11774" w:author="The Si Tran" w:date="2012-12-11T07:29:00Z">
          <w:pPr>
            <w:pStyle w:val="Caption"/>
            <w:numPr>
              <w:numId w:val="36"/>
            </w:numPr>
            <w:ind w:left="1440" w:hanging="360"/>
          </w:pPr>
        </w:pPrChange>
      </w:pPr>
      <w:ins w:id="11775" w:author="The Si Tran" w:date="2012-12-11T06:20:00Z">
        <w:r w:rsidRPr="00A51C54">
          <w:rPr>
            <w:rFonts w:ascii="Times New Roman" w:hAnsi="Times New Roman"/>
            <w:sz w:val="26"/>
            <w:szCs w:val="26"/>
            <w:rPrChange w:id="11776"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777" w:author="The Si Tran" w:date="2012-12-11T07:29:00Z"/>
          <w:sz w:val="26"/>
          <w:szCs w:val="26"/>
        </w:rPr>
        <w:pPrChange w:id="11778"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779" w:author="The Si Tran" w:date="2012-12-11T07:34:00Z"/>
          <w:sz w:val="26"/>
          <w:szCs w:val="26"/>
        </w:rPr>
        <w:pPrChange w:id="11780" w:author="The Si Tran" w:date="2012-12-11T07:34:00Z">
          <w:pPr>
            <w:pStyle w:val="Caption"/>
            <w:numPr>
              <w:numId w:val="36"/>
            </w:numPr>
            <w:ind w:left="1440" w:hanging="360"/>
          </w:pPr>
        </w:pPrChange>
      </w:pPr>
      <w:ins w:id="11781" w:author="The Si Tran" w:date="2012-12-11T07:29:00Z">
        <w:r>
          <w:rPr>
            <w:rFonts w:ascii="Times New Roman" w:hAnsi="Times New Roman"/>
            <w:sz w:val="26"/>
            <w:szCs w:val="26"/>
          </w:rPr>
          <w:t>Hu</w:t>
        </w:r>
      </w:ins>
      <w:ins w:id="11782"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783" w:author="The Si Tran" w:date="2012-12-11T07:34:00Z"/>
          <w:rFonts w:ascii="Times New Roman" w:hAnsi="Times New Roman"/>
          <w:sz w:val="26"/>
          <w:szCs w:val="26"/>
          <w:rPrChange w:id="11784" w:author="The Si Tran" w:date="2012-12-11T07:34:00Z">
            <w:rPr>
              <w:ins w:id="11785" w:author="The Si Tran" w:date="2012-12-11T07:34:00Z"/>
              <w:rFonts w:ascii="Times New Roman" w:hAnsi="Times New Roman"/>
            </w:rPr>
          </w:rPrChange>
        </w:rPr>
        <w:pPrChange w:id="11786" w:author="The Si Tran" w:date="2012-12-11T07:34:00Z">
          <w:pPr>
            <w:pStyle w:val="ListParagraph"/>
            <w:numPr>
              <w:numId w:val="41"/>
            </w:numPr>
            <w:spacing w:after="160" w:line="259" w:lineRule="auto"/>
            <w:ind w:left="1440" w:hanging="360"/>
          </w:pPr>
        </w:pPrChange>
      </w:pPr>
      <w:ins w:id="11787" w:author="The Si Tran" w:date="2012-12-11T07:34:00Z">
        <w:r w:rsidRPr="007B3A21">
          <w:rPr>
            <w:rFonts w:ascii="Times New Roman" w:hAnsi="Times New Roman"/>
            <w:sz w:val="26"/>
            <w:szCs w:val="26"/>
            <w:rPrChange w:id="11788"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789" w:author="The Si Tran" w:date="2012-12-11T07:34:00Z"/>
          <w:rFonts w:ascii="Times New Roman" w:hAnsi="Times New Roman"/>
          <w:sz w:val="26"/>
          <w:szCs w:val="26"/>
          <w:rPrChange w:id="11790" w:author="The Si Tran" w:date="2012-12-11T07:34:00Z">
            <w:rPr>
              <w:ins w:id="11791" w:author="The Si Tran" w:date="2012-12-11T07:34:00Z"/>
              <w:rFonts w:ascii="Times New Roman" w:hAnsi="Times New Roman"/>
            </w:rPr>
          </w:rPrChange>
        </w:rPr>
        <w:pPrChange w:id="11792" w:author="The Si Tran" w:date="2012-12-11T07:34:00Z">
          <w:pPr>
            <w:pStyle w:val="ListParagraph"/>
            <w:numPr>
              <w:numId w:val="41"/>
            </w:numPr>
            <w:spacing w:after="160" w:line="259" w:lineRule="auto"/>
            <w:ind w:left="1440" w:hanging="360"/>
          </w:pPr>
        </w:pPrChange>
      </w:pPr>
      <w:ins w:id="11793" w:author="The Si Tran" w:date="2012-12-11T07:34:00Z">
        <w:r w:rsidRPr="007B3A21">
          <w:rPr>
            <w:rFonts w:ascii="Times New Roman" w:hAnsi="Times New Roman"/>
            <w:sz w:val="26"/>
            <w:szCs w:val="26"/>
            <w:rPrChange w:id="11794"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1795" w:author="The Si Tran" w:date="2012-12-11T07:29:00Z"/>
          <w:b/>
          <w:sz w:val="26"/>
          <w:szCs w:val="26"/>
          <w:rPrChange w:id="11796" w:author="The Si Tran" w:date="2012-12-11T07:34:00Z">
            <w:rPr>
              <w:ins w:id="11797" w:author="The Si Tran" w:date="2012-12-11T07:29:00Z"/>
              <w:b w:val="0"/>
            </w:rPr>
          </w:rPrChange>
        </w:rPr>
        <w:pPrChange w:id="11798"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799" w:author="The Si Tran" w:date="2012-12-11T07:35:00Z"/>
          <w:rFonts w:ascii="Times New Roman" w:hAnsi="Times New Roman"/>
          <w:sz w:val="26"/>
          <w:szCs w:val="26"/>
        </w:rPr>
        <w:pPrChange w:id="11800" w:author="The Si Tran" w:date="2012-12-11T07:29:00Z">
          <w:pPr>
            <w:pStyle w:val="ListParagraph"/>
            <w:numPr>
              <w:numId w:val="36"/>
            </w:numPr>
            <w:spacing w:after="160" w:line="259" w:lineRule="auto"/>
            <w:ind w:left="1440" w:hanging="360"/>
          </w:pPr>
        </w:pPrChange>
      </w:pPr>
      <w:ins w:id="11801" w:author="The Si Tran" w:date="2012-12-11T07:31:00Z">
        <w:r w:rsidRPr="0038242B">
          <w:rPr>
            <w:rFonts w:ascii="Times New Roman" w:hAnsi="Times New Roman"/>
            <w:noProof/>
            <w:sz w:val="26"/>
            <w:szCs w:val="26"/>
            <w:rPrChange w:id="11802" w:author="Unknown">
              <w:rPr>
                <w:noProof/>
              </w:rPr>
            </w:rPrChange>
          </w:rPr>
          <w:lastRenderedPageBreak/>
          <mc:AlternateContent>
            <mc:Choice Requires="wps">
              <w:drawing>
                <wp:anchor distT="0" distB="0" distL="114300" distR="114300" simplePos="0" relativeHeight="251633664" behindDoc="0" locked="0" layoutInCell="1" allowOverlap="1" wp14:anchorId="7F74A3C8" wp14:editId="0B7A6A9A">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537CF3" w:rsidRDefault="00537CF3">
                              <w:pPr>
                                <w:spacing w:before="0" w:line="240" w:lineRule="auto"/>
                                <w:jc w:val="center"/>
                                <w:pPrChange w:id="11803" w:author="The Si Tran" w:date="2012-12-11T07:35:00Z">
                                  <w:pPr/>
                                </w:pPrChange>
                              </w:pPr>
                              <w:ins w:id="11804" w:author="The Si Tran" w:date="2012-12-11T07:32:00Z">
                                <w:r>
                                  <w:t>Chọn giải thuật</w:t>
                                </w:r>
                              </w:ins>
                              <w:ins w:id="11805"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132" type="#_x0000_t202" style="position:absolute;margin-left:133.5pt;margin-top:81.75pt;width:107.25pt;height:38.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aY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HfW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esgWmJ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537CF3" w:rsidRDefault="00537CF3">
                        <w:pPr>
                          <w:spacing w:before="0" w:line="240" w:lineRule="auto"/>
                          <w:jc w:val="center"/>
                          <w:pPrChange w:id="11806" w:author="The Si Tran" w:date="2012-12-11T07:35:00Z">
                            <w:pPr/>
                          </w:pPrChange>
                        </w:pPr>
                        <w:ins w:id="11807" w:author="The Si Tran" w:date="2012-12-11T07:32:00Z">
                          <w:r>
                            <w:t>Chọn giải thuật</w:t>
                          </w:r>
                        </w:ins>
                        <w:ins w:id="11808" w:author="The Si Tran" w:date="2012-12-11T07:35:00Z">
                          <w:r>
                            <w:t xml:space="preserve"> lan truyền ngược</w:t>
                          </w:r>
                        </w:ins>
                      </w:p>
                    </w:txbxContent>
                  </v:textbox>
                  <w10:wrap anchorx="margin"/>
                </v:shape>
              </w:pict>
            </mc:Fallback>
          </mc:AlternateContent>
        </w:r>
      </w:ins>
      <w:ins w:id="11809" w:author="The Si Tran" w:date="2012-12-11T07:32:00Z">
        <w:r w:rsidRPr="0038242B">
          <w:rPr>
            <w:rFonts w:ascii="Times New Roman" w:hAnsi="Times New Roman"/>
            <w:noProof/>
            <w:sz w:val="26"/>
            <w:szCs w:val="26"/>
            <w:rPrChange w:id="11810" w:author="Unknown">
              <w:rPr>
                <w:noProof/>
              </w:rPr>
            </w:rPrChange>
          </w:rPr>
          <mc:AlternateContent>
            <mc:Choice Requires="wps">
              <w:drawing>
                <wp:anchor distT="0" distB="0" distL="114300" distR="114300" simplePos="0" relativeHeight="251651072" behindDoc="0" locked="0" layoutInCell="1" allowOverlap="1" wp14:anchorId="26511F00" wp14:editId="72584513">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537CF3" w:rsidRDefault="00537CF3">
                              <w:pPr>
                                <w:spacing w:before="0" w:line="240" w:lineRule="auto"/>
                                <w:jc w:val="center"/>
                                <w:pPrChange w:id="11811" w:author="The Si Tran" w:date="2012-12-11T07:33:00Z">
                                  <w:pPr/>
                                </w:pPrChange>
                              </w:pPr>
                              <w:ins w:id="11812" w:author="The Si Tran" w:date="2012-12-11T07:33:00Z">
                                <w:r>
                                  <w:t xml:space="preserve">Thông số cho </w:t>
                                </w:r>
                              </w:ins>
                              <w:ins w:id="11813" w:author="The Si Tran" w:date="2012-12-11T07:32:00Z">
                                <w:r>
                                  <w:t xml:space="preserve"> giải thuật</w:t>
                                </w:r>
                              </w:ins>
                              <w:ins w:id="11814" w:author="The Si Tran" w:date="2012-12-11T07:34:00Z">
                                <w:r>
                                  <w:t xml:space="preserve"> </w:t>
                                </w:r>
                              </w:ins>
                              <w:ins w:id="11815"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133" type="#_x0000_t202" style="position:absolute;margin-left:112.5pt;margin-top:224.25pt;width:2in;height:3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aSJv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537CF3" w:rsidRDefault="00537CF3">
                        <w:pPr>
                          <w:spacing w:before="0" w:line="240" w:lineRule="auto"/>
                          <w:jc w:val="center"/>
                          <w:pPrChange w:id="11816" w:author="The Si Tran" w:date="2012-12-11T07:33:00Z">
                            <w:pPr/>
                          </w:pPrChange>
                        </w:pPr>
                        <w:ins w:id="11817" w:author="The Si Tran" w:date="2012-12-11T07:33:00Z">
                          <w:r>
                            <w:t xml:space="preserve">Thông số cho </w:t>
                          </w:r>
                        </w:ins>
                        <w:ins w:id="11818" w:author="The Si Tran" w:date="2012-12-11T07:32:00Z">
                          <w:r>
                            <w:t xml:space="preserve"> giải thuật</w:t>
                          </w:r>
                        </w:ins>
                        <w:ins w:id="11819" w:author="The Si Tran" w:date="2012-12-11T07:34:00Z">
                          <w:r>
                            <w:t xml:space="preserve"> </w:t>
                          </w:r>
                        </w:ins>
                        <w:ins w:id="11820" w:author="The Si Tran" w:date="2012-12-11T07:35:00Z">
                          <w:r>
                            <w:t>lan truyền ngược</w:t>
                          </w:r>
                        </w:ins>
                      </w:p>
                    </w:txbxContent>
                  </v:textbox>
                  <w10:wrap anchorx="margin"/>
                </v:shape>
              </w:pict>
            </mc:Fallback>
          </mc:AlternateContent>
        </w:r>
      </w:ins>
      <w:ins w:id="11821" w:author="The Si Tran" w:date="2012-12-11T07:33:00Z">
        <w:r w:rsidRPr="0038242B">
          <w:rPr>
            <w:rFonts w:ascii="Times New Roman" w:hAnsi="Times New Roman"/>
            <w:noProof/>
            <w:sz w:val="26"/>
            <w:szCs w:val="26"/>
            <w:rPrChange w:id="11822" w:author="Unknown">
              <w:rPr>
                <w:noProof/>
              </w:rPr>
            </w:rPrChange>
          </w:rPr>
          <mc:AlternateContent>
            <mc:Choice Requires="wps">
              <w:drawing>
                <wp:anchor distT="0" distB="0" distL="114300" distR="114300" simplePos="0" relativeHeight="251661312" behindDoc="0" locked="0" layoutInCell="1" allowOverlap="1" wp14:anchorId="6C7AD123" wp14:editId="3F5ECD68">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0DDA1F1" id="Straight Connector 17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823" w:author="The Si Tran" w:date="2012-12-11T07:32:00Z">
        <w:r>
          <w:rPr>
            <w:noProof/>
          </w:rPr>
          <mc:AlternateContent>
            <mc:Choice Requires="wps">
              <w:drawing>
                <wp:anchor distT="0" distB="0" distL="114300" distR="114300" simplePos="0" relativeHeight="251650048" behindDoc="0" locked="0" layoutInCell="1" allowOverlap="1" wp14:anchorId="69B1F6E1" wp14:editId="32FAF1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7123F" id="Rectangle 177" o:spid="_x0000_s1026" style="position:absolute;margin-left:354pt;margin-top:144.8pt;width:64.5pt;height:101.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824" w:author="The Si Tran" w:date="2012-12-11T07:31:00Z">
        <w:r w:rsidRPr="0038242B">
          <w:rPr>
            <w:rFonts w:ascii="Times New Roman" w:hAnsi="Times New Roman"/>
            <w:noProof/>
            <w:sz w:val="26"/>
            <w:szCs w:val="26"/>
            <w:rPrChange w:id="11825" w:author="Unknown">
              <w:rPr>
                <w:noProof/>
              </w:rPr>
            </w:rPrChange>
          </w:rPr>
          <mc:AlternateContent>
            <mc:Choice Requires="wps">
              <w:drawing>
                <wp:anchor distT="0" distB="0" distL="114300" distR="114300" simplePos="0" relativeHeight="251642880" behindDoc="0" locked="0" layoutInCell="1" allowOverlap="1" wp14:anchorId="4EAC69C6" wp14:editId="5FFCDEF3">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D31F9DE" id="Straight Connector 176"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32640" behindDoc="0" locked="0" layoutInCell="1" allowOverlap="1" wp14:anchorId="2E0D66F3" wp14:editId="0301E879">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D5C22" id="Rectangle 174" o:spid="_x0000_s1026" style="position:absolute;margin-left:49.5pt;margin-top:156.8pt;width:102.75pt;height:31.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826" w:author="The Si Tran" w:date="2012-12-11T07:45:00Z">
        <w:r w:rsidRPr="00D62B2C">
          <w:rPr>
            <w:noProof/>
          </w:rPr>
          <w:t xml:space="preserve"> </w:t>
        </w:r>
        <w:r>
          <w:rPr>
            <w:noProof/>
          </w:rPr>
          <w:drawing>
            <wp:inline distT="0" distB="0" distL="0" distR="0" wp14:anchorId="6F4A43F4" wp14:editId="7B40156A">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827" w:author="The Si Tran" w:date="2012-12-11T06:20:00Z"/>
          <w:rFonts w:ascii="Times New Roman" w:hAnsi="Times New Roman"/>
          <w:sz w:val="26"/>
          <w:szCs w:val="26"/>
          <w:rPrChange w:id="11828" w:author="The Si Tran" w:date="2012-12-11T07:08:00Z">
            <w:rPr>
              <w:ins w:id="11829" w:author="The Si Tran" w:date="2012-12-11T06:20:00Z"/>
            </w:rPr>
          </w:rPrChange>
        </w:rPr>
        <w:pPrChange w:id="11830" w:author="The Si Tran" w:date="2012-12-11T07:35:00Z">
          <w:pPr>
            <w:pStyle w:val="ListParagraph"/>
            <w:numPr>
              <w:numId w:val="36"/>
            </w:numPr>
            <w:spacing w:after="160" w:line="259" w:lineRule="auto"/>
            <w:ind w:left="1440" w:hanging="360"/>
          </w:pPr>
        </w:pPrChange>
      </w:pPr>
      <w:ins w:id="11831"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1832" w:author="The Si Tran" w:date="2012-12-11T06:20:00Z"/>
          <w:rFonts w:ascii="Times New Roman" w:hAnsi="Times New Roman"/>
          <w:rPrChange w:id="11833" w:author="The Si Tran" w:date="2012-12-11T06:24:00Z">
            <w:rPr>
              <w:ins w:id="11834"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835" w:author="The Si Tran" w:date="2012-12-11T06:20:00Z"/>
          <w:rFonts w:ascii="Times New Roman" w:hAnsi="Times New Roman"/>
          <w:sz w:val="26"/>
          <w:szCs w:val="26"/>
          <w:rPrChange w:id="11836" w:author="The Si Tran" w:date="2012-12-11T07:36:00Z">
            <w:rPr>
              <w:ins w:id="11837" w:author="The Si Tran" w:date="2012-12-11T06:20:00Z"/>
            </w:rPr>
          </w:rPrChange>
        </w:rPr>
      </w:pPr>
      <w:ins w:id="11838" w:author="The Si Tran" w:date="2012-12-11T06:20:00Z">
        <w:r w:rsidRPr="0052188A">
          <w:rPr>
            <w:rFonts w:ascii="Times New Roman" w:hAnsi="Times New Roman"/>
            <w:sz w:val="26"/>
            <w:szCs w:val="26"/>
            <w:rPrChange w:id="11839"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1840" w:author="The Si Tran" w:date="2012-12-11T06:20:00Z"/>
          <w:rFonts w:ascii="Times New Roman" w:hAnsi="Times New Roman"/>
          <w:rPrChange w:id="11841" w:author="The Si Tran" w:date="2012-12-11T06:24:00Z">
            <w:rPr>
              <w:ins w:id="11842" w:author="The Si Tran" w:date="2012-12-11T06:20:00Z"/>
            </w:rPr>
          </w:rPrChange>
        </w:rPr>
      </w:pPr>
    </w:p>
    <w:p w14:paraId="500F91EE" w14:textId="77777777" w:rsidR="00667F2E" w:rsidRDefault="00D4441E" w:rsidP="0052188A">
      <w:pPr>
        <w:pStyle w:val="ListParagraph"/>
        <w:ind w:left="0"/>
        <w:rPr>
          <w:ins w:id="11843" w:author="The Si Tran" w:date="2012-12-11T07:39:00Z"/>
          <w:rFonts w:ascii="Times New Roman" w:hAnsi="Times New Roman"/>
        </w:rPr>
      </w:pPr>
      <w:ins w:id="11844" w:author="The Si Tran" w:date="2012-12-11T07:38:00Z">
        <w:r w:rsidRPr="003C1928">
          <w:rPr>
            <w:rFonts w:ascii="Times New Roman" w:hAnsi="Times New Roman"/>
            <w:noProof/>
            <w:rPrChange w:id="11845" w:author="Unknown">
              <w:rPr>
                <w:noProof/>
              </w:rPr>
            </w:rPrChange>
          </w:rPr>
          <mc:AlternateContent>
            <mc:Choice Requires="wps">
              <w:drawing>
                <wp:anchor distT="0" distB="0" distL="114300" distR="114300" simplePos="0" relativeHeight="251682816" behindDoc="0" locked="0" layoutInCell="1" allowOverlap="1" wp14:anchorId="05AB0561" wp14:editId="64826AD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7A970" id="Rectangle 180" o:spid="_x0000_s1026" style="position:absolute;margin-left:49.5pt;margin-top:153.75pt;width:102.75pt;height:3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846" w:author="Unknown">
              <w:rPr>
                <w:noProof/>
              </w:rPr>
            </w:rPrChange>
          </w:rPr>
          <mc:AlternateContent>
            <mc:Choice Requires="wps">
              <w:drawing>
                <wp:anchor distT="0" distB="0" distL="114300" distR="114300" simplePos="0" relativeHeight="251683840" behindDoc="0" locked="0" layoutInCell="1" allowOverlap="1" wp14:anchorId="7103CA9B" wp14:editId="7A4970BA">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537CF3" w:rsidRDefault="00537CF3">
                              <w:pPr>
                                <w:spacing w:before="0" w:line="240" w:lineRule="auto"/>
                                <w:jc w:val="center"/>
                                <w:pPrChange w:id="11847" w:author="The Si Tran" w:date="2012-12-11T07:35:00Z">
                                  <w:pPr/>
                                </w:pPrChange>
                              </w:pPr>
                              <w:ins w:id="11848" w:author="The Si Tran" w:date="2012-12-11T07:32:00Z">
                                <w:r>
                                  <w:t>Chọn giải thuật</w:t>
                                </w:r>
                              </w:ins>
                              <w:ins w:id="11849" w:author="The Si Tran" w:date="2012-12-11T07:35:00Z">
                                <w:r>
                                  <w:t xml:space="preserve"> </w:t>
                                </w:r>
                              </w:ins>
                              <w:ins w:id="1185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134" type="#_x0000_t202" style="position:absolute;left:0;text-align:left;margin-left:133.5pt;margin-top:78.7pt;width:107.25pt;height:3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C3uEP7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537CF3" w:rsidRDefault="00537CF3">
                        <w:pPr>
                          <w:spacing w:before="0" w:line="240" w:lineRule="auto"/>
                          <w:jc w:val="center"/>
                          <w:pPrChange w:id="11851" w:author="The Si Tran" w:date="2012-12-11T07:35:00Z">
                            <w:pPr/>
                          </w:pPrChange>
                        </w:pPr>
                        <w:ins w:id="11852" w:author="The Si Tran" w:date="2012-12-11T07:32:00Z">
                          <w:r>
                            <w:t>Chọn giải thuật</w:t>
                          </w:r>
                        </w:ins>
                        <w:ins w:id="11853" w:author="The Si Tran" w:date="2012-12-11T07:35:00Z">
                          <w:r>
                            <w:t xml:space="preserve"> </w:t>
                          </w:r>
                        </w:ins>
                        <w:ins w:id="11854" w:author="The Si Tran" w:date="2012-12-11T07:40:00Z">
                          <w:r>
                            <w:t>RPROP</w:t>
                          </w:r>
                        </w:ins>
                      </w:p>
                    </w:txbxContent>
                  </v:textbox>
                  <w10:wrap anchorx="margin"/>
                </v:shape>
              </w:pict>
            </mc:Fallback>
          </mc:AlternateContent>
        </w:r>
        <w:r w:rsidRPr="003C1928">
          <w:rPr>
            <w:rFonts w:ascii="Times New Roman" w:hAnsi="Times New Roman"/>
            <w:noProof/>
            <w:rPrChange w:id="11855" w:author="Unknown">
              <w:rPr>
                <w:noProof/>
              </w:rPr>
            </w:rPrChange>
          </w:rPr>
          <mc:AlternateContent>
            <mc:Choice Requires="wps">
              <w:drawing>
                <wp:anchor distT="0" distB="0" distL="114300" distR="114300" simplePos="0" relativeHeight="251687936" behindDoc="0" locked="0" layoutInCell="1" allowOverlap="1" wp14:anchorId="1385DBFF" wp14:editId="6E76795E">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0B69A40" id="Straight Connector 182"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1856" w:author="Unknown">
              <w:rPr>
                <w:noProof/>
              </w:rPr>
            </w:rPrChange>
          </w:rPr>
          <mc:AlternateContent>
            <mc:Choice Requires="wps">
              <w:drawing>
                <wp:anchor distT="0" distB="0" distL="114300" distR="114300" simplePos="0" relativeHeight="251688960" behindDoc="0" locked="0" layoutInCell="1" allowOverlap="1" wp14:anchorId="179B3922" wp14:editId="521AF74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49CC" id="Rectangle 183" o:spid="_x0000_s1026" style="position:absolute;margin-left:354pt;margin-top:141.75pt;width:64.5pt;height:10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1857" w:author="Unknown">
              <w:rPr>
                <w:noProof/>
              </w:rPr>
            </w:rPrChange>
          </w:rPr>
          <mc:AlternateContent>
            <mc:Choice Requires="wps">
              <w:drawing>
                <wp:anchor distT="0" distB="0" distL="114300" distR="114300" simplePos="0" relativeHeight="251696128" behindDoc="0" locked="0" layoutInCell="1" allowOverlap="1" wp14:anchorId="3D60FAB2" wp14:editId="6F8CF019">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537CF3" w:rsidRDefault="00537CF3">
                              <w:pPr>
                                <w:spacing w:before="0" w:line="240" w:lineRule="auto"/>
                                <w:jc w:val="center"/>
                                <w:pPrChange w:id="11858" w:author="The Si Tran" w:date="2012-12-11T07:33:00Z">
                                  <w:pPr/>
                                </w:pPrChange>
                              </w:pPr>
                              <w:ins w:id="11859" w:author="The Si Tran" w:date="2012-12-11T07:33:00Z">
                                <w:r>
                                  <w:t xml:space="preserve">Thông số cho </w:t>
                                </w:r>
                              </w:ins>
                              <w:ins w:id="11860" w:author="The Si Tran" w:date="2012-12-11T07:32:00Z">
                                <w:r>
                                  <w:t xml:space="preserve"> giải thuật</w:t>
                                </w:r>
                              </w:ins>
                              <w:ins w:id="11861" w:author="The Si Tran" w:date="2012-12-11T07:34:00Z">
                                <w:r>
                                  <w:t xml:space="preserve"> </w:t>
                                </w:r>
                              </w:ins>
                              <w:ins w:id="11862"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135" type="#_x0000_t202" style="position:absolute;left:0;text-align:left;margin-left:112.5pt;margin-top:221.2pt;width:2in;height:38.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1P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aoucrlZQ7bGFPLRj&#10;GBxfKqzzDQvxnnmcO2wN3CXxDj9SA9YJOomSDfjfb90nPI4DaimpcY5LGn5tmReU6O8WB+XLYDRK&#10;g58Po/HFEA/+XLM619itWQA2zwC3luNZTPioD6L0YJ5x5czTq6hiluPbJY0HcRHb7YIri4v5PINw&#10;1B2LN/bR8eQ60Zy6+Kl5Zt51rR5xSG7hMPFs+qrjW2yytDDfRpAqj8OJ1a4AuCbyQHUrLe2h83NG&#10;nRbv7A8A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13LNT5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537CF3" w:rsidRDefault="00537CF3">
                        <w:pPr>
                          <w:spacing w:before="0" w:line="240" w:lineRule="auto"/>
                          <w:jc w:val="center"/>
                          <w:pPrChange w:id="11863" w:author="The Si Tran" w:date="2012-12-11T07:33:00Z">
                            <w:pPr/>
                          </w:pPrChange>
                        </w:pPr>
                        <w:ins w:id="11864" w:author="The Si Tran" w:date="2012-12-11T07:33:00Z">
                          <w:r>
                            <w:t xml:space="preserve">Thông số cho </w:t>
                          </w:r>
                        </w:ins>
                        <w:ins w:id="11865" w:author="The Si Tran" w:date="2012-12-11T07:32:00Z">
                          <w:r>
                            <w:t xml:space="preserve"> giải thuật</w:t>
                          </w:r>
                        </w:ins>
                        <w:ins w:id="11866" w:author="The Si Tran" w:date="2012-12-11T07:34:00Z">
                          <w:r>
                            <w:t xml:space="preserve"> </w:t>
                          </w:r>
                        </w:ins>
                        <w:ins w:id="11867" w:author="The Si Tran" w:date="2012-12-11T07:40:00Z">
                          <w:r>
                            <w:t>RPROP</w:t>
                          </w:r>
                        </w:ins>
                      </w:p>
                    </w:txbxContent>
                  </v:textbox>
                  <w10:wrap anchorx="margin"/>
                </v:shape>
              </w:pict>
            </mc:Fallback>
          </mc:AlternateContent>
        </w:r>
        <w:r w:rsidRPr="003C1928">
          <w:rPr>
            <w:rFonts w:ascii="Times New Roman" w:hAnsi="Times New Roman"/>
            <w:noProof/>
            <w:rPrChange w:id="11868" w:author="Unknown">
              <w:rPr>
                <w:noProof/>
              </w:rPr>
            </w:rPrChange>
          </w:rPr>
          <mc:AlternateContent>
            <mc:Choice Requires="wps">
              <w:drawing>
                <wp:anchor distT="0" distB="0" distL="114300" distR="114300" simplePos="0" relativeHeight="251697152" behindDoc="0" locked="0" layoutInCell="1" allowOverlap="1" wp14:anchorId="27EAA975" wp14:editId="0CE3EDB7">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3286CB9" id="Straight Connector 185"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1869" w:author="The Si Tran" w:date="2012-12-11T07:46:00Z">
        <w:r w:rsidRPr="00D4441E">
          <w:rPr>
            <w:noProof/>
          </w:rPr>
          <w:t xml:space="preserve"> </w:t>
        </w:r>
        <w:r>
          <w:rPr>
            <w:noProof/>
          </w:rPr>
          <w:drawing>
            <wp:inline distT="0" distB="0" distL="0" distR="0" wp14:anchorId="21B3CF2C" wp14:editId="6091641E">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1870" w:author="The Si Tran" w:date="2012-12-11T07:39:00Z"/>
          <w:rFonts w:ascii="Times New Roman" w:hAnsi="Times New Roman"/>
          <w:sz w:val="26"/>
          <w:szCs w:val="26"/>
        </w:rPr>
      </w:pPr>
      <w:ins w:id="11871"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1872" w:author="The Si Tran" w:date="2012-12-11T06:20:00Z"/>
          <w:rFonts w:ascii="Times New Roman" w:hAnsi="Times New Roman"/>
          <w:rPrChange w:id="11873" w:author="The Si Tran" w:date="2012-12-11T06:24:00Z">
            <w:rPr>
              <w:ins w:id="11874" w:author="The Si Tran" w:date="2012-12-11T06:20:00Z"/>
            </w:rPr>
          </w:rPrChange>
        </w:rPr>
      </w:pPr>
    </w:p>
    <w:p w14:paraId="3AC6ADFC" w14:textId="77777777" w:rsidR="00667F2E" w:rsidRPr="001B545C" w:rsidRDefault="00667F2E" w:rsidP="00667F2E">
      <w:pPr>
        <w:pStyle w:val="ListParagraph"/>
        <w:rPr>
          <w:ins w:id="11875" w:author="The Si Tran" w:date="2012-12-11T06:20:00Z"/>
          <w:rFonts w:ascii="Times New Roman" w:hAnsi="Times New Roman"/>
          <w:rPrChange w:id="11876" w:author="The Si Tran" w:date="2012-12-11T06:24:00Z">
            <w:rPr>
              <w:ins w:id="11877" w:author="The Si Tran" w:date="2012-12-11T06:20:00Z"/>
            </w:rPr>
          </w:rPrChange>
        </w:rPr>
      </w:pPr>
    </w:p>
    <w:p w14:paraId="730D6D51" w14:textId="77777777" w:rsidR="00667F2E" w:rsidRDefault="00667F2E">
      <w:pPr>
        <w:pStyle w:val="ListParagraph"/>
        <w:numPr>
          <w:ilvl w:val="0"/>
          <w:numId w:val="36"/>
        </w:numPr>
        <w:rPr>
          <w:ins w:id="11878" w:author="The Si Tran" w:date="2012-12-11T07:40:00Z"/>
          <w:rFonts w:ascii="Times New Roman" w:hAnsi="Times New Roman"/>
          <w:sz w:val="26"/>
          <w:szCs w:val="26"/>
        </w:rPr>
        <w:pPrChange w:id="11879" w:author="The Si Tran" w:date="2012-12-11T07:40:00Z">
          <w:pPr>
            <w:pStyle w:val="ListParagraph"/>
          </w:pPr>
        </w:pPrChange>
      </w:pPr>
      <w:ins w:id="11880" w:author="The Si Tran" w:date="2012-12-11T06:20:00Z">
        <w:r w:rsidRPr="00AD549B">
          <w:rPr>
            <w:rFonts w:ascii="Times New Roman" w:hAnsi="Times New Roman"/>
            <w:sz w:val="26"/>
            <w:szCs w:val="26"/>
            <w:rPrChange w:id="11881" w:author="The Si Tran" w:date="2012-12-11T07:40:00Z">
              <w:rPr/>
            </w:rPrChange>
          </w:rPr>
          <w:t>Kết quả của quá trình huấn luyện</w:t>
        </w:r>
      </w:ins>
    </w:p>
    <w:p w14:paraId="6527B548" w14:textId="77777777" w:rsidR="00AD549B" w:rsidRPr="00AD549B" w:rsidRDefault="00AD549B">
      <w:pPr>
        <w:pStyle w:val="ListParagraph"/>
        <w:ind w:left="1440"/>
        <w:rPr>
          <w:ins w:id="11882" w:author="The Si Tran" w:date="2012-12-11T06:20:00Z"/>
          <w:rFonts w:ascii="Times New Roman" w:hAnsi="Times New Roman"/>
          <w:sz w:val="26"/>
          <w:szCs w:val="26"/>
          <w:rPrChange w:id="11883" w:author="The Si Tran" w:date="2012-12-11T07:40:00Z">
            <w:rPr>
              <w:ins w:id="11884" w:author="The Si Tran" w:date="2012-12-11T06:20:00Z"/>
            </w:rPr>
          </w:rPrChange>
        </w:rPr>
        <w:pPrChange w:id="11885" w:author="The Si Tran" w:date="2012-12-11T07:47:00Z">
          <w:pPr>
            <w:pStyle w:val="ListParagraph"/>
          </w:pPr>
        </w:pPrChange>
      </w:pPr>
    </w:p>
    <w:p w14:paraId="3F628AE9" w14:textId="77777777" w:rsidR="00667F2E" w:rsidRPr="001B545C" w:rsidRDefault="00667F2E" w:rsidP="00AD549B">
      <w:pPr>
        <w:pStyle w:val="ListParagraph"/>
        <w:ind w:left="0"/>
        <w:rPr>
          <w:ins w:id="11886" w:author="The Si Tran" w:date="2012-12-11T06:20:00Z"/>
          <w:rFonts w:ascii="Times New Roman" w:hAnsi="Times New Roman"/>
          <w:rPrChange w:id="11887" w:author="The Si Tran" w:date="2012-12-11T06:24:00Z">
            <w:rPr>
              <w:ins w:id="11888" w:author="The Si Tran" w:date="2012-12-11T06:20:00Z"/>
            </w:rPr>
          </w:rPrChange>
        </w:rPr>
      </w:pPr>
      <w:ins w:id="11889" w:author="The Si Tran" w:date="2012-12-11T06:20:00Z">
        <w:r w:rsidRPr="001B545C">
          <w:rPr>
            <w:rFonts w:ascii="Times New Roman" w:hAnsi="Times New Roman"/>
            <w:noProof/>
            <w:rPrChange w:id="11890" w:author="Unknown">
              <w:rPr>
                <w:noProof/>
              </w:rPr>
            </w:rPrChange>
          </w:rPr>
          <w:drawing>
            <wp:inline distT="0" distB="0" distL="0" distR="0" wp14:anchorId="79201A0C" wp14:editId="44BAAF9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1891" w:author="The Si Tran" w:date="2012-12-11T06:20:00Z"/>
          <w:rFonts w:ascii="Times New Roman" w:hAnsi="Times New Roman"/>
          <w:rPrChange w:id="11892" w:author="The Si Tran" w:date="2012-12-11T06:24:00Z">
            <w:rPr>
              <w:ins w:id="11893" w:author="The Si Tran" w:date="2012-12-11T06:20:00Z"/>
            </w:rPr>
          </w:rPrChange>
        </w:rPr>
        <w:pPrChange w:id="11894" w:author="The Si Tran" w:date="2012-12-11T07:41:00Z">
          <w:pPr>
            <w:pStyle w:val="ListParagraph"/>
          </w:pPr>
        </w:pPrChange>
      </w:pPr>
      <w:ins w:id="11895" w:author="The Si Tran" w:date="2012-12-11T06:20:00Z">
        <w:r w:rsidRPr="001B545C">
          <w:rPr>
            <w:rFonts w:ascii="Times New Roman" w:hAnsi="Times New Roman"/>
            <w:rPrChange w:id="11896"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1897" w:author="The Si Tran" w:date="2012-12-11T07:48:00Z"/>
          <w:rFonts w:ascii="Times New Roman" w:hAnsi="Times New Roman"/>
          <w:rPrChange w:id="11898" w:author="The Si Tran" w:date="2012-12-11T07:48:00Z">
            <w:rPr>
              <w:ins w:id="11899" w:author="The Si Tran" w:date="2012-12-11T07:48:00Z"/>
              <w:rFonts w:ascii="Times New Roman" w:hAnsi="Times New Roman"/>
              <w:sz w:val="26"/>
              <w:szCs w:val="26"/>
            </w:rPr>
          </w:rPrChange>
        </w:rPr>
        <w:pPrChange w:id="11900" w:author="The Si Tran" w:date="2012-12-11T07:47:00Z">
          <w:pPr>
            <w:pStyle w:val="ListParagraph"/>
          </w:pPr>
        </w:pPrChange>
      </w:pPr>
      <w:ins w:id="11901"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1902" w:author="The Si Tran" w:date="2012-12-11T07:48:00Z"/>
          <w:rFonts w:ascii="Times New Roman" w:hAnsi="Times New Roman"/>
          <w:rPrChange w:id="11903" w:author="The Si Tran" w:date="2012-12-11T07:48:00Z">
            <w:rPr>
              <w:ins w:id="11904" w:author="The Si Tran" w:date="2012-12-11T07:48:00Z"/>
              <w:rFonts w:ascii="Times New Roman" w:hAnsi="Times New Roman"/>
              <w:sz w:val="26"/>
              <w:szCs w:val="26"/>
            </w:rPr>
          </w:rPrChange>
        </w:rPr>
        <w:pPrChange w:id="11905" w:author="The Si Tran" w:date="2012-12-11T07:48:00Z">
          <w:pPr>
            <w:pStyle w:val="ListParagraph"/>
          </w:pPr>
        </w:pPrChange>
      </w:pPr>
    </w:p>
    <w:p w14:paraId="17950C99" w14:textId="77777777" w:rsidR="00F4420F" w:rsidRPr="001B545C" w:rsidRDefault="00F4420F">
      <w:pPr>
        <w:pStyle w:val="ListParagraph"/>
        <w:ind w:left="0"/>
        <w:rPr>
          <w:ins w:id="11906" w:author="The Si Tran" w:date="2012-12-11T06:20:00Z"/>
          <w:rFonts w:ascii="Times New Roman" w:hAnsi="Times New Roman"/>
          <w:rPrChange w:id="11907" w:author="The Si Tran" w:date="2012-12-11T06:24:00Z">
            <w:rPr>
              <w:ins w:id="11908" w:author="The Si Tran" w:date="2012-12-11T06:20:00Z"/>
            </w:rPr>
          </w:rPrChange>
        </w:rPr>
        <w:pPrChange w:id="11909" w:author="The Si Tran" w:date="2012-12-11T07:48:00Z">
          <w:pPr>
            <w:pStyle w:val="ListParagraph"/>
          </w:pPr>
        </w:pPrChange>
      </w:pPr>
      <w:ins w:id="11910" w:author="The Si Tran" w:date="2012-12-11T07:50:00Z">
        <w:r w:rsidRPr="00F4420F">
          <w:rPr>
            <w:rFonts w:ascii="Times New Roman" w:hAnsi="Times New Roman"/>
            <w:noProof/>
            <w:rPrChange w:id="11911" w:author="Unknown">
              <w:rPr>
                <w:noProof/>
              </w:rPr>
            </w:rPrChange>
          </w:rPr>
          <w:lastRenderedPageBreak/>
          <mc:AlternateContent>
            <mc:Choice Requires="wps">
              <w:drawing>
                <wp:anchor distT="0" distB="0" distL="114300" distR="114300" simplePos="0" relativeHeight="251720704" behindDoc="0" locked="0" layoutInCell="1" allowOverlap="1" wp14:anchorId="5564A9BB" wp14:editId="48EEDB6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24379AF" id="Straight Connector 20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1912" w:author="The Si Tran" w:date="2012-12-11T07:49:00Z">
        <w:r w:rsidRPr="00F4420F">
          <w:rPr>
            <w:rFonts w:ascii="Times New Roman" w:hAnsi="Times New Roman"/>
            <w:noProof/>
            <w:rPrChange w:id="11913" w:author="Unknown">
              <w:rPr>
                <w:noProof/>
              </w:rPr>
            </w:rPrChange>
          </w:rPr>
          <mc:AlternateContent>
            <mc:Choice Requires="wps">
              <w:drawing>
                <wp:anchor distT="0" distB="0" distL="114300" distR="114300" simplePos="0" relativeHeight="251717632" behindDoc="0" locked="0" layoutInCell="1" allowOverlap="1" wp14:anchorId="7F4701F3" wp14:editId="0E646E1E">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537CF3" w:rsidRDefault="00537CF3">
                              <w:pPr>
                                <w:spacing w:before="0" w:line="240" w:lineRule="auto"/>
                                <w:jc w:val="center"/>
                                <w:pPrChange w:id="11914" w:author="The Si Tran" w:date="2012-12-11T07:35:00Z">
                                  <w:pPr/>
                                </w:pPrChange>
                              </w:pPr>
                              <w:ins w:id="11915" w:author="The Si Tran" w:date="2012-12-11T07:49:00Z">
                                <w:r>
                                  <w:t>Kiểm tra khả nă</w:t>
                                </w:r>
                              </w:ins>
                              <w:ins w:id="11916"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136" type="#_x0000_t202" style="position:absolute;left:0;text-align:left;margin-left:205.5pt;margin-top:130.3pt;width:102pt;height:35.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" fillcolor="white [3201]" strokecolor="red" strokeweight="2.25pt">
                  <v:textbox>
                    <w:txbxContent>
                      <w:p w14:paraId="0A3D67F4" w14:textId="77777777" w:rsidR="00537CF3" w:rsidRDefault="00537CF3">
                        <w:pPr>
                          <w:spacing w:before="0" w:line="240" w:lineRule="auto"/>
                          <w:jc w:val="center"/>
                          <w:pPrChange w:id="11917" w:author="The Si Tran" w:date="2012-12-11T07:35:00Z">
                            <w:pPr/>
                          </w:pPrChange>
                        </w:pPr>
                        <w:ins w:id="11918" w:author="The Si Tran" w:date="2012-12-11T07:49:00Z">
                          <w:r>
                            <w:t>Kiểm tra khả nă</w:t>
                          </w:r>
                        </w:ins>
                        <w:ins w:id="11919" w:author="The Si Tran" w:date="2012-12-11T07:50:00Z">
                          <w:r>
                            <w:t>ng dự đoán</w:t>
                          </w:r>
                        </w:ins>
                      </w:p>
                    </w:txbxContent>
                  </v:textbox>
                  <w10:wrap anchorx="margin"/>
                </v:shape>
              </w:pict>
            </mc:Fallback>
          </mc:AlternateContent>
        </w:r>
        <w:r w:rsidRPr="00F4420F">
          <w:rPr>
            <w:rFonts w:ascii="Times New Roman" w:hAnsi="Times New Roman"/>
            <w:noProof/>
            <w:rPrChange w:id="11920" w:author="Unknown">
              <w:rPr>
                <w:noProof/>
              </w:rPr>
            </w:rPrChange>
          </w:rPr>
          <mc:AlternateContent>
            <mc:Choice Requires="wps">
              <w:drawing>
                <wp:anchor distT="0" distB="0" distL="114300" distR="114300" simplePos="0" relativeHeight="251716608" behindDoc="0" locked="0" layoutInCell="1" allowOverlap="1" wp14:anchorId="6B3D2C26" wp14:editId="3DE12AFF">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65039" id="Rectangle 199" o:spid="_x0000_s1026" style="position:absolute;margin-left:197.25pt;margin-top:200.9pt;width:56.25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11921" w:author="Unknown">
              <w:rPr>
                <w:noProof/>
              </w:rPr>
            </w:rPrChange>
          </w:rPr>
          <mc:AlternateContent>
            <mc:Choice Requires="wps">
              <w:drawing>
                <wp:anchor distT="0" distB="0" distL="114300" distR="114300" simplePos="0" relativeHeight="251715584" behindDoc="0" locked="0" layoutInCell="1" allowOverlap="1" wp14:anchorId="67237BEB" wp14:editId="023B5806">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1DA8833" id="Straight Connector 198"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11922" w:author="Unknown">
              <w:rPr>
                <w:noProof/>
              </w:rPr>
            </w:rPrChange>
          </w:rPr>
          <mc:AlternateContent>
            <mc:Choice Requires="wps">
              <w:drawing>
                <wp:anchor distT="0" distB="0" distL="114300" distR="114300" simplePos="0" relativeHeight="251712512" behindDoc="0" locked="0" layoutInCell="1" allowOverlap="1" wp14:anchorId="127629DE" wp14:editId="39AC9A6C">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537CF3" w:rsidRDefault="00537CF3">
                              <w:pPr>
                                <w:spacing w:before="0" w:line="240" w:lineRule="auto"/>
                                <w:jc w:val="center"/>
                                <w:pPrChange w:id="11923" w:author="The Si Tran" w:date="2012-12-11T07:35:00Z">
                                  <w:pPr/>
                                </w:pPrChange>
                              </w:pPr>
                              <w:ins w:id="11924"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137" type="#_x0000_t202" style="position:absolute;left:0;text-align:left;margin-left:103.5pt;margin-top:125.8pt;width:58.7pt;height:35.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" fillcolor="white [3201]" strokecolor="red" strokeweight="2.25pt">
                  <v:textbox>
                    <w:txbxContent>
                      <w:p w14:paraId="063E4D55" w14:textId="77777777" w:rsidR="00537CF3" w:rsidRDefault="00537CF3">
                        <w:pPr>
                          <w:spacing w:before="0" w:line="240" w:lineRule="auto"/>
                          <w:jc w:val="center"/>
                          <w:pPrChange w:id="11925" w:author="The Si Tran" w:date="2012-12-11T07:35:00Z">
                            <w:pPr/>
                          </w:pPrChange>
                        </w:pPr>
                        <w:ins w:id="11926" w:author="The Si Tran" w:date="2012-12-11T07:49:00Z">
                          <w:r>
                            <w:t>Kiểm tra lỗi</w:t>
                          </w:r>
                        </w:ins>
                      </w:p>
                    </w:txbxContent>
                  </v:textbox>
                  <w10:wrap anchorx="margin"/>
                </v:shape>
              </w:pict>
            </mc:Fallback>
          </mc:AlternateContent>
        </w:r>
        <w:r w:rsidRPr="00F4420F">
          <w:rPr>
            <w:rFonts w:ascii="Times New Roman" w:hAnsi="Times New Roman"/>
            <w:noProof/>
            <w:rPrChange w:id="11927" w:author="Unknown">
              <w:rPr>
                <w:noProof/>
              </w:rPr>
            </w:rPrChange>
          </w:rPr>
          <mc:AlternateContent>
            <mc:Choice Requires="wps">
              <w:drawing>
                <wp:anchor distT="0" distB="0" distL="114300" distR="114300" simplePos="0" relativeHeight="251711488" behindDoc="0" locked="0" layoutInCell="1" allowOverlap="1" wp14:anchorId="1EF64DEE" wp14:editId="2DACFC9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79B1B" id="Rectangle 196" o:spid="_x0000_s1026" style="position:absolute;margin-left:138pt;margin-top:200.8pt;width:56.25pt;height:2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1928" w:author="The Si Tran" w:date="2012-12-11T07:48:00Z">
        <w:r>
          <w:rPr>
            <w:noProof/>
          </w:rPr>
          <w:drawing>
            <wp:inline distT="0" distB="0" distL="0" distR="0" wp14:anchorId="44AC1143" wp14:editId="60626DF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1929" w:author="The Si Tran" w:date="2012-12-11T06:20:00Z"/>
          <w:rFonts w:ascii="Times New Roman" w:hAnsi="Times New Roman"/>
          <w:sz w:val="26"/>
          <w:szCs w:val="26"/>
          <w:rPrChange w:id="11930" w:author="The Si Tran" w:date="2012-12-11T07:48:00Z">
            <w:rPr>
              <w:ins w:id="11931" w:author="The Si Tran" w:date="2012-12-11T06:20:00Z"/>
            </w:rPr>
          </w:rPrChange>
        </w:rPr>
      </w:pPr>
      <w:ins w:id="11932" w:author="The Si Tran" w:date="2012-12-11T06:20:00Z">
        <w:r w:rsidRPr="0090080B">
          <w:rPr>
            <w:rFonts w:ascii="Times New Roman" w:hAnsi="Times New Roman"/>
            <w:sz w:val="26"/>
            <w:szCs w:val="26"/>
            <w:rPrChange w:id="11933"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1934" w:author="The Si Tran" w:date="2012-12-11T07:51:00Z"/>
          <w:rFonts w:ascii="Times New Roman" w:hAnsi="Times New Roman"/>
        </w:rPr>
      </w:pPr>
      <w:ins w:id="11935" w:author="The Si Tran" w:date="2012-12-11T06:20:00Z">
        <w:r w:rsidRPr="001B545C">
          <w:rPr>
            <w:rFonts w:ascii="Times New Roman" w:hAnsi="Times New Roman"/>
            <w:noProof/>
            <w:rPrChange w:id="11936" w:author="Unknown">
              <w:rPr>
                <w:noProof/>
              </w:rPr>
            </w:rPrChange>
          </w:rPr>
          <w:drawing>
            <wp:inline distT="0" distB="0" distL="0" distR="0" wp14:anchorId="7B2AC025" wp14:editId="3B2273E7">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1937" w:author="The Si Tran" w:date="2012-12-11T06:20:00Z"/>
          <w:rFonts w:ascii="Times New Roman" w:hAnsi="Times New Roman"/>
          <w:sz w:val="26"/>
          <w:szCs w:val="26"/>
          <w:rPrChange w:id="11938" w:author="The Si Tran" w:date="2012-12-11T07:51:00Z">
            <w:rPr>
              <w:ins w:id="11939"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1940" w:author="The Si Tran" w:date="2012-12-11T06:20:00Z"/>
          <w:rFonts w:ascii="Times New Roman" w:hAnsi="Times New Roman"/>
          <w:sz w:val="26"/>
          <w:szCs w:val="26"/>
          <w:rPrChange w:id="11941" w:author="The Si Tran" w:date="2012-12-11T07:51:00Z">
            <w:rPr>
              <w:ins w:id="11942" w:author="The Si Tran" w:date="2012-12-11T06:20:00Z"/>
            </w:rPr>
          </w:rPrChange>
        </w:rPr>
      </w:pPr>
      <w:ins w:id="11943" w:author="The Si Tran" w:date="2012-12-11T06:20:00Z">
        <w:r w:rsidRPr="00745EDF">
          <w:rPr>
            <w:rFonts w:ascii="Times New Roman" w:hAnsi="Times New Roman"/>
            <w:sz w:val="26"/>
            <w:szCs w:val="26"/>
            <w:rPrChange w:id="11944"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1945" w:author="The Si Tran" w:date="2012-12-11T06:20:00Z"/>
          <w:rFonts w:ascii="Times New Roman" w:hAnsi="Times New Roman"/>
          <w:sz w:val="26"/>
          <w:szCs w:val="26"/>
          <w:rPrChange w:id="11946" w:author="The Si Tran" w:date="2012-12-11T07:51:00Z">
            <w:rPr>
              <w:ins w:id="11947" w:author="The Si Tran" w:date="2012-12-11T06:20:00Z"/>
            </w:rPr>
          </w:rPrChange>
        </w:rPr>
      </w:pPr>
      <w:ins w:id="11948" w:author="The Si Tran" w:date="2012-12-11T06:20:00Z">
        <w:r w:rsidRPr="00745EDF">
          <w:rPr>
            <w:rFonts w:ascii="Times New Roman" w:hAnsi="Times New Roman"/>
            <w:sz w:val="26"/>
            <w:szCs w:val="26"/>
            <w:rPrChange w:id="11949" w:author="The Si Tran" w:date="2012-12-11T07:51:00Z">
              <w:rPr/>
            </w:rPrChange>
          </w:rPr>
          <w:t>Chọn số thời đoạn cần dự báo</w:t>
        </w:r>
      </w:ins>
    </w:p>
    <w:p w14:paraId="7DC2B188" w14:textId="77777777" w:rsidR="00667F2E" w:rsidRDefault="00667F2E" w:rsidP="00667F2E">
      <w:pPr>
        <w:pStyle w:val="ListParagraph"/>
        <w:ind w:left="1440"/>
        <w:rPr>
          <w:ins w:id="11950" w:author="The Si Tran" w:date="2012-12-11T07:52:00Z"/>
          <w:rFonts w:ascii="Times New Roman" w:hAnsi="Times New Roman"/>
        </w:rPr>
      </w:pPr>
      <w:ins w:id="11951" w:author="The Si Tran" w:date="2012-12-11T06:20:00Z">
        <w:r w:rsidRPr="001B545C">
          <w:rPr>
            <w:rFonts w:ascii="Times New Roman" w:hAnsi="Times New Roman"/>
            <w:noProof/>
            <w:rPrChange w:id="11952" w:author="Unknown">
              <w:rPr>
                <w:noProof/>
              </w:rPr>
            </w:rPrChange>
          </w:rPr>
          <w:drawing>
            <wp:inline distT="0" distB="0" distL="0" distR="0" wp14:anchorId="379256B8" wp14:editId="33C53B76">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1953" w:author="The Si Tran" w:date="2012-12-11T06:20:00Z"/>
          <w:rFonts w:ascii="Times New Roman" w:hAnsi="Times New Roman"/>
          <w:rPrChange w:id="11954" w:author="The Si Tran" w:date="2012-12-11T06:24:00Z">
            <w:rPr>
              <w:ins w:id="11955" w:author="The Si Tran" w:date="2012-12-11T06:20:00Z"/>
            </w:rPr>
          </w:rPrChange>
        </w:rPr>
      </w:pPr>
    </w:p>
    <w:p w14:paraId="72939B3E" w14:textId="77777777" w:rsidR="00667F2E" w:rsidRPr="001B545C" w:rsidRDefault="00667F2E" w:rsidP="00667F2E">
      <w:pPr>
        <w:pStyle w:val="ListParagraph"/>
        <w:ind w:left="1440"/>
        <w:rPr>
          <w:ins w:id="11956" w:author="The Si Tran" w:date="2012-12-11T06:20:00Z"/>
          <w:rFonts w:ascii="Times New Roman" w:hAnsi="Times New Roman"/>
          <w:rPrChange w:id="11957" w:author="The Si Tran" w:date="2012-12-11T06:24:00Z">
            <w:rPr>
              <w:ins w:id="11958" w:author="The Si Tran" w:date="2012-12-11T06:20:00Z"/>
            </w:rPr>
          </w:rPrChange>
        </w:rPr>
      </w:pPr>
      <w:ins w:id="11959" w:author="The Si Tran" w:date="2012-12-11T06:20:00Z">
        <w:r w:rsidRPr="001B545C">
          <w:rPr>
            <w:rFonts w:ascii="Times New Roman" w:hAnsi="Times New Roman"/>
            <w:rPrChange w:id="11960" w:author="The Si Tran" w:date="2012-12-11T06:24:00Z">
              <w:rPr/>
            </w:rPrChange>
          </w:rPr>
          <w:t>Kết quả dự báo:</w:t>
        </w:r>
      </w:ins>
    </w:p>
    <w:p w14:paraId="23B796F5" w14:textId="77777777" w:rsidR="00667F2E" w:rsidRDefault="00667F2E" w:rsidP="00422906">
      <w:pPr>
        <w:pStyle w:val="ListParagraph"/>
        <w:ind w:left="0"/>
        <w:rPr>
          <w:ins w:id="11961" w:author="The Si Tran" w:date="2012-12-11T07:52:00Z"/>
          <w:rFonts w:ascii="Times New Roman" w:hAnsi="Times New Roman"/>
        </w:rPr>
      </w:pPr>
      <w:ins w:id="11962" w:author="The Si Tran" w:date="2012-12-11T06:20:00Z">
        <w:r w:rsidRPr="001B545C">
          <w:rPr>
            <w:rFonts w:ascii="Times New Roman" w:hAnsi="Times New Roman"/>
            <w:noProof/>
            <w:rPrChange w:id="11963" w:author="Unknown">
              <w:rPr>
                <w:noProof/>
              </w:rPr>
            </w:rPrChange>
          </w:rPr>
          <w:drawing>
            <wp:inline distT="0" distB="0" distL="0" distR="0" wp14:anchorId="4C8A0108" wp14:editId="3086EFD7">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1964" w:author="The Si Tran" w:date="2012-12-11T07:53:00Z"/>
          <w:rFonts w:ascii="Times New Roman" w:hAnsi="Times New Roman"/>
          <w:sz w:val="26"/>
          <w:szCs w:val="26"/>
        </w:rPr>
        <w:pPrChange w:id="11965" w:author="The Si Tran" w:date="2012-12-11T07:52:00Z">
          <w:pPr>
            <w:pStyle w:val="ListParagraph"/>
            <w:ind w:left="0"/>
          </w:pPr>
        </w:pPrChange>
      </w:pPr>
      <w:ins w:id="11966" w:author="The Si Tran" w:date="2012-12-11T07:52:00Z">
        <w:r w:rsidRPr="00422906">
          <w:rPr>
            <w:rFonts w:ascii="Times New Roman" w:hAnsi="Times New Roman"/>
            <w:sz w:val="26"/>
            <w:szCs w:val="26"/>
            <w:rPrChange w:id="11967"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1968" w:author="The Si Tran" w:date="2012-12-11T06:20:00Z"/>
          <w:rFonts w:ascii="Times New Roman" w:hAnsi="Times New Roman"/>
          <w:sz w:val="26"/>
          <w:szCs w:val="26"/>
          <w:rPrChange w:id="11969" w:author="The Si Tran" w:date="2012-12-11T07:53:00Z">
            <w:rPr>
              <w:ins w:id="11970" w:author="The Si Tran" w:date="2012-12-11T06:20:00Z"/>
            </w:rPr>
          </w:rPrChange>
        </w:rPr>
        <w:pPrChange w:id="11971"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1972" w:author="The Si Tran" w:date="2012-12-11T06:20:00Z"/>
          <w:rFonts w:ascii="Times New Roman" w:hAnsi="Times New Roman"/>
          <w:sz w:val="26"/>
          <w:szCs w:val="26"/>
          <w:rPrChange w:id="11973" w:author="The Si Tran" w:date="2012-12-11T07:53:00Z">
            <w:rPr>
              <w:ins w:id="11974" w:author="The Si Tran" w:date="2012-12-11T06:20:00Z"/>
            </w:rPr>
          </w:rPrChange>
        </w:rPr>
      </w:pPr>
      <w:ins w:id="11975" w:author="The Si Tran" w:date="2012-12-11T06:20:00Z">
        <w:r w:rsidRPr="00422906">
          <w:rPr>
            <w:rFonts w:ascii="Times New Roman" w:hAnsi="Times New Roman"/>
            <w:sz w:val="26"/>
            <w:szCs w:val="26"/>
            <w:rPrChange w:id="11976"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1977" w:author="The Si Tran" w:date="2012-12-11T06:20:00Z"/>
          <w:rFonts w:ascii="Times New Roman" w:hAnsi="Times New Roman"/>
          <w:sz w:val="26"/>
          <w:szCs w:val="26"/>
          <w:rPrChange w:id="11978" w:author="The Si Tran" w:date="2012-12-11T07:53:00Z">
            <w:rPr>
              <w:ins w:id="11979" w:author="The Si Tran" w:date="2012-12-11T06:20:00Z"/>
            </w:rPr>
          </w:rPrChange>
        </w:rPr>
      </w:pPr>
      <w:ins w:id="11980" w:author="The Si Tran" w:date="2012-12-11T06:20:00Z">
        <w:r w:rsidRPr="00422906">
          <w:rPr>
            <w:rFonts w:ascii="Times New Roman" w:hAnsi="Times New Roman"/>
            <w:sz w:val="26"/>
            <w:szCs w:val="26"/>
            <w:rPrChange w:id="11981"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1982" w:author="The Si Tran" w:date="2012-12-11T07:54:00Z"/>
        </w:rPr>
        <w:pPrChange w:id="11983" w:author="The Si Tran" w:date="2012-12-11T07:54:00Z">
          <w:pPr>
            <w:pStyle w:val="ListParagraph"/>
          </w:pPr>
        </w:pPrChange>
      </w:pPr>
      <w:ins w:id="11984" w:author="The Si Tran" w:date="2012-12-11T07:53:00Z">
        <w:r>
          <w:t>Dự báo</w:t>
        </w:r>
      </w:ins>
    </w:p>
    <w:p w14:paraId="3216EB82" w14:textId="77777777" w:rsidR="004833CB" w:rsidRPr="00097101" w:rsidRDefault="004833CB">
      <w:pPr>
        <w:pStyle w:val="NoSpacing"/>
        <w:numPr>
          <w:ilvl w:val="0"/>
          <w:numId w:val="41"/>
        </w:numPr>
        <w:rPr>
          <w:ins w:id="11985" w:author="The Si Tran" w:date="2012-12-11T06:20:00Z"/>
        </w:rPr>
        <w:pPrChange w:id="11986" w:author="The Si Tran" w:date="2012-12-11T07:54:00Z">
          <w:pPr>
            <w:pStyle w:val="ListParagraph"/>
          </w:pPr>
        </w:pPrChange>
      </w:pPr>
      <w:ins w:id="11987" w:author="The Si Tran" w:date="2012-12-11T07:54:00Z">
        <w:r>
          <w:t>Kiểm tra mô hình kết hợp</w:t>
        </w:r>
      </w:ins>
    </w:p>
    <w:p w14:paraId="3455B1D2" w14:textId="77777777" w:rsidR="00667F2E" w:rsidRPr="004833CB" w:rsidRDefault="00667F2E" w:rsidP="00667F2E">
      <w:pPr>
        <w:pStyle w:val="ListParagraph"/>
        <w:ind w:left="1080"/>
        <w:rPr>
          <w:ins w:id="11988" w:author="The Si Tran" w:date="2012-12-11T06:20:00Z"/>
          <w:rFonts w:ascii="Times New Roman" w:hAnsi="Times New Roman"/>
          <w:sz w:val="26"/>
          <w:szCs w:val="26"/>
          <w:rPrChange w:id="11989" w:author="The Si Tran" w:date="2012-12-11T07:54:00Z">
            <w:rPr>
              <w:ins w:id="11990" w:author="The Si Tran" w:date="2012-12-11T06:20:00Z"/>
            </w:rPr>
          </w:rPrChange>
        </w:rPr>
      </w:pPr>
      <w:ins w:id="11991" w:author="The Si Tran" w:date="2012-12-11T06:20:00Z">
        <w:r w:rsidRPr="004833CB">
          <w:rPr>
            <w:rFonts w:ascii="Times New Roman" w:hAnsi="Times New Roman"/>
            <w:sz w:val="26"/>
            <w:szCs w:val="26"/>
            <w:rPrChange w:id="11992"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1993" w:author="The Si Tran" w:date="2012-12-11T07:59:00Z"/>
          <w:rFonts w:ascii="Times New Roman" w:hAnsi="Times New Roman"/>
        </w:rPr>
      </w:pPr>
      <w:ins w:id="11994" w:author="The Si Tran" w:date="2012-12-11T06:20:00Z">
        <w:r w:rsidRPr="001B545C">
          <w:rPr>
            <w:rFonts w:ascii="Times New Roman" w:hAnsi="Times New Roman"/>
            <w:noProof/>
            <w:rPrChange w:id="11995" w:author="Unknown">
              <w:rPr>
                <w:noProof/>
              </w:rPr>
            </w:rPrChange>
          </w:rPr>
          <mc:AlternateContent>
            <mc:Choice Requires="wps">
              <w:drawing>
                <wp:anchor distT="0" distB="0" distL="114300" distR="114300" simplePos="0" relativeHeight="251595776" behindDoc="0" locked="0" layoutInCell="1" allowOverlap="1" wp14:anchorId="419359FF" wp14:editId="43ABDA01">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537CF3" w:rsidRDefault="00537CF3"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138" type="#_x0000_t202" style="position:absolute;left:0;text-align:left;margin-left:116.25pt;margin-top:90pt;width:117pt;height:36.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d9r6yg2mMLeWiH&#10;MDi+VFjnGxbiPfM4ddgauEniHX6kBqwTdBIlG/B/3rtPeBwG1FJS4xSXNPzeMi8o0d8tjsl0OB6n&#10;sc+H8eRshAd/rFkda+zWXAE2zxB3luNZTPioe1F6ME+4cBbpVVQxy/HtksZevIrtbsGFxcVikUE4&#10;6I7FG/vgeHKdaE5d/Ng8Me+6Vo84JLfQzzubver4FpssLSy2EaTK45CIblntCoBLIg9Ut9DSFjo+&#10;Z9Tz2p3/BQ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j/hz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537CF3" w:rsidRDefault="00537CF3" w:rsidP="00667F2E">
                        <w:r>
                          <w:t>Kiểm tra mô hình</w:t>
                        </w:r>
                      </w:p>
                    </w:txbxContent>
                  </v:textbox>
                </v:shape>
              </w:pict>
            </mc:Fallback>
          </mc:AlternateContent>
        </w:r>
        <w:r w:rsidRPr="001B545C">
          <w:rPr>
            <w:rFonts w:ascii="Times New Roman" w:hAnsi="Times New Roman"/>
            <w:noProof/>
            <w:rPrChange w:id="11996" w:author="Unknown">
              <w:rPr>
                <w:noProof/>
              </w:rPr>
            </w:rPrChange>
          </w:rPr>
          <mc:AlternateContent>
            <mc:Choice Requires="wps">
              <w:drawing>
                <wp:anchor distT="0" distB="0" distL="114300" distR="114300" simplePos="0" relativeHeight="251594752" behindDoc="0" locked="0" layoutInCell="1" allowOverlap="1" wp14:anchorId="3B978055" wp14:editId="32D73C78">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537CF3" w:rsidRDefault="00537CF3"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39" type="#_x0000_t47" style="position:absolute;left:0;text-align:left;margin-left:217.5pt;margin-top:39.75pt;width:60pt;height:20.25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D4CMHF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537CF3" w:rsidRDefault="00537CF3" w:rsidP="00667F2E">
                        <w:pPr>
                          <w:jc w:val="center"/>
                        </w:pPr>
                      </w:p>
                    </w:txbxContent>
                  </v:textbox>
                  <o:callout v:ext="edit" minusy="t"/>
                </v:shape>
              </w:pict>
            </mc:Fallback>
          </mc:AlternateContent>
        </w:r>
        <w:r w:rsidR="00667F2E" w:rsidRPr="001B545C">
          <w:rPr>
            <w:rFonts w:ascii="Times New Roman" w:hAnsi="Times New Roman"/>
            <w:noProof/>
            <w:rPrChange w:id="11997" w:author="Unknown">
              <w:rPr>
                <w:noProof/>
              </w:rPr>
            </w:rPrChange>
          </w:rPr>
          <w:drawing>
            <wp:inline distT="0" distB="0" distL="0" distR="0" wp14:anchorId="6184D586" wp14:editId="063794D9">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1998" w:author="The Si Tran" w:date="2012-12-11T07:59:00Z"/>
          <w:rFonts w:ascii="Times New Roman" w:hAnsi="Times New Roman"/>
        </w:rPr>
      </w:pPr>
    </w:p>
    <w:p w14:paraId="2398A1DA" w14:textId="77777777" w:rsidR="00BF62DE" w:rsidRDefault="00BF62DE" w:rsidP="00BF62DE">
      <w:pPr>
        <w:pStyle w:val="ListParagraph"/>
        <w:ind w:left="0"/>
        <w:rPr>
          <w:ins w:id="11999" w:author="The Si Tran" w:date="2012-12-11T07:59:00Z"/>
          <w:rFonts w:ascii="Times New Roman" w:hAnsi="Times New Roman"/>
        </w:rPr>
      </w:pPr>
    </w:p>
    <w:p w14:paraId="3185EAA8" w14:textId="77777777" w:rsidR="00BF62DE" w:rsidRDefault="00BF62DE" w:rsidP="00BF62DE">
      <w:pPr>
        <w:pStyle w:val="ListParagraph"/>
        <w:ind w:left="0"/>
        <w:rPr>
          <w:ins w:id="12000" w:author="The Si Tran" w:date="2012-12-11T07:59:00Z"/>
          <w:rFonts w:ascii="Times New Roman" w:hAnsi="Times New Roman"/>
        </w:rPr>
      </w:pPr>
      <w:ins w:id="12001" w:author="The Si Tran" w:date="2012-12-11T07:59:00Z">
        <w:r>
          <w:rPr>
            <w:noProof/>
          </w:rPr>
          <w:lastRenderedPageBreak/>
          <w:drawing>
            <wp:inline distT="0" distB="0" distL="0" distR="0" wp14:anchorId="6B725F63" wp14:editId="1D5606BA">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002" w:author="The Si Tran" w:date="2012-12-11T07:56:00Z"/>
          <w:rFonts w:ascii="Times New Roman" w:hAnsi="Times New Roman"/>
          <w:sz w:val="26"/>
          <w:szCs w:val="26"/>
          <w:rPrChange w:id="12003" w:author="The Si Tran" w:date="2012-12-11T07:59:00Z">
            <w:rPr>
              <w:ins w:id="12004" w:author="The Si Tran" w:date="2012-12-11T07:56:00Z"/>
              <w:rFonts w:ascii="Times New Roman" w:hAnsi="Times New Roman"/>
            </w:rPr>
          </w:rPrChange>
        </w:rPr>
        <w:pPrChange w:id="12005" w:author="The Si Tran" w:date="2012-12-11T07:59:00Z">
          <w:pPr>
            <w:pStyle w:val="ListParagraph"/>
            <w:ind w:left="0"/>
          </w:pPr>
        </w:pPrChange>
      </w:pPr>
      <w:ins w:id="12006" w:author="The Si Tran" w:date="2012-12-11T07:59:00Z">
        <w:r w:rsidRPr="003C0DE2">
          <w:rPr>
            <w:rFonts w:ascii="Times New Roman" w:hAnsi="Times New Roman"/>
            <w:sz w:val="26"/>
            <w:szCs w:val="26"/>
            <w:rPrChange w:id="12007"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008" w:author="The Si Tran" w:date="2012-12-11T06:20:00Z"/>
          <w:rFonts w:ascii="Times New Roman" w:hAnsi="Times New Roman"/>
          <w:rPrChange w:id="12009" w:author="The Si Tran" w:date="2012-12-11T06:24:00Z">
            <w:rPr>
              <w:ins w:id="12010"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011" w:author="The Si Tran" w:date="2012-12-11T07:55:00Z"/>
          <w:rFonts w:ascii="Times New Roman" w:hAnsi="Times New Roman"/>
          <w:sz w:val="26"/>
          <w:szCs w:val="26"/>
          <w:rPrChange w:id="12012" w:author="The Si Tran" w:date="2012-12-11T07:56:00Z">
            <w:rPr>
              <w:ins w:id="12013" w:author="The Si Tran" w:date="2012-12-11T07:55:00Z"/>
              <w:rFonts w:ascii="Times New Roman" w:hAnsi="Times New Roman"/>
            </w:rPr>
          </w:rPrChange>
        </w:rPr>
        <w:pPrChange w:id="12014" w:author="The Si Tran" w:date="2012-12-11T07:56:00Z">
          <w:pPr>
            <w:pStyle w:val="ListParagraph"/>
            <w:numPr>
              <w:numId w:val="38"/>
            </w:numPr>
            <w:spacing w:after="160" w:line="259" w:lineRule="auto"/>
            <w:ind w:left="1080" w:hanging="360"/>
          </w:pPr>
        </w:pPrChange>
      </w:pPr>
      <w:ins w:id="12015" w:author="The Si Tran" w:date="2012-12-11T06:20:00Z">
        <w:r w:rsidRPr="00BF62DE">
          <w:rPr>
            <w:rFonts w:ascii="Times New Roman" w:hAnsi="Times New Roman"/>
            <w:sz w:val="26"/>
            <w:szCs w:val="26"/>
            <w:rPrChange w:id="12016"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017" w:author="The Si Tran" w:date="2012-12-11T06:20:00Z"/>
          <w:rFonts w:ascii="Times New Roman" w:hAnsi="Times New Roman"/>
          <w:rPrChange w:id="12018" w:author="The Si Tran" w:date="2012-12-11T06:24:00Z">
            <w:rPr>
              <w:ins w:id="12019" w:author="The Si Tran" w:date="2012-12-11T06:20:00Z"/>
            </w:rPr>
          </w:rPrChange>
        </w:rPr>
        <w:pPrChange w:id="12020"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021" w:author="The Si Tran" w:date="2012-12-11T06:20:00Z"/>
          <w:rFonts w:ascii="Times New Roman" w:hAnsi="Times New Roman"/>
          <w:rPrChange w:id="12022" w:author="The Si Tran" w:date="2012-12-11T06:24:00Z">
            <w:rPr>
              <w:ins w:id="12023" w:author="The Si Tran" w:date="2012-12-11T06:20:00Z"/>
            </w:rPr>
          </w:rPrChange>
        </w:rPr>
      </w:pPr>
      <w:ins w:id="12024" w:author="The Si Tran" w:date="2012-12-11T06:20:00Z">
        <w:r w:rsidRPr="001B545C">
          <w:rPr>
            <w:rFonts w:ascii="Times New Roman" w:hAnsi="Times New Roman"/>
            <w:noProof/>
            <w:rPrChange w:id="12025" w:author="Unknown">
              <w:rPr>
                <w:noProof/>
              </w:rPr>
            </w:rPrChange>
          </w:rPr>
          <w:lastRenderedPageBreak/>
          <mc:AlternateContent>
            <mc:Choice Requires="wps">
              <w:drawing>
                <wp:anchor distT="0" distB="0" distL="114300" distR="114300" simplePos="0" relativeHeight="251599872" behindDoc="0" locked="0" layoutInCell="1" allowOverlap="1" wp14:anchorId="3EDEB21A" wp14:editId="084CC266">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537CF3" w:rsidRDefault="00537CF3"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40" type="#_x0000_t202" style="position:absolute;left:0;text-align:left;margin-left:62.25pt;margin-top:89.45pt;width:63.75pt;height:3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B1Z3hj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537CF3" w:rsidRDefault="00537CF3" w:rsidP="00667F2E">
                        <w:r>
                          <w:t>Dự đoán</w:t>
                        </w:r>
                      </w:p>
                    </w:txbxContent>
                  </v:textbox>
                </v:shape>
              </w:pict>
            </mc:Fallback>
          </mc:AlternateContent>
        </w:r>
        <w:r w:rsidRPr="001B545C">
          <w:rPr>
            <w:rFonts w:ascii="Times New Roman" w:hAnsi="Times New Roman"/>
            <w:noProof/>
            <w:rPrChange w:id="12026" w:author="Unknown">
              <w:rPr>
                <w:noProof/>
              </w:rPr>
            </w:rPrChange>
          </w:rPr>
          <mc:AlternateContent>
            <mc:Choice Requires="wps">
              <w:drawing>
                <wp:anchor distT="0" distB="0" distL="114300" distR="114300" simplePos="0" relativeHeight="251596800" behindDoc="0" locked="0" layoutInCell="1" allowOverlap="1" wp14:anchorId="00D386CF" wp14:editId="03CA78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537CF3" w:rsidRDefault="00537CF3"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41" type="#_x0000_t47" style="position:absolute;left:0;text-align:left;margin-left:146.25pt;margin-top:40.45pt;width:60pt;height:20.25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Fn5g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" adj="-15570,50700" filled="f" strokecolor="red" strokeweight="2pt">
                  <v:textbox>
                    <w:txbxContent>
                      <w:p w14:paraId="392961F1" w14:textId="77777777" w:rsidR="00537CF3" w:rsidRDefault="00537CF3" w:rsidP="00667F2E">
                        <w:pPr>
                          <w:jc w:val="center"/>
                        </w:pPr>
                      </w:p>
                    </w:txbxContent>
                  </v:textbox>
                  <o:callout v:ext="edit" minusy="t"/>
                </v:shape>
              </w:pict>
            </mc:Fallback>
          </mc:AlternateContent>
        </w:r>
        <w:r w:rsidR="00667F2E" w:rsidRPr="001B545C">
          <w:rPr>
            <w:rFonts w:ascii="Times New Roman" w:hAnsi="Times New Roman"/>
            <w:noProof/>
            <w:rPrChange w:id="12027" w:author="Unknown">
              <w:rPr>
                <w:noProof/>
              </w:rPr>
            </w:rPrChange>
          </w:rPr>
          <mc:AlternateContent>
            <mc:Choice Requires="wps">
              <w:drawing>
                <wp:anchor distT="0" distB="0" distL="114300" distR="114300" simplePos="0" relativeHeight="251602944" behindDoc="0" locked="0" layoutInCell="1" allowOverlap="1" wp14:anchorId="3F6F5102" wp14:editId="09856D55">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C986A" id="Straight Arrow Connector 127" o:spid="_x0000_s1026" type="#_x0000_t32" style="position:absolute;margin-left:422.25pt;margin-top:230.2pt;width:22.5pt;height:61.5pt;flip:x;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028" w:author="Unknown">
              <w:rPr>
                <w:noProof/>
              </w:rPr>
            </w:rPrChange>
          </w:rPr>
          <mc:AlternateContent>
            <mc:Choice Requires="wps">
              <w:drawing>
                <wp:anchor distT="0" distB="0" distL="114300" distR="114300" simplePos="0" relativeHeight="251600896" behindDoc="0" locked="0" layoutInCell="1" allowOverlap="1" wp14:anchorId="4E62179D" wp14:editId="5EC0047C">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F5848" id="Straight Arrow Connector 128" o:spid="_x0000_s1026" type="#_x0000_t32" style="position:absolute;margin-left:105.75pt;margin-top:229.45pt;width:13.5pt;height:65.25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029" w:author="Unknown">
              <w:rPr>
                <w:noProof/>
              </w:rPr>
            </w:rPrChange>
          </w:rPr>
          <w:drawing>
            <wp:inline distT="0" distB="0" distL="0" distR="0" wp14:anchorId="7FB50EBD" wp14:editId="0778E224">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030" w:author="The Si Tran" w:date="2012-12-11T06:20:00Z"/>
        </w:rPr>
      </w:pPr>
      <w:ins w:id="12031" w:author="The Si Tran" w:date="2012-12-11T06:20:00Z">
        <w:r w:rsidRPr="001B545C">
          <w:rPr>
            <w:noProof/>
            <w:rPrChange w:id="12032" w:author="Unknown">
              <w:rPr>
                <w:rFonts w:ascii="Calibri" w:eastAsia="Calibri" w:hAnsi="Calibri"/>
                <w:noProof/>
                <w:sz w:val="22"/>
              </w:rPr>
            </w:rPrChange>
          </w:rPr>
          <mc:AlternateContent>
            <mc:Choice Requires="wps">
              <w:drawing>
                <wp:anchor distT="0" distB="0" distL="114300" distR="114300" simplePos="0" relativeHeight="251606016" behindDoc="0" locked="0" layoutInCell="1" allowOverlap="1" wp14:anchorId="7BE96E7A" wp14:editId="4388316E">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537CF3" w:rsidRDefault="00537CF3"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42" type="#_x0000_t202" style="position:absolute;left:0;text-align:left;margin-left:98.05pt;margin-top:20.45pt;width:149.25pt;height:33pt;z-index:25160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FGSeSW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537CF3" w:rsidRDefault="00537CF3"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033" w:author="The Si Tran" w:date="2012-12-11T06:20:00Z"/>
        </w:rPr>
      </w:pPr>
      <w:ins w:id="12034" w:author="The Si Tran" w:date="2012-12-11T06:20:00Z">
        <w:r w:rsidRPr="001B545C">
          <w:rPr>
            <w:noProof/>
            <w:rPrChange w:id="12035" w:author="Unknown">
              <w:rPr>
                <w:rFonts w:ascii="Calibri" w:eastAsia="Calibri" w:hAnsi="Calibri"/>
                <w:noProof/>
                <w:sz w:val="22"/>
              </w:rPr>
            </w:rPrChange>
          </w:rPr>
          <mc:AlternateContent>
            <mc:Choice Requires="wps">
              <w:drawing>
                <wp:anchor distT="0" distB="0" distL="114300" distR="114300" simplePos="0" relativeHeight="251601920" behindDoc="0" locked="0" layoutInCell="1" allowOverlap="1" wp14:anchorId="4C4C90C5" wp14:editId="5ADD2532">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537CF3" w:rsidRDefault="00537CF3"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43" type="#_x0000_t202" style="position:absolute;left:0;text-align:left;margin-left:94.5pt;margin-top:1pt;width:149.25pt;height:29.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EZ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bkvO+VNZQHbCEH&#10;7Rh6y5cK63zLfHhgDucOuwZ3SbjHj9SAdYJOomQL7vdb9xGP44BaSmqc44L6XzvmBCX6m8FBuRyM&#10;RnHw02E0vhjiwZ1q1qcas6uuAZtngFvL8iRGfNC9KB1UT7hyFvFVVDHD8e2Chl68Du12wZXFxWKR&#10;QDjqloVb82h5dB1pjl28ap6Ys12rBxySO+gnnk1fdXyLjZYGFrsAUqVxiES3rHYFwDWRBqpbaXEP&#10;nZ4T6nnxzv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BC5BGZ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537CF3" w:rsidRDefault="00537CF3" w:rsidP="00667F2E">
                        <w:r>
                          <w:t>Đồ thị các giá trị dự đoán</w:t>
                        </w:r>
                      </w:p>
                    </w:txbxContent>
                  </v:textbox>
                </v:shape>
              </w:pict>
            </mc:Fallback>
          </mc:AlternateContent>
        </w:r>
      </w:ins>
    </w:p>
    <w:p w14:paraId="126C25BD" w14:textId="77777777" w:rsidR="00667F2E" w:rsidRPr="001B545C" w:rsidRDefault="00667F2E" w:rsidP="00667F2E">
      <w:pPr>
        <w:rPr>
          <w:ins w:id="12036" w:author="The Si Tran" w:date="2012-12-11T06:20:00Z"/>
        </w:rPr>
      </w:pPr>
    </w:p>
    <w:p w14:paraId="59F0763C" w14:textId="77777777" w:rsidR="00667F2E" w:rsidRPr="00C64004" w:rsidRDefault="00667F2E">
      <w:pPr>
        <w:jc w:val="center"/>
        <w:rPr>
          <w:b/>
          <w:rPrChange w:id="12037" w:author="The Si Tran" w:date="2012-12-11T06:18:00Z">
            <w:rPr>
              <w:szCs w:val="26"/>
            </w:rPr>
          </w:rPrChange>
        </w:rPr>
        <w:pPrChange w:id="12038"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039"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47" w:author="The Si Tran" w:date="2012-12-14T05:08:00Z" w:initials="TST">
    <w:p w14:paraId="64E74DE2" w14:textId="77777777" w:rsidR="00537CF3" w:rsidRDefault="00537CF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B72463" w14:textId="77777777" w:rsidR="00E54CE4" w:rsidRDefault="00E54CE4" w:rsidP="00AC1CB4">
      <w:pPr>
        <w:spacing w:before="0" w:line="240" w:lineRule="auto"/>
      </w:pPr>
      <w:r>
        <w:separator/>
      </w:r>
    </w:p>
    <w:p w14:paraId="4BFBC839" w14:textId="77777777" w:rsidR="00E54CE4" w:rsidRDefault="00E54CE4"/>
  </w:endnote>
  <w:endnote w:type="continuationSeparator" w:id="0">
    <w:p w14:paraId="64FCC72A" w14:textId="77777777" w:rsidR="00E54CE4" w:rsidRDefault="00E54CE4" w:rsidP="00AC1CB4">
      <w:pPr>
        <w:spacing w:before="0" w:line="240" w:lineRule="auto"/>
      </w:pPr>
      <w:r>
        <w:continuationSeparator/>
      </w:r>
    </w:p>
    <w:p w14:paraId="50717A96" w14:textId="77777777" w:rsidR="00E54CE4" w:rsidRDefault="00E54C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554" w:author="The Si Tran" w:date="2012-12-12T13:36:00Z"/>
  <w:sdt>
    <w:sdtPr>
      <w:id w:val="-908844875"/>
      <w:docPartObj>
        <w:docPartGallery w:val="Page Numbers (Bottom of Page)"/>
        <w:docPartUnique/>
      </w:docPartObj>
    </w:sdtPr>
    <w:sdtEndPr>
      <w:rPr>
        <w:noProof/>
      </w:rPr>
    </w:sdtEndPr>
    <w:sdtContent>
      <w:customXmlInsRangeEnd w:id="554"/>
      <w:p w14:paraId="17267F96" w14:textId="77777777" w:rsidR="00537CF3" w:rsidRDefault="00537CF3">
        <w:pPr>
          <w:pStyle w:val="Footer"/>
          <w:jc w:val="center"/>
          <w:rPr>
            <w:ins w:id="555" w:author="The Si Tran" w:date="2012-12-12T13:36:00Z"/>
          </w:rPr>
        </w:pPr>
        <w:ins w:id="556" w:author="The Si Tran" w:date="2012-12-12T13:36:00Z">
          <w:r>
            <w:fldChar w:fldCharType="begin"/>
          </w:r>
          <w:r>
            <w:instrText xml:space="preserve"> PAGE   \* MERGEFORMAT </w:instrText>
          </w:r>
          <w:r>
            <w:fldChar w:fldCharType="separate"/>
          </w:r>
        </w:ins>
        <w:r w:rsidR="006449F3">
          <w:rPr>
            <w:noProof/>
          </w:rPr>
          <w:t>49</w:t>
        </w:r>
        <w:ins w:id="557" w:author="The Si Tran" w:date="2012-12-12T13:36:00Z">
          <w:r>
            <w:rPr>
              <w:noProof/>
            </w:rPr>
            <w:fldChar w:fldCharType="end"/>
          </w:r>
        </w:ins>
      </w:p>
      <w:customXmlInsRangeStart w:id="558" w:author="The Si Tran" w:date="2012-12-12T13:36:00Z"/>
    </w:sdtContent>
  </w:sdt>
  <w:customXmlInsRangeEnd w:id="558"/>
  <w:p w14:paraId="3AF94941" w14:textId="77777777" w:rsidR="00537CF3" w:rsidRDefault="00537C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537CF3" w:rsidRDefault="00537CF3">
    <w:pPr>
      <w:pStyle w:val="Footer"/>
      <w:jc w:val="center"/>
      <w:rPr>
        <w:ins w:id="11284" w:author="The Si Tran" w:date="2012-12-14T06:50:00Z"/>
      </w:rPr>
    </w:pPr>
    <w:ins w:id="11285" w:author="The Si Tran" w:date="2012-12-14T06:50:00Z">
      <w:r>
        <w:t>A.</w:t>
      </w:r>
    </w:ins>
    <w:customXmlInsRangeStart w:id="11286" w:author="The Si Tran" w:date="2012-12-14T06:50:00Z"/>
    <w:sdt>
      <w:sdtPr>
        <w:id w:val="1504550065"/>
        <w:docPartObj>
          <w:docPartGallery w:val="Page Numbers (Bottom of Page)"/>
          <w:docPartUnique/>
        </w:docPartObj>
      </w:sdtPr>
      <w:sdtEndPr>
        <w:rPr>
          <w:noProof/>
        </w:rPr>
      </w:sdtEndPr>
      <w:sdtContent>
        <w:customXmlInsRangeEnd w:id="11286"/>
        <w:ins w:id="11287" w:author="The Si Tran" w:date="2012-12-14T06:50:00Z">
          <w:r>
            <w:fldChar w:fldCharType="begin"/>
          </w:r>
          <w:r>
            <w:instrText xml:space="preserve"> PAGE   \* MERGEFORMAT </w:instrText>
          </w:r>
          <w:r>
            <w:fldChar w:fldCharType="separate"/>
          </w:r>
        </w:ins>
        <w:r w:rsidR="003343D0">
          <w:rPr>
            <w:noProof/>
          </w:rPr>
          <w:t>2</w:t>
        </w:r>
        <w:ins w:id="11288" w:author="The Si Tran" w:date="2012-12-14T06:50:00Z">
          <w:r>
            <w:rPr>
              <w:noProof/>
            </w:rPr>
            <w:fldChar w:fldCharType="end"/>
          </w:r>
        </w:ins>
        <w:customXmlInsRangeStart w:id="11289" w:author="The Si Tran" w:date="2012-12-14T06:50:00Z"/>
      </w:sdtContent>
    </w:sdt>
    <w:customXmlInsRangeEnd w:id="11289"/>
  </w:p>
  <w:p w14:paraId="2B5B527C" w14:textId="77777777" w:rsidR="00537CF3" w:rsidRDefault="00537C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2B2A8CE1" w:rsidR="00537CF3" w:rsidRDefault="00537CF3">
    <w:pPr>
      <w:pStyle w:val="Footer"/>
      <w:jc w:val="center"/>
      <w:rPr>
        <w:ins w:id="11418" w:author="The Si Tran" w:date="2012-12-14T06:50:00Z"/>
      </w:rPr>
    </w:pPr>
    <w:ins w:id="11419" w:author="The Si Tran" w:date="2012-12-14T06:50:00Z">
      <w:r>
        <w:t>B.</w:t>
      </w:r>
    </w:ins>
    <w:customXmlInsRangeStart w:id="11420" w:author="The Si Tran" w:date="2012-12-14T06:50:00Z"/>
    <w:sdt>
      <w:sdtPr>
        <w:id w:val="280921923"/>
        <w:docPartObj>
          <w:docPartGallery w:val="Page Numbers (Bottom of Page)"/>
          <w:docPartUnique/>
        </w:docPartObj>
      </w:sdtPr>
      <w:sdtEndPr>
        <w:rPr>
          <w:noProof/>
        </w:rPr>
      </w:sdtEndPr>
      <w:sdtContent>
        <w:customXmlInsRangeEnd w:id="11420"/>
        <w:ins w:id="11421" w:author="The Si Tran" w:date="2012-12-14T06:50:00Z">
          <w:r>
            <w:fldChar w:fldCharType="begin"/>
          </w:r>
          <w:r>
            <w:instrText xml:space="preserve"> PAGE   \* MERGEFORMAT </w:instrText>
          </w:r>
          <w:r>
            <w:fldChar w:fldCharType="separate"/>
          </w:r>
        </w:ins>
        <w:r w:rsidR="003343D0">
          <w:rPr>
            <w:noProof/>
          </w:rPr>
          <w:t>15</w:t>
        </w:r>
        <w:ins w:id="11422" w:author="The Si Tran" w:date="2012-12-14T06:50:00Z">
          <w:r>
            <w:rPr>
              <w:noProof/>
            </w:rPr>
            <w:fldChar w:fldCharType="end"/>
          </w:r>
        </w:ins>
        <w:customXmlInsRangeStart w:id="11423" w:author="The Si Tran" w:date="2012-12-14T06:50:00Z"/>
      </w:sdtContent>
    </w:sdt>
    <w:customXmlInsRangeEnd w:id="11423"/>
  </w:p>
  <w:p w14:paraId="656B5744" w14:textId="77777777" w:rsidR="00537CF3" w:rsidRDefault="00537C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767369" w14:textId="77777777" w:rsidR="00E54CE4" w:rsidRDefault="00E54CE4" w:rsidP="00AC1CB4">
      <w:pPr>
        <w:spacing w:before="0" w:line="240" w:lineRule="auto"/>
      </w:pPr>
      <w:r>
        <w:separator/>
      </w:r>
    </w:p>
    <w:p w14:paraId="67368FC8" w14:textId="77777777" w:rsidR="00E54CE4" w:rsidRDefault="00E54CE4"/>
  </w:footnote>
  <w:footnote w:type="continuationSeparator" w:id="0">
    <w:p w14:paraId="5CACEC79" w14:textId="77777777" w:rsidR="00E54CE4" w:rsidRDefault="00E54CE4" w:rsidP="00AC1CB4">
      <w:pPr>
        <w:spacing w:before="0" w:line="240" w:lineRule="auto"/>
      </w:pPr>
      <w:r>
        <w:continuationSeparator/>
      </w:r>
    </w:p>
    <w:p w14:paraId="70F8BFE3" w14:textId="77777777" w:rsidR="00E54CE4" w:rsidRDefault="00E54CE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0229"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0229"/>
      <w:p w14:paraId="3F653F36" w14:textId="6F0AC5FB" w:rsidR="00537CF3" w:rsidRDefault="00537CF3">
        <w:pPr>
          <w:pStyle w:val="Header"/>
          <w:pBdr>
            <w:bottom w:val="thickThinSmallGap" w:sz="24" w:space="1" w:color="auto"/>
          </w:pBdr>
          <w:tabs>
            <w:tab w:val="clear" w:pos="9360"/>
            <w:tab w:val="right" w:pos="9072"/>
          </w:tabs>
          <w:jc w:val="center"/>
          <w:rPr>
            <w:ins w:id="10230" w:author="The Si Tran" w:date="2012-12-14T06:56:00Z"/>
            <w:szCs w:val="26"/>
          </w:rPr>
        </w:pPr>
        <w:ins w:id="10231" w:author="The Si Tran" w:date="2012-12-14T06:57:00Z">
          <w:r w:rsidRPr="000A27E1">
            <w:rPr>
              <w:szCs w:val="26"/>
            </w:rPr>
            <w:t>Ứng dụng mạng Neuron nhân tạo vào công tác dự báo dữ liệu chuỗi thời gian</w:t>
          </w:r>
        </w:ins>
      </w:p>
      <w:customXmlInsRangeStart w:id="10232" w:author="The Si Tran" w:date="2012-12-14T06:56:00Z"/>
    </w:sdtContent>
  </w:sdt>
  <w:customXmlInsRangeEnd w:id="10232"/>
  <w:p w14:paraId="4F445727" w14:textId="0A2B6F9B" w:rsidR="00537CF3" w:rsidRPr="000A27E1" w:rsidRDefault="00537C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42925254"/>
    <w:lvl w:ilvl="0" w:tplc="4D926922">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726C2E34"/>
    <w:lvl w:ilvl="0" w:tplc="D82A6AE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5531"/>
    <w:rsid w:val="0004647E"/>
    <w:rsid w:val="00052731"/>
    <w:rsid w:val="0005400A"/>
    <w:rsid w:val="0005561A"/>
    <w:rsid w:val="0006468C"/>
    <w:rsid w:val="00066043"/>
    <w:rsid w:val="00071624"/>
    <w:rsid w:val="00071995"/>
    <w:rsid w:val="000729A7"/>
    <w:rsid w:val="00075CBD"/>
    <w:rsid w:val="00080E17"/>
    <w:rsid w:val="00082976"/>
    <w:rsid w:val="0008713C"/>
    <w:rsid w:val="00087FFE"/>
    <w:rsid w:val="00090047"/>
    <w:rsid w:val="00090AB7"/>
    <w:rsid w:val="00094614"/>
    <w:rsid w:val="000952DD"/>
    <w:rsid w:val="00095447"/>
    <w:rsid w:val="00097101"/>
    <w:rsid w:val="000A27E1"/>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360F7"/>
    <w:rsid w:val="00141341"/>
    <w:rsid w:val="00142255"/>
    <w:rsid w:val="00142ADD"/>
    <w:rsid w:val="001444EB"/>
    <w:rsid w:val="001455B7"/>
    <w:rsid w:val="0015202E"/>
    <w:rsid w:val="00155591"/>
    <w:rsid w:val="001568F1"/>
    <w:rsid w:val="001611FB"/>
    <w:rsid w:val="00165810"/>
    <w:rsid w:val="00177321"/>
    <w:rsid w:val="00187200"/>
    <w:rsid w:val="00187396"/>
    <w:rsid w:val="00187478"/>
    <w:rsid w:val="00191361"/>
    <w:rsid w:val="001A309A"/>
    <w:rsid w:val="001A5EB6"/>
    <w:rsid w:val="001B4700"/>
    <w:rsid w:val="001B4DDE"/>
    <w:rsid w:val="001B545C"/>
    <w:rsid w:val="001C0C97"/>
    <w:rsid w:val="001C2225"/>
    <w:rsid w:val="001C333A"/>
    <w:rsid w:val="001C3CEB"/>
    <w:rsid w:val="001D208D"/>
    <w:rsid w:val="001D36B5"/>
    <w:rsid w:val="001D7BD2"/>
    <w:rsid w:val="001E051F"/>
    <w:rsid w:val="001E48EF"/>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143A"/>
    <w:rsid w:val="00254F82"/>
    <w:rsid w:val="00256858"/>
    <w:rsid w:val="002569E2"/>
    <w:rsid w:val="0026073B"/>
    <w:rsid w:val="00261881"/>
    <w:rsid w:val="00263465"/>
    <w:rsid w:val="00267538"/>
    <w:rsid w:val="002702C6"/>
    <w:rsid w:val="00271306"/>
    <w:rsid w:val="0027370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3008E8"/>
    <w:rsid w:val="00300B75"/>
    <w:rsid w:val="003019D0"/>
    <w:rsid w:val="003044C9"/>
    <w:rsid w:val="00307510"/>
    <w:rsid w:val="00312F4F"/>
    <w:rsid w:val="00314F23"/>
    <w:rsid w:val="003176F1"/>
    <w:rsid w:val="003219CB"/>
    <w:rsid w:val="0032428B"/>
    <w:rsid w:val="003264F7"/>
    <w:rsid w:val="0032705F"/>
    <w:rsid w:val="00330004"/>
    <w:rsid w:val="003336F3"/>
    <w:rsid w:val="003343D0"/>
    <w:rsid w:val="00334CAD"/>
    <w:rsid w:val="00336BF1"/>
    <w:rsid w:val="003455DB"/>
    <w:rsid w:val="00351FEC"/>
    <w:rsid w:val="00354FE7"/>
    <w:rsid w:val="003553FD"/>
    <w:rsid w:val="00355596"/>
    <w:rsid w:val="00361F58"/>
    <w:rsid w:val="003632BF"/>
    <w:rsid w:val="00363B91"/>
    <w:rsid w:val="00364895"/>
    <w:rsid w:val="00380A27"/>
    <w:rsid w:val="0038242B"/>
    <w:rsid w:val="0038419C"/>
    <w:rsid w:val="00385B37"/>
    <w:rsid w:val="00387D5F"/>
    <w:rsid w:val="00393709"/>
    <w:rsid w:val="00395324"/>
    <w:rsid w:val="003967AA"/>
    <w:rsid w:val="003A1CA3"/>
    <w:rsid w:val="003A4E66"/>
    <w:rsid w:val="003A59DB"/>
    <w:rsid w:val="003A6C45"/>
    <w:rsid w:val="003B3962"/>
    <w:rsid w:val="003B3B5B"/>
    <w:rsid w:val="003B5A9E"/>
    <w:rsid w:val="003C0DE2"/>
    <w:rsid w:val="003C1928"/>
    <w:rsid w:val="003C4D45"/>
    <w:rsid w:val="003C73FD"/>
    <w:rsid w:val="003D0FA1"/>
    <w:rsid w:val="003D2B1E"/>
    <w:rsid w:val="003D3150"/>
    <w:rsid w:val="003D4E27"/>
    <w:rsid w:val="003E01A2"/>
    <w:rsid w:val="003E4DFC"/>
    <w:rsid w:val="003E4F58"/>
    <w:rsid w:val="003E7D6B"/>
    <w:rsid w:val="003F2C8F"/>
    <w:rsid w:val="003F6E52"/>
    <w:rsid w:val="0040359E"/>
    <w:rsid w:val="004174BC"/>
    <w:rsid w:val="004211A5"/>
    <w:rsid w:val="00422906"/>
    <w:rsid w:val="004347B6"/>
    <w:rsid w:val="00444FC1"/>
    <w:rsid w:val="00445847"/>
    <w:rsid w:val="00447488"/>
    <w:rsid w:val="004505B3"/>
    <w:rsid w:val="00451320"/>
    <w:rsid w:val="0045340D"/>
    <w:rsid w:val="0045424A"/>
    <w:rsid w:val="00454557"/>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0316D"/>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5D32"/>
    <w:rsid w:val="00556D65"/>
    <w:rsid w:val="0056222E"/>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64BD"/>
    <w:rsid w:val="005C682D"/>
    <w:rsid w:val="005C7C35"/>
    <w:rsid w:val="005D20D9"/>
    <w:rsid w:val="005D4C85"/>
    <w:rsid w:val="005D5232"/>
    <w:rsid w:val="005D6B44"/>
    <w:rsid w:val="005E0C3A"/>
    <w:rsid w:val="005E0D80"/>
    <w:rsid w:val="005E182F"/>
    <w:rsid w:val="005E5CD3"/>
    <w:rsid w:val="005E7ACB"/>
    <w:rsid w:val="005F761D"/>
    <w:rsid w:val="00604E53"/>
    <w:rsid w:val="006225F4"/>
    <w:rsid w:val="00623073"/>
    <w:rsid w:val="006234D7"/>
    <w:rsid w:val="00623920"/>
    <w:rsid w:val="00637C13"/>
    <w:rsid w:val="00637F2A"/>
    <w:rsid w:val="006431AB"/>
    <w:rsid w:val="006449F3"/>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6717"/>
    <w:rsid w:val="006A0FB5"/>
    <w:rsid w:val="006A21F7"/>
    <w:rsid w:val="006A3712"/>
    <w:rsid w:val="006A46AA"/>
    <w:rsid w:val="006A5AA2"/>
    <w:rsid w:val="006B1716"/>
    <w:rsid w:val="006B40F1"/>
    <w:rsid w:val="006B5E2D"/>
    <w:rsid w:val="006B6122"/>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6F78A0"/>
    <w:rsid w:val="007038D9"/>
    <w:rsid w:val="00711ADB"/>
    <w:rsid w:val="00720763"/>
    <w:rsid w:val="00721CBD"/>
    <w:rsid w:val="00722731"/>
    <w:rsid w:val="0072340A"/>
    <w:rsid w:val="0072356A"/>
    <w:rsid w:val="0072602B"/>
    <w:rsid w:val="00726875"/>
    <w:rsid w:val="00730A63"/>
    <w:rsid w:val="00734CBA"/>
    <w:rsid w:val="00736600"/>
    <w:rsid w:val="00745EDF"/>
    <w:rsid w:val="007529B1"/>
    <w:rsid w:val="0076673F"/>
    <w:rsid w:val="007700CE"/>
    <w:rsid w:val="007701F2"/>
    <w:rsid w:val="00780AB7"/>
    <w:rsid w:val="00781FC7"/>
    <w:rsid w:val="00782A72"/>
    <w:rsid w:val="00783376"/>
    <w:rsid w:val="00783FC7"/>
    <w:rsid w:val="00783FDB"/>
    <w:rsid w:val="007850C8"/>
    <w:rsid w:val="007A66EB"/>
    <w:rsid w:val="007A78B2"/>
    <w:rsid w:val="007B0D12"/>
    <w:rsid w:val="007B3A21"/>
    <w:rsid w:val="007B42A6"/>
    <w:rsid w:val="007B4E58"/>
    <w:rsid w:val="007B7F6E"/>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21D0F"/>
    <w:rsid w:val="0082455D"/>
    <w:rsid w:val="00826F68"/>
    <w:rsid w:val="00830386"/>
    <w:rsid w:val="008308F4"/>
    <w:rsid w:val="00835F6C"/>
    <w:rsid w:val="00843CA1"/>
    <w:rsid w:val="00844617"/>
    <w:rsid w:val="00851CA5"/>
    <w:rsid w:val="00851F5C"/>
    <w:rsid w:val="0085381C"/>
    <w:rsid w:val="00857BA6"/>
    <w:rsid w:val="00865EB7"/>
    <w:rsid w:val="0087598C"/>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C7DAC"/>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4AE3"/>
    <w:rsid w:val="009E7F08"/>
    <w:rsid w:val="009F0701"/>
    <w:rsid w:val="009F1B0B"/>
    <w:rsid w:val="009F530B"/>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6B4"/>
    <w:rsid w:val="00AB5A1A"/>
    <w:rsid w:val="00AB6D0D"/>
    <w:rsid w:val="00AC1C82"/>
    <w:rsid w:val="00AC1CB4"/>
    <w:rsid w:val="00AC34B6"/>
    <w:rsid w:val="00AC3890"/>
    <w:rsid w:val="00AC4149"/>
    <w:rsid w:val="00AC62C4"/>
    <w:rsid w:val="00AD1513"/>
    <w:rsid w:val="00AD35E8"/>
    <w:rsid w:val="00AD549B"/>
    <w:rsid w:val="00AE2C5D"/>
    <w:rsid w:val="00AE4D39"/>
    <w:rsid w:val="00AE7DA7"/>
    <w:rsid w:val="00AF035F"/>
    <w:rsid w:val="00AF1345"/>
    <w:rsid w:val="00AF20FA"/>
    <w:rsid w:val="00AF5054"/>
    <w:rsid w:val="00AF56B2"/>
    <w:rsid w:val="00B02B7B"/>
    <w:rsid w:val="00B048F9"/>
    <w:rsid w:val="00B0605D"/>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A1E01"/>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27EE"/>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1A5"/>
    <w:rsid w:val="00CE4725"/>
    <w:rsid w:val="00CF32C5"/>
    <w:rsid w:val="00CF4667"/>
    <w:rsid w:val="00CF6224"/>
    <w:rsid w:val="00CF7B77"/>
    <w:rsid w:val="00D04DDF"/>
    <w:rsid w:val="00D10148"/>
    <w:rsid w:val="00D139B5"/>
    <w:rsid w:val="00D1749C"/>
    <w:rsid w:val="00D20536"/>
    <w:rsid w:val="00D21E01"/>
    <w:rsid w:val="00D22561"/>
    <w:rsid w:val="00D30044"/>
    <w:rsid w:val="00D344CA"/>
    <w:rsid w:val="00D362B7"/>
    <w:rsid w:val="00D4441E"/>
    <w:rsid w:val="00D50098"/>
    <w:rsid w:val="00D54C04"/>
    <w:rsid w:val="00D56B12"/>
    <w:rsid w:val="00D62B2C"/>
    <w:rsid w:val="00D66640"/>
    <w:rsid w:val="00D676CA"/>
    <w:rsid w:val="00D742D5"/>
    <w:rsid w:val="00D767FA"/>
    <w:rsid w:val="00D80916"/>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078AF"/>
    <w:rsid w:val="00E12518"/>
    <w:rsid w:val="00E12D24"/>
    <w:rsid w:val="00E20E05"/>
    <w:rsid w:val="00E231FB"/>
    <w:rsid w:val="00E26A6D"/>
    <w:rsid w:val="00E270B0"/>
    <w:rsid w:val="00E27BFB"/>
    <w:rsid w:val="00E30631"/>
    <w:rsid w:val="00E34B5F"/>
    <w:rsid w:val="00E3558E"/>
    <w:rsid w:val="00E40F7B"/>
    <w:rsid w:val="00E44DF7"/>
    <w:rsid w:val="00E45C52"/>
    <w:rsid w:val="00E46E0A"/>
    <w:rsid w:val="00E47C73"/>
    <w:rsid w:val="00E47F01"/>
    <w:rsid w:val="00E50A9B"/>
    <w:rsid w:val="00E54CE4"/>
    <w:rsid w:val="00E54E7E"/>
    <w:rsid w:val="00E61C03"/>
    <w:rsid w:val="00E64586"/>
    <w:rsid w:val="00E67981"/>
    <w:rsid w:val="00E81970"/>
    <w:rsid w:val="00E830E0"/>
    <w:rsid w:val="00E86F34"/>
    <w:rsid w:val="00E950CE"/>
    <w:rsid w:val="00E9719E"/>
    <w:rsid w:val="00EA14F5"/>
    <w:rsid w:val="00EA266F"/>
    <w:rsid w:val="00EA2EA0"/>
    <w:rsid w:val="00EA67A5"/>
    <w:rsid w:val="00EB028F"/>
    <w:rsid w:val="00EB4744"/>
    <w:rsid w:val="00EB4E61"/>
    <w:rsid w:val="00EB56BC"/>
    <w:rsid w:val="00EB57C1"/>
    <w:rsid w:val="00EB6AE7"/>
    <w:rsid w:val="00EC5752"/>
    <w:rsid w:val="00EC61DB"/>
    <w:rsid w:val="00EC6D1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45BC"/>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78668ECA-8D10-43FE-8CE9-6996564F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BB4B46"/>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BB4B46"/>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59.wmf"/><Relationship Id="rId21" Type="http://schemas.openxmlformats.org/officeDocument/2006/relationships/oleObject" Target="embeddings/oleObject5.bin"/><Relationship Id="rId63" Type="http://schemas.openxmlformats.org/officeDocument/2006/relationships/image" Target="media/image32.wmf"/><Relationship Id="rId159" Type="http://schemas.openxmlformats.org/officeDocument/2006/relationships/image" Target="media/image79.emf"/><Relationship Id="rId324" Type="http://schemas.openxmlformats.org/officeDocument/2006/relationships/oleObject" Target="embeddings/oleObject145.bin"/><Relationship Id="rId366" Type="http://schemas.openxmlformats.org/officeDocument/2006/relationships/image" Target="media/image183.wmf"/><Relationship Id="rId170" Type="http://schemas.openxmlformats.org/officeDocument/2006/relationships/oleObject" Target="embeddings/oleObject77.bin"/><Relationship Id="rId226" Type="http://schemas.openxmlformats.org/officeDocument/2006/relationships/image" Target="media/image118.png"/><Relationship Id="rId107" Type="http://schemas.openxmlformats.org/officeDocument/2006/relationships/oleObject" Target="embeddings/oleObject44.bin"/><Relationship Id="rId268" Type="http://schemas.openxmlformats.org/officeDocument/2006/relationships/image" Target="media/image144.wmf"/><Relationship Id="rId289" Type="http://schemas.openxmlformats.org/officeDocument/2006/relationships/image" Target="media/image154.wmf"/><Relationship Id="rId11" Type="http://schemas.openxmlformats.org/officeDocument/2006/relationships/image" Target="media/image3.png"/><Relationship Id="rId32" Type="http://schemas.openxmlformats.org/officeDocument/2006/relationships/image" Target="media/image14.wmf"/><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5.bin"/><Relationship Id="rId149" Type="http://schemas.openxmlformats.org/officeDocument/2006/relationships/image" Target="media/image74.png"/><Relationship Id="rId314" Type="http://schemas.openxmlformats.org/officeDocument/2006/relationships/image" Target="media/image165.wmf"/><Relationship Id="rId335" Type="http://schemas.openxmlformats.org/officeDocument/2006/relationships/image" Target="media/image173.wmf"/><Relationship Id="rId356" Type="http://schemas.openxmlformats.org/officeDocument/2006/relationships/image" Target="media/image178.wmf"/><Relationship Id="rId377" Type="http://schemas.openxmlformats.org/officeDocument/2006/relationships/footer" Target="footer2.xml"/><Relationship Id="rId398"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71.bin"/><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7.png"/><Relationship Id="rId258" Type="http://schemas.openxmlformats.org/officeDocument/2006/relationships/image" Target="media/image139.wmf"/><Relationship Id="rId279" Type="http://schemas.openxmlformats.org/officeDocument/2006/relationships/image" Target="media/image149.wmf"/><Relationship Id="rId22" Type="http://schemas.openxmlformats.org/officeDocument/2006/relationships/image" Target="media/image9.wmf"/><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59.wmf"/><Relationship Id="rId139" Type="http://schemas.openxmlformats.org/officeDocument/2006/relationships/oleObject" Target="embeddings/oleObject62.bin"/><Relationship Id="rId290" Type="http://schemas.openxmlformats.org/officeDocument/2006/relationships/oleObject" Target="embeddings/oleObject126.bin"/><Relationship Id="rId304" Type="http://schemas.openxmlformats.org/officeDocument/2006/relationships/oleObject" Target="embeddings/oleObject134.bin"/><Relationship Id="rId325" Type="http://schemas.openxmlformats.org/officeDocument/2006/relationships/image" Target="media/image170.wmf"/><Relationship Id="rId346" Type="http://schemas.openxmlformats.org/officeDocument/2006/relationships/oleObject" Target="embeddings/oleObject162.bin"/><Relationship Id="rId367" Type="http://schemas.openxmlformats.org/officeDocument/2006/relationships/oleObject" Target="embeddings/oleObject174.bin"/><Relationship Id="rId388" Type="http://schemas.openxmlformats.org/officeDocument/2006/relationships/image" Target="media/image201.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image" Target="media/image98.png"/><Relationship Id="rId206" Type="http://schemas.openxmlformats.org/officeDocument/2006/relationships/oleObject" Target="embeddings/oleObject92.bin"/><Relationship Id="rId227" Type="http://schemas.openxmlformats.org/officeDocument/2006/relationships/image" Target="media/image119.png"/><Relationship Id="rId248" Type="http://schemas.openxmlformats.org/officeDocument/2006/relationships/image" Target="media/image134.wmf"/><Relationship Id="rId269" Type="http://schemas.openxmlformats.org/officeDocument/2006/relationships/oleObject" Target="embeddings/oleObject115.bin"/><Relationship Id="rId12" Type="http://schemas.openxmlformats.org/officeDocument/2006/relationships/image" Target="media/image4.wmf"/><Relationship Id="rId33" Type="http://schemas.openxmlformats.org/officeDocument/2006/relationships/oleObject" Target="embeddings/oleObject11.bin"/><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oleObject" Target="embeddings/oleObject121.bin"/><Relationship Id="rId315" Type="http://schemas.openxmlformats.org/officeDocument/2006/relationships/oleObject" Target="embeddings/oleObject140.bin"/><Relationship Id="rId336" Type="http://schemas.openxmlformats.org/officeDocument/2006/relationships/oleObject" Target="embeddings/oleObject153.bin"/><Relationship Id="rId357" Type="http://schemas.openxmlformats.org/officeDocument/2006/relationships/oleObject" Target="embeddings/oleObject169.bin"/><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68.png"/><Relationship Id="rId161" Type="http://schemas.openxmlformats.org/officeDocument/2006/relationships/oleObject" Target="embeddings/oleObject72.bin"/><Relationship Id="rId182" Type="http://schemas.openxmlformats.org/officeDocument/2006/relationships/image" Target="media/image88.png"/><Relationship Id="rId217" Type="http://schemas.openxmlformats.org/officeDocument/2006/relationships/image" Target="media/image111.wmf"/><Relationship Id="rId378" Type="http://schemas.openxmlformats.org/officeDocument/2006/relationships/footer" Target="footer3.xml"/><Relationship Id="rId6" Type="http://schemas.openxmlformats.org/officeDocument/2006/relationships/footnotes" Target="footnotes.xml"/><Relationship Id="rId238" Type="http://schemas.openxmlformats.org/officeDocument/2006/relationships/image" Target="media/image128.png"/><Relationship Id="rId259" Type="http://schemas.openxmlformats.org/officeDocument/2006/relationships/oleObject" Target="embeddings/oleObject110.bin"/><Relationship Id="rId23" Type="http://schemas.openxmlformats.org/officeDocument/2006/relationships/oleObject" Target="embeddings/oleObject6.bin"/><Relationship Id="rId119" Type="http://schemas.openxmlformats.org/officeDocument/2006/relationships/oleObject" Target="embeddings/oleObject50.bin"/><Relationship Id="rId270" Type="http://schemas.openxmlformats.org/officeDocument/2006/relationships/oleObject" Target="embeddings/oleObject116.bin"/><Relationship Id="rId291" Type="http://schemas.openxmlformats.org/officeDocument/2006/relationships/image" Target="media/image155.wmf"/><Relationship Id="rId305" Type="http://schemas.openxmlformats.org/officeDocument/2006/relationships/image" Target="media/image161.wmf"/><Relationship Id="rId326" Type="http://schemas.openxmlformats.org/officeDocument/2006/relationships/oleObject" Target="embeddings/oleObject146.bin"/><Relationship Id="rId347" Type="http://schemas.openxmlformats.org/officeDocument/2006/relationships/image" Target="media/image175.wmf"/><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6.bin"/><Relationship Id="rId151" Type="http://schemas.openxmlformats.org/officeDocument/2006/relationships/image" Target="media/image75.wmf"/><Relationship Id="rId368" Type="http://schemas.openxmlformats.org/officeDocument/2006/relationships/image" Target="media/image184.png"/><Relationship Id="rId389" Type="http://schemas.openxmlformats.org/officeDocument/2006/relationships/image" Target="media/image202.png"/><Relationship Id="rId172" Type="http://schemas.openxmlformats.org/officeDocument/2006/relationships/oleObject" Target="embeddings/oleObject78.bin"/><Relationship Id="rId193" Type="http://schemas.openxmlformats.org/officeDocument/2006/relationships/image" Target="media/image99.wmf"/><Relationship Id="rId207" Type="http://schemas.openxmlformats.org/officeDocument/2006/relationships/image" Target="media/image105.png"/><Relationship Id="rId228" Type="http://schemas.openxmlformats.org/officeDocument/2006/relationships/image" Target="media/image120.png"/><Relationship Id="rId249" Type="http://schemas.openxmlformats.org/officeDocument/2006/relationships/oleObject" Target="embeddings/oleObject105.bin"/><Relationship Id="rId13" Type="http://schemas.openxmlformats.org/officeDocument/2006/relationships/oleObject" Target="embeddings/oleObject1.bin"/><Relationship Id="rId109" Type="http://schemas.openxmlformats.org/officeDocument/2006/relationships/oleObject" Target="embeddings/oleObject45.bin"/><Relationship Id="rId260" Type="http://schemas.openxmlformats.org/officeDocument/2006/relationships/image" Target="media/image140.wmf"/><Relationship Id="rId281" Type="http://schemas.openxmlformats.org/officeDocument/2006/relationships/image" Target="media/image150.wmf"/><Relationship Id="rId316" Type="http://schemas.openxmlformats.org/officeDocument/2006/relationships/image" Target="media/image166.wmf"/><Relationship Id="rId337" Type="http://schemas.openxmlformats.org/officeDocument/2006/relationships/oleObject" Target="embeddings/oleObject154.bin"/><Relationship Id="rId34" Type="http://schemas.openxmlformats.org/officeDocument/2006/relationships/image" Target="media/image15.wmf"/><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0.wmf"/><Relationship Id="rId141" Type="http://schemas.openxmlformats.org/officeDocument/2006/relationships/image" Target="media/image69.png"/><Relationship Id="rId358" Type="http://schemas.openxmlformats.org/officeDocument/2006/relationships/image" Target="media/image179.wmf"/><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image" Target="media/image89.png"/><Relationship Id="rId218" Type="http://schemas.openxmlformats.org/officeDocument/2006/relationships/oleObject" Target="embeddings/oleObject97.bin"/><Relationship Id="rId239" Type="http://schemas.openxmlformats.org/officeDocument/2006/relationships/image" Target="media/image129.wmf"/><Relationship Id="rId390" Type="http://schemas.openxmlformats.org/officeDocument/2006/relationships/image" Target="media/image203.png"/><Relationship Id="rId250" Type="http://schemas.openxmlformats.org/officeDocument/2006/relationships/image" Target="media/image135.wmf"/><Relationship Id="rId271" Type="http://schemas.openxmlformats.org/officeDocument/2006/relationships/image" Target="media/image145.wmf"/><Relationship Id="rId292" Type="http://schemas.openxmlformats.org/officeDocument/2006/relationships/oleObject" Target="embeddings/oleObject127.bin"/><Relationship Id="rId306" Type="http://schemas.openxmlformats.org/officeDocument/2006/relationships/oleObject" Target="embeddings/oleObject135.bin"/><Relationship Id="rId24" Type="http://schemas.openxmlformats.org/officeDocument/2006/relationships/image" Target="media/image10.wmf"/><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oleObject" Target="embeddings/oleObject147.bin"/><Relationship Id="rId348" Type="http://schemas.openxmlformats.org/officeDocument/2006/relationships/oleObject" Target="embeddings/oleObject163.bin"/><Relationship Id="rId369" Type="http://schemas.openxmlformats.org/officeDocument/2006/relationships/image" Target="media/image185.png"/><Relationship Id="rId152" Type="http://schemas.openxmlformats.org/officeDocument/2006/relationships/oleObject" Target="embeddings/oleObject67.bin"/><Relationship Id="rId173" Type="http://schemas.openxmlformats.org/officeDocument/2006/relationships/image" Target="media/image85.wmf"/><Relationship Id="rId194" Type="http://schemas.openxmlformats.org/officeDocument/2006/relationships/oleObject" Target="embeddings/oleObject85.bin"/><Relationship Id="rId208" Type="http://schemas.openxmlformats.org/officeDocument/2006/relationships/image" Target="media/image106.png"/><Relationship Id="rId229" Type="http://schemas.openxmlformats.org/officeDocument/2006/relationships/image" Target="media/image121.png"/><Relationship Id="rId380" Type="http://schemas.openxmlformats.org/officeDocument/2006/relationships/image" Target="media/image193.png"/><Relationship Id="rId240" Type="http://schemas.openxmlformats.org/officeDocument/2006/relationships/oleObject" Target="embeddings/oleObject101.bin"/><Relationship Id="rId261" Type="http://schemas.openxmlformats.org/officeDocument/2006/relationships/oleObject" Target="embeddings/oleObject111.bin"/><Relationship Id="rId14" Type="http://schemas.openxmlformats.org/officeDocument/2006/relationships/image" Target="media/image5.wmf"/><Relationship Id="rId35" Type="http://schemas.openxmlformats.org/officeDocument/2006/relationships/oleObject" Target="embeddings/oleObject12.bin"/><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oleObject" Target="embeddings/oleObject122.bin"/><Relationship Id="rId317" Type="http://schemas.openxmlformats.org/officeDocument/2006/relationships/oleObject" Target="embeddings/oleObject141.bin"/><Relationship Id="rId338" Type="http://schemas.openxmlformats.org/officeDocument/2006/relationships/image" Target="media/image174.wmf"/><Relationship Id="rId359" Type="http://schemas.openxmlformats.org/officeDocument/2006/relationships/oleObject" Target="embeddings/oleObject170.bin"/><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1.bin"/><Relationship Id="rId142" Type="http://schemas.openxmlformats.org/officeDocument/2006/relationships/image" Target="media/image70.wmf"/><Relationship Id="rId163" Type="http://schemas.openxmlformats.org/officeDocument/2006/relationships/oleObject" Target="embeddings/oleObject73.bin"/><Relationship Id="rId184" Type="http://schemas.openxmlformats.org/officeDocument/2006/relationships/image" Target="media/image90.png"/><Relationship Id="rId219" Type="http://schemas.openxmlformats.org/officeDocument/2006/relationships/image" Target="media/image112.png"/><Relationship Id="rId370" Type="http://schemas.openxmlformats.org/officeDocument/2006/relationships/image" Target="media/image186.png"/><Relationship Id="rId391" Type="http://schemas.openxmlformats.org/officeDocument/2006/relationships/image" Target="media/image204.png"/><Relationship Id="rId230" Type="http://schemas.openxmlformats.org/officeDocument/2006/relationships/image" Target="media/image122.png"/><Relationship Id="rId251" Type="http://schemas.openxmlformats.org/officeDocument/2006/relationships/oleObject" Target="embeddings/oleObject106.bin"/><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oleObject" Target="embeddings/oleObject117.bin"/><Relationship Id="rId293" Type="http://schemas.openxmlformats.org/officeDocument/2006/relationships/image" Target="media/image156.wmf"/><Relationship Id="rId307" Type="http://schemas.openxmlformats.org/officeDocument/2006/relationships/oleObject" Target="embeddings/oleObject136.bin"/><Relationship Id="rId328" Type="http://schemas.openxmlformats.org/officeDocument/2006/relationships/image" Target="media/image171.wmf"/><Relationship Id="rId349" Type="http://schemas.openxmlformats.org/officeDocument/2006/relationships/oleObject" Target="embeddings/oleObject164.bin"/><Relationship Id="rId88" Type="http://schemas.openxmlformats.org/officeDocument/2006/relationships/oleObject" Target="embeddings/oleObject36.bin"/><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image" Target="media/image76.wmf"/><Relationship Id="rId174" Type="http://schemas.openxmlformats.org/officeDocument/2006/relationships/oleObject" Target="embeddings/oleObject79.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image" Target="media/image180.wmf"/><Relationship Id="rId381" Type="http://schemas.openxmlformats.org/officeDocument/2006/relationships/image" Target="media/image194.png"/><Relationship Id="rId220" Type="http://schemas.openxmlformats.org/officeDocument/2006/relationships/image" Target="media/image113.wmf"/><Relationship Id="rId241" Type="http://schemas.openxmlformats.org/officeDocument/2006/relationships/image" Target="media/image130.wmf"/><Relationship Id="rId15" Type="http://schemas.openxmlformats.org/officeDocument/2006/relationships/oleObject" Target="embeddings/oleObject2.bin"/><Relationship Id="rId36" Type="http://schemas.openxmlformats.org/officeDocument/2006/relationships/image" Target="media/image16.wmf"/><Relationship Id="rId57" Type="http://schemas.openxmlformats.org/officeDocument/2006/relationships/image" Target="media/image29.wmf"/><Relationship Id="rId262" Type="http://schemas.openxmlformats.org/officeDocument/2006/relationships/image" Target="media/image141.wmf"/><Relationship Id="rId283" Type="http://schemas.openxmlformats.org/officeDocument/2006/relationships/image" Target="media/image151.wmf"/><Relationship Id="rId318" Type="http://schemas.openxmlformats.org/officeDocument/2006/relationships/image" Target="media/image167.wmf"/><Relationship Id="rId339" Type="http://schemas.openxmlformats.org/officeDocument/2006/relationships/oleObject" Target="embeddings/oleObject155.bin"/><Relationship Id="rId78" Type="http://schemas.openxmlformats.org/officeDocument/2006/relationships/oleObject" Target="embeddings/oleObject31.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image" Target="media/image61.wmf"/><Relationship Id="rId143" Type="http://schemas.openxmlformats.org/officeDocument/2006/relationships/oleObject" Target="embeddings/oleObject63.bin"/><Relationship Id="rId164" Type="http://schemas.openxmlformats.org/officeDocument/2006/relationships/oleObject" Target="embeddings/oleObject74.bin"/><Relationship Id="rId185" Type="http://schemas.openxmlformats.org/officeDocument/2006/relationships/image" Target="media/image91.png"/><Relationship Id="rId350" Type="http://schemas.openxmlformats.org/officeDocument/2006/relationships/image" Target="media/image176.wmf"/><Relationship Id="rId371" Type="http://schemas.openxmlformats.org/officeDocument/2006/relationships/image" Target="media/image187.png"/><Relationship Id="rId9" Type="http://schemas.openxmlformats.org/officeDocument/2006/relationships/image" Target="media/image2.wmf"/><Relationship Id="rId210" Type="http://schemas.openxmlformats.org/officeDocument/2006/relationships/oleObject" Target="embeddings/oleObject93.bin"/><Relationship Id="rId392" Type="http://schemas.openxmlformats.org/officeDocument/2006/relationships/image" Target="media/image205.png"/><Relationship Id="rId26" Type="http://schemas.openxmlformats.org/officeDocument/2006/relationships/image" Target="media/image11.wmf"/><Relationship Id="rId231" Type="http://schemas.openxmlformats.org/officeDocument/2006/relationships/image" Target="media/image123.png"/><Relationship Id="rId252" Type="http://schemas.openxmlformats.org/officeDocument/2006/relationships/image" Target="media/image136.wmf"/><Relationship Id="rId273" Type="http://schemas.openxmlformats.org/officeDocument/2006/relationships/image" Target="media/image146.wmf"/><Relationship Id="rId294" Type="http://schemas.openxmlformats.org/officeDocument/2006/relationships/oleObject" Target="embeddings/oleObject128.bin"/><Relationship Id="rId308" Type="http://schemas.openxmlformats.org/officeDocument/2006/relationships/image" Target="media/image162.wmf"/><Relationship Id="rId329" Type="http://schemas.openxmlformats.org/officeDocument/2006/relationships/oleObject" Target="embeddings/oleObject148.bin"/><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68.bin"/><Relationship Id="rId175" Type="http://schemas.openxmlformats.org/officeDocument/2006/relationships/image" Target="media/image86.wmf"/><Relationship Id="rId340" Type="http://schemas.openxmlformats.org/officeDocument/2006/relationships/oleObject" Target="embeddings/oleObject156.bin"/><Relationship Id="rId361" Type="http://schemas.openxmlformats.org/officeDocument/2006/relationships/oleObject" Target="embeddings/oleObject171.bin"/><Relationship Id="rId196" Type="http://schemas.openxmlformats.org/officeDocument/2006/relationships/oleObject" Target="embeddings/oleObject86.bin"/><Relationship Id="rId200" Type="http://schemas.openxmlformats.org/officeDocument/2006/relationships/image" Target="media/image103.wmf"/><Relationship Id="rId382" Type="http://schemas.openxmlformats.org/officeDocument/2006/relationships/image" Target="media/image195.png"/><Relationship Id="rId16" Type="http://schemas.openxmlformats.org/officeDocument/2006/relationships/image" Target="media/image6.wmf"/><Relationship Id="rId221" Type="http://schemas.openxmlformats.org/officeDocument/2006/relationships/oleObject" Target="embeddings/oleObject98.bin"/><Relationship Id="rId242" Type="http://schemas.openxmlformats.org/officeDocument/2006/relationships/oleObject" Target="embeddings/oleObject102.bin"/><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2.bin"/><Relationship Id="rId37" Type="http://schemas.openxmlformats.org/officeDocument/2006/relationships/oleObject" Target="embeddings/oleObject13.bin"/><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oleObject" Target="embeddings/oleObject52.bin"/><Relationship Id="rId144" Type="http://schemas.openxmlformats.org/officeDocument/2006/relationships/image" Target="media/image71.wmf"/><Relationship Id="rId330" Type="http://schemas.openxmlformats.org/officeDocument/2006/relationships/oleObject" Target="embeddings/oleObject149.bin"/><Relationship Id="rId90" Type="http://schemas.openxmlformats.org/officeDocument/2006/relationships/oleObject" Target="embeddings/oleObject37.bin"/><Relationship Id="rId165" Type="http://schemas.openxmlformats.org/officeDocument/2006/relationships/image" Target="media/image81.wmf"/><Relationship Id="rId186" Type="http://schemas.openxmlformats.org/officeDocument/2006/relationships/image" Target="media/image92.png"/><Relationship Id="rId351" Type="http://schemas.openxmlformats.org/officeDocument/2006/relationships/oleObject" Target="embeddings/oleObject165.bin"/><Relationship Id="rId372" Type="http://schemas.openxmlformats.org/officeDocument/2006/relationships/image" Target="media/image188.png"/><Relationship Id="rId393" Type="http://schemas.openxmlformats.org/officeDocument/2006/relationships/image" Target="media/image206.png"/><Relationship Id="rId211" Type="http://schemas.openxmlformats.org/officeDocument/2006/relationships/image" Target="media/image108.png"/><Relationship Id="rId232" Type="http://schemas.openxmlformats.org/officeDocument/2006/relationships/image" Target="media/image124.wmf"/><Relationship Id="rId253" Type="http://schemas.openxmlformats.org/officeDocument/2006/relationships/oleObject" Target="embeddings/oleObject107.bin"/><Relationship Id="rId274" Type="http://schemas.openxmlformats.org/officeDocument/2006/relationships/oleObject" Target="embeddings/oleObject118.bin"/><Relationship Id="rId295" Type="http://schemas.openxmlformats.org/officeDocument/2006/relationships/image" Target="media/image157.wmf"/><Relationship Id="rId309" Type="http://schemas.openxmlformats.org/officeDocument/2006/relationships/oleObject" Target="embeddings/oleObject137.bin"/><Relationship Id="rId27" Type="http://schemas.openxmlformats.org/officeDocument/2006/relationships/oleObject" Target="embeddings/oleObject8.bin"/><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7.bin"/><Relationship Id="rId134" Type="http://schemas.openxmlformats.org/officeDocument/2006/relationships/oleObject" Target="embeddings/oleObject58.bin"/><Relationship Id="rId320" Type="http://schemas.openxmlformats.org/officeDocument/2006/relationships/image" Target="media/image168.wmf"/><Relationship Id="rId80" Type="http://schemas.openxmlformats.org/officeDocument/2006/relationships/oleObject" Target="embeddings/oleObject32.bin"/><Relationship Id="rId155" Type="http://schemas.openxmlformats.org/officeDocument/2006/relationships/image" Target="media/image77.wmf"/><Relationship Id="rId176" Type="http://schemas.openxmlformats.org/officeDocument/2006/relationships/oleObject" Target="embeddings/oleObject80.bin"/><Relationship Id="rId197" Type="http://schemas.openxmlformats.org/officeDocument/2006/relationships/image" Target="media/image101.png"/><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oleObject" Target="embeddings/oleObject88.bin"/><Relationship Id="rId222" Type="http://schemas.openxmlformats.org/officeDocument/2006/relationships/image" Target="media/image114.png"/><Relationship Id="rId243" Type="http://schemas.openxmlformats.org/officeDocument/2006/relationships/image" Target="media/image131.png"/><Relationship Id="rId264" Type="http://schemas.openxmlformats.org/officeDocument/2006/relationships/image" Target="media/image142.wmf"/><Relationship Id="rId285" Type="http://schemas.openxmlformats.org/officeDocument/2006/relationships/image" Target="media/image152.wmf"/><Relationship Id="rId17" Type="http://schemas.openxmlformats.org/officeDocument/2006/relationships/oleObject" Target="embeddings/oleObject3.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image" Target="media/image62.wmf"/><Relationship Id="rId310" Type="http://schemas.openxmlformats.org/officeDocument/2006/relationships/image" Target="media/image163.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3.png"/><Relationship Id="rId331" Type="http://schemas.openxmlformats.org/officeDocument/2006/relationships/image" Target="media/image172.wmf"/><Relationship Id="rId352" Type="http://schemas.openxmlformats.org/officeDocument/2006/relationships/image" Target="media/image177.wmf"/><Relationship Id="rId373" Type="http://schemas.openxmlformats.org/officeDocument/2006/relationships/image" Target="media/image189.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9.png"/><Relationship Id="rId233" Type="http://schemas.openxmlformats.org/officeDocument/2006/relationships/oleObject" Target="embeddings/oleObject99.bin"/><Relationship Id="rId254" Type="http://schemas.openxmlformats.org/officeDocument/2006/relationships/image" Target="media/image137.wmf"/><Relationship Id="rId28" Type="http://schemas.openxmlformats.org/officeDocument/2006/relationships/image" Target="media/image12.wmf"/><Relationship Id="rId49" Type="http://schemas.openxmlformats.org/officeDocument/2006/relationships/image" Target="media/image25.png"/><Relationship Id="rId114" Type="http://schemas.openxmlformats.org/officeDocument/2006/relationships/image" Target="media/image57.wmf"/><Relationship Id="rId275" Type="http://schemas.openxmlformats.org/officeDocument/2006/relationships/image" Target="media/image147.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image" Target="media/image67.wmf"/><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image" Target="media/image102.wmf"/><Relationship Id="rId321" Type="http://schemas.openxmlformats.org/officeDocument/2006/relationships/oleObject" Target="embeddings/oleObject143.bin"/><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5.png"/><Relationship Id="rId244" Type="http://schemas.openxmlformats.org/officeDocument/2006/relationships/image" Target="media/image132.wmf"/><Relationship Id="rId18" Type="http://schemas.openxmlformats.org/officeDocument/2006/relationships/oleObject" Target="embeddings/oleObject4.bin"/><Relationship Id="rId39" Type="http://schemas.openxmlformats.org/officeDocument/2006/relationships/image" Target="media/image18.png"/><Relationship Id="rId265" Type="http://schemas.openxmlformats.org/officeDocument/2006/relationships/oleObject" Target="embeddings/oleObject113.bin"/><Relationship Id="rId286" Type="http://schemas.openxmlformats.org/officeDocument/2006/relationships/oleObject" Target="embeddings/oleObject124.bin"/><Relationship Id="rId50" Type="http://schemas.openxmlformats.org/officeDocument/2006/relationships/image" Target="media/image26.wmf"/><Relationship Id="rId104" Type="http://schemas.openxmlformats.org/officeDocument/2006/relationships/comments" Target="comments.xml"/><Relationship Id="rId125" Type="http://schemas.openxmlformats.org/officeDocument/2006/relationships/oleObject" Target="embeddings/oleObject53.bin"/><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4.png"/><Relationship Id="rId311" Type="http://schemas.openxmlformats.org/officeDocument/2006/relationships/oleObject" Target="embeddings/oleObject138.bin"/><Relationship Id="rId332" Type="http://schemas.openxmlformats.org/officeDocument/2006/relationships/oleObject" Target="embeddings/oleObject150.bin"/><Relationship Id="rId353" Type="http://schemas.openxmlformats.org/officeDocument/2006/relationships/oleObject" Target="embeddings/oleObject166.bin"/><Relationship Id="rId374" Type="http://schemas.openxmlformats.org/officeDocument/2006/relationships/image" Target="media/image190.png"/><Relationship Id="rId395" Type="http://schemas.openxmlformats.org/officeDocument/2006/relationships/image" Target="media/image208.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oleObject" Target="embeddings/oleObject94.bin"/><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08.bin"/><Relationship Id="rId276" Type="http://schemas.openxmlformats.org/officeDocument/2006/relationships/oleObject" Target="embeddings/oleObject119.bin"/><Relationship Id="rId297" Type="http://schemas.openxmlformats.org/officeDocument/2006/relationships/image" Target="media/image158.wmf"/><Relationship Id="rId40" Type="http://schemas.openxmlformats.org/officeDocument/2006/relationships/image" Target="media/image19.png"/><Relationship Id="rId115" Type="http://schemas.openxmlformats.org/officeDocument/2006/relationships/oleObject" Target="embeddings/oleObject48.bin"/><Relationship Id="rId136" Type="http://schemas.openxmlformats.org/officeDocument/2006/relationships/oleObject" Target="embeddings/oleObject59.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image" Target="media/image181.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oleObject" Target="embeddings/oleObject87.bin"/><Relationship Id="rId203" Type="http://schemas.openxmlformats.org/officeDocument/2006/relationships/image" Target="media/image104.png"/><Relationship Id="rId385" Type="http://schemas.openxmlformats.org/officeDocument/2006/relationships/image" Target="media/image198.png"/><Relationship Id="rId19" Type="http://schemas.openxmlformats.org/officeDocument/2006/relationships/image" Target="media/image7.png"/><Relationship Id="rId224" Type="http://schemas.openxmlformats.org/officeDocument/2006/relationships/image" Target="media/image116.png"/><Relationship Id="rId245" Type="http://schemas.openxmlformats.org/officeDocument/2006/relationships/oleObject" Target="embeddings/oleObject103.bin"/><Relationship Id="rId266" Type="http://schemas.openxmlformats.org/officeDocument/2006/relationships/image" Target="media/image143.wmf"/><Relationship Id="rId287" Type="http://schemas.openxmlformats.org/officeDocument/2006/relationships/image" Target="media/image153.wmf"/><Relationship Id="rId30" Type="http://schemas.openxmlformats.org/officeDocument/2006/relationships/image" Target="media/image13.wmf"/><Relationship Id="rId105" Type="http://schemas.microsoft.com/office/2011/relationships/commentsExtended" Target="commentsExtended.xml"/><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oleObject" Target="embeddings/oleObject76.bin"/><Relationship Id="rId312" Type="http://schemas.openxmlformats.org/officeDocument/2006/relationships/image" Target="media/image164.wmf"/><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95.png"/><Relationship Id="rId375" Type="http://schemas.openxmlformats.org/officeDocument/2006/relationships/image" Target="media/image191.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0.bin"/><Relationship Id="rId256" Type="http://schemas.openxmlformats.org/officeDocument/2006/relationships/image" Target="media/image138.wmf"/><Relationship Id="rId277" Type="http://schemas.openxmlformats.org/officeDocument/2006/relationships/image" Target="media/image148.wmf"/><Relationship Id="rId298" Type="http://schemas.openxmlformats.org/officeDocument/2006/relationships/oleObject" Target="embeddings/oleObject130.bin"/><Relationship Id="rId116" Type="http://schemas.openxmlformats.org/officeDocument/2006/relationships/image" Target="media/image58.wmf"/><Relationship Id="rId137" Type="http://schemas.openxmlformats.org/officeDocument/2006/relationships/oleObject" Target="embeddings/oleObject60.bin"/><Relationship Id="rId158" Type="http://schemas.openxmlformats.org/officeDocument/2006/relationships/oleObject" Target="embeddings/oleObject70.bin"/><Relationship Id="rId302" Type="http://schemas.openxmlformats.org/officeDocument/2006/relationships/oleObject" Target="embeddings/oleObject133.bin"/><Relationship Id="rId323" Type="http://schemas.openxmlformats.org/officeDocument/2006/relationships/image" Target="media/image169.wmf"/><Relationship Id="rId344" Type="http://schemas.openxmlformats.org/officeDocument/2006/relationships/oleObject" Target="embeddings/oleObject160.bin"/><Relationship Id="rId20" Type="http://schemas.openxmlformats.org/officeDocument/2006/relationships/image" Target="media/image8.wmf"/><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87.wmf"/><Relationship Id="rId365" Type="http://schemas.openxmlformats.org/officeDocument/2006/relationships/image" Target="media/image182.png"/><Relationship Id="rId386" Type="http://schemas.openxmlformats.org/officeDocument/2006/relationships/image" Target="media/image199.png"/><Relationship Id="rId190" Type="http://schemas.openxmlformats.org/officeDocument/2006/relationships/image" Target="media/image96.png"/><Relationship Id="rId204" Type="http://schemas.openxmlformats.org/officeDocument/2006/relationships/oleObject" Target="embeddings/oleObject90.bin"/><Relationship Id="rId225" Type="http://schemas.openxmlformats.org/officeDocument/2006/relationships/image" Target="media/image117.png"/><Relationship Id="rId246" Type="http://schemas.openxmlformats.org/officeDocument/2006/relationships/image" Target="media/image133.wmf"/><Relationship Id="rId267" Type="http://schemas.openxmlformats.org/officeDocument/2006/relationships/oleObject" Target="embeddings/oleObject114.bin"/><Relationship Id="rId288" Type="http://schemas.openxmlformats.org/officeDocument/2006/relationships/oleObject" Target="embeddings/oleObject125.bin"/><Relationship Id="rId106" Type="http://schemas.openxmlformats.org/officeDocument/2006/relationships/image" Target="media/image53.wmf"/><Relationship Id="rId127" Type="http://schemas.openxmlformats.org/officeDocument/2006/relationships/image" Target="media/image63.wmf"/><Relationship Id="rId313" Type="http://schemas.openxmlformats.org/officeDocument/2006/relationships/oleObject" Target="embeddings/oleObject139.bin"/><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oleObject" Target="embeddings/oleObject18.bin"/><Relationship Id="rId73" Type="http://schemas.openxmlformats.org/officeDocument/2006/relationships/image" Target="media/image37.wmf"/><Relationship Id="rId94" Type="http://schemas.openxmlformats.org/officeDocument/2006/relationships/oleObject" Target="embeddings/oleObject39.bin"/><Relationship Id="rId148" Type="http://schemas.openxmlformats.org/officeDocument/2006/relationships/image" Target="media/image73.png"/><Relationship Id="rId169" Type="http://schemas.openxmlformats.org/officeDocument/2006/relationships/image" Target="media/image83.wmf"/><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header" Target="header1.xml"/><Relationship Id="rId397" Type="http://schemas.microsoft.com/office/2011/relationships/people" Target="people.xml"/><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5.bin"/><Relationship Id="rId236" Type="http://schemas.openxmlformats.org/officeDocument/2006/relationships/image" Target="media/image126.png"/><Relationship Id="rId257" Type="http://schemas.openxmlformats.org/officeDocument/2006/relationships/oleObject" Target="embeddings/oleObject109.bin"/><Relationship Id="rId278" Type="http://schemas.openxmlformats.org/officeDocument/2006/relationships/oleObject" Target="embeddings/oleObject120.bin"/><Relationship Id="rId303" Type="http://schemas.openxmlformats.org/officeDocument/2006/relationships/image" Target="media/image160.wmf"/><Relationship Id="rId42" Type="http://schemas.openxmlformats.org/officeDocument/2006/relationships/image" Target="media/image21.wmf"/><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7.png"/><Relationship Id="rId205" Type="http://schemas.openxmlformats.org/officeDocument/2006/relationships/oleObject" Target="embeddings/oleObject91.bin"/><Relationship Id="rId247" Type="http://schemas.openxmlformats.org/officeDocument/2006/relationships/oleObject" Target="embeddings/oleObject10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FD80B-F6EF-4840-83E3-FEAE58238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104</Pages>
  <Words>21574</Words>
  <Characters>122972</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Ứng dụng mạng Neuron nhân tạo vào công tác dự báo dữ liệu chuỗi thời gian</vt:lpstr>
    </vt:vector>
  </TitlesOfParts>
  <Company/>
  <LinksUpToDate>false</LinksUpToDate>
  <CharactersWithSpaces>144258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Neuron nhân tạo vào công tác dự báo dữ liệu chuỗi thời gian</dc:title>
  <dc:subject/>
  <dc:creator>superchickend</dc:creator>
  <cp:keywords/>
  <dc:description/>
  <cp:lastModifiedBy>The Si Tran</cp:lastModifiedBy>
  <cp:revision>52</cp:revision>
  <cp:lastPrinted>2012-12-12T07:11:00Z</cp:lastPrinted>
  <dcterms:created xsi:type="dcterms:W3CDTF">2012-12-05T17:08:00Z</dcterms:created>
  <dcterms:modified xsi:type="dcterms:W3CDTF">2012-12-16T03:02:00Z</dcterms:modified>
</cp:coreProperties>
</file>